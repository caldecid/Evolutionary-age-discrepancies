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E2066" w14:textId="12455BD2" w:rsidR="00D04637" w:rsidRDefault="00D04637">
      <w:pPr>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Approximating species age under different speciation modes and extinction</w:t>
      </w:r>
    </w:p>
    <w:p w14:paraId="55907C10" w14:textId="77777777" w:rsidR="009978B8" w:rsidRDefault="009978B8">
      <w:pPr>
        <w:spacing w:after="0" w:line="360" w:lineRule="auto"/>
        <w:jc w:val="both"/>
        <w:rPr>
          <w:rFonts w:ascii="Times New Roman" w:hAnsi="Times New Roman" w:cs="Times New Roman"/>
          <w:b/>
          <w:bCs/>
          <w:sz w:val="24"/>
          <w:szCs w:val="24"/>
          <w:lang w:val="en-US"/>
        </w:rPr>
      </w:pPr>
    </w:p>
    <w:p w14:paraId="22F44416" w14:textId="77777777" w:rsidR="009978B8" w:rsidRDefault="009978B8">
      <w:pPr>
        <w:spacing w:after="0" w:line="360" w:lineRule="auto"/>
        <w:jc w:val="both"/>
        <w:rPr>
          <w:rFonts w:ascii="Times New Roman" w:hAnsi="Times New Roman" w:cs="Times New Roman"/>
          <w:b/>
          <w:bCs/>
          <w:sz w:val="24"/>
          <w:szCs w:val="24"/>
          <w:lang w:val="en-US"/>
        </w:rPr>
      </w:pPr>
    </w:p>
    <w:p w14:paraId="0FE4C468"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Carlos Calderón del Cid</w:t>
      </w:r>
      <w:r>
        <w:rPr>
          <w:rFonts w:ascii="Times New Roman" w:hAnsi="Times New Roman" w:cs="Times New Roman"/>
          <w:sz w:val="24"/>
          <w:szCs w:val="24"/>
          <w:vertAlign w:val="superscript"/>
          <w:lang w:val="en-US"/>
        </w:rPr>
        <w:t>1,2</w:t>
      </w:r>
      <w:r>
        <w:rPr>
          <w:rFonts w:ascii="Times New Roman" w:hAnsi="Times New Roman" w:cs="Times New Roman"/>
          <w:sz w:val="24"/>
          <w:szCs w:val="24"/>
          <w:lang w:val="en-US"/>
        </w:rPr>
        <w:t>, Torsten Hauffe</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Juan D. Carrillo</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Daniele Silvestro</w:t>
      </w:r>
      <w:r>
        <w:rPr>
          <w:rFonts w:ascii="Times New Roman" w:hAnsi="Times New Roman" w:cs="Times New Roman"/>
          <w:sz w:val="24"/>
          <w:szCs w:val="24"/>
          <w:vertAlign w:val="superscript"/>
          <w:lang w:val="en-US"/>
        </w:rPr>
        <w:t>2,3</w:t>
      </w:r>
    </w:p>
    <w:p w14:paraId="564F7709" w14:textId="77777777" w:rsidR="009978B8" w:rsidRDefault="009978B8">
      <w:pPr>
        <w:spacing w:after="0" w:line="360" w:lineRule="auto"/>
        <w:jc w:val="both"/>
        <w:rPr>
          <w:rFonts w:ascii="Times New Roman" w:hAnsi="Times New Roman" w:cs="Times New Roman"/>
          <w:sz w:val="24"/>
          <w:szCs w:val="24"/>
          <w:lang w:val="en-US"/>
        </w:rPr>
      </w:pPr>
    </w:p>
    <w:p w14:paraId="41968962" w14:textId="77777777" w:rsidR="009978B8" w:rsidRDefault="009978B8">
      <w:pPr>
        <w:spacing w:after="0" w:line="360" w:lineRule="auto"/>
        <w:jc w:val="both"/>
        <w:rPr>
          <w:rFonts w:ascii="Times New Roman" w:hAnsi="Times New Roman" w:cs="Times New Roman"/>
          <w:sz w:val="24"/>
          <w:szCs w:val="24"/>
          <w:lang w:val="en-US"/>
        </w:rPr>
      </w:pPr>
    </w:p>
    <w:p w14:paraId="47214AC5" w14:textId="77777777" w:rsidR="009978B8" w:rsidRDefault="009978B8">
      <w:pPr>
        <w:spacing w:after="0" w:line="360" w:lineRule="auto"/>
        <w:jc w:val="both"/>
        <w:rPr>
          <w:rFonts w:ascii="Times New Roman" w:hAnsi="Times New Roman" w:cs="Times New Roman"/>
          <w:sz w:val="24"/>
          <w:szCs w:val="24"/>
          <w:lang w:val="en-US"/>
        </w:rPr>
      </w:pPr>
    </w:p>
    <w:p w14:paraId="633E3D0F" w14:textId="77777777" w:rsidR="009978B8" w:rsidRDefault="009978B8">
      <w:pPr>
        <w:spacing w:after="0" w:line="360" w:lineRule="auto"/>
        <w:jc w:val="both"/>
        <w:rPr>
          <w:rFonts w:ascii="Times New Roman" w:hAnsi="Times New Roman" w:cs="Times New Roman"/>
          <w:sz w:val="24"/>
          <w:szCs w:val="24"/>
          <w:lang w:val="en-US"/>
        </w:rPr>
      </w:pPr>
    </w:p>
    <w:p w14:paraId="65B94BF4"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Laboratório de </w:t>
      </w:r>
      <w:proofErr w:type="spellStart"/>
      <w:r>
        <w:rPr>
          <w:rFonts w:ascii="Times New Roman" w:hAnsi="Times New Roman" w:cs="Times New Roman"/>
          <w:sz w:val="24"/>
          <w:szCs w:val="24"/>
          <w:lang w:val="en-US"/>
        </w:rPr>
        <w:t>Ecologia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Espacial</w:t>
      </w:r>
      <w:proofErr w:type="spellEnd"/>
      <w:r>
        <w:rPr>
          <w:rFonts w:ascii="Times New Roman" w:hAnsi="Times New Roman" w:cs="Times New Roman"/>
          <w:sz w:val="24"/>
          <w:szCs w:val="24"/>
          <w:lang w:val="en-US"/>
        </w:rPr>
        <w:t xml:space="preserve">, Instituto de </w:t>
      </w:r>
      <w:proofErr w:type="spellStart"/>
      <w:r>
        <w:rPr>
          <w:rFonts w:ascii="Times New Roman" w:hAnsi="Times New Roman" w:cs="Times New Roman"/>
          <w:sz w:val="24"/>
          <w:szCs w:val="24"/>
          <w:lang w:val="en-US"/>
        </w:rPr>
        <w:t>Biologia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Universidade</w:t>
      </w:r>
      <w:proofErr w:type="spellEnd"/>
      <w:r>
        <w:rPr>
          <w:rFonts w:ascii="Times New Roman" w:hAnsi="Times New Roman" w:cs="Times New Roman"/>
          <w:sz w:val="24"/>
          <w:szCs w:val="24"/>
          <w:lang w:val="en-US"/>
        </w:rPr>
        <w:t xml:space="preserve"> Federal da Bahia, CEP 40170-110, Salvador, Bahia, </w:t>
      </w:r>
      <w:proofErr w:type="spellStart"/>
      <w:r>
        <w:rPr>
          <w:rFonts w:ascii="Times New Roman" w:hAnsi="Times New Roman" w:cs="Times New Roman"/>
          <w:sz w:val="24"/>
          <w:szCs w:val="24"/>
          <w:lang w:val="en-US"/>
        </w:rPr>
        <w:t>Brasil</w:t>
      </w:r>
      <w:proofErr w:type="spellEnd"/>
    </w:p>
    <w:p w14:paraId="10A3B1E0"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Department of Biology, University of Fribourg, Switzerland and Swiss Institute of Bioinformatics, Fribourg, Switzerland</w:t>
      </w:r>
    </w:p>
    <w:p w14:paraId="72EB96DE"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Department of Biological and Environmental Sciences and Gothenburg Global Biodiversity Centre, University of Gothenburg, Sweden</w:t>
      </w:r>
    </w:p>
    <w:p w14:paraId="5307C134" w14:textId="77777777" w:rsidR="009978B8" w:rsidRDefault="009978B8">
      <w:pPr>
        <w:spacing w:after="0" w:line="360" w:lineRule="auto"/>
        <w:ind w:firstLine="709"/>
        <w:jc w:val="both"/>
        <w:rPr>
          <w:rFonts w:ascii="Times New Roman" w:hAnsi="Times New Roman" w:cs="Times New Roman"/>
          <w:b/>
          <w:bCs/>
          <w:sz w:val="24"/>
          <w:szCs w:val="24"/>
          <w:lang w:val="en-US"/>
        </w:rPr>
      </w:pPr>
    </w:p>
    <w:p w14:paraId="6B8BB9C9" w14:textId="77777777" w:rsidR="009978B8" w:rsidRDefault="009978B8">
      <w:pPr>
        <w:spacing w:after="0" w:line="360" w:lineRule="auto"/>
        <w:jc w:val="both"/>
        <w:rPr>
          <w:rFonts w:ascii="Times New Roman" w:hAnsi="Times New Roman" w:cs="Times New Roman"/>
          <w:b/>
          <w:bCs/>
          <w:sz w:val="24"/>
          <w:szCs w:val="24"/>
          <w:lang w:val="en-US"/>
        </w:rPr>
      </w:pPr>
    </w:p>
    <w:p w14:paraId="6A634250" w14:textId="77777777" w:rsidR="009978B8" w:rsidRDefault="009978B8">
      <w:pPr>
        <w:spacing w:after="0" w:line="360" w:lineRule="auto"/>
        <w:jc w:val="both"/>
        <w:rPr>
          <w:rFonts w:ascii="Times New Roman" w:hAnsi="Times New Roman" w:cs="Times New Roman"/>
          <w:b/>
          <w:bCs/>
          <w:sz w:val="24"/>
          <w:szCs w:val="24"/>
          <w:lang w:val="en-US"/>
        </w:rPr>
      </w:pPr>
    </w:p>
    <w:p w14:paraId="7CF3DF49" w14:textId="77777777" w:rsidR="009978B8" w:rsidRDefault="009978B8">
      <w:pPr>
        <w:spacing w:after="0" w:line="360" w:lineRule="auto"/>
        <w:jc w:val="both"/>
        <w:rPr>
          <w:rFonts w:ascii="Times New Roman" w:hAnsi="Times New Roman" w:cs="Times New Roman"/>
          <w:b/>
          <w:bCs/>
          <w:sz w:val="24"/>
          <w:szCs w:val="24"/>
          <w:lang w:val="en-US"/>
        </w:rPr>
      </w:pPr>
    </w:p>
    <w:p w14:paraId="32C9E6C3" w14:textId="77777777" w:rsidR="009978B8" w:rsidRDefault="009978B8">
      <w:pPr>
        <w:spacing w:after="0" w:line="360" w:lineRule="auto"/>
        <w:jc w:val="both"/>
        <w:rPr>
          <w:rFonts w:ascii="Times New Roman" w:hAnsi="Times New Roman" w:cs="Times New Roman"/>
          <w:b/>
          <w:bCs/>
          <w:sz w:val="24"/>
          <w:szCs w:val="24"/>
          <w:lang w:val="en-US"/>
        </w:rPr>
      </w:pPr>
    </w:p>
    <w:p w14:paraId="06A68868" w14:textId="77777777" w:rsidR="009978B8" w:rsidRDefault="009978B8">
      <w:pPr>
        <w:spacing w:after="0" w:line="360" w:lineRule="auto"/>
        <w:jc w:val="both"/>
        <w:rPr>
          <w:rFonts w:ascii="Times New Roman" w:hAnsi="Times New Roman" w:cs="Times New Roman"/>
          <w:b/>
          <w:bCs/>
          <w:sz w:val="24"/>
          <w:szCs w:val="24"/>
          <w:lang w:val="en-US"/>
        </w:rPr>
      </w:pPr>
    </w:p>
    <w:p w14:paraId="3DCBAEC9" w14:textId="77777777" w:rsidR="009978B8" w:rsidRDefault="009978B8">
      <w:pPr>
        <w:spacing w:after="0" w:line="360" w:lineRule="auto"/>
        <w:jc w:val="both"/>
        <w:rPr>
          <w:rFonts w:ascii="Times New Roman" w:hAnsi="Times New Roman" w:cs="Times New Roman"/>
          <w:b/>
          <w:bCs/>
          <w:sz w:val="24"/>
          <w:szCs w:val="24"/>
          <w:lang w:val="en-US"/>
        </w:rPr>
      </w:pPr>
    </w:p>
    <w:p w14:paraId="49FD26EA" w14:textId="77777777" w:rsidR="009978B8" w:rsidRDefault="009978B8">
      <w:pPr>
        <w:spacing w:after="0" w:line="360" w:lineRule="auto"/>
        <w:jc w:val="both"/>
        <w:rPr>
          <w:rFonts w:ascii="Times New Roman" w:hAnsi="Times New Roman" w:cs="Times New Roman"/>
          <w:b/>
          <w:bCs/>
          <w:sz w:val="24"/>
          <w:szCs w:val="24"/>
          <w:lang w:val="en-US"/>
        </w:rPr>
      </w:pPr>
    </w:p>
    <w:p w14:paraId="0FCACD4E" w14:textId="77777777" w:rsidR="009978B8" w:rsidRDefault="009978B8">
      <w:pPr>
        <w:spacing w:after="0" w:line="360" w:lineRule="auto"/>
        <w:jc w:val="both"/>
        <w:rPr>
          <w:rFonts w:ascii="Times New Roman" w:hAnsi="Times New Roman" w:cs="Times New Roman"/>
          <w:b/>
          <w:bCs/>
          <w:sz w:val="24"/>
          <w:szCs w:val="24"/>
          <w:lang w:val="en-US"/>
        </w:rPr>
      </w:pPr>
    </w:p>
    <w:p w14:paraId="7232EB32" w14:textId="77777777" w:rsidR="009978B8" w:rsidRDefault="009978B8">
      <w:pPr>
        <w:spacing w:after="0" w:line="360" w:lineRule="auto"/>
        <w:jc w:val="both"/>
        <w:rPr>
          <w:rFonts w:ascii="Times New Roman" w:hAnsi="Times New Roman" w:cs="Times New Roman"/>
          <w:b/>
          <w:bCs/>
          <w:sz w:val="24"/>
          <w:szCs w:val="24"/>
          <w:lang w:val="en-US"/>
        </w:rPr>
      </w:pPr>
    </w:p>
    <w:p w14:paraId="2675D068" w14:textId="77777777" w:rsidR="009978B8" w:rsidRDefault="009978B8">
      <w:pPr>
        <w:spacing w:after="0" w:line="360" w:lineRule="auto"/>
        <w:jc w:val="both"/>
        <w:rPr>
          <w:rFonts w:ascii="Times New Roman" w:hAnsi="Times New Roman" w:cs="Times New Roman"/>
          <w:b/>
          <w:bCs/>
          <w:sz w:val="24"/>
          <w:szCs w:val="24"/>
          <w:lang w:val="en-US"/>
        </w:rPr>
      </w:pPr>
    </w:p>
    <w:p w14:paraId="10C8E759" w14:textId="77777777" w:rsidR="009978B8" w:rsidRDefault="009978B8">
      <w:pPr>
        <w:spacing w:after="0" w:line="360" w:lineRule="auto"/>
        <w:jc w:val="both"/>
        <w:rPr>
          <w:rFonts w:ascii="Times New Roman" w:hAnsi="Times New Roman" w:cs="Times New Roman"/>
          <w:b/>
          <w:bCs/>
          <w:sz w:val="24"/>
          <w:szCs w:val="24"/>
          <w:lang w:val="en-US"/>
        </w:rPr>
      </w:pPr>
    </w:p>
    <w:p w14:paraId="065FF257" w14:textId="77777777" w:rsidR="009978B8" w:rsidRDefault="009978B8">
      <w:pPr>
        <w:spacing w:after="0" w:line="360" w:lineRule="auto"/>
        <w:jc w:val="both"/>
        <w:rPr>
          <w:rFonts w:ascii="Times New Roman" w:hAnsi="Times New Roman" w:cs="Times New Roman"/>
          <w:b/>
          <w:bCs/>
          <w:sz w:val="24"/>
          <w:szCs w:val="24"/>
          <w:lang w:val="en-US"/>
        </w:rPr>
      </w:pPr>
    </w:p>
    <w:p w14:paraId="29E09F24" w14:textId="77777777" w:rsidR="009978B8" w:rsidRDefault="009978B8">
      <w:pPr>
        <w:spacing w:after="0" w:line="360" w:lineRule="auto"/>
        <w:jc w:val="both"/>
        <w:rPr>
          <w:rFonts w:ascii="Times New Roman" w:hAnsi="Times New Roman" w:cs="Times New Roman"/>
          <w:b/>
          <w:bCs/>
          <w:sz w:val="24"/>
          <w:szCs w:val="24"/>
          <w:lang w:val="en-US"/>
        </w:rPr>
      </w:pPr>
    </w:p>
    <w:p w14:paraId="2945F003" w14:textId="77777777" w:rsidR="009978B8" w:rsidRDefault="009978B8">
      <w:pPr>
        <w:spacing w:after="0" w:line="360" w:lineRule="auto"/>
        <w:jc w:val="both"/>
        <w:rPr>
          <w:rFonts w:ascii="Times New Roman" w:hAnsi="Times New Roman" w:cs="Times New Roman"/>
          <w:b/>
          <w:bCs/>
          <w:sz w:val="24"/>
          <w:szCs w:val="24"/>
          <w:lang w:val="en-US"/>
        </w:rPr>
      </w:pPr>
    </w:p>
    <w:p w14:paraId="7B1564F3" w14:textId="77777777" w:rsidR="009978B8" w:rsidRDefault="009978B8">
      <w:pPr>
        <w:spacing w:after="0" w:line="360" w:lineRule="auto"/>
        <w:jc w:val="both"/>
        <w:rPr>
          <w:rFonts w:ascii="Times New Roman" w:hAnsi="Times New Roman" w:cs="Times New Roman"/>
          <w:b/>
          <w:bCs/>
          <w:sz w:val="24"/>
          <w:szCs w:val="24"/>
          <w:lang w:val="en-US"/>
        </w:rPr>
      </w:pPr>
    </w:p>
    <w:p w14:paraId="0D6C2878" w14:textId="77777777" w:rsidR="009B2D2E" w:rsidRDefault="009B2D2E">
      <w:pPr>
        <w:spacing w:after="0" w:line="360" w:lineRule="auto"/>
        <w:jc w:val="both"/>
        <w:rPr>
          <w:rFonts w:ascii="Times New Roman" w:hAnsi="Times New Roman" w:cs="Times New Roman"/>
          <w:b/>
          <w:bCs/>
          <w:sz w:val="24"/>
          <w:szCs w:val="24"/>
          <w:lang w:val="en-US"/>
        </w:rPr>
      </w:pPr>
    </w:p>
    <w:p w14:paraId="7ECEB183"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Abstract</w:t>
      </w:r>
    </w:p>
    <w:p w14:paraId="5A7CFCE1" w14:textId="79FBEA50" w:rsidR="009978B8"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Species age (the elapsed time since origination) can give an insight into how species longevity might influence eco-evolutionary dynamics. Traditionally, species ages have been measured in the fossil record; however, recently, researchers have estimated the ages of extant species from the branch lengths of time-calibrated phylogenies. This approach poses problems because phylogenetic trees typically do not contain</w:t>
      </w:r>
      <w:r w:rsidR="00AB3436">
        <w:rPr>
          <w:rFonts w:ascii="Times New Roman" w:hAnsi="Times New Roman" w:cs="Times New Roman"/>
          <w:sz w:val="24"/>
          <w:szCs w:val="24"/>
          <w:lang w:val="en-US"/>
        </w:rPr>
        <w:t xml:space="preserve"> direct</w:t>
      </w:r>
      <w:r>
        <w:rPr>
          <w:rFonts w:ascii="Times New Roman" w:hAnsi="Times New Roman" w:cs="Times New Roman"/>
          <w:sz w:val="24"/>
          <w:szCs w:val="24"/>
          <w:lang w:val="en-US"/>
        </w:rPr>
        <w:t xml:space="preserve"> information about speciation mode</w:t>
      </w:r>
      <w:del w:id="0" w:author="Carlos Calderon del Cid" w:date="2023-09-26T21:25:00Z">
        <w:r w:rsidDel="00D71A36">
          <w:rPr>
            <w:rFonts w:ascii="Times New Roman" w:hAnsi="Times New Roman" w:cs="Times New Roman"/>
            <w:sz w:val="24"/>
            <w:szCs w:val="24"/>
            <w:lang w:val="en-US"/>
          </w:rPr>
          <w:delText xml:space="preserve"> and</w:delText>
        </w:r>
      </w:del>
      <w:ins w:id="1" w:author="Carlos Calderon del Cid" w:date="2023-09-26T21:25:00Z">
        <w:r w:rsidR="00D71A36">
          <w:rPr>
            <w:rFonts w:ascii="Times New Roman" w:hAnsi="Times New Roman" w:cs="Times New Roman"/>
            <w:sz w:val="24"/>
            <w:szCs w:val="24"/>
            <w:lang w:val="en-US"/>
          </w:rPr>
          <w:t>,</w:t>
        </w:r>
      </w:ins>
      <w:r>
        <w:rPr>
          <w:rFonts w:ascii="Times New Roman" w:hAnsi="Times New Roman" w:cs="Times New Roman"/>
          <w:sz w:val="24"/>
          <w:szCs w:val="24"/>
          <w:lang w:val="en-US"/>
        </w:rPr>
        <w:t xml:space="preserve"> extinctions</w:t>
      </w:r>
      <w:ins w:id="2" w:author="Carlos Calderon del Cid" w:date="2023-09-26T21:25:00Z">
        <w:r w:rsidR="00D71A36">
          <w:rPr>
            <w:rFonts w:ascii="Times New Roman" w:hAnsi="Times New Roman" w:cs="Times New Roman"/>
            <w:sz w:val="24"/>
            <w:szCs w:val="24"/>
            <w:lang w:val="en-US"/>
          </w:rPr>
          <w:t>, and incomplete sampling</w:t>
        </w:r>
      </w:ins>
      <w:r>
        <w:rPr>
          <w:rFonts w:ascii="Times New Roman" w:hAnsi="Times New Roman" w:cs="Times New Roman"/>
          <w:sz w:val="24"/>
          <w:szCs w:val="24"/>
          <w:lang w:val="en-US"/>
        </w:rPr>
        <w:t>. When phylogenies do not include extinct</w:t>
      </w:r>
      <w:ins w:id="3" w:author="Carlos Calderon del Cid" w:date="2023-09-26T21:25:00Z">
        <w:r w:rsidR="00D71A36">
          <w:rPr>
            <w:rFonts w:ascii="Times New Roman" w:hAnsi="Times New Roman" w:cs="Times New Roman"/>
            <w:sz w:val="24"/>
            <w:szCs w:val="24"/>
            <w:lang w:val="en-US"/>
          </w:rPr>
          <w:t xml:space="preserve"> or extant</w:t>
        </w:r>
      </w:ins>
      <w:r>
        <w:rPr>
          <w:rFonts w:ascii="Times New Roman" w:hAnsi="Times New Roman" w:cs="Times New Roman"/>
          <w:sz w:val="24"/>
          <w:szCs w:val="24"/>
          <w:lang w:val="en-US"/>
        </w:rPr>
        <w:t xml:space="preserve"> lineages, the branch lengths of extant species are likely to appear longer than they truly are. Additionally, different speciation modes (i.e., bifurcating, budding, or anagenetic) cause different topological representations of phylogeny and, thus, affect the relationship between branch lengths and species age. Here we evaluate through simulations the effect of extinction</w:t>
      </w:r>
      <w:ins w:id="4" w:author="Carlos Calderon del Cid" w:date="2023-09-26T21:27:00Z">
        <w:r w:rsidR="00D71A36">
          <w:rPr>
            <w:rFonts w:ascii="Times New Roman" w:hAnsi="Times New Roman" w:cs="Times New Roman"/>
            <w:sz w:val="24"/>
            <w:szCs w:val="24"/>
            <w:lang w:val="en-US"/>
          </w:rPr>
          <w:t>,</w:t>
        </w:r>
      </w:ins>
      <w:r>
        <w:rPr>
          <w:rFonts w:ascii="Times New Roman" w:hAnsi="Times New Roman" w:cs="Times New Roman"/>
          <w:sz w:val="24"/>
          <w:szCs w:val="24"/>
          <w:lang w:val="en-US"/>
        </w:rPr>
        <w:t xml:space="preserve"> </w:t>
      </w:r>
      <w:del w:id="5" w:author="Carlos Calderon del Cid" w:date="2023-09-26T21:27:00Z">
        <w:r w:rsidDel="00D71A36">
          <w:rPr>
            <w:rFonts w:ascii="Times New Roman" w:hAnsi="Times New Roman" w:cs="Times New Roman"/>
            <w:sz w:val="24"/>
            <w:szCs w:val="24"/>
            <w:lang w:val="en-US"/>
          </w:rPr>
          <w:delText xml:space="preserve">and </w:delText>
        </w:r>
      </w:del>
      <w:r>
        <w:rPr>
          <w:rFonts w:ascii="Times New Roman" w:hAnsi="Times New Roman" w:cs="Times New Roman"/>
          <w:sz w:val="24"/>
          <w:szCs w:val="24"/>
          <w:lang w:val="en-US"/>
        </w:rPr>
        <w:t>speciation mode</w:t>
      </w:r>
      <w:ins w:id="6" w:author="Carlos Calderon del Cid" w:date="2023-09-26T21:27:00Z">
        <w:r w:rsidR="00D71A36">
          <w:rPr>
            <w:rFonts w:ascii="Times New Roman" w:hAnsi="Times New Roman" w:cs="Times New Roman"/>
            <w:sz w:val="24"/>
            <w:szCs w:val="24"/>
            <w:lang w:val="en-US"/>
          </w:rPr>
          <w:t xml:space="preserve"> and incomplete sampling</w:t>
        </w:r>
      </w:ins>
      <w:r>
        <w:rPr>
          <w:rFonts w:ascii="Times New Roman" w:hAnsi="Times New Roman" w:cs="Times New Roman"/>
          <w:sz w:val="24"/>
          <w:szCs w:val="24"/>
          <w:lang w:val="en-US"/>
        </w:rPr>
        <w:t xml:space="preserve"> on </w:t>
      </w:r>
      <w:r w:rsidR="00AB3436">
        <w:rPr>
          <w:rFonts w:ascii="Times New Roman" w:hAnsi="Times New Roman" w:cs="Times New Roman"/>
          <w:sz w:val="24"/>
          <w:szCs w:val="24"/>
          <w:lang w:val="en-US"/>
        </w:rPr>
        <w:t xml:space="preserve">the accuracy of </w:t>
      </w:r>
      <w:r>
        <w:rPr>
          <w:rFonts w:ascii="Times New Roman" w:hAnsi="Times New Roman" w:cs="Times New Roman"/>
          <w:sz w:val="24"/>
          <w:szCs w:val="24"/>
          <w:lang w:val="en-US"/>
        </w:rPr>
        <w:t xml:space="preserve">phylogenetic ages </w:t>
      </w:r>
      <w:r w:rsidR="00AB3436">
        <w:rPr>
          <w:rFonts w:ascii="Times New Roman" w:hAnsi="Times New Roman" w:cs="Times New Roman"/>
          <w:sz w:val="24"/>
          <w:szCs w:val="24"/>
          <w:lang w:val="en-US"/>
        </w:rPr>
        <w:t xml:space="preserve">as proxies for the true ages of </w:t>
      </w:r>
      <w:r>
        <w:rPr>
          <w:rFonts w:ascii="Times New Roman" w:hAnsi="Times New Roman" w:cs="Times New Roman"/>
          <w:sz w:val="24"/>
          <w:szCs w:val="24"/>
          <w:lang w:val="en-US"/>
        </w:rPr>
        <w:t>extant species and</w:t>
      </w:r>
      <w:r w:rsidR="00AB3436">
        <w:rPr>
          <w:rFonts w:ascii="Times New Roman" w:hAnsi="Times New Roman" w:cs="Times New Roman"/>
          <w:sz w:val="24"/>
          <w:szCs w:val="24"/>
          <w:lang w:val="en-US"/>
        </w:rPr>
        <w:t xml:space="preserve"> we quantify</w:t>
      </w:r>
      <w:r>
        <w:rPr>
          <w:rFonts w:ascii="Times New Roman" w:hAnsi="Times New Roman" w:cs="Times New Roman"/>
          <w:sz w:val="24"/>
          <w:szCs w:val="24"/>
          <w:lang w:val="en-US"/>
        </w:rPr>
        <w:t xml:space="preserve"> the consequences on eco</w:t>
      </w:r>
      <w:r>
        <w:rPr>
          <w:rFonts w:ascii="Times New Roman" w:hAnsi="Times New Roman" w:cs="Times New Roman"/>
          <w:sz w:val="24"/>
          <w:szCs w:val="24"/>
          <w:lang w:val="en-US"/>
        </w:rPr>
        <w:noBreakHyphen/>
        <w:t xml:space="preserve">evolutionary inferences. </w:t>
      </w:r>
      <w:r w:rsidR="00AB3436">
        <w:rPr>
          <w:rFonts w:ascii="Times New Roman" w:hAnsi="Times New Roman" w:cs="Times New Roman"/>
          <w:sz w:val="24"/>
          <w:szCs w:val="24"/>
          <w:lang w:val="en-US"/>
        </w:rPr>
        <w:t xml:space="preserve">We show </w:t>
      </w:r>
      <w:ins w:id="7" w:author="Carlos Calderon del Cid" w:date="2023-09-26T21:28:00Z">
        <w:r w:rsidR="00D71A36">
          <w:rPr>
            <w:rFonts w:ascii="Times New Roman" w:hAnsi="Times New Roman" w:cs="Times New Roman"/>
            <w:sz w:val="24"/>
            <w:szCs w:val="24"/>
            <w:lang w:val="en-US"/>
          </w:rPr>
          <w:t xml:space="preserve">that the </w:t>
        </w:r>
        <w:proofErr w:type="gramStart"/>
        <w:r w:rsidR="00D71A36">
          <w:rPr>
            <w:rFonts w:ascii="Times New Roman" w:hAnsi="Times New Roman" w:cs="Times New Roman"/>
            <w:sz w:val="24"/>
            <w:szCs w:val="24"/>
            <w:lang w:val="en-US"/>
          </w:rPr>
          <w:t>three pointed</w:t>
        </w:r>
        <w:proofErr w:type="gramEnd"/>
        <w:r w:rsidR="00D71A36">
          <w:rPr>
            <w:rFonts w:ascii="Times New Roman" w:hAnsi="Times New Roman" w:cs="Times New Roman"/>
            <w:sz w:val="24"/>
            <w:szCs w:val="24"/>
            <w:lang w:val="en-US"/>
          </w:rPr>
          <w:t xml:space="preserve"> </w:t>
        </w:r>
        <w:proofErr w:type="spellStart"/>
        <w:r w:rsidR="00D71A36">
          <w:rPr>
            <w:rFonts w:ascii="Times New Roman" w:hAnsi="Times New Roman" w:cs="Times New Roman"/>
            <w:sz w:val="24"/>
            <w:szCs w:val="24"/>
            <w:lang w:val="en-US"/>
          </w:rPr>
          <w:t>problems</w:t>
        </w:r>
      </w:ins>
      <w:del w:id="8" w:author="Carlos Calderon del Cid" w:date="2023-09-26T21:28:00Z">
        <w:r w:rsidR="00AB3436" w:rsidDel="00D71A36">
          <w:rPr>
            <w:rFonts w:ascii="Times New Roman" w:hAnsi="Times New Roman" w:cs="Times New Roman"/>
            <w:sz w:val="24"/>
            <w:szCs w:val="24"/>
            <w:lang w:val="en-US"/>
          </w:rPr>
          <w:delText xml:space="preserve">that extinction </w:delText>
        </w:r>
        <w:r w:rsidDel="00D71A36">
          <w:rPr>
            <w:rFonts w:ascii="Times New Roman" w:hAnsi="Times New Roman" w:cs="Times New Roman"/>
            <w:sz w:val="24"/>
            <w:szCs w:val="24"/>
            <w:lang w:val="en-US"/>
          </w:rPr>
          <w:delText xml:space="preserve">and </w:delText>
        </w:r>
        <w:r w:rsidR="00AB3436" w:rsidDel="00D71A36">
          <w:rPr>
            <w:rFonts w:ascii="Times New Roman" w:hAnsi="Times New Roman" w:cs="Times New Roman"/>
            <w:sz w:val="24"/>
            <w:szCs w:val="24"/>
            <w:lang w:val="en-US"/>
          </w:rPr>
          <w:delText xml:space="preserve">different assumptions about </w:delText>
        </w:r>
        <w:r w:rsidDel="00D71A36">
          <w:rPr>
            <w:rFonts w:ascii="Times New Roman" w:hAnsi="Times New Roman" w:cs="Times New Roman"/>
            <w:sz w:val="24"/>
            <w:szCs w:val="24"/>
            <w:lang w:val="en-US"/>
          </w:rPr>
          <w:delText xml:space="preserve">speciation modes </w:delText>
        </w:r>
      </w:del>
      <w:r>
        <w:rPr>
          <w:rFonts w:ascii="Times New Roman" w:hAnsi="Times New Roman" w:cs="Times New Roman"/>
          <w:sz w:val="24"/>
          <w:szCs w:val="24"/>
          <w:lang w:val="en-US"/>
        </w:rPr>
        <w:t>greatly</w:t>
      </w:r>
      <w:proofErr w:type="spellEnd"/>
      <w:r>
        <w:rPr>
          <w:rFonts w:ascii="Times New Roman" w:hAnsi="Times New Roman" w:cs="Times New Roman"/>
          <w:sz w:val="24"/>
          <w:szCs w:val="24"/>
          <w:lang w:val="en-US"/>
        </w:rPr>
        <w:t xml:space="preserve"> influence the accuracy of </w:t>
      </w:r>
      <w:r w:rsidR="00AB3436">
        <w:rPr>
          <w:rFonts w:ascii="Times New Roman" w:hAnsi="Times New Roman" w:cs="Times New Roman"/>
          <w:sz w:val="24"/>
          <w:szCs w:val="24"/>
          <w:lang w:val="en-US"/>
        </w:rPr>
        <w:t xml:space="preserve">phylogenetic ages, </w:t>
      </w:r>
      <w:r w:rsidR="00AB3436">
        <w:t>t</w:t>
      </w:r>
      <w:r w:rsidR="00AB3436">
        <w:rPr>
          <w:rFonts w:ascii="Times New Roman" w:hAnsi="Times New Roman" w:cs="Times New Roman"/>
          <w:sz w:val="24"/>
          <w:szCs w:val="24"/>
          <w:lang w:val="en-US"/>
        </w:rPr>
        <w:t xml:space="preserve">he </w:t>
      </w:r>
      <w:r>
        <w:rPr>
          <w:rFonts w:ascii="Times New Roman" w:hAnsi="Times New Roman" w:cs="Times New Roman"/>
          <w:sz w:val="24"/>
          <w:szCs w:val="24"/>
          <w:lang w:val="en-US"/>
        </w:rPr>
        <w:t xml:space="preserve">error </w:t>
      </w:r>
      <w:r w:rsidR="00AB3436">
        <w:rPr>
          <w:rFonts w:ascii="Times New Roman" w:hAnsi="Times New Roman" w:cs="Times New Roman"/>
          <w:sz w:val="24"/>
          <w:szCs w:val="24"/>
          <w:lang w:val="en-US"/>
        </w:rPr>
        <w:t>being</w:t>
      </w:r>
      <w:r>
        <w:rPr>
          <w:rFonts w:ascii="Times New Roman" w:hAnsi="Times New Roman" w:cs="Times New Roman"/>
          <w:sz w:val="24"/>
          <w:szCs w:val="24"/>
          <w:lang w:val="en-US"/>
        </w:rPr>
        <w:t xml:space="preserve"> substantially higher under budding than bifurcating speciation and further increased with the inclusion of anagenetic speciation and higher extinction. We found that this</w:t>
      </w:r>
      <w:r w:rsidR="004A01AB">
        <w:rPr>
          <w:rFonts w:ascii="Times New Roman" w:hAnsi="Times New Roman" w:cs="Times New Roman"/>
          <w:sz w:val="24"/>
          <w:szCs w:val="24"/>
          <w:lang w:val="en-US"/>
        </w:rPr>
        <w:t xml:space="preserve"> mismatch</w:t>
      </w:r>
      <w:r>
        <w:rPr>
          <w:rFonts w:ascii="Times New Roman" w:hAnsi="Times New Roman" w:cs="Times New Roman"/>
          <w:sz w:val="24"/>
          <w:szCs w:val="24"/>
          <w:lang w:val="en-US"/>
        </w:rPr>
        <w:t xml:space="preserve"> would affect eco-evolutionary analyses often performed with phylogenetic ages, for instance, the comparison of species ages and the assessment of extinction risk. For </w:t>
      </w:r>
      <w:r w:rsidR="00AB3436">
        <w:rPr>
          <w:rFonts w:ascii="Times New Roman" w:hAnsi="Times New Roman" w:cs="Times New Roman"/>
          <w:sz w:val="24"/>
          <w:szCs w:val="24"/>
          <w:lang w:val="en-US"/>
        </w:rPr>
        <w:t xml:space="preserve">bifurcating </w:t>
      </w:r>
      <w:r>
        <w:rPr>
          <w:rFonts w:ascii="Times New Roman" w:hAnsi="Times New Roman" w:cs="Times New Roman"/>
          <w:sz w:val="24"/>
          <w:szCs w:val="24"/>
          <w:lang w:val="en-US"/>
        </w:rPr>
        <w:t xml:space="preserve">speciation, which is most often assumed in these analyses, we </w:t>
      </w:r>
      <w:r w:rsidR="00AB3436">
        <w:rPr>
          <w:rFonts w:ascii="Times New Roman" w:hAnsi="Times New Roman" w:cs="Times New Roman"/>
          <w:sz w:val="24"/>
          <w:szCs w:val="24"/>
          <w:lang w:val="en-US"/>
        </w:rPr>
        <w:t xml:space="preserve">develop </w:t>
      </w:r>
      <w:r>
        <w:rPr>
          <w:rFonts w:ascii="Times New Roman" w:hAnsi="Times New Roman" w:cs="Times New Roman"/>
          <w:sz w:val="24"/>
          <w:szCs w:val="24"/>
          <w:lang w:val="en-US"/>
        </w:rPr>
        <w:t>a</w:t>
      </w:r>
      <w:r w:rsidR="004F08F1">
        <w:rPr>
          <w:rFonts w:ascii="Times New Roman" w:hAnsi="Times New Roman" w:cs="Times New Roman"/>
          <w:sz w:val="24"/>
          <w:szCs w:val="24"/>
          <w:lang w:val="en-US"/>
        </w:rPr>
        <w:t xml:space="preserve"> probabilistic</w:t>
      </w:r>
      <w:r>
        <w:rPr>
          <w:rFonts w:ascii="Times New Roman" w:hAnsi="Times New Roman" w:cs="Times New Roman"/>
          <w:sz w:val="24"/>
          <w:szCs w:val="24"/>
          <w:lang w:val="en-US"/>
        </w:rPr>
        <w:t xml:space="preserve"> approach to improve the estimation of species ages</w:t>
      </w:r>
      <w:r w:rsidR="00AB3436">
        <w:rPr>
          <w:rFonts w:ascii="Times New Roman" w:hAnsi="Times New Roman" w:cs="Times New Roman"/>
          <w:sz w:val="24"/>
          <w:szCs w:val="24"/>
          <w:lang w:val="en-US"/>
        </w:rPr>
        <w:t>, based on the properties of a birth-death process</w:t>
      </w:r>
      <w:ins w:id="9" w:author="Carlos Calderon del Cid" w:date="2023-09-26T21:29:00Z">
        <w:r w:rsidR="00D71A36">
          <w:rPr>
            <w:rFonts w:ascii="Times New Roman" w:hAnsi="Times New Roman" w:cs="Times New Roman"/>
            <w:sz w:val="24"/>
            <w:szCs w:val="24"/>
            <w:lang w:val="en-US"/>
          </w:rPr>
          <w:t xml:space="preserve"> and under the assumption of a full sampled phylogeny</w:t>
        </w:r>
      </w:ins>
      <w:r>
        <w:rPr>
          <w:rFonts w:ascii="Times New Roman" w:hAnsi="Times New Roman" w:cs="Times New Roman"/>
          <w:sz w:val="24"/>
          <w:szCs w:val="24"/>
          <w:lang w:val="en-US"/>
        </w:rPr>
        <w:t xml:space="preserve">. </w:t>
      </w:r>
      <w:r w:rsidR="00AB3436">
        <w:rPr>
          <w:rFonts w:ascii="Times New Roman" w:hAnsi="Times New Roman" w:cs="Times New Roman"/>
          <w:sz w:val="24"/>
          <w:szCs w:val="24"/>
          <w:lang w:val="en-US"/>
        </w:rPr>
        <w:t>We find that our model can reduce the error by one order of magnitude under cases of high extinction. O</w:t>
      </w:r>
      <w:r>
        <w:rPr>
          <w:rFonts w:ascii="Times New Roman" w:hAnsi="Times New Roman" w:cs="Times New Roman"/>
          <w:sz w:val="24"/>
          <w:szCs w:val="24"/>
          <w:lang w:val="en-US"/>
        </w:rPr>
        <w:t>ur results indicate that we should be cautious when inferences are made from the relationship between phylogenetic ages and eco-evolutionary variables</w:t>
      </w:r>
      <w:r w:rsidR="004F08F1">
        <w:rPr>
          <w:rFonts w:ascii="Times New Roman" w:hAnsi="Times New Roman" w:cs="Times New Roman"/>
          <w:sz w:val="24"/>
          <w:szCs w:val="24"/>
          <w:lang w:val="en-US"/>
        </w:rPr>
        <w:t>, and that, under some assumptions, it is possible to obtain good approximations of species age by combining</w:t>
      </w:r>
      <w:r>
        <w:rPr>
          <w:rFonts w:ascii="Times New Roman" w:hAnsi="Times New Roman" w:cs="Times New Roman"/>
          <w:sz w:val="24"/>
          <w:szCs w:val="24"/>
          <w:lang w:val="en-US"/>
        </w:rPr>
        <w:t xml:space="preserve"> </w:t>
      </w:r>
      <w:r w:rsidR="004F08F1">
        <w:rPr>
          <w:rFonts w:ascii="Times New Roman" w:hAnsi="Times New Roman" w:cs="Times New Roman"/>
          <w:sz w:val="24"/>
          <w:szCs w:val="24"/>
          <w:lang w:val="en-US"/>
        </w:rPr>
        <w:t xml:space="preserve">branch lengths with the expectations of a birth-death process. </w:t>
      </w:r>
    </w:p>
    <w:p w14:paraId="07FE1B2F" w14:textId="77777777" w:rsidR="009978B8" w:rsidRDefault="009978B8">
      <w:pPr>
        <w:spacing w:after="0" w:line="360" w:lineRule="auto"/>
        <w:jc w:val="both"/>
        <w:rPr>
          <w:rFonts w:ascii="Times New Roman" w:hAnsi="Times New Roman" w:cs="Times New Roman"/>
          <w:sz w:val="24"/>
          <w:szCs w:val="24"/>
          <w:lang w:val="en-US"/>
        </w:rPr>
      </w:pPr>
    </w:p>
    <w:p w14:paraId="3A658C94" w14:textId="77777777" w:rsidR="009978B8" w:rsidRDefault="00000000">
      <w:pPr>
        <w:spacing w:after="0" w:line="360" w:lineRule="auto"/>
        <w:jc w:val="both"/>
        <w:rPr>
          <w:rFonts w:ascii="Times New Roman" w:hAnsi="Times New Roman" w:cs="Times New Roman"/>
          <w:sz w:val="24"/>
          <w:szCs w:val="24"/>
          <w:lang w:val="pt-BR"/>
        </w:rPr>
      </w:pPr>
      <w:r>
        <w:rPr>
          <w:rFonts w:ascii="Times New Roman" w:hAnsi="Times New Roman" w:cs="Times New Roman"/>
          <w:b/>
          <w:bCs/>
          <w:sz w:val="24"/>
          <w:szCs w:val="24"/>
          <w:lang w:val="en-US"/>
        </w:rPr>
        <w:t>Key words</w:t>
      </w:r>
      <w:r>
        <w:rPr>
          <w:rFonts w:ascii="Times New Roman" w:hAnsi="Times New Roman" w:cs="Times New Roman"/>
          <w:b/>
          <w:bCs/>
          <w:sz w:val="24"/>
          <w:szCs w:val="24"/>
          <w:lang w:val="pt-BR"/>
        </w:rPr>
        <w:t xml:space="preserve">: </w:t>
      </w:r>
      <w:proofErr w:type="spellStart"/>
      <w:r>
        <w:rPr>
          <w:rFonts w:ascii="Times New Roman" w:hAnsi="Times New Roman" w:cs="Times New Roman"/>
          <w:sz w:val="24"/>
          <w:szCs w:val="24"/>
          <w:lang w:val="pt-BR"/>
        </w:rPr>
        <w:t>Evolutionary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history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Extinction</w:t>
      </w:r>
      <w:proofErr w:type="spellEnd"/>
      <w:r>
        <w:rPr>
          <w:rFonts w:ascii="Times New Roman" w:hAnsi="Times New Roman" w:cs="Times New Roman"/>
          <w:sz w:val="24"/>
          <w:szCs w:val="24"/>
          <w:lang w:val="pt-BR"/>
        </w:rPr>
        <w:t xml:space="preserve"> rates, </w:t>
      </w:r>
      <w:proofErr w:type="spellStart"/>
      <w:r>
        <w:rPr>
          <w:rFonts w:ascii="Times New Roman" w:hAnsi="Times New Roman" w:cs="Times New Roman"/>
          <w:sz w:val="24"/>
          <w:szCs w:val="24"/>
          <w:lang w:val="pt-BR"/>
        </w:rPr>
        <w:t>Simulations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Speciation</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modes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Phylogeny</w:t>
      </w:r>
      <w:proofErr w:type="spellEnd"/>
      <w:r>
        <w:rPr>
          <w:rFonts w:ascii="Times New Roman" w:hAnsi="Times New Roman" w:cs="Times New Roman"/>
          <w:sz w:val="24"/>
          <w:szCs w:val="24"/>
          <w:lang w:val="pt-BR"/>
        </w:rPr>
        <w:t xml:space="preserve">. </w:t>
      </w:r>
    </w:p>
    <w:p w14:paraId="64CECD93" w14:textId="77777777" w:rsidR="009978B8" w:rsidRDefault="009978B8">
      <w:pPr>
        <w:spacing w:after="0" w:line="360" w:lineRule="auto"/>
        <w:ind w:firstLine="709"/>
        <w:jc w:val="both"/>
        <w:rPr>
          <w:rFonts w:ascii="Times New Roman" w:hAnsi="Times New Roman" w:cs="Times New Roman"/>
          <w:sz w:val="24"/>
          <w:szCs w:val="24"/>
          <w:lang w:val="en-US"/>
        </w:rPr>
      </w:pPr>
    </w:p>
    <w:p w14:paraId="4387B7BB" w14:textId="77777777" w:rsidR="00D04637" w:rsidRDefault="00D04637">
      <w:pPr>
        <w:spacing w:after="0" w:line="360" w:lineRule="auto"/>
        <w:ind w:firstLine="709"/>
        <w:jc w:val="both"/>
        <w:rPr>
          <w:rFonts w:ascii="Times New Roman" w:hAnsi="Times New Roman" w:cs="Times New Roman"/>
          <w:sz w:val="24"/>
          <w:szCs w:val="24"/>
          <w:lang w:val="en-US"/>
        </w:rPr>
      </w:pPr>
    </w:p>
    <w:p w14:paraId="6CB16900"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Introduction</w:t>
      </w:r>
    </w:p>
    <w:p w14:paraId="6D1614B7" w14:textId="0DB1485F" w:rsidR="009978B8"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estimation of species age, or the elapsed time since species origin, is important to evaluate mechanisms that link species longevity with eco-evolutionary processes </w:t>
      </w:r>
      <w:r>
        <w:fldChar w:fldCharType="begin" w:fldLock="1"/>
      </w:r>
      <w:r w:rsidR="00230579">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(Benton, 2013; 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instance, age-dependent extinction hypotheses test the relationship between species age and extinction probability, assessing whether extinction rates differ between young vs old species </w:t>
      </w:r>
      <w:r>
        <w:fldChar w:fldCharType="begin" w:fldLock="1"/>
      </w:r>
      <w:r w:rsidR="00230579">
        <w:rPr>
          <w:rFonts w:ascii="Times New Roman" w:hAnsi="Times New Roman" w:cs="Times New Roman"/>
          <w:sz w:val="24"/>
          <w:szCs w:val="24"/>
          <w:lang w:val="en-US"/>
        </w:rPr>
        <w:instrText>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stasis","type":"article-journal"},"uris":["http://www.mendeley.com/documents/?uuid=6d373691-8a76-45e9-8102-d741bb13c52a"]}],"mendeley":{"formattedCitation":"(Balmford, 1996; Eldredge et al., 2005; Pearson, 1995)","plainTextFormattedCitation":"(Balmford, 1996; Eldredge et al., 2005; Pearson, 1995)","previouslyFormattedCitation":"(Balmford, 1996; Eldredge et al., 2005; Pearson, 1995)"},"properties":{"noteIndex":0},"schema":"https://github.com/citation-style-language/schema/raw/master/csl-citation.json"}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(Balmford, 1996; Eldredge et al., 2005; Pearson,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Likewise, species age could be a measure of colonization time, especially in island systems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or during biotic invasions triggered by geological events, such as the formation of the Central American Isthmus for the Great American Interchange </w:t>
      </w:r>
      <w:r>
        <w:fldChar w:fldCharType="begin" w:fldLock="1"/>
      </w:r>
      <w:r w:rsidR="00230579">
        <w:rPr>
          <w:rFonts w:ascii="Times New Roman" w:hAnsi="Times New Roman" w:cs="Times New Roman"/>
          <w:sz w:val="24"/>
          <w:szCs w:val="24"/>
          <w:lang w:val="en-US"/>
        </w:rPr>
        <w:instrText xml:space="preserve">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space","type":"article-journal","volume":"207"},"uris":["http://www.mendeley.com/documents/?uuid=0dc71e10-dfe4-4014-b93e-872dd9be7264"]},{"id":"ITEM-3","itemData":{"DOI":"10.1073/pnas.2009397117","ISSN":"10916490","PMID":"33020313","abstract":"The interchange between the previously disconnected faunas of North and South America was a massive experiment in biological invasion. A major gap in our understanding of this invasion is why there was a drastic increase in the proportion of mammals of North American origin found in South America. Four nonmutually exclusive mechanisms may explain this asymmetry: 1) Higher dispersal rate of North American mammals toward the south, 2) higher origination of North American immigrants in South America, 3) higher extinction of mammals with South American origin, and 4) similar dispersal rate but a larger pool of native taxa in North versus South America. We test among these mechanisms by analyzing </w:instrText>
      </w:r>
      <w:r w:rsidR="00230579">
        <w:rPr>
          <w:rFonts w:ascii="Cambria Math" w:hAnsi="Cambria Math" w:cs="Cambria Math"/>
          <w:sz w:val="24"/>
          <w:szCs w:val="24"/>
          <w:lang w:val="en-US"/>
        </w:rPr>
        <w:instrText>∼</w:instrText>
      </w:r>
      <w:r w:rsidR="00230579">
        <w:rPr>
          <w:rFonts w:ascii="Times New Roman" w:hAnsi="Times New Roman" w:cs="Times New Roman"/>
          <w:sz w:val="24"/>
          <w:szCs w:val="24"/>
          <w:lang w:val="en-US"/>
        </w:rPr>
        <w:instrText>20,000 fossil occurrences with Bayesian methods to infer dispersal and diversification rates and taxonomic selectivity of immigrants. We find no differences in the dispersal and origination rates of immigrants. In contrast, native South American mammals show higher extinction. We also find that two clades with North American origin (Carnivora and Artiodactyla) had significantly more immigrants in South America than other clades. Altogether, the asymmetry of the interchange was not due to higher origination of immigrants in South America as previously suggested, but resulted from higher extinction of native taxa in southern South America. These results from one of the greatest biological invasions highlight how biogeographic processes and biotic interactions can shape continental diversity.","author":[{"dropping-particle":"","family":"Carrillo","given":"Juan D.","non-dropping-particle":"","parse-names":false,"suffix":""},{"dropping-particle":"","family":"Faurby","given":"Søren","non-dropping-particle":"","parse-names":false,"suffix":""},{"dropping-particle":"","family":"Silvestro","given":"Daniele","non-dropping-particle":"","parse-names":false,"suffix":""},{"dropping-particle":"","family":"Zizka","given":"Alexander","non-dropping-particle":"","parse-names":false,"suffix":""},{"dropping-particle":"","family":"Jaramillo","given":"Carlos","non-dropping-particle":"","parse-names":false,"suffix":""},{"dropping-particle":"","family":"Bacon","given":"Christine D.","non-dropping-particle":"","parse-names":false,"suffix":""},{"dropping-particle":"","family":"Antonelli","given":"Alexandre","non-dropping-particle":"","parse-names":false,"suffix":""}],"container-title":"Proceedings of the National Academy of Sciences of the United States of America","id":"ITEM-3","issue":"42","issued":{"date-parts":[["2020"]]},"page":"26281-26287","title":"Disproportionate extinction of South American mammals drove the asymmetry of the Great American Biotic Interchange","type":"article-journal","volume":"117"},"uris":["http://www.mendeley.com/documents/?uuid=6305752c-983a-4217-98e7-d8c000fea55b"]}],"mendeley":{"formattedCitation":"(Carrillo et al., 2020; Carrillo, Forasiepi, Jaramillo, Sánchez-villagra, &amp; Richardson, 2015; Tanentzap et al., 2015)","manualFormatting":"(Carrillo et al. 2015, 2020)","plainTextFormattedCitation":"(Carrillo et al., 2020; Carrillo, Forasiepi, Jaramillo, Sánchez-villagra, &amp; Richardson, 2015; Tanentzap et al., 2015)","previouslyFormattedCitation":"(Carrillo et al., 2020; Carrillo, Forasiepi, Jaramillo, Sánchez-villagra, &amp; Richardson, 2015;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(Carrillo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2015, 2020)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 is measured in the fossil record through different statistical and probabilistic approaches based mostly on taxa’s stratigraphic duration </w:t>
      </w:r>
      <w:r>
        <w:fldChar w:fldCharType="begin" w:fldLock="1"/>
      </w:r>
      <w:r w:rsidR="00230579">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&amp; Raup, 1996)"},"properties":{"noteIndex":0},"schema":"https://github.com/citation-style-language/schema/raw/master/csl-citation.json"}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(Foote, 1996; Foote &amp; Raup, 1996)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Several of these approaches consider the differences in fossil sampling and temporal resolution </w:t>
      </w:r>
      <w:r>
        <w:fldChar w:fldCharType="begin" w:fldLock="1"/>
      </w:r>
      <w:r w:rsidR="00230579">
        <w:rPr>
          <w:rFonts w:ascii="Times New Roman" w:hAnsi="Times New Roman" w:cs="Times New Roman"/>
          <w:sz w:val="24"/>
          <w:szCs w:val="24"/>
          <w:lang w:val="en-US"/>
        </w:rPr>
        <w:instrText>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et al., 2001; Daniele Silvestro, Salamin, Antonelli, &amp; Meyer, 2019)","plainTextFormattedCitation":"(Alroy et al., 2001; Daniele Silvestro, Salamin, Antonelli, &amp; Meyer, 2019)","previouslyFormattedCitation":"(Alroy et al., 2001; Daniele Silvestro, Salamin, Antonelli, &amp; Meyer, 2019)"},"properties":{"noteIndex":0},"schema":"https://github.com/citation-style-language/schema/raw/master/csl-citation.json"}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(Alroy et al., 2001; Daniele Silvestro, Salamin, Antonelli, &amp; Meyer,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ages estimated from </w:t>
      </w:r>
      <w:proofErr w:type="spellStart"/>
      <w:r>
        <w:rPr>
          <w:rFonts w:ascii="Times New Roman" w:hAnsi="Times New Roman" w:cs="Times New Roman"/>
          <w:sz w:val="24"/>
          <w:szCs w:val="24"/>
          <w:lang w:val="en-US"/>
        </w:rPr>
        <w:t>paleobiological</w:t>
      </w:r>
      <w:proofErr w:type="spellEnd"/>
      <w:r>
        <w:rPr>
          <w:rFonts w:ascii="Times New Roman" w:hAnsi="Times New Roman" w:cs="Times New Roman"/>
          <w:sz w:val="24"/>
          <w:szCs w:val="24"/>
          <w:lang w:val="en-US"/>
        </w:rPr>
        <w:t xml:space="preserve"> data offer a reliable measure of species’ temporal duration which can be used in macroevolutionary studies </w:t>
      </w:r>
      <w:r>
        <w:fldChar w:fldCharType="begin" w:fldLock="1"/>
      </w:r>
      <w:r w:rsidR="00230579">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extinction","type":"article-journal","volume":"23"},"uris":["http://www.mendeley.com/documents/?uuid=ad6091cc-0c6a-423c-b1c2-0000a2c4a173"]}],"mendeley":{"formattedCitation":"(Benton, 2016; Daniele Silvestro et al., 2020; Van Valen, 1973)","plainTextFormattedCitation":"(Benton, 2016; Daniele Silvestro et al., 2020; Van Valen, 1973)","previouslyFormattedCitation":"(Benton, 2016; Daniele Silvestro et al., 2020; Van Valen, 1973)"},"properties":{"noteIndex":0},"schema":"https://github.com/citation-style-language/schema/raw/master/csl-citation.json"}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(Benton, 2016; Daniele Silvestro et al., 2020; Van Valen, 1973)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More recently, several studies have used the length of terminal branches in time-calibrated phylogenies as a proxy for the age of extant species </w:t>
      </w:r>
      <w:r>
        <w:fldChar w:fldCharType="begin" w:fldLock="1"/>
      </w:r>
      <w:r w:rsidR="00230579">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id":"ITEM-5","itemData":{"author":[{"dropping-particle":"","family":"Pie","given":"M.R.","non-dropping-particle":"","parse-names":false,"suffix":""},{"dropping-particle":"","family":"Caron","given":"F.","non-dropping-particle":"","parse-names":false,"suffix":""}],"container-title":"bioRxiv","id":"ITEM-5","issued":{"date-parts":[["2023"]]},"title":"Substantial variation in species ages among vertebrate clades","type":"article-journal","volume":"06"},"uris":["http://www.mendeley.com/documents/?uuid=26e053f4-ce11-4a50-b926-31a50a9de182"]},{"id":"ITEM-6","itemData":{"DOI":"10.1371/journal.pbio.1000620","ISBN":"1545-7885 (Electronic)\\r1544-9173 (Linking)","ISSN":"15449173","PMID":"21629678","abstract":"It is widely recognized that we are entering an extinction event on a scale approaching the mass extinctions seen in the fossil record. Present-day rates of extinction are estimated to be several orders of magnitude greater than background rates and are projected to increase further if current trends continue. In vertebrates, species traits, such as body size, fecundity, and geographic range, are important predictors of vulnerability. Although plants are the basis for life on Earth, our knowledge of plant extinctions and vulnerabilities is lagging. Here, we disentangle the underlying drivers of extinction risk in plants, focusing on the Cape of South Africa, a global biodiversity hotspot. By comparing Red List data for the British and South African floras, we demonstrate that the taxonomic distribution of extinction risk differs significantly between regions, inconsistent with a simple, trait-based model of extinction. Using a comprehensive phylogenetic tree for the Cape, we reveal a phylogenetic signal in the distribution of plant extinction risks but show that the most threatened species cluster within short branches at the tips of the phylogeny--opposite to trends in mammals. From analyzing the distribution of threatened species across 11 exemplar clades, we suggest that mode of speciation best explains the unusual phylogenetic structure of extinction risks in plants of the Cape. Our results demonstrate that explanations for elevated extinction risk in plants of the Cape flora differ dramatically from those recognized for vertebrates. In the Cape, extinction risk is higher for young and fast-evolving plant lineages and cannot be explained by correlations with simple biological traits. Critically, we find that the most vulnerable plant species are nonetheless marching towards extinction at a more rapid pace but, surprisingly, independently from anthropogenic effects. Our results have important implications for conservation priorities and cast doubts on the utility of current Red List criteria for plants in regions such as the Cape, where speciation has been rapid, if our aim is to maximize the preservation of the tree-of-life.","author":[{"dropping-particle":"","family":"Davies","given":"T. Jonathan","non-dropping-particle":"","parse-names":false,"suffix":""},{"dropping-particle":"","family":"Smith","given":"Gideon F.","non-dropping-particle":"","parse-names":false,"suffix":""},{"dropping-particle":"","family":"Bellstedt","given":"Dirk U.","non-dropping-particle":"","parse-names":false,"suffix":""},{"dropping-particle":"","family":"Boatwright","given":"James S.","non-dropping-particle":"","parse-names":false,"suffix":""},{"dropping-particle":"","family":"Bytebier","given":"Benny","non-dropping-particle":"","parse-names":false,"suffix":""},{"dropping-particle":"","family":"Cowling","given":"Richard M.","non-dropping-particle":"","parse-names":false,"suffix":""},{"dropping-particle":"","family":"Forest","given":"Félix","non-dropping-particle":"","parse-names":false,"suffix":""},{"dropping-particle":"","family":"Harmon","given":"Luke J.","non-dropping-particle":"","parse-names":false,"suffix":""},{"dropping-particle":"","family":"Muasya","given":"A. Muthama","non-dropping-particle":"","parse-names":false,"suffix":""},{"dropping-particle":"","family":"Schrire","given":"Brian D.","non-dropping-particle":"","parse-names":false,"suffix":""},{"dropping-particle":"","family":"Steenkamp","given":"Yolande","non-dropping-particle":"","parse-names":false,"suffix":""},{"dropping-particle":"","family":"Bank","given":"Michelle","non-dropping-particle":"van der","parse-names":false,"suffix":""},{"dropping-particle":"","family":"Savolainen","given":"Vincent","non-dropping-particle":"","parse-names":false,"suffix":""}],"container-title":"PLoS Biology","id":"ITEM-6","issued":{"date-parts":[["2011"]]},"title":"Extinction risk and diversification are linked in a plant biodiversity hotspot","type":"article-journal"},"uris":["http://www.mendeley.com/documents/?uuid=2d5bab86-ff52-49cb-bbff-58fe992234ab"]},{"id":"ITEM-7","itemData":{"DOI":"10.1098/rspb.2022.1102","ISBN":"0000000345","ISSN":"14712954","PMID":"35975440","abstract":"The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Sciences","id":"ITEM-7","issue":"1981","issued":{"date-parts":[["2022"]]},"title":"Biodiversity cradles and museums segregating within hotspots of endemism","type":"article-journal","volume":"289"},"uris":["http://www.mendeley.com/documents/?uuid=ce95c9c7-f825-453b-9335-06dd0c553af1"]}],"mendeley":{"formattedCitation":"(Davies et al., 2011; Gaston &amp; Blackburn, 1997; Johnson, Delean, &amp; Balmford, 2002a; Pie &amp; Caron, 2023; Sonne et al., 2022; Tanentzap, Igea, Johnston, &amp; Larcombe, 2020; Verde Arregoitia, Blomberg, &amp; Fisher, 2013)","plainTextFormattedCitation":"(Davies et al., 2011; Gaston &amp; Blackburn, 1997; Johnson, Delean, &amp; Balmford, 2002a; Pie &amp; Caron, 2023; Sonne et al., 2022; Tanentzap, Igea, Johnston, &amp; Larcombe, 2020; Verde Arregoitia, Blomberg, &amp; Fisher, 2013)","previouslyFormattedCitation":"(Davies et al., 2011; Gaston &amp; Blackburn, 1997; Johnson, Delean, &amp; Balmford, 2002a; Pie &amp; Caron, 2023; Sonne et al., 2022; Tanentzap, Igea, Johnston, &amp; Larcombe, 2020; Verde Arregoitia, Blomberg, &amp; Fisher, 2013)"},"properties":{"noteIndex":0},"schema":"https://github.com/citation-style-language/schema/raw/master/csl-citation.json"}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(Davies et al., 2011; Gaston &amp; Blackburn, 1997; Johnson, Delean, &amp; Balmford, 2002a; Pie &amp; Caron, 2023; Sonne et al., 2022; Tanentzap, Igea, Johnston, &amp; Larcombe, 2020; Verde Arregoitia, Blomberg, &amp; Fisher,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this approximation, which we hereafter refer to as “phylogenetic age”, can lead to over or underestimations due to three non-exclusive </w:t>
      </w:r>
      <w:del w:id="10" w:author="Carlos Calderon del Cid" w:date="2023-09-26T21:50:00Z">
        <w:r w:rsidDel="00514AA0">
          <w:rPr>
            <w:rFonts w:ascii="Times New Roman" w:hAnsi="Times New Roman" w:cs="Times New Roman"/>
            <w:sz w:val="24"/>
            <w:szCs w:val="24"/>
            <w:lang w:val="en-US"/>
          </w:rPr>
          <w:delText xml:space="preserve">different </w:delText>
        </w:r>
      </w:del>
      <w:r>
        <w:rPr>
          <w:rFonts w:ascii="Times New Roman" w:hAnsi="Times New Roman" w:cs="Times New Roman"/>
          <w:sz w:val="24"/>
          <w:szCs w:val="24"/>
          <w:lang w:val="en-US"/>
        </w:rPr>
        <w:t xml:space="preserve">shortfalls. </w:t>
      </w:r>
    </w:p>
    <w:p w14:paraId="56FB06B3" w14:textId="4D7FB99B" w:rsidR="009978B8" w:rsidRDefault="00000000" w:rsidP="00AC7EB6">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First, incomplete sampling of extant species </w:t>
      </w:r>
      <w:r w:rsidR="004F08F1">
        <w:rPr>
          <w:rFonts w:ascii="Times New Roman" w:hAnsi="Times New Roman" w:cs="Times New Roman"/>
          <w:sz w:val="24"/>
          <w:szCs w:val="24"/>
          <w:lang w:val="en-US"/>
        </w:rPr>
        <w:t>can bias</w:t>
      </w:r>
      <w:r>
        <w:rPr>
          <w:rFonts w:ascii="Times New Roman" w:hAnsi="Times New Roman" w:cs="Times New Roman"/>
          <w:sz w:val="24"/>
          <w:szCs w:val="24"/>
          <w:lang w:val="en-US"/>
        </w:rPr>
        <w:t xml:space="preserve"> phylogenetic </w:t>
      </w:r>
      <w:r w:rsidR="004F08F1">
        <w:rPr>
          <w:rFonts w:ascii="Times New Roman" w:hAnsi="Times New Roman" w:cs="Times New Roman"/>
          <w:sz w:val="24"/>
          <w:szCs w:val="24"/>
          <w:lang w:val="en-US"/>
        </w:rPr>
        <w:t xml:space="preserve">age </w:t>
      </w:r>
      <w:r>
        <w:rPr>
          <w:rFonts w:ascii="Times New Roman" w:hAnsi="Times New Roman" w:cs="Times New Roman"/>
          <w:sz w:val="24"/>
          <w:szCs w:val="24"/>
          <w:lang w:val="en-US"/>
        </w:rPr>
        <w:t xml:space="preserve">estimation </w:t>
      </w:r>
      <w:r w:rsidR="00AC7EB6">
        <w:rPr>
          <w:rFonts w:ascii="Times New Roman" w:hAnsi="Times New Roman" w:cs="Times New Roman"/>
          <w:sz w:val="24"/>
          <w:szCs w:val="24"/>
          <w:lang w:val="en-US"/>
        </w:rPr>
        <w:t>by</w:t>
      </w:r>
      <w:r>
        <w:rPr>
          <w:rFonts w:ascii="Times New Roman" w:hAnsi="Times New Roman" w:cs="Times New Roman"/>
          <w:sz w:val="24"/>
          <w:szCs w:val="24"/>
          <w:lang w:val="en-US"/>
        </w:rPr>
        <w:t xml:space="preserve"> augmenting terminal branch lengths </w:t>
      </w:r>
      <w:r>
        <w:fldChar w:fldCharType="begin" w:fldLock="1"/>
      </w:r>
      <w:r w:rsidR="00230579">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w:instrText>
      </w:r>
      <w:r w:rsidR="00230579">
        <w:rPr>
          <w:rFonts w:ascii="Times New Roman" w:hAnsi="Times New Roman" w:cs="Times New Roman" w:hint="eastAsia"/>
          <w:sz w:val="24"/>
          <w:szCs w:val="24"/>
          <w:lang w:val="en-US"/>
        </w:rPr>
        <w:instrText xml:space="preserve">nd tree completeness is </w:instrText>
      </w:r>
      <w:r w:rsidR="00230579">
        <w:rPr>
          <w:rFonts w:ascii="Times New Roman" w:hAnsi="Times New Roman" w:cs="Times New Roman" w:hint="eastAsia"/>
          <w:sz w:val="24"/>
          <w:szCs w:val="24"/>
          <w:lang w:val="en-US"/>
        </w:rPr>
        <w:instrText>≤</w:instrText>
      </w:r>
      <w:r w:rsidR="00230579">
        <w:rPr>
          <w:rFonts w:ascii="Times New Roman" w:hAnsi="Times New Roman" w:cs="Times New Roman" w:hint="eastAsia"/>
          <w:sz w:val="24"/>
          <w:szCs w:val="24"/>
          <w:lang w:val="en-US"/>
        </w:rPr>
        <w:instrText xml:space="preserve"> 60%, rates of false positives increase and parameter estimates are less accurate, compared to when sampling is random. Thus, when applying SSE methods to empirical datasets, there are increased risks of false inferences of trait </w:instrText>
      </w:r>
      <w:r w:rsidR="00230579">
        <w:rPr>
          <w:rFonts w:ascii="Times New Roman" w:hAnsi="Times New Roman" w:cs="Times New Roman"/>
          <w:sz w:val="24"/>
          <w:szCs w:val="24"/>
          <w:lang w:val="en-US"/>
        </w:rPr>
        <w:instrText>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Hedtke, &amp; Hillis, 2008; Mynard et al., 2023)","plainTextFormattedCitation":"(Heath, Hedtke, &amp; Hillis, 2008; Mynard et al., 2023)","previouslyFormattedCitation":"(Heath, Hedtke, &amp; Hillis, 2008; Mynard et al., 2023)"},"properties":{"noteIndex":0},"schema":"https://github.com/citation-style-language/schema/raw/master/csl-citation.json"}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(Heath, Hedtke, &amp; Hillis, 2008; Mynard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Second, extinction events will mask branching events in phylogenetic trees of extant species </w:t>
      </w:r>
      <w:r>
        <w:fldChar w:fldCharType="begin" w:fldLock="1"/>
      </w:r>
      <w:r w:rsidR="00230579">
        <w:rPr>
          <w:rFonts w:ascii="Times New Roman" w:hAnsi="Times New Roman" w:cs="Times New Roman"/>
          <w:sz w:val="24"/>
          <w:szCs w:val="24"/>
          <w:lang w:val="en-US"/>
        </w:rPr>
        <w:instrText>ADDIN CSL_CITATION {"citationItems":[{"id":"ITEM-1","itemData":{"author":[{"dropping-particle":"","family":"Harvey","given":"P.H.","non-dropping-particle":"","parse-names":false,"suffix":""},{"dropping-particle":"","family":"May","given":"Robert M","non-dropping-particle":"","parse-names":false,"suffix":""},{"dropping-particle":"","family":"Nee","given":"Sean","non-dropping-particle":"","parse-names":false,"suffix":""}],"container-title":"Evolution","id":"ITEM-1","issue":"3","issued":{"date-parts":[["1994"]]},"page":"523-529","title":"Phylogenies without fossils","type":"article-journal","volume":"48"},"uris":["http://www.mendeley.com/documents/?uuid=1c75f57d-1464-4456-91b9-c744f4b85b07"]},{"id":"ITEM-2","itemData":{"author":[{"dropping-particle":"","family":"Nee","given":"Sean","non-dropping-particle":"","parse-names":false,"suffix":""},{"dropping-particle":"","family":"May","given":"Robert M","non-dropping-particle":"","parse-names":false,"suffix":""}],"container-title":"Science","id":"ITEM-2","issue":"5338","issued":{"date-parts":[["1997"]]},"page":"692-694","title":"Extinction and the Loss of Evolutionary History","type":"article-journal","volume":"278"},"uris":["http://www.mendeley.com/documents/?uuid=438bb704-e7d2-42cc-8233-f8788652df77"]}],"mendeley":{"formattedCitation":"(Harvey, May, &amp; Nee, 1994; Nee &amp; May, 1997)","plainTextFormattedCitation":"(Harvey, May, &amp; Nee, 1994; Nee &amp; May, 1997)","previouslyFormattedCitation":"(Harvey, May, &amp; Nee, 1994; Nee &amp; May, 1997)"},"properties":{"noteIndex":0},"schema":"https://github.com/citation-style-language/schema/raw/master/csl-citation.json"}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(Harvey, May, &amp; Nee, 1994; Nee &amp; May, 1997)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Even in phylogenetic trees that include extinct taxa, the incompleteness of the fossil record will inevitably lead to missing lineages and uncertain topologies. Unsampled extant and extinct species from the phylogeny results in an inflation of the length of terminal branches leading to sampled species (i.e., the tips of the tree), thus altering phylogenetic species ages. For instance, if the extinct species of the </w:t>
      </w:r>
      <w:r>
        <w:rPr>
          <w:rFonts w:ascii="Times New Roman" w:hAnsi="Times New Roman" w:cs="Times New Roman"/>
          <w:i/>
          <w:iCs/>
          <w:sz w:val="24"/>
          <w:szCs w:val="24"/>
          <w:lang w:val="en-US"/>
        </w:rPr>
        <w:lastRenderedPageBreak/>
        <w:t xml:space="preserve">Homo </w:t>
      </w:r>
      <w:r>
        <w:rPr>
          <w:rFonts w:ascii="Times New Roman" w:hAnsi="Times New Roman" w:cs="Times New Roman"/>
          <w:sz w:val="24"/>
          <w:szCs w:val="24"/>
          <w:lang w:val="en-US"/>
        </w:rPr>
        <w:t xml:space="preserve">genus are not included in a phylogeny, the phylogenetic age of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is approximately 10 million years, i.e., the age of the last common ancestor with its sister species, the chimpanzee (</w:t>
      </w:r>
      <w:r>
        <w:fldChar w:fldCharType="begin" w:fldLock="1"/>
      </w:r>
      <w:r w:rsidR="00230579">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This estimate exceeds the age of the oldest known fossil of modern humans by two orders of magnitude (Figure 1; </w:t>
      </w:r>
      <w:r>
        <w:fldChar w:fldCharType="begin" w:fldLock="1"/>
      </w:r>
      <w:r w:rsidR="00230579">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Callaway 2017)</w:t>
      </w:r>
      <w:r>
        <w:rPr>
          <w:rFonts w:ascii="Times New Roman" w:hAnsi="Times New Roman" w:cs="Times New Roman"/>
          <w:sz w:val="24"/>
          <w:szCs w:val="24"/>
          <w:lang w:val="en-US"/>
        </w:rPr>
        <w:fldChar w:fldCharType="end"/>
      </w:r>
      <w:r w:rsidR="00AC7EB6">
        <w:rPr>
          <w:rFonts w:ascii="Times New Roman" w:hAnsi="Times New Roman" w:cs="Times New Roman"/>
          <w:sz w:val="24"/>
          <w:szCs w:val="24"/>
          <w:lang w:val="en-US"/>
        </w:rPr>
        <w:t xml:space="preserve">. </w:t>
      </w:r>
      <w:r>
        <w:rPr>
          <w:rFonts w:ascii="Times New Roman" w:hAnsi="Times New Roman" w:cs="Times New Roman"/>
          <w:sz w:val="24"/>
          <w:szCs w:val="24"/>
          <w:lang w:val="en-US"/>
        </w:rPr>
        <w:t>The third, and perhaps most challenging shortfall in phylogenetic species ages, is that the tree alone does not contain information about the underlying speciation mode and does not include species labels across its branches, such that only the tips can be unequivocally assigned to a</w:t>
      </w:r>
      <w:r w:rsidR="00AC7EB6">
        <w:rPr>
          <w:rFonts w:ascii="Times New Roman" w:hAnsi="Times New Roman" w:cs="Times New Roman"/>
          <w:sz w:val="24"/>
          <w:szCs w:val="24"/>
          <w:lang w:val="en-US"/>
        </w:rPr>
        <w:t xml:space="preserve"> named</w:t>
      </w:r>
      <w:r>
        <w:rPr>
          <w:rFonts w:ascii="Times New Roman" w:hAnsi="Times New Roman" w:cs="Times New Roman"/>
          <w:sz w:val="24"/>
          <w:szCs w:val="24"/>
          <w:lang w:val="en-US"/>
        </w:rPr>
        <w:t xml:space="preserve"> species </w:t>
      </w:r>
      <w:r>
        <w:fldChar w:fldCharType="begin" w:fldLock="1"/>
      </w:r>
      <w:r w:rsidR="00230579">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Alternative speciation modes </w:t>
      </w:r>
      <w:r w:rsidR="00AC7EB6">
        <w:rPr>
          <w:rFonts w:ascii="Times New Roman" w:hAnsi="Times New Roman" w:cs="Times New Roman"/>
          <w:sz w:val="24"/>
          <w:szCs w:val="24"/>
          <w:lang w:val="en-US"/>
        </w:rPr>
        <w:t>have been</w:t>
      </w:r>
      <w:r>
        <w:rPr>
          <w:rFonts w:ascii="Times New Roman" w:hAnsi="Times New Roman" w:cs="Times New Roman"/>
          <w:sz w:val="24"/>
          <w:szCs w:val="24"/>
          <w:lang w:val="en-US"/>
        </w:rPr>
        <w:t xml:space="preserve"> discussed in the literature reflecting different biological processes and species concepts, including bifurcating, budding, and anagenetic speciation </w:t>
      </w:r>
      <w:r>
        <w:fldChar w:fldCharType="begin" w:fldLock="1"/>
      </w:r>
      <w:r w:rsidR="00230579">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Daniele Silvestro, Warnock, Gavryushkina, &amp; Stadler, 2018)","plainTextFormattedCitation":"(Foote, 1996; Daniele Silvestro, Warnock, Gavryushkina, &amp; Stadler, 2018)","previouslyFormattedCitation":"(Foote, 1996; Daniele Silvestro, Warnock, Gavryushkina, &amp; Stadler, 2018)"},"properties":{"noteIndex":0},"schema":"https://github.com/citation-style-language/schema/raw/master/csl-citation.json"}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(Foote, 1996; Daniele Silvestro, Warnock, Gavryushkina, &amp; Stadler,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These modes define the relationship between the ancestral species and its descendants, thus contributing to determining species ages </w:t>
      </w:r>
      <w:r>
        <w:fldChar w:fldCharType="begin" w:fldLock="1"/>
      </w:r>
      <w:r w:rsidR="00230579">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models","type":"chapter"},"uris":["http://www.mendeley.com/documents/?uuid=e44a00dd-b468-4251-8190-9bf1efbea145"]}],"mendeley":{"formattedCitation":"(Rosenblum et al., 2012; Wagner, Erwin, &amp; Anstey, 1995)","plainTextFormattedCitation":"(Rosenblum et al., 2012; Wagner, Erwin, &amp; Anstey, 1995)","previouslyFormattedCitation":"(Rosenblum et al., 2012; Wagner, Erwin, &amp; Anstey, 1995)"},"properties":{"noteIndex":0},"schema":"https://github.com/citation-style-language/schema/raw/master/csl-citation.json"}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(Rosenblum et al., 2012; Wagner, Erwin, &amp; Anstey,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(Fig. 2). Most phylogenetic trees are depicted in the rectangular shape where the two descending lineages split symmetrically from an ancestral lineage, thus suggesting a bifurcating speciation mode where two new species replace the ancestral lineage </w:t>
      </w:r>
      <w:r>
        <w:fldChar w:fldCharType="begin" w:fldLock="1"/>
      </w:r>
      <w:r w:rsidR="00230579">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Smith, &amp; Donovan, 2005; Caetano &amp; Quental, 2022)","plainTextFormattedCitation":"(Baum, Smith, &amp; Donovan, 2005; Caetano &amp; Quental, 2022)","previouslyFormattedCitation":"(Baum, Smith, &amp; Donovan, 2005;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(Baum, Smith, &amp; Donovan, 2005;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However, the often</w:t>
      </w:r>
      <w:r w:rsidR="00AC7EB6">
        <w:rPr>
          <w:rFonts w:ascii="Times New Roman" w:hAnsi="Times New Roman" w:cs="Times New Roman"/>
          <w:sz w:val="24"/>
          <w:szCs w:val="24"/>
          <w:lang w:val="en-US"/>
        </w:rPr>
        <w:t>-</w:t>
      </w:r>
      <w:r>
        <w:rPr>
          <w:rFonts w:ascii="Times New Roman" w:hAnsi="Times New Roman" w:cs="Times New Roman"/>
          <w:sz w:val="24"/>
          <w:szCs w:val="24"/>
          <w:lang w:val="en-US"/>
        </w:rPr>
        <w:t>unstated assumption of all birth-death processes commonly used to model phylogenetic branching times, is that speciation occurs as a budding process, with a speciation event leading to a single new species and the survival of the parent species</w:t>
      </w:r>
      <w:ins w:id="11" w:author="Carlos Calderon del Cid" w:date="2023-09-26T21:52:00Z">
        <w:r w:rsidR="00514AA0">
          <w:rPr>
            <w:rFonts w:ascii="Times New Roman" w:hAnsi="Times New Roman" w:cs="Times New Roman"/>
            <w:sz w:val="24"/>
            <w:szCs w:val="24"/>
            <w:lang w:val="en-US"/>
          </w:rPr>
          <w:t>, even though we can’t say which descendant branch is the “new” species</w:t>
        </w:r>
      </w:ins>
      <w:r>
        <w:rPr>
          <w:rFonts w:ascii="Times New Roman" w:hAnsi="Times New Roman" w:cs="Times New Roman"/>
          <w:sz w:val="24"/>
          <w:szCs w:val="24"/>
          <w:lang w:val="en-US"/>
        </w:rPr>
        <w:t xml:space="preserve">. Anagenetic speciation, in contrast, does not lead to a branching event and is therefore not visible on a phylogenetic tree. </w:t>
      </w:r>
    </w:p>
    <w:p w14:paraId="773CF2C5" w14:textId="30403247"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All speciation modes may reflect plausible biological processes, and evidence for each mode has been found in the fossil record</w:t>
      </w:r>
      <w:r w:rsidR="00095DFB">
        <w:rPr>
          <w:rFonts w:ascii="Times New Roman" w:hAnsi="Times New Roman" w:cs="Times New Roman"/>
          <w:sz w:val="24"/>
          <w:szCs w:val="24"/>
          <w:lang w:val="en-US"/>
        </w:rPr>
        <w:t xml:space="preserve"> </w:t>
      </w:r>
      <w:r w:rsidR="00095DFB">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{"citationItems":[{"id":"ITEM-1","itemData":{"author":[{"dropping-particle":"","family":"Simpson","given":"George Gaylord","non-dropping-particle":"","parse-names":false,"suffix":""}],"id":"ITEM-1","issued":{"date-parts":[["1984"]]},"publisher":"Columbia University Press","title":"Tempo and mode in evolution","type":"book"},"uris":["http://www.mendeley.com/documents/?uuid=8cc95ac9-ef11-474c-a3f8-1fa0581f51cc"]},{"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George Gaylord Simpson, 1984)","plainTextFormattedCitation":"(Foote, 1996; George Gaylord Simpson, 1984)","previouslyFormattedCitation":"(Foote, 1996; George Gaylord Simpson, 1984)"},"properties":{"noteIndex":0},"schema":"https://github.com/citation-style-language/schema/raw/master/csl-citation.json"}</w:instrText>
      </w:r>
      <w:r w:rsidR="00095DFB">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(Foote, 1996; George Gaylord Simpson, 1984)</w:t>
      </w:r>
      <w:r w:rsidR="00095DF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00386CA8">
        <w:rPr>
          <w:rFonts w:ascii="Times New Roman" w:hAnsi="Times New Roman" w:cs="Times New Roman"/>
          <w:sz w:val="24"/>
          <w:szCs w:val="24"/>
          <w:lang w:val="en-US"/>
        </w:rPr>
        <w:t xml:space="preserve">in </w:t>
      </w:r>
      <w:r>
        <w:rPr>
          <w:rFonts w:ascii="Times New Roman" w:hAnsi="Times New Roman" w:cs="Times New Roman"/>
          <w:sz w:val="24"/>
          <w:szCs w:val="24"/>
          <w:lang w:val="en-US"/>
        </w:rPr>
        <w:t>extant species</w:t>
      </w:r>
      <w:r w:rsidR="008D681D">
        <w:rPr>
          <w:rFonts w:ascii="Times New Roman" w:hAnsi="Times New Roman" w:cs="Times New Roman"/>
          <w:sz w:val="24"/>
          <w:szCs w:val="24"/>
          <w:lang w:val="en-US"/>
        </w:rPr>
        <w:t xml:space="preserve"> </w:t>
      </w:r>
      <w:r w:rsidR="008D681D">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{"citationItems":[{"id":"ITEM-1","itemData":{"DOI":"10.1086/701125","ISBN":"0000000299","ISSN":"00030147","PMID":"30720363","abstract":"Inferring the geographic mode of speciation could help reveal the evolutionary and ecological mechanisms that underlie the generation of biodiversity. Comparative methods have sought to reconstruct the geographic speciation history of clades, using data on phylogeny and species geographic ranges. However, inference from comparative methods has been limited by uncertainty over whether contemporary biodiversity data retain the historic signal of speciation. We constructed a process-based simulation model to determine the influence of speciation mode and postspeciation range evolution on current biodiversity patterns. The simulations suggest that the signal of speciation history remains detectable in species distributions and phylogeny, even when species ranges have evolved substantially through time. We extracted this signal by using a combination of summary statistics that had good power to distinguish speciation modes and then used these statistics to infer the speciation history of 30 plant and animal clades. The results point to broad taxonomic patterns in the modes of speciation, with strongest support for founder speciation in mammals and birds and strongest support for sympatric speciation in plants. Our model and analyses show that broad-scale comparative methods can be a powerful complementary approach to more focused genomic analyses in the study of the patterns and mechanisms of speciation.","author":[{"dropping-particle":"","family":"Skeels","given":"Alexander","non-dropping-particle":"","parse-names":false,"suffix":""},{"dropping-particle":"","family":"Cardillo","given":"Marcel","non-dropping-particle":"","parse-names":false,"suffix":""}],"container-title":"American Naturalist","id":"ITEM-1","issue":"2","issued":{"date-parts":[["2019"]]},"page":"240-255","title":"Reconstructing the geography of speciation from contemporary biodiversity data","type":"article-journal","volume":"193"},"uris":["http://www.mendeley.com/documents/?uuid=63188970-7221-41d0-9df9-df0b467c4581"]}],"mendeley":{"formattedCitation":"(Skeels &amp; Cardillo, 2019)","plainTextFormattedCitation":"(Skeels &amp; Cardillo, 2019)","previouslyFormattedCitation":"(Skeels &amp; Cardillo, 2019)"},"properties":{"noteIndex":0},"schema":"https://github.com/citation-style-language/schema/raw/master/csl-citation.json"}</w:instrText>
      </w:r>
      <w:r w:rsidR="008D681D">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(Skeels &amp; Cardillo, 2019)</w:t>
      </w:r>
      <w:r w:rsidR="008D681D">
        <w:rPr>
          <w:rFonts w:ascii="Times New Roman" w:hAnsi="Times New Roman" w:cs="Times New Roman"/>
          <w:sz w:val="24"/>
          <w:szCs w:val="24"/>
          <w:lang w:val="en-US"/>
        </w:rPr>
        <w:fldChar w:fldCharType="end"/>
      </w:r>
      <w:r w:rsidR="008D681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Bifurcating speciation can be linked with vicariance or allopatric speciation </w:t>
      </w:r>
      <w:r>
        <w:fldChar w:fldCharType="begin" w:fldLock="1"/>
      </w:r>
      <w:r w:rsidR="00230579">
        <w:rPr>
          <w:rFonts w:ascii="Times New Roman" w:hAnsi="Times New Roman" w:cs="Times New Roman"/>
          <w:sz w:val="24"/>
          <w:szCs w:val="24"/>
          <w:lang w:val="en-US"/>
        </w:rPr>
        <w:instrText>ADDIN CSL_CITATION {"citationItems":[{"id":"ITEM-1","itemData":{"author":[{"dropping-particle":"","family":"Willmann","given":"R.","non-dropping-particle":"","parse-names":false,"suffix":""},{"dropping-particle":"","family":"Meier","given":"R.","non-dropping-particle":"","parse-names":false,"suffix":""}],"container-title":"Species concepts and phylogenetic theory: a debate","id":"ITEM-1","issued":{"date-parts":[["2000"]]},"page":"101-118","publisher":"Columbia University Press","publisher-place":"New York","title":"A critique from the Hennigian species concept perspective","type":"chapter"},"uris":["http://www.mendeley.com/documents/?uuid=04d5a98b-5576-47fe-b2b3-19ca95bf16bd"]}],"mendeley":{"formattedCitation":"(Willmann &amp; Meier, 2000)","plainTextFormattedCitation":"(Willmann &amp; Meier, 2000)","previouslyFormattedCitation":"(Willmann &amp; Meier, 2000)"},"properties":{"noteIndex":0},"schema":"https://github.com/citation-style-language/schema/raw/master/csl-citation.json"}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(Willmann &amp; Meier,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w:t>
      </w:r>
      <w:proofErr w:type="spellStart"/>
      <w:r>
        <w:rPr>
          <w:rFonts w:ascii="Times New Roman" w:hAnsi="Times New Roman" w:cs="Times New Roman"/>
          <w:sz w:val="24"/>
          <w:szCs w:val="24"/>
          <w:lang w:val="en-US"/>
        </w:rPr>
        <w:t>Hennigian</w:t>
      </w:r>
      <w:proofErr w:type="spellEnd"/>
      <w:r>
        <w:rPr>
          <w:rFonts w:ascii="Times New Roman" w:hAnsi="Times New Roman" w:cs="Times New Roman"/>
          <w:sz w:val="24"/>
          <w:szCs w:val="24"/>
          <w:lang w:val="en-US"/>
        </w:rPr>
        <w:t xml:space="preserve"> species concept considers all speciation events as bifurcating </w:t>
      </w:r>
      <w:r>
        <w:fldChar w:fldCharType="begin" w:fldLock="1"/>
      </w:r>
      <w:r w:rsidR="00230579">
        <w:rPr>
          <w:rFonts w:ascii="Times New Roman" w:hAnsi="Times New Roman" w:cs="Times New Roman"/>
          <w:sz w:val="24"/>
          <w:szCs w:val="24"/>
          <w:lang w:val="en-US"/>
        </w:rPr>
        <w:instrText>ADDIN CSL_CITATION {"citationItems":[{"id":"ITEM-1","itemData":{"author":[{"dropping-particle":"","family":"Henning","given":"W.","non-dropping-particle":"","parse-names":false,"suffix":""}],"id":"ITEM-1","issued":{"date-parts":[["1999"]]},"publisher":"University of Illinois Press","title":"Phylogenetic systematics","type":"book"},"uris":["http://www.mendeley.com/documents/?uuid=408a74a3-4767-43e3-bc0d-e169f96102db"]}],"mendeley":{"formattedCitation":"(Henning, 1999)","plainTextFormattedCitation":"(Henning, 1999)","previouslyFormattedCitation":"(Henning, 1999)"},"properties":{"noteIndex":0},"schema":"https://github.com/citation-style-language/schema/raw/master/csl-citation.json"}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(Henning,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AC7EB6">
        <w:rPr>
          <w:rFonts w:ascii="Times New Roman" w:hAnsi="Times New Roman" w:cs="Times New Roman"/>
          <w:sz w:val="24"/>
          <w:szCs w:val="24"/>
          <w:lang w:val="en-US"/>
        </w:rPr>
        <w:t>Under this speciation mode</w:t>
      </w:r>
      <w:r>
        <w:rPr>
          <w:rFonts w:ascii="Times New Roman" w:hAnsi="Times New Roman" w:cs="Times New Roman"/>
          <w:sz w:val="24"/>
          <w:szCs w:val="24"/>
          <w:lang w:val="en-US"/>
        </w:rPr>
        <w:t xml:space="preserve">, phylogenetic ages equal species ages when there is no extinction and all species are sampled. Budding speciation can be interpreted as the result of </w:t>
      </w:r>
      <w:proofErr w:type="spellStart"/>
      <w:r>
        <w:rPr>
          <w:rFonts w:ascii="Times New Roman" w:hAnsi="Times New Roman" w:cs="Times New Roman"/>
          <w:sz w:val="24"/>
          <w:szCs w:val="24"/>
          <w:lang w:val="en-US"/>
        </w:rPr>
        <w:t>parapatric</w:t>
      </w:r>
      <w:proofErr w:type="spellEnd"/>
      <w:r>
        <w:rPr>
          <w:rFonts w:ascii="Times New Roman" w:hAnsi="Times New Roman" w:cs="Times New Roman"/>
          <w:sz w:val="24"/>
          <w:szCs w:val="24"/>
          <w:lang w:val="en-US"/>
        </w:rPr>
        <w:t xml:space="preserve">, peripatric, and founder-event speciation </w:t>
      </w:r>
      <w:r>
        <w:fldChar w:fldCharType="begin" w:fldLock="1"/>
      </w:r>
      <w:r w:rsidR="00230579">
        <w:rPr>
          <w:rFonts w:ascii="Times New Roman" w:hAnsi="Times New Roman" w:cs="Times New Roman"/>
          <w:sz w:val="24"/>
          <w:szCs w:val="24"/>
          <w:lang w:val="en-US"/>
        </w:rPr>
        <w:instrText>ADDIN CSL_CITATION {"citationItems":[{"id":"ITEM-1","itemData":{"author":[{"dropping-particle":"","family":"Caetano","given":"D.S.","non-dropping-particle":"","parse-names":false,"suffix":""},{"dropping-particle":"","family":"Quental","given":"Tiago B.","non-dropping-particle":"","parse-names":false,"suffix":""}],"container-title":"bioRxiv","id":"ITEM-1","issued":{"date-parts":[["2022"]]},"title":"How important is budding speciaiton for comparative studies?","type":"article-journal"},"uris":["http://www.mendeley.com/documents/?uuid=74b1fabf-98ad-4c1b-8684-5bb3d8aa8fca"]},{"id":"ITEM-2","itemData":{"DOI":"10.1098/rspb.2013.2980","ISSN":"14712954","abstract":"A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Sciences","id":"ITEM-2","issue":"1778","issued":{"date-parts":[["2014"]]},"title":"The geography and ecology of plant speciation: Range overlap and niche divergence in sister species","type":"article-journal","volume":"281"},"uris":["http://www.mendeley.com/documents/?uuid=04d179a2-1329-43da-bd1e-d1df32454710"]}],"mendeley":{"formattedCitation":"(Anacker &amp; Strauss, 2014; Caetano &amp; Quental, 2022)","plainTextFormattedCitation":"(Anacker &amp; Strauss, 2014; Caetano &amp; Quental, 2022)","previouslyFormattedCitation":"(Anacker &amp; Strauss, 2014;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(Anacker &amp; Strauss, 2014;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is related to the evolutionary species concept, which considers any species as descendant of an </w:t>
      </w:r>
      <w:r>
        <w:rPr>
          <w:rFonts w:ascii="Times New Roman" w:hAnsi="Times New Roman" w:cs="Times New Roman"/>
          <w:sz w:val="24"/>
          <w:szCs w:val="24"/>
          <w:lang w:val="en-US"/>
        </w:rPr>
        <w:lastRenderedPageBreak/>
        <w:t>ancestral lineage with its own evolutionary identity</w:t>
      </w:r>
      <w:r w:rsidR="00095DFB">
        <w:rPr>
          <w:rFonts w:ascii="Times New Roman" w:hAnsi="Times New Roman" w:cs="Times New Roman"/>
          <w:sz w:val="24"/>
          <w:szCs w:val="24"/>
          <w:lang w:val="en-US"/>
        </w:rPr>
        <w:t xml:space="preserve"> </w:t>
      </w:r>
      <w:r w:rsidR="00095DFB">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{"citationItems":[{"id":"ITEM-1","itemData":{"author":[{"dropping-particle":"","family":"Simpson","given":"Geroge G.","non-dropping-particle":"","parse-names":false,"suffix":""}],"container-title":"Evolution","id":"ITEM-1","issue":"4","issued":{"date-parts":[["1951"]]},"page":"285-298","title":"The species concept","type":"article-journal","volume":"5"},"uris":["http://www.mendeley.com/documents/?uuid=191ebb9e-77a3-4c66-8f8e-a07cad6abbca"]},{"id":"ITEM-2","itemData":{"author":[{"dropping-particle":"","family":"Simpson","given":"George Gaylord","non-dropping-particle":"","parse-names":false,"suffix":""}],"id":"ITEM-2","issued":{"date-parts":[["1961"]]},"publisher":"Columbia University Press","title":"Principles of animal taxonomy","type":"book"},"uris":["http://www.mendeley.com/documents/?uuid=a2db1d6c-9e87-403b-9f77-1044052d2e36"]}],"mendeley":{"formattedCitation":"(George Gaylord Simpson, 1961; Geroge G. Simpson, 1951)","manualFormatting":"(Simpson 1951, but see Simpson 1961)","plainTextFormattedCitation":"(George Gaylord Simpson, 1961; Geroge G. Simpson, 1951)","previouslyFormattedCitation":"(George Gaylord Simpson, 1961; Geroge G. Simpson, 1951)"},"properties":{"noteIndex":0},"schema":"https://github.com/citation-style-language/schema/raw/master/csl-citation.json"}</w:instrText>
      </w:r>
      <w:r w:rsidR="00095DFB">
        <w:rPr>
          <w:rFonts w:ascii="Times New Roman" w:hAnsi="Times New Roman" w:cs="Times New Roman"/>
          <w:sz w:val="24"/>
          <w:szCs w:val="24"/>
          <w:lang w:val="en-US"/>
        </w:rPr>
        <w:fldChar w:fldCharType="separate"/>
      </w:r>
      <w:r w:rsidR="00095DFB" w:rsidRPr="00095DFB">
        <w:rPr>
          <w:rFonts w:ascii="Times New Roman" w:hAnsi="Times New Roman" w:cs="Times New Roman"/>
          <w:noProof/>
          <w:sz w:val="24"/>
          <w:szCs w:val="24"/>
          <w:lang w:val="en-US"/>
        </w:rPr>
        <w:t>(Simpson 1951,</w:t>
      </w:r>
      <w:r w:rsidR="00095DFB">
        <w:rPr>
          <w:rFonts w:ascii="Times New Roman" w:hAnsi="Times New Roman" w:cs="Times New Roman"/>
          <w:noProof/>
          <w:sz w:val="24"/>
          <w:szCs w:val="24"/>
          <w:lang w:val="en-US"/>
        </w:rPr>
        <w:t xml:space="preserve"> but see Simpson</w:t>
      </w:r>
      <w:r w:rsidR="00095DFB" w:rsidRPr="00095DFB">
        <w:rPr>
          <w:rFonts w:ascii="Times New Roman" w:hAnsi="Times New Roman" w:cs="Times New Roman"/>
          <w:noProof/>
          <w:sz w:val="24"/>
          <w:szCs w:val="24"/>
          <w:lang w:val="en-US"/>
        </w:rPr>
        <w:t xml:space="preserve"> 1961)</w:t>
      </w:r>
      <w:r w:rsidR="00095DF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 phylogenetic tree typically lacks information about which of the two descendent branches is the new species after a speciation event </w:t>
      </w:r>
      <w:r>
        <w:fldChar w:fldCharType="begin" w:fldLock="1"/>
      </w:r>
      <w:r w:rsidR="00230579">
        <w:rPr>
          <w:rFonts w:ascii="Times New Roman" w:hAnsi="Times New Roman" w:cs="Times New Roman"/>
          <w:sz w:val="24"/>
          <w:szCs w:val="24"/>
          <w:lang w:val="en-US"/>
        </w:rPr>
        <w:instrText>ADDIN CSL_CITATION {"citationItems":[{"id":"ITEM-1","itemData":{"DOI":"10.1111/j.1469-185X.2011.00178.x","ISSN":"1469185X","abstract":"We present a complete phylogeny of macroperforate planktonic foraminifer species of the Cenozoic Era (~65 million years ago to present). The phylogeny is developed from a large body of palaeontological work that details the evolutionary relationships and stratigraphic (time) distributions of species-level taxa identified from morphology ('morphospecies'). Morphospecies are assigned to morphogroups and ecogroups depending on test morphology and inferred habitat, respectively. Because gradual evolution is well documented in this clade, we have identified many instances of morphospecies intergrading over time, allowing us to eliminate 'pseudospeciation' and 'pseudoextinction' from the record and thereby permit the construction of a more natural phylogeny based on inferred biological lineages. Each cladogenetic event is determined as either budding or bifurcating depending on the pattern of morphological change at the time of branching. This lineage phylogeny provides palaeontologically calibrated ages for each divergence that are entirely independent of molecular data. The tree provides a model system for macroevolutionary studies in the fossil record addressing questions of speciation, extinction, and rates and patterns of evolution. © 2011 The Authors. Biological Reviews © 2011 Cambridge Philosophical Society.","author":[{"dropping-particle":"","family":"Aze","given":"Tracy","non-dropping-particle":"","parse-names":false,"suffix":""},{"dropping-particle":"","family":"Ezard","given":"Thomas H.G.","non-dropping-particle":"","parse-names":false,"suffix":""},{"dropping-particle":"","family":"Purvis","given":"Andy","non-dropping-particle":"","parse-names":false,"suffix":""},{"dropping-particle":"","family":"Coxall","given":"Helen K.","non-dropping-particle":"","parse-names":false,"suffix":""},{"dropping-particle":"","family":"Stewart","given":"Duncan R.M.","non-dropping-particle":"","parse-names":false,"suffix":""},{"dropping-particle":"","family":"Wade","given":"Bridget S.","non-dropping-particle":"","parse-names":false,"suffix":""},{"dropping-particle":"","family":"Pearson","given":"Paul N.","non-dropping-particle":"","parse-names":false,"suffix":""}],"container-title":"Biological Reviews","id":"ITEM-1","issue":"4","issued":{"date-parts":[["2011"]]},"page":"900-927","title":"A phylogeny of Cenozoic macroperforate planktonic foraminifera from fossil data","type":"article-journal","volume":"86"},"uris":["http://www.mendeley.com/documents/?uuid=09eb6731-fca4-4073-9358-834d52997dc5"]}],"mendeley":{"formattedCitation":"(Aze et al., 2011)","manualFormatting":"(but see Aze et al. 2011)","plainTextFormattedCitation":"(Aze et al., 2011)","previouslyFormattedCitation":"(Aze et al., 2011)"},"properties":{"noteIndex":0},"schema":"https://github.com/citation-style-language/schema/raw/master/csl-citation.json"}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(but see Aze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AC7EB6">
        <w:rPr>
          <w:rFonts w:ascii="Times New Roman" w:hAnsi="Times New Roman" w:cs="Times New Roman"/>
          <w:sz w:val="24"/>
          <w:szCs w:val="24"/>
          <w:lang w:val="en-US"/>
        </w:rPr>
        <w:t xml:space="preserve">Thus, in </w:t>
      </w:r>
      <w:r>
        <w:rPr>
          <w:rFonts w:ascii="Times New Roman" w:hAnsi="Times New Roman" w:cs="Times New Roman"/>
          <w:sz w:val="24"/>
          <w:szCs w:val="24"/>
          <w:lang w:val="en-US"/>
        </w:rPr>
        <w:t xml:space="preserve">the absence of extinction, the phylogenetic age of one sister species will equal its species age while the other will be older but without the possibility to </w:t>
      </w:r>
      <w:r w:rsidR="00614615">
        <w:rPr>
          <w:rFonts w:ascii="Times New Roman" w:hAnsi="Times New Roman" w:cs="Times New Roman"/>
          <w:sz w:val="24"/>
          <w:szCs w:val="24"/>
          <w:lang w:val="en-US"/>
        </w:rPr>
        <w:t xml:space="preserve">identify </w:t>
      </w:r>
      <w:r>
        <w:rPr>
          <w:rFonts w:ascii="Times New Roman" w:hAnsi="Times New Roman" w:cs="Times New Roman"/>
          <w:sz w:val="24"/>
          <w:szCs w:val="24"/>
          <w:lang w:val="en-US"/>
        </w:rPr>
        <w:t xml:space="preserve">which one is which. Anagenetic speciation is not associated with a branching event but can be used to describe different species or morphospecies </w:t>
      </w:r>
      <w:r>
        <w:fldChar w:fldCharType="begin" w:fldLock="1"/>
      </w:r>
      <w:r w:rsidR="00230579">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(Emerson &amp; Patiño,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delimited by substantial phenotypic change occurring along a lineage </w:t>
      </w:r>
      <w:r>
        <w:fldChar w:fldCharType="begin" w:fldLock="1"/>
      </w:r>
      <w:r w:rsidR="00230579">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Byars, Fitzgerald, Paleobiology, &amp; Winter, 1999)","plainTextFormattedCitation":"(Roopnarine, Byars, Fitzgerald, Paleobiology, &amp; Winter, 1999)","previouslyFormattedCitation":"(Roopnarine, Byars, Fitzgerald, Paleobiology, &amp; Winter, 1999)"},"properties":{"noteIndex":0},"schema":"https://github.com/citation-style-language/schema/raw/master/csl-citation.json"}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(Roopnarine, Byars, Fitzgerald, Paleobiology, &amp; Winter,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will cause a higher phylogenetic age than the genuine species age. </w:t>
      </w:r>
    </w:p>
    <w:p w14:paraId="7104B698" w14:textId="5872D964"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Several studies used phylogenetic age a</w:t>
      </w:r>
      <w:r w:rsidR="00AC7EB6">
        <w:rPr>
          <w:rFonts w:ascii="Times New Roman" w:hAnsi="Times New Roman" w:cs="Times New Roman"/>
          <w:sz w:val="24"/>
          <w:szCs w:val="24"/>
          <w:lang w:val="en-US"/>
        </w:rPr>
        <w:t>t</w:t>
      </w:r>
      <w:r>
        <w:rPr>
          <w:rFonts w:ascii="Times New Roman" w:hAnsi="Times New Roman" w:cs="Times New Roman"/>
          <w:sz w:val="24"/>
          <w:szCs w:val="24"/>
          <w:lang w:val="en-US"/>
        </w:rPr>
        <w:t xml:space="preserve"> face value for species age</w:t>
      </w:r>
      <w:r w:rsidR="00416FD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(e.g., Johnson et al. 2002;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Verde </w:t>
      </w:r>
      <w:proofErr w:type="spellStart"/>
      <w:r>
        <w:rPr>
          <w:rFonts w:ascii="Times New Roman" w:hAnsi="Times New Roman" w:cs="Times New Roman"/>
          <w:sz w:val="24"/>
          <w:szCs w:val="24"/>
          <w:lang w:val="en-US"/>
        </w:rPr>
        <w:t>Arregoitia</w:t>
      </w:r>
      <w:proofErr w:type="spellEnd"/>
      <w:r>
        <w:rPr>
          <w:rFonts w:ascii="Times New Roman" w:hAnsi="Times New Roman" w:cs="Times New Roman"/>
          <w:sz w:val="24"/>
          <w:szCs w:val="24"/>
          <w:lang w:val="en-US"/>
        </w:rPr>
        <w:t xml:space="preserve"> et al. 2013)</w:t>
      </w:r>
      <w:r w:rsidR="00AC7EB6">
        <w:rPr>
          <w:rFonts w:ascii="Times New Roman" w:hAnsi="Times New Roman" w:cs="Times New Roman"/>
          <w:sz w:val="24"/>
          <w:szCs w:val="24"/>
          <w:lang w:val="en-US"/>
        </w:rPr>
        <w:t>,</w:t>
      </w:r>
      <w:r>
        <w:rPr>
          <w:rFonts w:ascii="Times New Roman" w:hAnsi="Times New Roman" w:cs="Times New Roman"/>
          <w:sz w:val="24"/>
          <w:szCs w:val="24"/>
          <w:lang w:val="en-US"/>
        </w:rPr>
        <w:t xml:space="preserve"> but the potential deviation from the true species ages due to the combined shortfalls above is unknown. Here we use simulations to quantify the predictability of species age from phylogenetic trees of extant taxa, under different diversification scenarios. </w:t>
      </w:r>
      <w:del w:id="12" w:author="Carlos Calderon del Cid" w:date="2023-09-26T21:39:00Z">
        <w:r w:rsidDel="00CE0170">
          <w:rPr>
            <w:rFonts w:ascii="Times New Roman" w:hAnsi="Times New Roman" w:cs="Times New Roman"/>
            <w:sz w:val="24"/>
            <w:szCs w:val="24"/>
            <w:lang w:val="en-US"/>
          </w:rPr>
          <w:delText xml:space="preserve">Since the potential effects of incomplete taxon sampling are mitigated by the ever-growing taxonomic coverage of phylogenetic research and advances in augmenting trees with the missing species (e.g., </w:delText>
        </w:r>
        <w:r w:rsidDel="00CE0170">
          <w:fldChar w:fldCharType="begin" w:fldLock="1"/>
        </w:r>
        <w:r w:rsidR="00230579" w:rsidDel="00CE0170">
          <w:rPr>
            <w:rFonts w:ascii="Times New Roman" w:hAnsi="Times New Roman" w:cs="Times New Roman"/>
            <w:sz w:val="24"/>
            <w:szCs w:val="24"/>
            <w:lang w:val="en-US"/>
          </w:rPr>
          <w:delInstrText>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Solutions","type":"article-journal","volume":"69"},"uris":["http://www.mendeley.com/documents/?uuid=ac62067c-67fd-48b4-9f00-40a5b9d53872"]}],"mendeley":{"formattedCitation":"(Chang, Rabosky, &amp; Alfaro, 2020; Thomas et al., 2013)","manualFormatting":"Chang et al. 2020; Thomas et al. 2013)","plainTextFormattedCitation":"(Chang, Rabosky, &amp; Alfaro, 2020; Thomas et al., 2013)","previouslyFormattedCitation":"(Chang, Rabosky, &amp; Alfaro, 2020; Thomas et al., 2013)"},"properties":{"noteIndex":0},"schema":"https://github.com/citation-style-language/schema/raw/master/csl-citation.json"}</w:delInstrText>
        </w:r>
        <w:r w:rsidDel="00CE0170">
          <w:rPr>
            <w:rFonts w:ascii="Times New Roman" w:hAnsi="Times New Roman" w:cs="Times New Roman"/>
            <w:sz w:val="24"/>
            <w:szCs w:val="24"/>
            <w:lang w:val="en-US"/>
          </w:rPr>
          <w:fldChar w:fldCharType="separate"/>
        </w:r>
        <w:r w:rsidDel="00CE0170">
          <w:rPr>
            <w:rFonts w:ascii="Times New Roman" w:hAnsi="Times New Roman" w:cs="Times New Roman"/>
            <w:noProof/>
            <w:sz w:val="24"/>
            <w:szCs w:val="24"/>
            <w:lang w:val="en-US"/>
          </w:rPr>
          <w:delText>Chang et al. 2020; Thomas et al. 2013)</w:delText>
        </w:r>
        <w:r w:rsidDel="00CE0170">
          <w:rPr>
            <w:rFonts w:ascii="Times New Roman" w:hAnsi="Times New Roman" w:cs="Times New Roman"/>
            <w:sz w:val="24"/>
            <w:szCs w:val="24"/>
            <w:lang w:val="en-US"/>
          </w:rPr>
          <w:fldChar w:fldCharType="end"/>
        </w:r>
        <w:r w:rsidDel="00CE0170">
          <w:rPr>
            <w:rFonts w:ascii="Times New Roman" w:hAnsi="Times New Roman" w:cs="Times New Roman"/>
            <w:sz w:val="24"/>
            <w:szCs w:val="24"/>
            <w:lang w:val="en-US"/>
          </w:rPr>
          <w:delText xml:space="preserve">, we focus on the effects of extinction and speciation modes on our ability to infer the age of extant species. </w:delText>
        </w:r>
      </w:del>
      <w:r>
        <w:rPr>
          <w:rFonts w:ascii="Times New Roman" w:hAnsi="Times New Roman" w:cs="Times New Roman"/>
          <w:sz w:val="24"/>
          <w:szCs w:val="24"/>
          <w:lang w:val="en-US"/>
        </w:rPr>
        <w:t>Specifically, we performed simulations where we know the true age of species to: (1) quantify the error in phylogenetic ages under various scenarios combining different speciation modes with a range of speciation and extinction rates; (2) examine whether this error affects our ability to make qualitative decisions on the order of species ages;</w:t>
      </w:r>
      <w:ins w:id="13" w:author="Carlos Calderon del Cid" w:date="2023-09-26T21:45:00Z">
        <w:r w:rsidR="00514AA0">
          <w:rPr>
            <w:rFonts w:ascii="Times New Roman" w:hAnsi="Times New Roman" w:cs="Times New Roman"/>
            <w:sz w:val="24"/>
            <w:szCs w:val="24"/>
            <w:lang w:val="en-US"/>
          </w:rPr>
          <w:t xml:space="preserve"> (3) </w:t>
        </w:r>
        <w:r w:rsidR="00514AA0" w:rsidRPr="00514AA0">
          <w:rPr>
            <w:rFonts w:ascii="Times New Roman" w:hAnsi="Times New Roman" w:cs="Times New Roman"/>
            <w:sz w:val="24"/>
            <w:szCs w:val="24"/>
            <w:lang w:val="en-US"/>
          </w:rPr>
          <w:t>quantify the error in phylogenetic ages under three different levels on incomplete sampling combined with bifurcating and budding speciation in an intermediate extinction scenario;</w:t>
        </w:r>
      </w:ins>
      <w:r>
        <w:rPr>
          <w:rFonts w:ascii="Times New Roman" w:hAnsi="Times New Roman" w:cs="Times New Roman"/>
          <w:sz w:val="24"/>
          <w:szCs w:val="24"/>
          <w:lang w:val="en-US"/>
        </w:rPr>
        <w:t xml:space="preserve"> and, (</w:t>
      </w:r>
      <w:ins w:id="14" w:author="Carlos Calderon del Cid" w:date="2023-09-26T21:45:00Z">
        <w:r w:rsidR="00514AA0">
          <w:rPr>
            <w:rFonts w:ascii="Times New Roman" w:hAnsi="Times New Roman" w:cs="Times New Roman"/>
            <w:sz w:val="24"/>
            <w:szCs w:val="24"/>
            <w:lang w:val="en-US"/>
          </w:rPr>
          <w:t>4</w:t>
        </w:r>
      </w:ins>
      <w:del w:id="15" w:author="Carlos Calderon del Cid" w:date="2023-09-26T21:45:00Z">
        <w:r w:rsidDel="00514AA0">
          <w:rPr>
            <w:rFonts w:ascii="Times New Roman" w:hAnsi="Times New Roman" w:cs="Times New Roman"/>
            <w:sz w:val="24"/>
            <w:szCs w:val="24"/>
            <w:lang w:val="en-US"/>
          </w:rPr>
          <w:delText>3</w:delText>
        </w:r>
      </w:del>
      <w:r>
        <w:rPr>
          <w:rFonts w:ascii="Times New Roman" w:hAnsi="Times New Roman" w:cs="Times New Roman"/>
          <w:sz w:val="24"/>
          <w:szCs w:val="24"/>
          <w:lang w:val="en-US"/>
        </w:rPr>
        <w:t>) explore whether the signal of labeled age-correlated extinction risk is preserved in the phylogenetic age of species</w:t>
      </w:r>
      <w:ins w:id="16" w:author="Carlos Calderon del Cid" w:date="2023-09-26T21:41:00Z">
        <w:r w:rsidR="00CE0170">
          <w:rPr>
            <w:rFonts w:ascii="Times New Roman" w:hAnsi="Times New Roman" w:cs="Times New Roman"/>
            <w:sz w:val="24"/>
            <w:szCs w:val="24"/>
            <w:lang w:val="en-US"/>
          </w:rPr>
          <w:t>, given 3 different scenarios of missing spe</w:t>
        </w:r>
      </w:ins>
      <w:ins w:id="17" w:author="Carlos Calderon del Cid" w:date="2023-09-26T21:45:00Z">
        <w:r w:rsidR="00514AA0">
          <w:rPr>
            <w:rFonts w:ascii="Times New Roman" w:hAnsi="Times New Roman" w:cs="Times New Roman"/>
            <w:sz w:val="24"/>
            <w:szCs w:val="24"/>
            <w:lang w:val="en-US"/>
          </w:rPr>
          <w:t>cies</w:t>
        </w:r>
      </w:ins>
      <w:r>
        <w:rPr>
          <w:rFonts w:ascii="Times New Roman" w:hAnsi="Times New Roman" w:cs="Times New Roman"/>
          <w:sz w:val="24"/>
          <w:szCs w:val="24"/>
          <w:lang w:val="en-US"/>
        </w:rPr>
        <w:t xml:space="preserve">. Finally, we propose a new method </w:t>
      </w:r>
      <w:r w:rsidR="00614615">
        <w:rPr>
          <w:rFonts w:ascii="Times New Roman" w:hAnsi="Times New Roman" w:cs="Times New Roman"/>
          <w:sz w:val="24"/>
          <w:szCs w:val="24"/>
          <w:lang w:val="en-US"/>
        </w:rPr>
        <w:t xml:space="preserve">to more accurately estimate species age </w:t>
      </w:r>
      <w:r>
        <w:rPr>
          <w:rFonts w:ascii="Times New Roman" w:hAnsi="Times New Roman" w:cs="Times New Roman"/>
          <w:sz w:val="24"/>
          <w:szCs w:val="24"/>
          <w:lang w:val="en-US"/>
        </w:rPr>
        <w:t xml:space="preserve">under </w:t>
      </w:r>
      <w:r w:rsidR="00614615">
        <w:rPr>
          <w:rFonts w:ascii="Times New Roman" w:hAnsi="Times New Roman" w:cs="Times New Roman"/>
          <w:sz w:val="24"/>
          <w:szCs w:val="24"/>
          <w:lang w:val="en-US"/>
        </w:rPr>
        <w:t xml:space="preserve">the assumption </w:t>
      </w:r>
      <w:r>
        <w:rPr>
          <w:rFonts w:ascii="Times New Roman" w:hAnsi="Times New Roman" w:cs="Times New Roman"/>
          <w:sz w:val="24"/>
          <w:szCs w:val="24"/>
          <w:lang w:val="en-US"/>
        </w:rPr>
        <w:t xml:space="preserve">bifurcating speciation, which is </w:t>
      </w:r>
      <w:r w:rsidR="00614615">
        <w:rPr>
          <w:rFonts w:ascii="Times New Roman" w:hAnsi="Times New Roman" w:cs="Times New Roman"/>
          <w:sz w:val="24"/>
          <w:szCs w:val="24"/>
          <w:lang w:val="en-US"/>
        </w:rPr>
        <w:t xml:space="preserve">the most widely used </w:t>
      </w:r>
      <w:r>
        <w:rPr>
          <w:rFonts w:ascii="Times New Roman" w:hAnsi="Times New Roman" w:cs="Times New Roman"/>
          <w:sz w:val="24"/>
          <w:szCs w:val="24"/>
          <w:lang w:val="en-US"/>
        </w:rPr>
        <w:t>assu</w:t>
      </w:r>
      <w:r w:rsidR="00614615">
        <w:rPr>
          <w:rFonts w:ascii="Times New Roman" w:hAnsi="Times New Roman" w:cs="Times New Roman"/>
          <w:sz w:val="24"/>
          <w:szCs w:val="24"/>
          <w:lang w:val="en-US"/>
        </w:rPr>
        <w:t>mption</w:t>
      </w:r>
      <w:r>
        <w:rPr>
          <w:rFonts w:ascii="Times New Roman" w:hAnsi="Times New Roman" w:cs="Times New Roman"/>
          <w:sz w:val="24"/>
          <w:szCs w:val="24"/>
          <w:lang w:val="en-US"/>
        </w:rPr>
        <w:t xml:space="preserve"> in eco-evolutionary studies (e.g.,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w:t>
      </w:r>
    </w:p>
    <w:p w14:paraId="5CDDDF20" w14:textId="77777777" w:rsidR="009978B8" w:rsidRDefault="009978B8">
      <w:pPr>
        <w:spacing w:after="0" w:line="360" w:lineRule="auto"/>
        <w:ind w:firstLine="709"/>
        <w:jc w:val="both"/>
        <w:rPr>
          <w:rFonts w:ascii="Times New Roman" w:hAnsi="Times New Roman" w:cs="Times New Roman"/>
          <w:sz w:val="24"/>
          <w:szCs w:val="24"/>
          <w:lang w:val="en-US"/>
        </w:rPr>
      </w:pPr>
    </w:p>
    <w:p w14:paraId="46C5BCD8" w14:textId="77777777" w:rsidR="009978B8" w:rsidRDefault="009978B8">
      <w:pPr>
        <w:spacing w:after="0" w:line="360" w:lineRule="auto"/>
        <w:ind w:firstLine="709"/>
        <w:jc w:val="both"/>
        <w:rPr>
          <w:rFonts w:ascii="Times New Roman" w:hAnsi="Times New Roman" w:cs="Times New Roman"/>
          <w:sz w:val="24"/>
          <w:szCs w:val="24"/>
          <w:lang w:val="en-US"/>
        </w:rPr>
      </w:pPr>
    </w:p>
    <w:p w14:paraId="2AEA8BBA" w14:textId="77777777" w:rsidR="009978B8" w:rsidRDefault="009978B8">
      <w:pPr>
        <w:spacing w:after="0" w:line="360" w:lineRule="auto"/>
        <w:ind w:firstLine="709"/>
        <w:jc w:val="both"/>
        <w:rPr>
          <w:rFonts w:ascii="Times New Roman" w:hAnsi="Times New Roman" w:cs="Times New Roman"/>
          <w:sz w:val="24"/>
          <w:szCs w:val="24"/>
          <w:lang w:val="en-US"/>
        </w:rPr>
      </w:pPr>
    </w:p>
    <w:p w14:paraId="02FF2F92" w14:textId="77777777" w:rsidR="009978B8" w:rsidRDefault="009978B8">
      <w:pPr>
        <w:spacing w:after="0" w:line="360" w:lineRule="auto"/>
        <w:ind w:firstLine="709"/>
        <w:jc w:val="both"/>
        <w:rPr>
          <w:rFonts w:ascii="Times New Roman" w:hAnsi="Times New Roman" w:cs="Times New Roman"/>
          <w:sz w:val="24"/>
          <w:szCs w:val="24"/>
          <w:lang w:val="en-US"/>
        </w:rPr>
      </w:pPr>
    </w:p>
    <w:p w14:paraId="12D0B514" w14:textId="77777777" w:rsidR="009978B8" w:rsidRDefault="009978B8">
      <w:pPr>
        <w:spacing w:after="0" w:line="360" w:lineRule="auto"/>
        <w:ind w:firstLine="709"/>
        <w:jc w:val="both"/>
        <w:rPr>
          <w:rFonts w:ascii="Times New Roman" w:hAnsi="Times New Roman" w:cs="Times New Roman"/>
          <w:sz w:val="24"/>
          <w:szCs w:val="24"/>
          <w:lang w:val="en-US"/>
        </w:rPr>
      </w:pPr>
    </w:p>
    <w:p w14:paraId="6BBF8D38" w14:textId="77777777" w:rsidR="009978B8" w:rsidRDefault="009978B8">
      <w:pPr>
        <w:spacing w:after="0" w:line="360" w:lineRule="auto"/>
        <w:ind w:firstLine="709"/>
        <w:jc w:val="both"/>
        <w:rPr>
          <w:rFonts w:ascii="Times New Roman" w:hAnsi="Times New Roman" w:cs="Times New Roman"/>
          <w:sz w:val="24"/>
          <w:szCs w:val="24"/>
          <w:lang w:val="en-US"/>
        </w:rPr>
      </w:pPr>
    </w:p>
    <w:p w14:paraId="2E997CBB" w14:textId="77777777" w:rsidR="009978B8" w:rsidRDefault="009978B8">
      <w:pPr>
        <w:spacing w:after="0" w:line="360" w:lineRule="auto"/>
        <w:ind w:firstLine="709"/>
        <w:jc w:val="both"/>
        <w:rPr>
          <w:rFonts w:ascii="Times New Roman" w:hAnsi="Times New Roman" w:cs="Times New Roman"/>
          <w:sz w:val="24"/>
          <w:szCs w:val="24"/>
          <w:lang w:val="en-US"/>
        </w:rPr>
      </w:pPr>
    </w:p>
    <w:p w14:paraId="5152CE40" w14:textId="77777777" w:rsidR="009978B8" w:rsidRDefault="009978B8">
      <w:pPr>
        <w:spacing w:after="0" w:line="360" w:lineRule="auto"/>
        <w:ind w:firstLine="709"/>
        <w:jc w:val="both"/>
        <w:rPr>
          <w:rFonts w:ascii="Times New Roman" w:hAnsi="Times New Roman" w:cs="Times New Roman"/>
          <w:sz w:val="24"/>
          <w:szCs w:val="24"/>
          <w:lang w:val="en-US"/>
        </w:rPr>
      </w:pPr>
    </w:p>
    <w:p w14:paraId="4C0389E1"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Methods</w:t>
      </w:r>
    </w:p>
    <w:p w14:paraId="3ECD541B"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Simulating species ages</w:t>
      </w:r>
    </w:p>
    <w:p w14:paraId="662061B4" w14:textId="692A6FCB"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generated complete phylogenies of extant and extinct species under a stochastic birth-death process using the package </w:t>
      </w:r>
      <w:proofErr w:type="spellStart"/>
      <w:r>
        <w:rPr>
          <w:rFonts w:ascii="Times New Roman" w:hAnsi="Times New Roman" w:cs="Times New Roman"/>
          <w:sz w:val="24"/>
          <w:szCs w:val="24"/>
          <w:lang w:val="en-US"/>
        </w:rPr>
        <w:t>TreeSim</w:t>
      </w:r>
      <w:proofErr w:type="spellEnd"/>
      <w:r>
        <w:rPr>
          <w:rFonts w:ascii="Times New Roman" w:hAnsi="Times New Roman" w:cs="Times New Roman"/>
          <w:sz w:val="24"/>
          <w:szCs w:val="24"/>
          <w:lang w:val="en-US"/>
        </w:rPr>
        <w:t xml:space="preserve"> 2.4 </w:t>
      </w:r>
      <w:r>
        <w:fldChar w:fldCharType="begin" w:fldLock="1"/>
      </w:r>
      <w:r w:rsidR="00230579">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(Stadler, 2010)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the R 4.3.0 statistical programing environment </w:t>
      </w:r>
      <w:r>
        <w:fldChar w:fldCharType="begin" w:fldLock="1"/>
      </w:r>
      <w:r w:rsidR="00230579">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(R Core Team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For all trees, we simulated 100 extant species, while the number of extinct species was stochastically controlled by a fixed extinction rate (as specified below).</w:t>
      </w:r>
      <w:ins w:id="18" w:author="Carlos Calderon del Cid" w:date="2023-09-26T21:54:00Z">
        <w:r w:rsidR="004E3C32">
          <w:rPr>
            <w:rFonts w:ascii="Times New Roman" w:hAnsi="Times New Roman" w:cs="Times New Roman"/>
            <w:sz w:val="24"/>
            <w:szCs w:val="24"/>
            <w:lang w:val="en-US"/>
          </w:rPr>
          <w:t xml:space="preserve"> </w:t>
        </w:r>
        <w:commentRangeStart w:id="19"/>
        <w:r w:rsidR="004E3C32">
          <w:rPr>
            <w:rFonts w:ascii="Times New Roman" w:hAnsi="Times New Roman" w:cs="Times New Roman"/>
            <w:sz w:val="24"/>
            <w:szCs w:val="24"/>
            <w:lang w:val="en-US"/>
          </w:rPr>
          <w:t xml:space="preserve">Regarding extinction rates, we ran two types of simulations; </w:t>
        </w:r>
      </w:ins>
      <w:ins w:id="20" w:author="Carlos Calderon del Cid" w:date="2023-09-26T21:55:00Z">
        <w:r w:rsidR="004E3C32">
          <w:rPr>
            <w:rFonts w:ascii="Times New Roman" w:hAnsi="Times New Roman" w:cs="Times New Roman"/>
            <w:sz w:val="24"/>
            <w:szCs w:val="24"/>
            <w:lang w:val="en-US"/>
          </w:rPr>
          <w:t xml:space="preserve">the first one, we explored the extinction rates continuously to evaluate how impacts quantitatively the species age estimation, and, the second one, we set three discrete extinction scenarios, to evaluate how </w:t>
        </w:r>
      </w:ins>
      <w:ins w:id="21" w:author="Carlos Calderon del Cid" w:date="2023-09-26T21:56:00Z">
        <w:r w:rsidR="004E3C32">
          <w:rPr>
            <w:rFonts w:ascii="Times New Roman" w:hAnsi="Times New Roman" w:cs="Times New Roman"/>
            <w:sz w:val="24"/>
            <w:szCs w:val="24"/>
            <w:lang w:val="en-US"/>
          </w:rPr>
          <w:t>fixed extinction scenarios affected qualitatively the species age estimation.</w:t>
        </w:r>
      </w:ins>
      <w:commentRangeEnd w:id="19"/>
      <w:ins w:id="22" w:author="Carlos Calderon del Cid" w:date="2023-09-26T21:57:00Z">
        <w:r w:rsidR="004E3C32">
          <w:rPr>
            <w:rStyle w:val="Refdecomentario"/>
          </w:rPr>
          <w:commentReference w:id="19"/>
        </w:r>
      </w:ins>
      <w:ins w:id="23" w:author="Carlos Calderon del Cid" w:date="2023-09-26T21:56:00Z">
        <w:r w:rsidR="004E3C32">
          <w:rPr>
            <w:rFonts w:ascii="Times New Roman" w:hAnsi="Times New Roman" w:cs="Times New Roman"/>
            <w:sz w:val="24"/>
            <w:szCs w:val="24"/>
            <w:lang w:val="en-US"/>
          </w:rPr>
          <w:t xml:space="preserve"> Then,</w:t>
        </w:r>
      </w:ins>
      <w:r>
        <w:rPr>
          <w:rFonts w:ascii="Times New Roman" w:hAnsi="Times New Roman" w:cs="Times New Roman"/>
          <w:sz w:val="24"/>
          <w:szCs w:val="24"/>
          <w:lang w:val="en-US"/>
        </w:rPr>
        <w:t xml:space="preserve"> </w:t>
      </w:r>
      <w:ins w:id="24" w:author="Carlos Calderon del Cid" w:date="2023-09-26T21:56:00Z">
        <w:r w:rsidR="004E3C32">
          <w:rPr>
            <w:rFonts w:ascii="Times New Roman" w:hAnsi="Times New Roman" w:cs="Times New Roman"/>
            <w:sz w:val="24"/>
            <w:szCs w:val="24"/>
            <w:lang w:val="en-US"/>
          </w:rPr>
          <w:t>w</w:t>
        </w:r>
      </w:ins>
      <w:del w:id="25" w:author="Carlos Calderon del Cid" w:date="2023-09-26T21:56:00Z">
        <w:r w:rsidDel="004E3C32">
          <w:rPr>
            <w:rFonts w:ascii="Times New Roman" w:hAnsi="Times New Roman" w:cs="Times New Roman"/>
            <w:sz w:val="24"/>
            <w:szCs w:val="24"/>
            <w:lang w:val="en-US"/>
          </w:rPr>
          <w:delText>W</w:delText>
        </w:r>
      </w:del>
      <w:r>
        <w:rPr>
          <w:rFonts w:ascii="Times New Roman" w:hAnsi="Times New Roman" w:cs="Times New Roman"/>
          <w:sz w:val="24"/>
          <w:szCs w:val="24"/>
          <w:lang w:val="en-US"/>
        </w:rPr>
        <w:t xml:space="preserve">e mapped species on the complete phylogenies using the R package </w:t>
      </w:r>
      <w:proofErr w:type="spellStart"/>
      <w:r>
        <w:rPr>
          <w:rFonts w:ascii="Times New Roman" w:hAnsi="Times New Roman" w:cs="Times New Roman"/>
          <w:sz w:val="24"/>
          <w:szCs w:val="24"/>
          <w:lang w:val="en-US"/>
        </w:rPr>
        <w:t>FossilSim</w:t>
      </w:r>
      <w:proofErr w:type="spellEnd"/>
      <w:r>
        <w:rPr>
          <w:rFonts w:ascii="Times New Roman" w:hAnsi="Times New Roman" w:cs="Times New Roman"/>
          <w:sz w:val="24"/>
          <w:szCs w:val="24"/>
          <w:lang w:val="en-US"/>
        </w:rPr>
        <w:t xml:space="preserve"> 2.3.1 </w:t>
      </w:r>
      <w:r>
        <w:fldChar w:fldCharType="begin" w:fldLock="1"/>
      </w:r>
      <w:r w:rsidR="00230579">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Pett, O’Reilly, &amp; Warnock, 2019)","plainTextFormattedCitation":"(Barido-Sottani, Pett, O’Reilly, &amp; Warnock, 2019)","previouslyFormattedCitation":"(Barido-Sottani, Pett, O’Reilly, &amp; Warnock, 2019)"},"properties":{"noteIndex":0},"schema":"https://github.com/citation-style-language/schema/raw/master/csl-citation.json"}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(Barido-Sottani, Pett, O’Reilly, &amp; Warnock,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different speciation modes, thus assigning species labels across all branches of the tree. We used the labels assigned to terminal extant taxa to determine the true species ages. We then dropped all extinct species from the tree and obtained the length of terminal branches, to quantify the phylogenetic age of extant species. Finally, we rescaled all phylogenetic trees to a root age of one</w:t>
      </w:r>
      <w:ins w:id="26" w:author="Carlos Calderon del Cid" w:date="2023-09-26T21:47:00Z">
        <w:r w:rsidR="00514AA0">
          <w:rPr>
            <w:rFonts w:ascii="Times New Roman" w:hAnsi="Times New Roman" w:cs="Times New Roman"/>
            <w:sz w:val="24"/>
            <w:szCs w:val="24"/>
            <w:lang w:val="en-US"/>
          </w:rPr>
          <w:t xml:space="preserve">, </w:t>
        </w:r>
      </w:ins>
      <w:ins w:id="27" w:author="Carlos Calderon del Cid" w:date="2023-09-26T21:48:00Z">
        <w:r w:rsidR="00514AA0">
          <w:rPr>
            <w:rFonts w:ascii="Times New Roman" w:hAnsi="Times New Roman" w:cs="Times New Roman"/>
            <w:sz w:val="24"/>
            <w:szCs w:val="24"/>
            <w:lang w:val="en-US"/>
          </w:rPr>
          <w:t>so that phylogenies were comparable to each other,</w:t>
        </w:r>
      </w:ins>
      <w:r>
        <w:rPr>
          <w:rFonts w:ascii="Times New Roman" w:hAnsi="Times New Roman" w:cs="Times New Roman"/>
          <w:sz w:val="24"/>
          <w:szCs w:val="24"/>
          <w:lang w:val="en-US"/>
        </w:rPr>
        <w:t xml:space="preserve"> and compared the relative true and phylogenetic ages among different simulation scenarios.</w:t>
      </w:r>
    </w:p>
    <w:p w14:paraId="035124B0" w14:textId="77777777" w:rsidR="009978B8" w:rsidRDefault="009978B8">
      <w:pPr>
        <w:spacing w:after="0" w:line="360" w:lineRule="auto"/>
        <w:jc w:val="both"/>
        <w:rPr>
          <w:rFonts w:ascii="Times New Roman" w:hAnsi="Times New Roman" w:cs="Times New Roman"/>
          <w:sz w:val="24"/>
          <w:szCs w:val="24"/>
          <w:lang w:val="en-US"/>
        </w:rPr>
      </w:pPr>
    </w:p>
    <w:p w14:paraId="5AF935CC"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2591C65A" w14:textId="49220F8C"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explore whether there is a consistent over- or underestimation of species ages and to quantify error in approximating species ages with phylogenetic ages, we simulated a range of datasets with different speciation modes and diversification rates. First, we simulated 3 sets of 100 phylogenetic trees with birth rates defined to 0.1, 0.5, and 1, combined with 100 death rates ranging from 0 to 0.99 in equal increments. </w:t>
      </w:r>
      <w:r>
        <w:fldChar w:fldCharType="begin" w:fldLock="1"/>
      </w:r>
      <w:r w:rsidR="00230579">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&amp; O’Meara, 2016)"},"properties":{"noteIndex":0},"schema":"https://github.com/citation-style-language/schema/raw/master/csl-citation.json"}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(Beaulieu &amp; O’Meara,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Second, on each of these phylogenies, we then mapped species according to different scenarios of </w:t>
      </w:r>
      <w:r>
        <w:rPr>
          <w:rFonts w:ascii="Times New Roman" w:hAnsi="Times New Roman" w:cs="Times New Roman"/>
          <w:sz w:val="24"/>
          <w:szCs w:val="24"/>
          <w:lang w:val="en-US"/>
        </w:rPr>
        <w:lastRenderedPageBreak/>
        <w:t>speciation: (1) budding speciation, (2) bifurcating speciation, (3) a combination of budding speciation and anagenetic speciation with the rate of anagenesis set to half of the birth rate, and (4) bifurcating speciation combined with anagenetic speciation</w:t>
      </w:r>
      <w:ins w:id="28" w:author="Carlos Calderon del Cid" w:date="2023-09-26T21:49:00Z">
        <w:r w:rsidR="00514AA0">
          <w:rPr>
            <w:rFonts w:ascii="Times New Roman" w:hAnsi="Times New Roman" w:cs="Times New Roman"/>
            <w:sz w:val="24"/>
            <w:szCs w:val="24"/>
            <w:lang w:val="en-US"/>
          </w:rPr>
          <w:t xml:space="preserve"> with the rate of anagenesis set to half of the birth rate</w:t>
        </w:r>
      </w:ins>
      <w:r>
        <w:rPr>
          <w:rFonts w:ascii="Times New Roman" w:hAnsi="Times New Roman" w:cs="Times New Roman"/>
          <w:sz w:val="24"/>
          <w:szCs w:val="24"/>
          <w:lang w:val="en-US"/>
        </w:rPr>
        <w:t>.</w:t>
      </w:r>
    </w:p>
    <w:p w14:paraId="6473431C"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Across all trees, we obtained in total 120,000 extant species, 30,000 for each speciation scenario. For each speciation mode and extinction fraction rate (defined as death/birth Beaulieu &amp; O’Meara, 2016), we calculated the mean absolute percentage error (MAPE) across all species for each tree as measure of the deviation between the phylogenetic ages from the true age.</w:t>
      </w:r>
    </w:p>
    <w:p w14:paraId="34E26FE6" w14:textId="50951A6E" w:rsidR="009978B8" w:rsidRDefault="009978B8">
      <w:pPr>
        <w:spacing w:after="0" w:line="360" w:lineRule="auto"/>
        <w:jc w:val="center"/>
        <w:rPr>
          <w:rFonts w:ascii="Times New Roman" w:hAnsi="Times New Roman" w:cs="Times New Roman"/>
          <w:sz w:val="24"/>
          <w:szCs w:val="24"/>
          <w:lang w:val="en-US"/>
        </w:rPr>
      </w:pPr>
    </w:p>
    <w:p w14:paraId="6DEBA584" w14:textId="53811F99"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MAPE = </w:t>
      </w:r>
      <m:oMath>
        <m:f>
          <m:fPr>
            <m:ctrlPr>
              <w:rPr>
                <w:rFonts w:ascii="Cambria Math" w:hAnsi="Cambria Math"/>
              </w:rPr>
            </m:ctrlPr>
          </m:fPr>
          <m:num>
            <m:r>
              <w:rPr>
                <w:rFonts w:ascii="Cambria Math" w:hAnsi="Cambria Math"/>
              </w:rPr>
              <m:t>100</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r>
                      <w:rPr>
                        <w:rFonts w:ascii="Cambria Math" w:hAnsi="Cambria Math"/>
                      </w:rPr>
                      <m:t xml:space="preserve">True </m:t>
                    </m:r>
                    <m:sSub>
                      <m:sSubPr>
                        <m:ctrlPr>
                          <w:rPr>
                            <w:rFonts w:ascii="Cambria Math" w:hAnsi="Cambria Math"/>
                          </w:rPr>
                        </m:ctrlPr>
                      </m:sSubPr>
                      <m:e>
                        <m:r>
                          <w:rPr>
                            <w:rFonts w:ascii="Cambria Math" w:hAnsi="Cambria Math"/>
                          </w:rPr>
                          <m:t>age</m:t>
                        </m:r>
                      </m:e>
                      <m:sub>
                        <m:r>
                          <w:rPr>
                            <w:rFonts w:ascii="Cambria Math" w:hAnsi="Cambria Math"/>
                          </w:rPr>
                          <m:t>i</m:t>
                        </m:r>
                      </m:sub>
                    </m:sSub>
                    <m:r>
                      <w:rPr>
                        <w:rFonts w:ascii="Cambria Math" w:hAnsi="Cambria Math"/>
                      </w:rPr>
                      <m:t xml:space="preserve">-Phylogenetic </m:t>
                    </m:r>
                    <m:sSub>
                      <m:sSubPr>
                        <m:ctrlPr>
                          <w:rPr>
                            <w:rFonts w:ascii="Cambria Math" w:hAnsi="Cambria Math"/>
                          </w:rPr>
                        </m:ctrlPr>
                      </m:sSubPr>
                      <m:e>
                        <m:r>
                          <w:rPr>
                            <w:rFonts w:ascii="Cambria Math" w:hAnsi="Cambria Math"/>
                          </w:rPr>
                          <m:t>age</m:t>
                        </m:r>
                      </m:e>
                      <m:sub>
                        <m:r>
                          <w:rPr>
                            <w:rFonts w:ascii="Cambria Math" w:hAnsi="Cambria Math"/>
                          </w:rPr>
                          <m:t>i</m:t>
                        </m:r>
                      </m:sub>
                    </m:sSub>
                  </m:num>
                  <m:den>
                    <m:r>
                      <w:rPr>
                        <w:rFonts w:ascii="Cambria Math" w:hAnsi="Cambria Math"/>
                      </w:rPr>
                      <m:t>True</m:t>
                    </m:r>
                    <m:sSub>
                      <m:sSubPr>
                        <m:ctrlPr>
                          <w:rPr>
                            <w:rFonts w:ascii="Cambria Math" w:hAnsi="Cambria Math"/>
                          </w:rPr>
                        </m:ctrlPr>
                      </m:sSubPr>
                      <m:e>
                        <m:r>
                          <w:rPr>
                            <w:rFonts w:ascii="Cambria Math" w:hAnsi="Cambria Math"/>
                          </w:rPr>
                          <m:t xml:space="preserve"> age</m:t>
                        </m:r>
                      </m:e>
                      <m:sub>
                        <m:r>
                          <w:rPr>
                            <w:rFonts w:ascii="Cambria Math" w:hAnsi="Cambria Math"/>
                          </w:rPr>
                          <m:t>i</m:t>
                        </m:r>
                      </m:sub>
                    </m:sSub>
                  </m:den>
                </m:f>
              </m:e>
            </m:d>
          </m:e>
        </m:nary>
      </m:oMath>
    </w:p>
    <w:p w14:paraId="0439A66D" w14:textId="0323CA34"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Next, for each speciation mode, we plotted the MAPE against the simulated extinction fraction.</w:t>
      </w:r>
    </w:p>
    <w:p w14:paraId="32B2659C" w14:textId="77777777" w:rsidR="009978B8" w:rsidRDefault="009978B8">
      <w:pPr>
        <w:spacing w:after="0" w:line="360" w:lineRule="auto"/>
        <w:jc w:val="both"/>
        <w:rPr>
          <w:rFonts w:ascii="Times New Roman" w:hAnsi="Times New Roman" w:cs="Times New Roman"/>
          <w:sz w:val="24"/>
          <w:szCs w:val="24"/>
          <w:lang w:val="en-US"/>
        </w:rPr>
      </w:pPr>
    </w:p>
    <w:p w14:paraId="00F0EC7D"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in comparing species ages</w:t>
      </w:r>
    </w:p>
    <w:p w14:paraId="35AD3095" w14:textId="132F0256" w:rsidR="009978B8" w:rsidRDefault="00000000" w:rsidP="008851D9">
      <w:pPr>
        <w:spacing w:after="0" w:line="360" w:lineRule="auto"/>
        <w:ind w:firstLine="709"/>
        <w:jc w:val="both"/>
        <w:rPr>
          <w:ins w:id="29" w:author="Carlos Calderon del Cid" w:date="2023-09-26T21:58:00Z"/>
          <w:rFonts w:ascii="Times New Roman" w:hAnsi="Times New Roman" w:cs="Times New Roman"/>
          <w:sz w:val="24"/>
          <w:szCs w:val="24"/>
          <w:lang w:val="en-US"/>
        </w:rPr>
      </w:pPr>
      <w:r>
        <w:rPr>
          <w:rFonts w:ascii="Times New Roman" w:hAnsi="Times New Roman" w:cs="Times New Roman"/>
          <w:sz w:val="24"/>
          <w:szCs w:val="24"/>
          <w:lang w:val="en-US"/>
        </w:rPr>
        <w:t xml:space="preserve">To explore whether the error introduced by approximating species age with phylogenetic age impacts our ability to make qualitative judgements such as which of two extant species is the younger one, we simulated 1,000 phylogenetic trees with values of extinction fractions of 0.9, 0.5, and 0, combined with a fixed speciation rate of 1 (3000 trees). Second, on each of these phylogenies, we mapped species according to budding and bifurcating speciation. Thus, we simulated 300,000 extant species for each speciation mode. Next, we calculated the proportion of cases where the younger of two species, according to its phylogenetic age, is, in fact, the older one given the true age of the two species. We performed this comparison from the perspective of an empirical research that can only obtain the phylogenetic ages. We made two types of comparisons for each phylogeny: (1) between the youngest and oldest species in the phylogeny, and (2) between two randomly selected species.  </w:t>
      </w:r>
    </w:p>
    <w:p w14:paraId="23CFA9C6" w14:textId="77777777" w:rsidR="004E3C32" w:rsidRDefault="004E3C32" w:rsidP="004E3C32">
      <w:pPr>
        <w:spacing w:after="0" w:line="360" w:lineRule="auto"/>
        <w:jc w:val="both"/>
        <w:rPr>
          <w:ins w:id="30" w:author="Carlos Calderon del Cid" w:date="2023-09-26T21:58:00Z"/>
          <w:rFonts w:ascii="Times New Roman" w:hAnsi="Times New Roman" w:cs="Times New Roman"/>
          <w:sz w:val="24"/>
          <w:szCs w:val="24"/>
          <w:lang w:val="en-US"/>
        </w:rPr>
      </w:pPr>
    </w:p>
    <w:p w14:paraId="57CE36EB" w14:textId="625AEEAD" w:rsidR="004E3C32" w:rsidRDefault="004E3C32" w:rsidP="004E3C32">
      <w:pPr>
        <w:spacing w:after="0" w:line="360" w:lineRule="auto"/>
        <w:jc w:val="both"/>
        <w:rPr>
          <w:ins w:id="31" w:author="Carlos Calderon del Cid" w:date="2023-09-26T22:00:00Z"/>
          <w:rFonts w:ascii="Times New Roman" w:hAnsi="Times New Roman" w:cs="Times New Roman"/>
          <w:i/>
          <w:iCs/>
          <w:sz w:val="24"/>
          <w:szCs w:val="24"/>
          <w:u w:val="single"/>
          <w:lang w:val="en-US"/>
        </w:rPr>
      </w:pPr>
      <w:ins w:id="32" w:author="Carlos Calderon del Cid" w:date="2023-09-26T21:59:00Z">
        <w:r>
          <w:rPr>
            <w:rFonts w:ascii="Times New Roman" w:hAnsi="Times New Roman" w:cs="Times New Roman"/>
            <w:i/>
            <w:iCs/>
            <w:sz w:val="24"/>
            <w:szCs w:val="24"/>
            <w:u w:val="single"/>
            <w:lang w:val="en-US"/>
          </w:rPr>
          <w:t xml:space="preserve">Error in the phylogenetic age </w:t>
        </w:r>
      </w:ins>
      <w:ins w:id="33" w:author="Carlos Calderon del Cid" w:date="2023-09-27T21:45:00Z">
        <w:r w:rsidR="00263CE8">
          <w:rPr>
            <w:rFonts w:ascii="Times New Roman" w:hAnsi="Times New Roman" w:cs="Times New Roman"/>
            <w:i/>
            <w:iCs/>
            <w:sz w:val="24"/>
            <w:szCs w:val="24"/>
            <w:u w:val="single"/>
            <w:lang w:val="en-US"/>
          </w:rPr>
          <w:t>due to</w:t>
        </w:r>
      </w:ins>
      <w:ins w:id="34" w:author="Carlos Calderon del Cid" w:date="2023-09-26T22:00:00Z">
        <w:r>
          <w:rPr>
            <w:rFonts w:ascii="Times New Roman" w:hAnsi="Times New Roman" w:cs="Times New Roman"/>
            <w:i/>
            <w:iCs/>
            <w:sz w:val="24"/>
            <w:szCs w:val="24"/>
            <w:u w:val="single"/>
            <w:lang w:val="en-US"/>
          </w:rPr>
          <w:t xml:space="preserve"> uniform incomplete sa</w:t>
        </w:r>
      </w:ins>
      <w:ins w:id="35" w:author="Carlos Calderon del Cid" w:date="2023-09-27T21:45:00Z">
        <w:r w:rsidR="00263CE8">
          <w:rPr>
            <w:rFonts w:ascii="Times New Roman" w:hAnsi="Times New Roman" w:cs="Times New Roman"/>
            <w:i/>
            <w:iCs/>
            <w:sz w:val="24"/>
            <w:szCs w:val="24"/>
            <w:u w:val="single"/>
            <w:lang w:val="en-US"/>
          </w:rPr>
          <w:t>m</w:t>
        </w:r>
      </w:ins>
      <w:ins w:id="36" w:author="Carlos Calderon del Cid" w:date="2023-09-26T22:00:00Z">
        <w:r>
          <w:rPr>
            <w:rFonts w:ascii="Times New Roman" w:hAnsi="Times New Roman" w:cs="Times New Roman"/>
            <w:i/>
            <w:iCs/>
            <w:sz w:val="24"/>
            <w:szCs w:val="24"/>
            <w:u w:val="single"/>
            <w:lang w:val="en-US"/>
          </w:rPr>
          <w:t>pling</w:t>
        </w:r>
      </w:ins>
    </w:p>
    <w:p w14:paraId="594A016C" w14:textId="704009FC" w:rsidR="004E3C32" w:rsidRPr="004E3C32" w:rsidRDefault="004E3C32" w:rsidP="004E3C32">
      <w:pPr>
        <w:spacing w:after="0" w:line="360" w:lineRule="auto"/>
        <w:ind w:firstLine="709"/>
        <w:jc w:val="both"/>
        <w:rPr>
          <w:rFonts w:ascii="Times New Roman" w:hAnsi="Times New Roman" w:cs="Times New Roman"/>
          <w:sz w:val="24"/>
          <w:szCs w:val="24"/>
          <w:lang w:val="en-US"/>
        </w:rPr>
      </w:pPr>
      <w:ins w:id="37" w:author="Carlos Calderon del Cid" w:date="2023-09-26T22:00:00Z">
        <w:r>
          <w:rPr>
            <w:rFonts w:ascii="Times New Roman" w:hAnsi="Times New Roman" w:cs="Times New Roman"/>
            <w:sz w:val="24"/>
            <w:szCs w:val="24"/>
            <w:lang w:val="en-US"/>
          </w:rPr>
          <w:t>We used the intermediate extinction scenario</w:t>
        </w:r>
      </w:ins>
      <w:ins w:id="38" w:author="Carlos Calderon del Cid" w:date="2023-09-26T22:01:00Z">
        <w:r>
          <w:rPr>
            <w:rFonts w:ascii="Times New Roman" w:hAnsi="Times New Roman" w:cs="Times New Roman"/>
            <w:sz w:val="24"/>
            <w:szCs w:val="24"/>
            <w:lang w:val="en-US"/>
          </w:rPr>
          <w:t xml:space="preserve"> </w:t>
        </w:r>
      </w:ins>
      <w:ins w:id="39" w:author="Carlos Calderon del Cid" w:date="2023-09-26T22:00:00Z">
        <w:r>
          <w:rPr>
            <w:rFonts w:ascii="Times New Roman" w:hAnsi="Times New Roman" w:cs="Times New Roman"/>
            <w:sz w:val="24"/>
            <w:szCs w:val="24"/>
            <w:lang w:val="en-US"/>
          </w:rPr>
          <w:t>of the</w:t>
        </w:r>
      </w:ins>
      <w:ins w:id="40" w:author="Carlos Calderon del Cid" w:date="2023-09-26T22:01:00Z">
        <w:r>
          <w:rPr>
            <w:rFonts w:ascii="Times New Roman" w:hAnsi="Times New Roman" w:cs="Times New Roman"/>
            <w:sz w:val="24"/>
            <w:szCs w:val="24"/>
            <w:lang w:val="en-US"/>
          </w:rPr>
          <w:t xml:space="preserve"> previous section to explore</w:t>
        </w:r>
      </w:ins>
      <w:ins w:id="41" w:author="Carlos Calderon del Cid" w:date="2023-09-26T22:02:00Z">
        <w:r>
          <w:rPr>
            <w:rFonts w:ascii="Times New Roman" w:hAnsi="Times New Roman" w:cs="Times New Roman"/>
            <w:sz w:val="24"/>
            <w:szCs w:val="24"/>
            <w:lang w:val="en-US"/>
          </w:rPr>
          <w:t xml:space="preserve"> the</w:t>
        </w:r>
      </w:ins>
      <w:ins w:id="42" w:author="Carlos Calderon del Cid" w:date="2023-09-26T22:04:00Z">
        <w:r>
          <w:rPr>
            <w:rFonts w:ascii="Times New Roman" w:hAnsi="Times New Roman" w:cs="Times New Roman"/>
            <w:sz w:val="24"/>
            <w:szCs w:val="24"/>
            <w:lang w:val="en-US"/>
          </w:rPr>
          <w:t xml:space="preserve"> combined</w:t>
        </w:r>
      </w:ins>
      <w:ins w:id="43" w:author="Carlos Calderon del Cid" w:date="2023-09-26T22:02:00Z">
        <w:r>
          <w:rPr>
            <w:rFonts w:ascii="Times New Roman" w:hAnsi="Times New Roman" w:cs="Times New Roman"/>
            <w:sz w:val="24"/>
            <w:szCs w:val="24"/>
            <w:lang w:val="en-US"/>
          </w:rPr>
          <w:t xml:space="preserve"> effect of t</w:t>
        </w:r>
      </w:ins>
      <w:ins w:id="44" w:author="Carlos Calderon del Cid" w:date="2023-09-26T22:05:00Z">
        <w:r w:rsidR="009E0DDB">
          <w:rPr>
            <w:rFonts w:ascii="Times New Roman" w:hAnsi="Times New Roman" w:cs="Times New Roman"/>
            <w:sz w:val="24"/>
            <w:szCs w:val="24"/>
            <w:lang w:val="en-US"/>
          </w:rPr>
          <w:t>hree</w:t>
        </w:r>
      </w:ins>
      <w:ins w:id="45" w:author="Carlos Calderon del Cid" w:date="2023-09-26T22:02:00Z">
        <w:r>
          <w:rPr>
            <w:rFonts w:ascii="Times New Roman" w:hAnsi="Times New Roman" w:cs="Times New Roman"/>
            <w:sz w:val="24"/>
            <w:szCs w:val="24"/>
            <w:lang w:val="en-US"/>
          </w:rPr>
          <w:t xml:space="preserve"> levels of uniform incomplete sampling, </w:t>
        </w:r>
      </w:ins>
      <w:ins w:id="46" w:author="Carlos Calderon del Cid" w:date="2023-09-26T22:05:00Z">
        <w:r w:rsidR="009E0DDB">
          <w:rPr>
            <w:rFonts w:ascii="Times New Roman" w:hAnsi="Times New Roman" w:cs="Times New Roman"/>
            <w:sz w:val="24"/>
            <w:szCs w:val="24"/>
            <w:lang w:val="en-US"/>
          </w:rPr>
          <w:t xml:space="preserve">0%, </w:t>
        </w:r>
      </w:ins>
      <w:ins w:id="47" w:author="Carlos Calderon del Cid" w:date="2023-09-26T22:02:00Z">
        <w:r>
          <w:rPr>
            <w:rFonts w:ascii="Times New Roman" w:hAnsi="Times New Roman" w:cs="Times New Roman"/>
            <w:sz w:val="24"/>
            <w:szCs w:val="24"/>
            <w:lang w:val="en-US"/>
          </w:rPr>
          <w:t xml:space="preserve">25% and 50%, </w:t>
        </w:r>
      </w:ins>
      <w:ins w:id="48" w:author="Carlos Calderon del Cid" w:date="2023-09-26T22:04:00Z">
        <w:r>
          <w:rPr>
            <w:rFonts w:ascii="Times New Roman" w:hAnsi="Times New Roman" w:cs="Times New Roman"/>
            <w:sz w:val="24"/>
            <w:szCs w:val="24"/>
            <w:lang w:val="en-US"/>
          </w:rPr>
          <w:t xml:space="preserve">and </w:t>
        </w:r>
        <w:r>
          <w:rPr>
            <w:rFonts w:ascii="Times New Roman" w:hAnsi="Times New Roman" w:cs="Times New Roman"/>
            <w:sz w:val="24"/>
            <w:szCs w:val="24"/>
            <w:lang w:val="en-US"/>
          </w:rPr>
          <w:lastRenderedPageBreak/>
          <w:t xml:space="preserve">bifurcating and budding speciation </w:t>
        </w:r>
      </w:ins>
      <w:ins w:id="49" w:author="Carlos Calderon del Cid" w:date="2023-09-26T22:02:00Z">
        <w:r>
          <w:rPr>
            <w:rFonts w:ascii="Times New Roman" w:hAnsi="Times New Roman" w:cs="Times New Roman"/>
            <w:sz w:val="24"/>
            <w:szCs w:val="24"/>
            <w:lang w:val="en-US"/>
          </w:rPr>
          <w:t>on equ</w:t>
        </w:r>
      </w:ins>
      <w:ins w:id="50" w:author="Carlos Calderon del Cid" w:date="2023-09-26T22:03:00Z">
        <w:r>
          <w:rPr>
            <w:rFonts w:ascii="Times New Roman" w:hAnsi="Times New Roman" w:cs="Times New Roman"/>
            <w:sz w:val="24"/>
            <w:szCs w:val="24"/>
            <w:lang w:val="en-US"/>
          </w:rPr>
          <w:t xml:space="preserve">ating phylogenetic and true age. </w:t>
        </w:r>
      </w:ins>
      <w:ins w:id="51" w:author="Carlos Calderon del Cid" w:date="2023-09-26T22:04:00Z">
        <w:r w:rsidR="009E0DDB">
          <w:rPr>
            <w:rFonts w:ascii="Times New Roman" w:hAnsi="Times New Roman" w:cs="Times New Roman"/>
            <w:sz w:val="24"/>
            <w:szCs w:val="24"/>
            <w:lang w:val="en-US"/>
          </w:rPr>
          <w:t xml:space="preserve">We calculated the </w:t>
        </w:r>
      </w:ins>
      <w:ins w:id="52" w:author="Carlos Calderon del Cid" w:date="2023-09-26T22:05:00Z">
        <w:r w:rsidR="009E0DDB">
          <w:rPr>
            <w:rFonts w:ascii="Times New Roman" w:hAnsi="Times New Roman" w:cs="Times New Roman"/>
            <w:sz w:val="24"/>
            <w:szCs w:val="24"/>
            <w:lang w:val="en-US"/>
          </w:rPr>
          <w:t>MAPE</w:t>
        </w:r>
      </w:ins>
      <w:ins w:id="53" w:author="Carlos Calderon del Cid" w:date="2023-09-26T22:09:00Z">
        <w:r w:rsidR="0094297A">
          <w:rPr>
            <w:rFonts w:ascii="Times New Roman" w:hAnsi="Times New Roman" w:cs="Times New Roman"/>
            <w:sz w:val="24"/>
            <w:szCs w:val="24"/>
            <w:lang w:val="en-US"/>
          </w:rPr>
          <w:t xml:space="preserve"> </w:t>
        </w:r>
      </w:ins>
      <w:ins w:id="54" w:author="Carlos Calderon del Cid" w:date="2023-09-26T22:04:00Z">
        <w:r w:rsidR="009E0DDB">
          <w:rPr>
            <w:rFonts w:ascii="Times New Roman" w:hAnsi="Times New Roman" w:cs="Times New Roman"/>
            <w:sz w:val="24"/>
            <w:szCs w:val="24"/>
            <w:lang w:val="en-US"/>
          </w:rPr>
          <w:t xml:space="preserve">for each </w:t>
        </w:r>
      </w:ins>
      <w:ins w:id="55" w:author="Carlos Calderon del Cid" w:date="2023-09-26T22:06:00Z">
        <w:r w:rsidR="009E0DDB">
          <w:rPr>
            <w:rFonts w:ascii="Times New Roman" w:hAnsi="Times New Roman" w:cs="Times New Roman"/>
            <w:sz w:val="24"/>
            <w:szCs w:val="24"/>
            <w:lang w:val="en-US"/>
          </w:rPr>
          <w:t>tree</w:t>
        </w:r>
      </w:ins>
      <w:ins w:id="56" w:author="Carlos Calderon del Cid" w:date="2023-09-26T22:10:00Z">
        <w:r w:rsidR="0094297A">
          <w:rPr>
            <w:rFonts w:ascii="Times New Roman" w:hAnsi="Times New Roman" w:cs="Times New Roman"/>
            <w:sz w:val="24"/>
            <w:szCs w:val="24"/>
            <w:lang w:val="en-US"/>
          </w:rPr>
          <w:t xml:space="preserve"> </w:t>
        </w:r>
      </w:ins>
      <w:ins w:id="57" w:author="Carlos Calderon del Cid" w:date="2023-09-26T22:08:00Z">
        <w:r w:rsidR="009E0DDB">
          <w:rPr>
            <w:rFonts w:ascii="Times New Roman" w:hAnsi="Times New Roman" w:cs="Times New Roman"/>
            <w:sz w:val="24"/>
            <w:szCs w:val="24"/>
            <w:lang w:val="en-US"/>
          </w:rPr>
          <w:t xml:space="preserve">as the difference between phylogenetic and true age, </w:t>
        </w:r>
      </w:ins>
      <w:ins w:id="58" w:author="Carlos Calderon del Cid" w:date="2023-09-26T22:06:00Z">
        <w:r w:rsidR="009E0DDB">
          <w:rPr>
            <w:rFonts w:ascii="Times New Roman" w:hAnsi="Times New Roman" w:cs="Times New Roman"/>
            <w:sz w:val="24"/>
            <w:szCs w:val="24"/>
            <w:lang w:val="en-US"/>
          </w:rPr>
          <w:t xml:space="preserve">and compared the incomplete sampling scenarios for each speciation mode. </w:t>
        </w:r>
      </w:ins>
    </w:p>
    <w:p w14:paraId="502D8E4F" w14:textId="77777777" w:rsidR="009978B8" w:rsidRDefault="009978B8">
      <w:pPr>
        <w:spacing w:after="0" w:line="360" w:lineRule="auto"/>
        <w:jc w:val="both"/>
        <w:rPr>
          <w:rFonts w:ascii="Times New Roman" w:hAnsi="Times New Roman" w:cs="Times New Roman"/>
          <w:sz w:val="24"/>
          <w:szCs w:val="24"/>
          <w:lang w:val="en-US"/>
        </w:rPr>
      </w:pPr>
    </w:p>
    <w:p w14:paraId="7EB94B41" w14:textId="303DF42B" w:rsidR="009978B8" w:rsidRDefault="008D312C">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A probabilistic method to infer species age</w:t>
      </w:r>
    </w:p>
    <w:p w14:paraId="3C86B1DC" w14:textId="4826C04C" w:rsidR="00342EEC" w:rsidRDefault="008D312C" w:rsidP="008851D9">
      <w:pPr>
        <w:spacing w:after="0" w:line="360" w:lineRule="auto"/>
        <w:ind w:firstLine="709"/>
        <w:jc w:val="both"/>
        <w:rPr>
          <w:rFonts w:ascii="Times New Roman" w:hAnsi="Times New Roman" w:cs="Times New Roman"/>
          <w:sz w:val="24"/>
          <w:szCs w:val="24"/>
          <w:lang w:val="en-US"/>
        </w:rPr>
      </w:pPr>
      <w:r w:rsidRPr="005D256A">
        <w:rPr>
          <w:rFonts w:ascii="Times New Roman" w:hAnsi="Times New Roman" w:cs="Times New Roman"/>
          <w:sz w:val="24"/>
          <w:szCs w:val="24"/>
          <w:lang w:val="en-US"/>
        </w:rPr>
        <w:t xml:space="preserve">Under the assumption of bifurcating speciation, the phylogenetic age represents the upper boundary of plausible species ages and corresponds to the true age in the absence of extinction. However, the true age could be younger if extinction led to the disappearance of recent cladogenetic events from the phylogeny of extant species. Given a phylogenic age </w:t>
      </w:r>
      <w:r w:rsidRPr="005D256A">
        <w:rPr>
          <w:rFonts w:ascii="Times New Roman" w:hAnsi="Times New Roman" w:cs="Times New Roman"/>
          <w:i/>
          <w:iCs/>
          <w:sz w:val="24"/>
          <w:szCs w:val="24"/>
          <w:lang w:val="en-US"/>
        </w:rPr>
        <w:t>v</w:t>
      </w:r>
      <w:r w:rsidR="00621D01" w:rsidRPr="005D256A">
        <w:rPr>
          <w:rFonts w:ascii="Times New Roman" w:hAnsi="Times New Roman" w:cs="Times New Roman"/>
          <w:i/>
          <w:iCs/>
          <w:sz w:val="24"/>
          <w:szCs w:val="24"/>
          <w:vertAlign w:val="subscript"/>
          <w:lang w:val="en-US"/>
        </w:rPr>
        <w:t>i</w:t>
      </w:r>
      <w:r w:rsidRPr="005D256A">
        <w:rPr>
          <w:rFonts w:ascii="Times New Roman" w:hAnsi="Times New Roman" w:cs="Times New Roman"/>
          <w:sz w:val="24"/>
          <w:szCs w:val="24"/>
          <w:lang w:val="en-US"/>
        </w:rPr>
        <w:t xml:space="preserve"> the probability that the true species age </w:t>
      </w:r>
      <w:proofErr w:type="spellStart"/>
      <w:r w:rsidR="00621D01" w:rsidRPr="005D256A">
        <w:rPr>
          <w:rFonts w:ascii="Times New Roman" w:hAnsi="Times New Roman" w:cs="Times New Roman"/>
          <w:i/>
          <w:iCs/>
          <w:sz w:val="24"/>
          <w:szCs w:val="24"/>
          <w:lang w:val="en-US"/>
        </w:rPr>
        <w:t>s</w:t>
      </w:r>
      <w:r w:rsidR="00621D01" w:rsidRPr="005D256A">
        <w:rPr>
          <w:rFonts w:ascii="Times New Roman" w:hAnsi="Times New Roman" w:cs="Times New Roman"/>
          <w:i/>
          <w:iCs/>
          <w:sz w:val="24"/>
          <w:szCs w:val="24"/>
          <w:vertAlign w:val="subscript"/>
          <w:lang w:val="en-US"/>
        </w:rPr>
        <w:t>i</w:t>
      </w:r>
      <w:proofErr w:type="spellEnd"/>
      <w:r w:rsidR="00621D01">
        <w:rPr>
          <w:rFonts w:ascii="Times New Roman" w:hAnsi="Times New Roman" w:cs="Times New Roman"/>
          <w:sz w:val="24"/>
          <w:szCs w:val="24"/>
          <w:lang w:val="en-US"/>
        </w:rPr>
        <w:t xml:space="preserve"> is exactly </w:t>
      </w:r>
      <w:r w:rsidR="00621D01" w:rsidRPr="005D256A">
        <w:rPr>
          <w:rFonts w:ascii="Times New Roman" w:hAnsi="Times New Roman" w:cs="Times New Roman"/>
          <w:i/>
          <w:iCs/>
          <w:sz w:val="24"/>
          <w:szCs w:val="24"/>
          <w:lang w:val="en-US"/>
        </w:rPr>
        <w:t>v</w:t>
      </w:r>
      <w:r w:rsidR="00621D01" w:rsidRPr="005D256A">
        <w:rPr>
          <w:rFonts w:ascii="Times New Roman" w:hAnsi="Times New Roman" w:cs="Times New Roman"/>
          <w:i/>
          <w:iCs/>
          <w:sz w:val="24"/>
          <w:szCs w:val="24"/>
          <w:vertAlign w:val="subscript"/>
          <w:lang w:val="en-US"/>
        </w:rPr>
        <w:t>i</w:t>
      </w:r>
      <w:r w:rsidR="00621D01" w:rsidRPr="005D256A">
        <w:rPr>
          <w:rFonts w:ascii="Times New Roman" w:hAnsi="Times New Roman" w:cs="Times New Roman"/>
          <w:sz w:val="24"/>
          <w:szCs w:val="24"/>
          <w:lang w:val="en-US"/>
        </w:rPr>
        <w:t xml:space="preserve"> </w:t>
      </w:r>
      <w:r w:rsidR="00621D01">
        <w:rPr>
          <w:rFonts w:ascii="Times New Roman" w:hAnsi="Times New Roman" w:cs="Times New Roman"/>
          <w:sz w:val="24"/>
          <w:szCs w:val="24"/>
          <w:lang w:val="en-US"/>
        </w:rPr>
        <w:t xml:space="preserve">is conditional on no other speciation or extinction event having occurred between </w:t>
      </w:r>
      <w:r w:rsidR="00621D01" w:rsidRPr="005D256A">
        <w:rPr>
          <w:rFonts w:ascii="Times New Roman" w:hAnsi="Times New Roman" w:cs="Times New Roman"/>
          <w:i/>
          <w:iCs/>
          <w:sz w:val="24"/>
          <w:szCs w:val="24"/>
          <w:lang w:val="en-US"/>
        </w:rPr>
        <w:t>v</w:t>
      </w:r>
      <w:r w:rsidR="00621D01" w:rsidRPr="005D256A">
        <w:rPr>
          <w:rFonts w:ascii="Times New Roman" w:hAnsi="Times New Roman" w:cs="Times New Roman"/>
          <w:i/>
          <w:iCs/>
          <w:sz w:val="24"/>
          <w:szCs w:val="24"/>
          <w:vertAlign w:val="subscript"/>
          <w:lang w:val="en-US"/>
        </w:rPr>
        <w:t>i</w:t>
      </w:r>
      <w:r w:rsidR="00621D01" w:rsidRPr="005D256A">
        <w:rPr>
          <w:rFonts w:ascii="Times New Roman" w:hAnsi="Times New Roman" w:cs="Times New Roman"/>
          <w:sz w:val="24"/>
          <w:szCs w:val="24"/>
          <w:lang w:val="en-US"/>
        </w:rPr>
        <w:t xml:space="preserve"> </w:t>
      </w:r>
      <w:r w:rsidR="00621D01">
        <w:rPr>
          <w:rFonts w:ascii="Times New Roman" w:hAnsi="Times New Roman" w:cs="Times New Roman"/>
          <w:sz w:val="24"/>
          <w:szCs w:val="24"/>
          <w:lang w:val="en-US"/>
        </w:rPr>
        <w:t xml:space="preserve">and the present. </w:t>
      </w:r>
      <w:r w:rsidR="00342EEC">
        <w:rPr>
          <w:rFonts w:ascii="Times New Roman" w:hAnsi="Times New Roman" w:cs="Times New Roman"/>
          <w:sz w:val="24"/>
          <w:szCs w:val="24"/>
          <w:lang w:val="en-US"/>
        </w:rPr>
        <w:t>We approximate the</w:t>
      </w:r>
      <w:r w:rsidR="000B1488">
        <w:rPr>
          <w:rFonts w:ascii="Times New Roman" w:hAnsi="Times New Roman" w:cs="Times New Roman"/>
          <w:sz w:val="24"/>
          <w:szCs w:val="24"/>
          <w:lang w:val="en-US"/>
        </w:rPr>
        <w:t xml:space="preserve"> probability of </w:t>
      </w:r>
      <w:r w:rsidR="00342EEC">
        <w:rPr>
          <w:rFonts w:ascii="Times New Roman" w:hAnsi="Times New Roman" w:cs="Times New Roman"/>
          <w:sz w:val="24"/>
          <w:szCs w:val="24"/>
          <w:lang w:val="en-US"/>
        </w:rPr>
        <w:t xml:space="preserve">no speciation or extinction for an arbitrary small time bin </w:t>
      </w:r>
      <w:r w:rsidR="001973FC">
        <w:rPr>
          <w:rFonts w:ascii="Times New Roman" w:hAnsi="Times New Roman" w:cs="Times New Roman"/>
          <w:i/>
          <w:iCs/>
          <w:sz w:val="24"/>
          <w:szCs w:val="24"/>
          <w:lang w:val="en-US"/>
        </w:rPr>
        <w:t xml:space="preserve">t </w:t>
      </w:r>
      <w:r w:rsidR="00011143">
        <w:rPr>
          <w:rFonts w:ascii="Times New Roman" w:hAnsi="Times New Roman" w:cs="Times New Roman"/>
          <w:sz w:val="24"/>
          <w:szCs w:val="24"/>
          <w:lang w:val="en-US"/>
        </w:rPr>
        <w:t>based on</w:t>
      </w:r>
      <w:r w:rsidR="00342EEC">
        <w:rPr>
          <w:rFonts w:ascii="Times New Roman" w:hAnsi="Times New Roman" w:cs="Times New Roman"/>
          <w:sz w:val="24"/>
          <w:szCs w:val="24"/>
          <w:lang w:val="en-US"/>
        </w:rPr>
        <w:t xml:space="preserve"> the probability </w:t>
      </w:r>
      <w:r w:rsidR="00011143">
        <w:rPr>
          <w:rFonts w:ascii="Times New Roman" w:hAnsi="Times New Roman" w:cs="Times New Roman"/>
          <w:sz w:val="24"/>
          <w:szCs w:val="24"/>
          <w:lang w:val="en-US"/>
        </w:rPr>
        <w:t>that</w:t>
      </w:r>
      <w:r w:rsidR="00342EEC">
        <w:rPr>
          <w:rFonts w:ascii="Times New Roman" w:hAnsi="Times New Roman" w:cs="Times New Roman"/>
          <w:sz w:val="24"/>
          <w:szCs w:val="24"/>
          <w:lang w:val="en-US"/>
        </w:rPr>
        <w:t xml:space="preserve"> a lineage</w:t>
      </w:r>
      <w:r w:rsidR="00011143">
        <w:rPr>
          <w:rFonts w:ascii="Times New Roman" w:hAnsi="Times New Roman" w:cs="Times New Roman"/>
          <w:sz w:val="24"/>
          <w:szCs w:val="24"/>
          <w:lang w:val="en-US"/>
        </w:rPr>
        <w:t xml:space="preserve"> </w:t>
      </w:r>
      <w:r w:rsidR="00342EEC">
        <w:rPr>
          <w:rFonts w:ascii="Times New Roman" w:hAnsi="Times New Roman" w:cs="Times New Roman"/>
          <w:sz w:val="24"/>
          <w:szCs w:val="24"/>
          <w:lang w:val="en-US"/>
        </w:rPr>
        <w:t>result</w:t>
      </w:r>
      <w:r w:rsidR="00011143">
        <w:rPr>
          <w:rFonts w:ascii="Times New Roman" w:hAnsi="Times New Roman" w:cs="Times New Roman"/>
          <w:sz w:val="24"/>
          <w:szCs w:val="24"/>
          <w:lang w:val="en-US"/>
        </w:rPr>
        <w:t>s</w:t>
      </w:r>
      <w:r w:rsidR="00342EEC">
        <w:rPr>
          <w:rFonts w:ascii="Times New Roman" w:hAnsi="Times New Roman" w:cs="Times New Roman"/>
          <w:sz w:val="24"/>
          <w:szCs w:val="24"/>
          <w:lang w:val="en-US"/>
        </w:rPr>
        <w:t xml:space="preserve"> in a single descendant, which is</w:t>
      </w:r>
      <w:r w:rsidR="00B14922">
        <w:rPr>
          <w:rFonts w:ascii="Times New Roman" w:hAnsi="Times New Roman" w:cs="Times New Roman"/>
          <w:sz w:val="24"/>
          <w:szCs w:val="24"/>
          <w:lang w:val="en-US"/>
        </w:rPr>
        <w:t xml:space="preserve"> </w:t>
      </w:r>
      <w:commentRangeStart w:id="59"/>
      <w:r w:rsidR="00B14922">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{"citationItems":[{"id":"ITEM-1","itemData":{"author":[{"dropping-particle":"","family":"Kendall","given":"M.G.","non-dropping-particle":"","parse-names":false,"suffix":""}],"edition":"2nd","id":"ITEM-1","issued":{"date-parts":[["1946"]]},"publisher":"Charles Griffin adn Co., Ltd., London","title":"The advanced theory of statistics","type":"book"},"uris":["http://www.mendeley.com/documents/?uuid=3364caff-2d07-4c84-b441-184f2dbfd769"]}],"mendeley":{"formattedCitation":"(Kendall, 1946)","plainTextFormattedCitation":"(Kendall, 1946)","previouslyFormattedCitation":"(Kendall, 1946)"},"properties":{"noteIndex":0},"schema":"https://github.com/citation-style-language/schema/raw/master/csl-citation.json"}</w:instrText>
      </w:r>
      <w:r w:rsidR="00B14922">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(Kendall, 1946)</w:t>
      </w:r>
      <w:r w:rsidR="00B14922">
        <w:rPr>
          <w:rFonts w:ascii="Times New Roman" w:hAnsi="Times New Roman" w:cs="Times New Roman"/>
          <w:sz w:val="24"/>
          <w:szCs w:val="24"/>
          <w:lang w:val="en-US"/>
        </w:rPr>
        <w:fldChar w:fldCharType="end"/>
      </w:r>
      <w:commentRangeEnd w:id="59"/>
      <w:r w:rsidR="009B2D2E">
        <w:rPr>
          <w:rStyle w:val="Refdecomentario"/>
        </w:rPr>
        <w:commentReference w:id="59"/>
      </w:r>
      <w:r w:rsidR="00342EEC">
        <w:rPr>
          <w:rFonts w:ascii="Times New Roman" w:hAnsi="Times New Roman" w:cs="Times New Roman"/>
          <w:sz w:val="24"/>
          <w:szCs w:val="24"/>
          <w:lang w:val="en-US"/>
        </w:rPr>
        <w:t>:</w:t>
      </w:r>
    </w:p>
    <w:p w14:paraId="79B6327A" w14:textId="3ED7EE1E" w:rsidR="00342EEC" w:rsidRDefault="00B50868" w:rsidP="001973FC">
      <w:pPr>
        <w:spacing w:after="0" w:line="360" w:lineRule="auto"/>
        <w:jc w:val="center"/>
        <w:rPr>
          <w:rFonts w:ascii="Times New Roman" w:hAnsi="Times New Roman" w:cs="Times New Roman"/>
          <w:sz w:val="24"/>
          <w:szCs w:val="24"/>
          <w:lang w:val="en-US"/>
        </w:rPr>
      </w:pPr>
      <w:r w:rsidRPr="00B50868">
        <w:rPr>
          <w:rFonts w:ascii="Times New Roman" w:hAnsi="Times New Roman" w:cs="Times New Roman"/>
          <w:lang w:val="en-US"/>
        </w:rPr>
        <w:t xml:space="preserve"> </w:t>
      </w:r>
      <w:r w:rsidR="00DC7695">
        <w:rPr>
          <w:noProof/>
        </w:rPr>
        <w:drawing>
          <wp:inline distT="0" distB="0" distL="0" distR="0" wp14:anchorId="41383316" wp14:editId="662F4787">
            <wp:extent cx="2194560" cy="437515"/>
            <wp:effectExtent l="0" t="0" r="0" b="0"/>
            <wp:docPr id="1673519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4560" cy="437515"/>
                    </a:xfrm>
                    <a:prstGeom prst="rect">
                      <a:avLst/>
                    </a:prstGeom>
                    <a:noFill/>
                    <a:ln>
                      <a:noFill/>
                    </a:ln>
                  </pic:spPr>
                </pic:pic>
              </a:graphicData>
            </a:graphic>
          </wp:inline>
        </w:drawing>
      </w:r>
    </w:p>
    <w:p w14:paraId="0F202C39" w14:textId="4412BD33" w:rsidR="008D312C" w:rsidRDefault="00621D0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based on a birth-death process with </w:t>
      </w:r>
      <w:r w:rsidR="001973FC">
        <w:rPr>
          <w:rFonts w:ascii="Times New Roman" w:hAnsi="Times New Roman" w:cs="Times New Roman"/>
          <w:sz w:val="24"/>
          <w:szCs w:val="24"/>
          <w:lang w:val="en-US"/>
        </w:rPr>
        <w:t xml:space="preserve">time-homogenous </w:t>
      </w:r>
      <w:r>
        <w:rPr>
          <w:rFonts w:ascii="Times New Roman" w:hAnsi="Times New Roman" w:cs="Times New Roman"/>
          <w:sz w:val="24"/>
          <w:szCs w:val="24"/>
          <w:lang w:val="en-US"/>
        </w:rPr>
        <w:t xml:space="preserve">speciation rate </w:t>
      </w:r>
      <w:r>
        <w:rPr>
          <w:rFonts w:ascii="Times New Roman" w:hAnsi="Times New Roman" w:cs="Times New Roman"/>
          <w:sz w:val="24"/>
          <w:szCs w:val="24"/>
          <w:lang w:val="en-US"/>
        </w:rPr>
        <w:sym w:font="Symbol" w:char="F06C"/>
      </w:r>
      <w:r>
        <w:rPr>
          <w:rFonts w:ascii="Times New Roman" w:hAnsi="Times New Roman" w:cs="Times New Roman"/>
          <w:sz w:val="24"/>
          <w:szCs w:val="24"/>
          <w:lang w:val="en-US"/>
        </w:rPr>
        <w:t xml:space="preserve"> and extinction rate </w:t>
      </w:r>
      <w:r>
        <w:rPr>
          <w:rFonts w:ascii="Times New Roman" w:hAnsi="Times New Roman" w:cs="Times New Roman"/>
          <w:sz w:val="24"/>
          <w:szCs w:val="24"/>
          <w:lang w:val="en-US"/>
        </w:rPr>
        <w:sym w:font="Symbol" w:char="F06D"/>
      </w:r>
      <w:r w:rsidR="001973FC">
        <w:rPr>
          <w:rFonts w:ascii="Times New Roman" w:hAnsi="Times New Roman" w:cs="Times New Roman"/>
          <w:sz w:val="24"/>
          <w:szCs w:val="24"/>
          <w:lang w:val="en-US"/>
        </w:rPr>
        <w:t>. The probability that no event occur</w:t>
      </w:r>
      <w:r w:rsidR="00B50868">
        <w:rPr>
          <w:rFonts w:ascii="Times New Roman" w:hAnsi="Times New Roman" w:cs="Times New Roman"/>
          <w:sz w:val="24"/>
          <w:szCs w:val="24"/>
          <w:lang w:val="en-US"/>
        </w:rPr>
        <w:t>s</w:t>
      </w:r>
      <w:r w:rsidR="001973FC">
        <w:rPr>
          <w:rFonts w:ascii="Times New Roman" w:hAnsi="Times New Roman" w:cs="Times New Roman"/>
          <w:sz w:val="24"/>
          <w:szCs w:val="24"/>
          <w:lang w:val="en-US"/>
        </w:rPr>
        <w:t xml:space="preserve"> over </w:t>
      </w:r>
      <w:r w:rsidR="00B50868">
        <w:rPr>
          <w:rFonts w:ascii="Times New Roman" w:hAnsi="Times New Roman" w:cs="Times New Roman"/>
          <w:sz w:val="24"/>
          <w:szCs w:val="24"/>
          <w:lang w:val="en-US"/>
        </w:rPr>
        <w:t xml:space="preserve">a time window </w:t>
      </w:r>
      <w:r w:rsidR="00B50868" w:rsidRPr="00DB7386">
        <w:rPr>
          <w:rFonts w:ascii="Times New Roman" w:hAnsi="Times New Roman" w:cs="Times New Roman"/>
          <w:i/>
          <w:iCs/>
          <w:sz w:val="24"/>
          <w:szCs w:val="24"/>
          <w:lang w:val="en-US"/>
        </w:rPr>
        <w:t>v</w:t>
      </w:r>
      <w:r w:rsidR="0030751F" w:rsidRPr="00DB7386">
        <w:rPr>
          <w:rFonts w:ascii="Times New Roman" w:hAnsi="Times New Roman" w:cs="Times New Roman"/>
          <w:i/>
          <w:iCs/>
          <w:sz w:val="24"/>
          <w:szCs w:val="24"/>
          <w:lang w:val="en-US"/>
        </w:rPr>
        <w:t>, i.e.</w:t>
      </w:r>
      <w:r w:rsidR="00DB7386">
        <w:rPr>
          <w:rFonts w:ascii="Times New Roman" w:hAnsi="Times New Roman" w:cs="Times New Roman"/>
          <w:i/>
          <w:iCs/>
          <w:sz w:val="24"/>
          <w:szCs w:val="24"/>
          <w:lang w:val="en-US"/>
        </w:rPr>
        <w:t>,</w:t>
      </w:r>
      <w:r w:rsidR="0030751F" w:rsidRPr="00DB7386">
        <w:rPr>
          <w:rFonts w:ascii="Times New Roman" w:hAnsi="Times New Roman" w:cs="Times New Roman"/>
          <w:i/>
          <w:iCs/>
          <w:sz w:val="24"/>
          <w:szCs w:val="24"/>
          <w:lang w:val="en-US"/>
        </w:rPr>
        <w:t xml:space="preserve"> </w:t>
      </w:r>
      <w:r w:rsidR="0030751F" w:rsidRPr="00DB7386">
        <w:rPr>
          <w:rFonts w:ascii="Times New Roman" w:hAnsi="Times New Roman" w:cs="Times New Roman"/>
          <w:sz w:val="24"/>
          <w:szCs w:val="24"/>
          <w:lang w:val="en-US"/>
        </w:rPr>
        <w:t xml:space="preserve">until the age of the observed node </w:t>
      </w:r>
      <w:proofErr w:type="spellStart"/>
      <w:r w:rsidR="0030751F" w:rsidRPr="00DB7386">
        <w:rPr>
          <w:rFonts w:ascii="Times New Roman" w:hAnsi="Times New Roman" w:cs="Times New Roman"/>
          <w:i/>
          <w:iCs/>
          <w:sz w:val="24"/>
          <w:szCs w:val="24"/>
          <w:lang w:val="en-US"/>
        </w:rPr>
        <w:t>i</w:t>
      </w:r>
      <w:proofErr w:type="spellEnd"/>
      <w:r w:rsidR="0030751F" w:rsidRPr="00DB7386">
        <w:rPr>
          <w:rFonts w:ascii="Times New Roman" w:hAnsi="Times New Roman" w:cs="Times New Roman"/>
          <w:sz w:val="24"/>
          <w:szCs w:val="24"/>
          <w:lang w:val="en-US"/>
        </w:rPr>
        <w:t>,</w:t>
      </w:r>
      <w:r w:rsidR="00B50868" w:rsidRPr="00DB7386">
        <w:rPr>
          <w:rFonts w:ascii="Times New Roman" w:hAnsi="Times New Roman" w:cs="Times New Roman"/>
          <w:i/>
          <w:iCs/>
          <w:sz w:val="24"/>
          <w:szCs w:val="24"/>
          <w:lang w:val="en-US"/>
        </w:rPr>
        <w:t xml:space="preserve"> </w:t>
      </w:r>
      <w:r w:rsidR="00B50868">
        <w:rPr>
          <w:rFonts w:ascii="Times New Roman" w:hAnsi="Times New Roman" w:cs="Times New Roman"/>
          <w:sz w:val="24"/>
          <w:szCs w:val="24"/>
          <w:lang w:val="en-US"/>
        </w:rPr>
        <w:t>is approximated as:</w:t>
      </w:r>
    </w:p>
    <w:p w14:paraId="292F53CA" w14:textId="64CBF849" w:rsidR="00B50868" w:rsidRDefault="00DC7695" w:rsidP="00B50868">
      <w:pPr>
        <w:spacing w:after="0" w:line="360" w:lineRule="auto"/>
        <w:jc w:val="center"/>
        <w:rPr>
          <w:rFonts w:ascii="Times New Roman" w:hAnsi="Times New Roman" w:cs="Times New Roman"/>
          <w:sz w:val="24"/>
          <w:szCs w:val="24"/>
          <w:lang w:val="en-US"/>
        </w:rPr>
      </w:pPr>
      <w:r>
        <w:rPr>
          <w:noProof/>
        </w:rPr>
        <w:drawing>
          <wp:inline distT="0" distB="0" distL="0" distR="0" wp14:anchorId="62E6D80C" wp14:editId="3185604B">
            <wp:extent cx="2067560" cy="191135"/>
            <wp:effectExtent l="0" t="0" r="0" b="0"/>
            <wp:docPr id="15860023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7560" cy="191135"/>
                    </a:xfrm>
                    <a:prstGeom prst="rect">
                      <a:avLst/>
                    </a:prstGeom>
                    <a:noFill/>
                    <a:ln>
                      <a:noFill/>
                    </a:ln>
                  </pic:spPr>
                </pic:pic>
              </a:graphicData>
            </a:graphic>
          </wp:inline>
        </w:drawing>
      </w:r>
    </w:p>
    <w:p w14:paraId="55726365" w14:textId="5D297F5E" w:rsidR="00621D01" w:rsidRDefault="00B50868"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the absence</w:t>
      </w:r>
      <w:r w:rsidR="0030751F">
        <w:rPr>
          <w:rFonts w:ascii="Times New Roman" w:hAnsi="Times New Roman" w:cs="Times New Roman"/>
          <w:sz w:val="24"/>
          <w:szCs w:val="24"/>
          <w:lang w:val="en-US"/>
        </w:rPr>
        <w:t xml:space="preserve"> of extinction (</w:t>
      </w:r>
      <w:r w:rsidR="0030751F">
        <w:rPr>
          <w:rFonts w:ascii="Times New Roman" w:hAnsi="Times New Roman" w:cs="Times New Roman"/>
          <w:sz w:val="24"/>
          <w:szCs w:val="24"/>
          <w:lang w:val="en-US"/>
        </w:rPr>
        <w:sym w:font="Symbol" w:char="F06D"/>
      </w:r>
      <w:r w:rsidR="0030751F">
        <w:rPr>
          <w:rFonts w:ascii="Times New Roman" w:hAnsi="Times New Roman" w:cs="Times New Roman"/>
          <w:sz w:val="24"/>
          <w:szCs w:val="24"/>
          <w:lang w:val="en-US"/>
        </w:rPr>
        <w:t xml:space="preserve"> = 0), the probability of the </w:t>
      </w:r>
      <w:r w:rsidR="0030751F" w:rsidRPr="00DB7386">
        <w:rPr>
          <w:rFonts w:ascii="Times New Roman" w:hAnsi="Times New Roman" w:cs="Times New Roman"/>
          <w:sz w:val="24"/>
          <w:szCs w:val="24"/>
          <w:lang w:val="en-US"/>
        </w:rPr>
        <w:t xml:space="preserve">true species age </w:t>
      </w:r>
      <w:proofErr w:type="spellStart"/>
      <w:r w:rsidR="0030751F" w:rsidRPr="00DB7386">
        <w:rPr>
          <w:rFonts w:ascii="Times New Roman" w:hAnsi="Times New Roman" w:cs="Times New Roman"/>
          <w:i/>
          <w:iCs/>
          <w:sz w:val="24"/>
          <w:szCs w:val="24"/>
          <w:lang w:val="en-US"/>
        </w:rPr>
        <w:t>s</w:t>
      </w:r>
      <w:r w:rsidR="0030751F" w:rsidRPr="00DB7386">
        <w:rPr>
          <w:rFonts w:ascii="Times New Roman" w:hAnsi="Times New Roman" w:cs="Times New Roman"/>
          <w:i/>
          <w:iCs/>
          <w:sz w:val="24"/>
          <w:szCs w:val="24"/>
          <w:vertAlign w:val="subscript"/>
          <w:lang w:val="en-US"/>
        </w:rPr>
        <w:t>i</w:t>
      </w:r>
      <w:proofErr w:type="spellEnd"/>
      <w:r w:rsidR="0030751F">
        <w:rPr>
          <w:rFonts w:ascii="Times New Roman" w:hAnsi="Times New Roman" w:cs="Times New Roman"/>
          <w:sz w:val="24"/>
          <w:szCs w:val="24"/>
          <w:lang w:val="en-US"/>
        </w:rPr>
        <w:t xml:space="preserve"> to be equal to </w:t>
      </w:r>
      <w:r w:rsidR="0030751F" w:rsidRPr="00DB7386">
        <w:rPr>
          <w:rFonts w:ascii="Times New Roman" w:hAnsi="Times New Roman" w:cs="Times New Roman"/>
          <w:i/>
          <w:iCs/>
          <w:sz w:val="24"/>
          <w:szCs w:val="24"/>
          <w:lang w:val="en-US"/>
        </w:rPr>
        <w:t>v</w:t>
      </w:r>
      <w:r w:rsidR="0030751F" w:rsidRPr="00DB7386">
        <w:rPr>
          <w:rFonts w:ascii="Times New Roman" w:hAnsi="Times New Roman" w:cs="Times New Roman"/>
          <w:i/>
          <w:iCs/>
          <w:sz w:val="24"/>
          <w:szCs w:val="24"/>
          <w:vertAlign w:val="subscript"/>
          <w:lang w:val="en-US"/>
        </w:rPr>
        <w:t>i</w:t>
      </w:r>
      <w:r w:rsidR="0030751F" w:rsidRPr="00DB7386">
        <w:rPr>
          <w:rFonts w:ascii="Times New Roman" w:hAnsi="Times New Roman" w:cs="Times New Roman"/>
          <w:sz w:val="24"/>
          <w:szCs w:val="24"/>
          <w:lang w:val="en-US"/>
        </w:rPr>
        <w:t xml:space="preserve"> </w:t>
      </w:r>
      <w:r w:rsidR="0030751F">
        <w:rPr>
          <w:rFonts w:ascii="Times New Roman" w:hAnsi="Times New Roman" w:cs="Times New Roman"/>
          <w:sz w:val="24"/>
          <w:szCs w:val="24"/>
          <w:lang w:val="en-US"/>
        </w:rPr>
        <w:t xml:space="preserve">is 1, because any speciation event following the node </w:t>
      </w:r>
      <w:r w:rsidR="0030751F" w:rsidRPr="00DB7386">
        <w:rPr>
          <w:rFonts w:ascii="Times New Roman" w:hAnsi="Times New Roman" w:cs="Times New Roman"/>
          <w:i/>
          <w:iCs/>
          <w:sz w:val="24"/>
          <w:szCs w:val="24"/>
          <w:lang w:val="en-US"/>
        </w:rPr>
        <w:t>v</w:t>
      </w:r>
      <w:r w:rsidR="0030751F" w:rsidRPr="00DB7386">
        <w:rPr>
          <w:rFonts w:ascii="Times New Roman" w:hAnsi="Times New Roman" w:cs="Times New Roman"/>
          <w:i/>
          <w:iCs/>
          <w:sz w:val="24"/>
          <w:szCs w:val="24"/>
          <w:vertAlign w:val="subscript"/>
          <w:lang w:val="en-US"/>
        </w:rPr>
        <w:t>i</w:t>
      </w:r>
      <w:r w:rsidR="0030751F">
        <w:rPr>
          <w:rFonts w:ascii="Times New Roman" w:hAnsi="Times New Roman" w:cs="Times New Roman"/>
          <w:sz w:val="24"/>
          <w:szCs w:val="24"/>
          <w:lang w:val="en-US"/>
        </w:rPr>
        <w:t xml:space="preserve"> would be observed in the tree of extant species. Thus, we calculate the normalized probability of </w:t>
      </w:r>
      <w:r w:rsidR="0030751F" w:rsidRPr="00DB7386">
        <w:rPr>
          <w:rFonts w:ascii="Times New Roman" w:hAnsi="Times New Roman" w:cs="Times New Roman"/>
          <w:sz w:val="24"/>
          <w:szCs w:val="24"/>
          <w:lang w:val="en-US"/>
        </w:rPr>
        <w:t xml:space="preserve">the speciation event to occur at time </w:t>
      </w:r>
      <w:r w:rsidR="0030751F" w:rsidRPr="00DB7386">
        <w:rPr>
          <w:rFonts w:ascii="Times New Roman" w:hAnsi="Times New Roman" w:cs="Times New Roman"/>
          <w:i/>
          <w:iCs/>
          <w:sz w:val="24"/>
          <w:szCs w:val="24"/>
          <w:lang w:val="en-US"/>
        </w:rPr>
        <w:t>v</w:t>
      </w:r>
      <w:r w:rsidR="0030751F" w:rsidRPr="00DB7386">
        <w:rPr>
          <w:rFonts w:ascii="Times New Roman" w:hAnsi="Times New Roman" w:cs="Times New Roman"/>
          <w:i/>
          <w:iCs/>
          <w:sz w:val="24"/>
          <w:szCs w:val="24"/>
          <w:vertAlign w:val="subscript"/>
          <w:lang w:val="en-US"/>
        </w:rPr>
        <w:t>i</w:t>
      </w:r>
      <w:r w:rsidR="0030751F" w:rsidRPr="0030751F">
        <w:rPr>
          <w:rFonts w:ascii="Times New Roman" w:hAnsi="Times New Roman" w:cs="Times New Roman"/>
          <w:i/>
          <w:iCs/>
          <w:sz w:val="24"/>
          <w:szCs w:val="24"/>
          <w:u w:val="single"/>
          <w:lang w:val="en-US"/>
        </w:rPr>
        <w:t xml:space="preserve"> </w:t>
      </w:r>
      <w:r w:rsidR="0030751F">
        <w:rPr>
          <w:rFonts w:ascii="Times New Roman" w:hAnsi="Times New Roman" w:cs="Times New Roman"/>
          <w:sz w:val="24"/>
          <w:szCs w:val="24"/>
          <w:lang w:val="en-US"/>
        </w:rPr>
        <w:t>as:</w:t>
      </w:r>
    </w:p>
    <w:p w14:paraId="609F6A1D" w14:textId="4EA34377" w:rsidR="0030751F" w:rsidRDefault="003B07B6" w:rsidP="00321485">
      <w:pPr>
        <w:spacing w:after="0" w:line="360" w:lineRule="auto"/>
        <w:jc w:val="right"/>
        <w:rPr>
          <w:rFonts w:ascii="Times New Roman" w:hAnsi="Times New Roman" w:cs="Times New Roman"/>
          <w:sz w:val="24"/>
          <w:szCs w:val="24"/>
          <w:lang w:val="en-US"/>
        </w:rPr>
      </w:pPr>
      <w:r w:rsidRPr="003B07B6">
        <w:rPr>
          <w:rFonts w:ascii="Times New Roman" w:hAnsi="Times New Roman" w:cs="Times New Roman"/>
          <w:lang w:val="en-US"/>
        </w:rPr>
        <w:t xml:space="preserve"> </w:t>
      </w:r>
      <w:r w:rsidR="00DC7695">
        <w:rPr>
          <w:noProof/>
        </w:rPr>
        <w:drawing>
          <wp:inline distT="0" distB="0" distL="0" distR="0" wp14:anchorId="5EDA89AE" wp14:editId="70322430">
            <wp:extent cx="2011680" cy="381635"/>
            <wp:effectExtent l="0" t="0" r="0" b="0"/>
            <wp:docPr id="20893728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1680" cy="381635"/>
                    </a:xfrm>
                    <a:prstGeom prst="rect">
                      <a:avLst/>
                    </a:prstGeom>
                    <a:noFill/>
                    <a:ln>
                      <a:noFill/>
                    </a:ln>
                  </pic:spPr>
                </pic:pic>
              </a:graphicData>
            </a:graphic>
          </wp:inline>
        </w:drawing>
      </w:r>
      <w:r w:rsidR="00321485">
        <w:rPr>
          <w:rFonts w:ascii="Times New Roman" w:hAnsi="Times New Roman" w:cs="Times New Roman"/>
          <w:lang w:val="en-US"/>
        </w:rPr>
        <w:t xml:space="preserve">                                             (1)</w:t>
      </w:r>
    </w:p>
    <w:p w14:paraId="5A3B567F" w14:textId="0CB486F3" w:rsidR="00621D01" w:rsidRPr="003B07B6" w:rsidRDefault="003B07B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then compute the probability of a speciation time for any given time </w:t>
      </w:r>
      <w:r>
        <w:rPr>
          <w:rFonts w:ascii="Times New Roman" w:hAnsi="Times New Roman" w:cs="Times New Roman"/>
          <w:i/>
          <w:iCs/>
          <w:sz w:val="24"/>
          <w:szCs w:val="24"/>
          <w:lang w:val="en-US"/>
        </w:rPr>
        <w:t>τ</w:t>
      </w:r>
      <w:r>
        <w:rPr>
          <w:rFonts w:ascii="Times New Roman" w:hAnsi="Times New Roman" w:cs="Times New Roman"/>
          <w:sz w:val="24"/>
          <w:szCs w:val="24"/>
          <w:lang w:val="en-US"/>
        </w:rPr>
        <w:t xml:space="preserve"> as: </w:t>
      </w:r>
    </w:p>
    <w:p w14:paraId="207BE29C" w14:textId="73A1CCEB" w:rsidR="00621D01" w:rsidRPr="00DB7386" w:rsidRDefault="00DC7695" w:rsidP="00321485">
      <w:pPr>
        <w:spacing w:after="0" w:line="360" w:lineRule="auto"/>
        <w:jc w:val="right"/>
        <w:rPr>
          <w:rFonts w:ascii="Times New Roman" w:hAnsi="Times New Roman" w:cs="Times New Roman"/>
          <w:sz w:val="24"/>
          <w:szCs w:val="24"/>
          <w:lang w:val="en-US"/>
        </w:rPr>
      </w:pPr>
      <w:r>
        <w:rPr>
          <w:noProof/>
        </w:rPr>
        <w:drawing>
          <wp:inline distT="0" distB="0" distL="0" distR="0" wp14:anchorId="1347D007" wp14:editId="61C23CC2">
            <wp:extent cx="4516120" cy="397510"/>
            <wp:effectExtent l="0" t="0" r="0" b="0"/>
            <wp:docPr id="105217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6120" cy="397510"/>
                    </a:xfrm>
                    <a:prstGeom prst="rect">
                      <a:avLst/>
                    </a:prstGeom>
                    <a:noFill/>
                    <a:ln>
                      <a:noFill/>
                    </a:ln>
                  </pic:spPr>
                </pic:pic>
              </a:graphicData>
            </a:graphic>
          </wp:inline>
        </w:drawing>
      </w:r>
      <w:r w:rsidR="00321485" w:rsidRPr="00DB7386">
        <w:rPr>
          <w:rFonts w:ascii="Times New Roman" w:hAnsi="Times New Roman" w:cs="Times New Roman"/>
          <w:lang w:val="en-US"/>
        </w:rPr>
        <w:t xml:space="preserve">             (2)</w:t>
      </w:r>
    </w:p>
    <w:p w14:paraId="41569628" w14:textId="1830EFA6" w:rsidR="00621D01" w:rsidRPr="007C5B06" w:rsidRDefault="007C5B06"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Where the first term quantifies the probability of the species age a long a vector of times, while the second term normalizes it after accounting for the probability that speciation occurred exactly at the node. </w:t>
      </w:r>
      <w:commentRangeStart w:id="60"/>
      <w:commentRangeStart w:id="61"/>
      <w:r w:rsidR="00321485">
        <w:rPr>
          <w:rFonts w:ascii="Times New Roman" w:hAnsi="Times New Roman" w:cs="Times New Roman"/>
          <w:sz w:val="24"/>
          <w:szCs w:val="24"/>
          <w:lang w:val="en-US"/>
        </w:rPr>
        <w:t xml:space="preserve">We use equations (1) and (2) to </w:t>
      </w:r>
      <w:commentRangeEnd w:id="60"/>
      <w:r w:rsidR="00F332F3">
        <w:rPr>
          <w:rStyle w:val="Refdecomentario"/>
        </w:rPr>
        <w:commentReference w:id="60"/>
      </w:r>
      <w:commentRangeEnd w:id="61"/>
      <w:r w:rsidR="00DB7386">
        <w:rPr>
          <w:rStyle w:val="Refdecomentario"/>
        </w:rPr>
        <w:commentReference w:id="61"/>
      </w:r>
      <w:r w:rsidR="00321485">
        <w:rPr>
          <w:rFonts w:ascii="Times New Roman" w:hAnsi="Times New Roman" w:cs="Times New Roman"/>
          <w:sz w:val="24"/>
          <w:szCs w:val="24"/>
          <w:lang w:val="en-US"/>
        </w:rPr>
        <w:t xml:space="preserve">approximate density describing </w:t>
      </w:r>
      <w:r w:rsidR="00321485">
        <w:rPr>
          <w:rFonts w:ascii="Times New Roman" w:hAnsi="Times New Roman" w:cs="Times New Roman"/>
          <w:sz w:val="24"/>
          <w:szCs w:val="24"/>
          <w:lang w:val="en-US"/>
        </w:rPr>
        <w:lastRenderedPageBreak/>
        <w:t xml:space="preserve">the probability of a species origination at the observed phylogenetic age and along the branch connecting the node with tip. As point estimates of the species </w:t>
      </w:r>
      <w:r w:rsidR="00750B49">
        <w:rPr>
          <w:rFonts w:ascii="Times New Roman" w:hAnsi="Times New Roman" w:cs="Times New Roman"/>
          <w:sz w:val="24"/>
          <w:szCs w:val="24"/>
          <w:lang w:val="en-US"/>
        </w:rPr>
        <w:t>age,</w:t>
      </w:r>
      <w:r w:rsidR="00321485">
        <w:rPr>
          <w:rFonts w:ascii="Times New Roman" w:hAnsi="Times New Roman" w:cs="Times New Roman"/>
          <w:sz w:val="24"/>
          <w:szCs w:val="24"/>
          <w:lang w:val="en-US"/>
        </w:rPr>
        <w:t xml:space="preserve"> we tested the mean and the median of the distribution. </w:t>
      </w:r>
    </w:p>
    <w:p w14:paraId="14AAE06A" w14:textId="77777777" w:rsidR="009978B8" w:rsidRDefault="009978B8">
      <w:pPr>
        <w:spacing w:after="0" w:line="360" w:lineRule="auto"/>
        <w:jc w:val="both"/>
        <w:rPr>
          <w:rFonts w:ascii="Times New Roman" w:hAnsi="Times New Roman" w:cs="Times New Roman"/>
          <w:sz w:val="24"/>
          <w:szCs w:val="24"/>
          <w:u w:val="single"/>
          <w:lang w:val="en-US"/>
        </w:rPr>
      </w:pPr>
    </w:p>
    <w:p w14:paraId="7A7008F0" w14:textId="4E2DD8BA"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w:t>
      </w:r>
      <w:r w:rsidR="00750B49">
        <w:rPr>
          <w:rFonts w:ascii="Times New Roman" w:hAnsi="Times New Roman" w:cs="Times New Roman"/>
          <w:sz w:val="24"/>
          <w:szCs w:val="24"/>
          <w:lang w:val="en-US"/>
        </w:rPr>
        <w:t xml:space="preserve">the accuracy of our </w:t>
      </w:r>
      <w:r w:rsidR="007C5B06">
        <w:rPr>
          <w:rFonts w:ascii="Times New Roman" w:hAnsi="Times New Roman" w:cs="Times New Roman"/>
          <w:sz w:val="24"/>
          <w:szCs w:val="24"/>
          <w:lang w:val="en-US"/>
        </w:rPr>
        <w:t xml:space="preserve">probabilistic </w:t>
      </w:r>
      <w:r w:rsidR="00750B49">
        <w:rPr>
          <w:rFonts w:ascii="Times New Roman" w:hAnsi="Times New Roman" w:cs="Times New Roman"/>
          <w:sz w:val="24"/>
          <w:szCs w:val="24"/>
          <w:lang w:val="en-US"/>
        </w:rPr>
        <w:t>species age estimator</w:t>
      </w:r>
      <w:r>
        <w:rPr>
          <w:rFonts w:ascii="Times New Roman" w:hAnsi="Times New Roman" w:cs="Times New Roman"/>
          <w:sz w:val="24"/>
          <w:szCs w:val="24"/>
          <w:lang w:val="en-US"/>
        </w:rPr>
        <w:t>, we simulated 1,000 phylogenetic trees with extinction rates of 0.25, 0.15, and 0.05, and a fixed speciation rate of 0.3</w:t>
      </w:r>
      <w:commentRangeStart w:id="62"/>
      <w:commentRangeStart w:id="63"/>
      <w:r>
        <w:rPr>
          <w:rFonts w:ascii="Times New Roman" w:hAnsi="Times New Roman" w:cs="Times New Roman"/>
          <w:sz w:val="24"/>
          <w:szCs w:val="24"/>
          <w:lang w:val="en-US"/>
        </w:rPr>
        <w:t>.</w:t>
      </w:r>
      <w:commentRangeEnd w:id="62"/>
      <w:r>
        <w:commentReference w:id="62"/>
      </w:r>
      <w:commentRangeEnd w:id="63"/>
      <w:r w:rsidR="00DB7386">
        <w:rPr>
          <w:rStyle w:val="Refdecomentario"/>
        </w:rPr>
        <w:commentReference w:id="63"/>
      </w:r>
      <w:r>
        <w:rPr>
          <w:rFonts w:ascii="Times New Roman" w:hAnsi="Times New Roman" w:cs="Times New Roman"/>
          <w:sz w:val="24"/>
          <w:szCs w:val="24"/>
          <w:lang w:val="en-US"/>
        </w:rPr>
        <w:t xml:space="preserve"> Then, using the phylogenies as inputs, we mapped species on each tree based on a bifurcating speciation process. Then, we calculated the MAPE for each tree as measure of the deviation between the function’s estimated and the phylogenetic ages from the true age. </w:t>
      </w:r>
    </w:p>
    <w:p w14:paraId="3713D580" w14:textId="77777777" w:rsidR="009978B8" w:rsidRDefault="009978B8">
      <w:pPr>
        <w:spacing w:after="0" w:line="360" w:lineRule="auto"/>
        <w:jc w:val="both"/>
        <w:rPr>
          <w:rFonts w:ascii="Times New Roman" w:hAnsi="Times New Roman" w:cs="Times New Roman"/>
          <w:sz w:val="24"/>
          <w:szCs w:val="24"/>
          <w:lang w:val="en-US"/>
        </w:rPr>
      </w:pPr>
    </w:p>
    <w:p w14:paraId="0EF26226" w14:textId="476582DA" w:rsidR="009978B8" w:rsidDel="00263CE8" w:rsidRDefault="009978B8">
      <w:pPr>
        <w:spacing w:after="0" w:line="360" w:lineRule="auto"/>
        <w:jc w:val="both"/>
        <w:rPr>
          <w:del w:id="64" w:author="Carlos Calderon del Cid" w:date="2023-09-27T21:47:00Z"/>
          <w:rFonts w:ascii="Times New Roman" w:hAnsi="Times New Roman" w:cs="Times New Roman"/>
          <w:sz w:val="24"/>
          <w:szCs w:val="24"/>
          <w:lang w:val="en-US"/>
        </w:rPr>
      </w:pPr>
    </w:p>
    <w:p w14:paraId="03AC0CB2" w14:textId="77777777" w:rsidR="009978B8" w:rsidRDefault="009978B8">
      <w:pPr>
        <w:spacing w:after="0" w:line="360" w:lineRule="auto"/>
        <w:jc w:val="both"/>
        <w:rPr>
          <w:rFonts w:ascii="Times New Roman" w:hAnsi="Times New Roman" w:cs="Times New Roman"/>
          <w:sz w:val="24"/>
          <w:szCs w:val="24"/>
          <w:lang w:val="en-US"/>
        </w:rPr>
      </w:pPr>
    </w:p>
    <w:p w14:paraId="7A6FC7AD" w14:textId="21FAF610"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Imprint of extinction risk on phylogenetic ages</w:t>
      </w:r>
      <w:ins w:id="65" w:author="Carlos Calderon del Cid" w:date="2023-09-27T21:49:00Z">
        <w:r w:rsidR="00263CE8">
          <w:rPr>
            <w:rFonts w:ascii="Times New Roman" w:hAnsi="Times New Roman" w:cs="Times New Roman"/>
            <w:i/>
            <w:iCs/>
            <w:sz w:val="24"/>
            <w:szCs w:val="24"/>
            <w:u w:val="single"/>
            <w:lang w:val="en-US"/>
          </w:rPr>
          <w:t xml:space="preserve"> and the corrective probabilistic method</w:t>
        </w:r>
      </w:ins>
    </w:p>
    <w:p w14:paraId="2D4C2ED6" w14:textId="69E8A91D"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evaluate whether</w:t>
      </w:r>
      <w:ins w:id="66" w:author="Carlos Calderon del Cid" w:date="2023-09-27T21:58:00Z">
        <w:r w:rsidR="00CE2A7D">
          <w:rPr>
            <w:rFonts w:ascii="Times New Roman" w:hAnsi="Times New Roman" w:cs="Times New Roman"/>
            <w:sz w:val="24"/>
            <w:szCs w:val="24"/>
            <w:lang w:val="en-US"/>
          </w:rPr>
          <w:t xml:space="preserve"> the erroneous estimation of species age</w:t>
        </w:r>
      </w:ins>
      <w:ins w:id="67" w:author="Carlos Calderon del Cid" w:date="2023-09-27T22:00:00Z">
        <w:r w:rsidR="00CE2A7D">
          <w:rPr>
            <w:rFonts w:ascii="Times New Roman" w:hAnsi="Times New Roman" w:cs="Times New Roman"/>
            <w:sz w:val="24"/>
            <w:szCs w:val="24"/>
            <w:lang w:val="en-US"/>
          </w:rPr>
          <w:t>, due to</w:t>
        </w:r>
      </w:ins>
      <w:ins w:id="68" w:author="Carlos Calderon del Cid" w:date="2023-09-27T22:01:00Z">
        <w:r w:rsidR="00CE2A7D">
          <w:rPr>
            <w:rFonts w:ascii="Times New Roman" w:hAnsi="Times New Roman" w:cs="Times New Roman"/>
            <w:sz w:val="24"/>
            <w:szCs w:val="24"/>
            <w:lang w:val="en-US"/>
          </w:rPr>
          <w:t xml:space="preserve"> the</w:t>
        </w:r>
      </w:ins>
      <w:ins w:id="69" w:author="Carlos Calderon del Cid" w:date="2023-09-27T22:00:00Z">
        <w:r w:rsidR="00CE2A7D">
          <w:rPr>
            <w:rFonts w:ascii="Times New Roman" w:hAnsi="Times New Roman" w:cs="Times New Roman"/>
            <w:sz w:val="24"/>
            <w:szCs w:val="24"/>
            <w:lang w:val="en-US"/>
          </w:rPr>
          <w:t xml:space="preserve"> extinction </w:t>
        </w:r>
      </w:ins>
      <w:ins w:id="70" w:author="Carlos Calderon del Cid" w:date="2023-09-27T22:01:00Z">
        <w:r w:rsidR="00CE2A7D">
          <w:rPr>
            <w:rFonts w:ascii="Times New Roman" w:hAnsi="Times New Roman" w:cs="Times New Roman"/>
            <w:sz w:val="24"/>
            <w:szCs w:val="24"/>
            <w:lang w:val="en-US"/>
          </w:rPr>
          <w:t>shortfall,</w:t>
        </w:r>
      </w:ins>
      <w:ins w:id="71" w:author="Carlos Calderon del Cid" w:date="2023-09-27T21:58:00Z">
        <w:r w:rsidR="00CE2A7D">
          <w:rPr>
            <w:rFonts w:ascii="Times New Roman" w:hAnsi="Times New Roman" w:cs="Times New Roman"/>
            <w:sz w:val="24"/>
            <w:szCs w:val="24"/>
            <w:lang w:val="en-US"/>
          </w:rPr>
          <w:t xml:space="preserve"> has </w:t>
        </w:r>
      </w:ins>
      <w:ins w:id="72" w:author="Carlos Calderon del Cid" w:date="2023-09-27T21:59:00Z">
        <w:r w:rsidR="00CE2A7D">
          <w:rPr>
            <w:rFonts w:ascii="Times New Roman" w:hAnsi="Times New Roman" w:cs="Times New Roman"/>
            <w:sz w:val="24"/>
            <w:szCs w:val="24"/>
            <w:lang w:val="en-US"/>
          </w:rPr>
          <w:t>material consequences over eco-evolutionary relationships, we explored</w:t>
        </w:r>
      </w:ins>
      <w:r>
        <w:rPr>
          <w:rFonts w:ascii="Times New Roman" w:hAnsi="Times New Roman" w:cs="Times New Roman"/>
          <w:sz w:val="24"/>
          <w:szCs w:val="24"/>
          <w:lang w:val="en-US"/>
        </w:rPr>
        <w:t xml:space="preserve"> the assumed relationship between species age and present extinction risk (e.g., </w:t>
      </w:r>
      <w:r>
        <w:fldChar w:fldCharType="begin" w:fldLock="1"/>
      </w:r>
      <w:r w:rsidR="00230579">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Delean, &amp; Balmford, 2002b; Tanentzap et al., 2020; Verde Arregoitia et al., 2013)","manualFormatting":"Johnson et al. 2002; Tanentzap et al. 2020; Verde Arregoitia et al. 2013)","plainTextFormattedCitation":"(Johnson, Delean, &amp; Balmford, 2002b; Tanentzap et al., 2020; Verde Arregoitia et al., 2013)","previouslyFormattedCitation":"(Johnson, Delean, &amp; Balmford, 2002b; Tanentzap et al., 2020; Verde Arregoitia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Johnson et al. 2002; Tanentzap et al. 2020; Verde Arregoitia et al. 2013)</w:t>
      </w:r>
      <w:r>
        <w:rPr>
          <w:rFonts w:ascii="Times New Roman" w:hAnsi="Times New Roman" w:cs="Times New Roman"/>
          <w:sz w:val="24"/>
          <w:szCs w:val="24"/>
          <w:lang w:val="en-US"/>
        </w:rPr>
        <w:fldChar w:fldCharType="end"/>
      </w:r>
      <w:ins w:id="73" w:author="Carlos Calderon del Cid" w:date="2023-09-27T21:59:00Z">
        <w:r w:rsidR="00CE2A7D">
          <w:rPr>
            <w:rFonts w:ascii="Times New Roman" w:hAnsi="Times New Roman" w:cs="Times New Roman"/>
            <w:sz w:val="24"/>
            <w:szCs w:val="24"/>
            <w:lang w:val="en-US"/>
          </w:rPr>
          <w:t>.</w:t>
        </w:r>
      </w:ins>
      <w:del w:id="74" w:author="Carlos Calderon del Cid" w:date="2023-09-27T21:59:00Z">
        <w:r w:rsidDel="00CE2A7D">
          <w:rPr>
            <w:rFonts w:ascii="Times New Roman" w:hAnsi="Times New Roman" w:cs="Times New Roman"/>
            <w:sz w:val="24"/>
            <w:szCs w:val="24"/>
            <w:lang w:val="en-US"/>
          </w:rPr>
          <w:delText xml:space="preserve"> is preserved in the phylogenetic ages, </w:delText>
        </w:r>
      </w:del>
      <w:ins w:id="75" w:author="Carlos Calderon del Cid" w:date="2023-09-27T22:00:00Z">
        <w:r w:rsidR="00CE2A7D">
          <w:rPr>
            <w:rFonts w:ascii="Times New Roman" w:hAnsi="Times New Roman" w:cs="Times New Roman"/>
            <w:sz w:val="24"/>
            <w:szCs w:val="24"/>
            <w:lang w:val="en-US"/>
          </w:rPr>
          <w:t>W</w:t>
        </w:r>
      </w:ins>
      <w:del w:id="76" w:author="Carlos Calderon del Cid" w:date="2023-09-27T22:00:00Z">
        <w:r w:rsidDel="00CE2A7D">
          <w:rPr>
            <w:rFonts w:ascii="Times New Roman" w:hAnsi="Times New Roman" w:cs="Times New Roman"/>
            <w:sz w:val="24"/>
            <w:szCs w:val="24"/>
            <w:lang w:val="en-US"/>
          </w:rPr>
          <w:delText>w</w:delText>
        </w:r>
      </w:del>
      <w:r>
        <w:rPr>
          <w:rFonts w:ascii="Times New Roman" w:hAnsi="Times New Roman" w:cs="Times New Roman"/>
          <w:sz w:val="24"/>
          <w:szCs w:val="24"/>
          <w:lang w:val="en-US"/>
        </w:rPr>
        <w:t>e used the same phylogenies and taxonomies (assuming bifurcating speciation) generated in the previous section. Next, we binned the true ages of extant species in five categories corresponding to the IUCN conservation categories: Least Concern (LC), Near Threatened (NT), Vulnerable (VU), Endangered (EN), and Critically Endangered (CR; International Union for the Conservation of Nature</w:t>
      </w:r>
      <w:r>
        <w:fldChar w:fldCharType="begin" w:fldLock="1"/>
      </w:r>
      <w:r w:rsidR="00230579">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With this, we generated a positive effect scenario with older species being at higher</w:t>
      </w:r>
      <w:r w:rsidR="00B81F00">
        <w:rPr>
          <w:rFonts w:ascii="Times New Roman" w:hAnsi="Times New Roman" w:cs="Times New Roman"/>
          <w:sz w:val="24"/>
          <w:szCs w:val="24"/>
          <w:lang w:val="en-US"/>
        </w:rPr>
        <w:t xml:space="preserve"> risk regarding the </w:t>
      </w:r>
      <w:r>
        <w:rPr>
          <w:rFonts w:ascii="Times New Roman" w:hAnsi="Times New Roman" w:cs="Times New Roman"/>
          <w:sz w:val="24"/>
          <w:szCs w:val="24"/>
          <w:lang w:val="en-US"/>
        </w:rPr>
        <w:t>IUCN</w:t>
      </w:r>
      <w:r w:rsidR="00B81F00">
        <w:rPr>
          <w:rFonts w:ascii="Times New Roman" w:hAnsi="Times New Roman" w:cs="Times New Roman"/>
          <w:sz w:val="24"/>
          <w:szCs w:val="24"/>
          <w:lang w:val="en-US"/>
        </w:rPr>
        <w:t xml:space="preserve"> categories</w:t>
      </w:r>
      <w:r>
        <w:rPr>
          <w:rFonts w:ascii="Times New Roman" w:hAnsi="Times New Roman" w:cs="Times New Roman"/>
          <w:sz w:val="24"/>
          <w:szCs w:val="24"/>
          <w:lang w:val="en-US"/>
        </w:rPr>
        <w:t xml:space="preserve">. Then, we quantified the error rate for the phylogenetic and the </w:t>
      </w:r>
      <w:r w:rsidR="00B81F00">
        <w:rPr>
          <w:rFonts w:ascii="Times New Roman" w:hAnsi="Times New Roman" w:cs="Times New Roman"/>
          <w:sz w:val="24"/>
          <w:szCs w:val="24"/>
          <w:lang w:val="en-US"/>
        </w:rPr>
        <w:t>probabilistic species age estimator</w:t>
      </w:r>
      <w:r>
        <w:rPr>
          <w:rFonts w:ascii="Times New Roman" w:hAnsi="Times New Roman" w:cs="Times New Roman"/>
          <w:sz w:val="24"/>
          <w:szCs w:val="24"/>
          <w:lang w:val="en-US"/>
        </w:rPr>
        <w:t xml:space="preserve">, </w:t>
      </w:r>
      <w:r w:rsidR="00B679A7">
        <w:rPr>
          <w:rFonts w:ascii="Times New Roman" w:hAnsi="Times New Roman" w:cs="Times New Roman"/>
          <w:sz w:val="24"/>
          <w:szCs w:val="24"/>
          <w:lang w:val="en-US"/>
        </w:rPr>
        <w:t>as</w:t>
      </w:r>
      <w:r>
        <w:rPr>
          <w:rFonts w:ascii="Times New Roman" w:hAnsi="Times New Roman" w:cs="Times New Roman"/>
          <w:sz w:val="24"/>
          <w:szCs w:val="24"/>
          <w:lang w:val="en-US"/>
        </w:rPr>
        <w:t xml:space="preserve"> the share of the 1000 dat</w:t>
      </w:r>
      <w:r w:rsidR="00B679A7">
        <w:rPr>
          <w:rFonts w:ascii="Times New Roman" w:hAnsi="Times New Roman" w:cs="Times New Roman"/>
          <w:sz w:val="24"/>
          <w:szCs w:val="24"/>
          <w:lang w:val="en-US"/>
        </w:rPr>
        <w:t>a</w:t>
      </w:r>
      <w:r>
        <w:rPr>
          <w:rFonts w:ascii="Times New Roman" w:hAnsi="Times New Roman" w:cs="Times New Roman"/>
          <w:sz w:val="24"/>
          <w:szCs w:val="24"/>
          <w:lang w:val="en-US"/>
        </w:rPr>
        <w:t>sets</w:t>
      </w:r>
      <w:r w:rsidR="00B679A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where the ranking of mean age per conservation status category </w:t>
      </w:r>
      <w:r w:rsidR="00B679A7">
        <w:rPr>
          <w:rFonts w:ascii="Times New Roman" w:hAnsi="Times New Roman" w:cs="Times New Roman"/>
          <w:sz w:val="24"/>
          <w:szCs w:val="24"/>
          <w:lang w:val="en-US"/>
        </w:rPr>
        <w:t xml:space="preserve">did not match </w:t>
      </w:r>
      <w:r>
        <w:rPr>
          <w:rFonts w:ascii="Times New Roman" w:hAnsi="Times New Roman" w:cs="Times New Roman"/>
          <w:sz w:val="24"/>
          <w:szCs w:val="24"/>
          <w:lang w:val="en-US"/>
        </w:rPr>
        <w:t>with the simulated monotonic increase.</w:t>
      </w:r>
    </w:p>
    <w:p w14:paraId="5EAD8C4D" w14:textId="77777777" w:rsidR="009978B8" w:rsidRDefault="009978B8">
      <w:pPr>
        <w:spacing w:after="0" w:line="360" w:lineRule="auto"/>
        <w:jc w:val="both"/>
        <w:rPr>
          <w:ins w:id="77" w:author="Carlos Calderon del Cid" w:date="2023-09-27T21:49:00Z"/>
          <w:rFonts w:ascii="Times New Roman" w:hAnsi="Times New Roman" w:cs="Times New Roman"/>
          <w:i/>
          <w:iCs/>
          <w:sz w:val="24"/>
          <w:szCs w:val="24"/>
          <w:u w:val="single"/>
          <w:lang w:val="en-US"/>
        </w:rPr>
      </w:pPr>
    </w:p>
    <w:p w14:paraId="29E7EA21" w14:textId="6B4DE1C5" w:rsidR="00263CE8" w:rsidRDefault="00263CE8">
      <w:pPr>
        <w:spacing w:after="0" w:line="360" w:lineRule="auto"/>
        <w:jc w:val="both"/>
        <w:rPr>
          <w:ins w:id="78" w:author="Carlos Calderon del Cid" w:date="2023-09-27T21:50:00Z"/>
          <w:rFonts w:ascii="Times New Roman" w:hAnsi="Times New Roman" w:cs="Times New Roman"/>
          <w:i/>
          <w:iCs/>
          <w:sz w:val="24"/>
          <w:szCs w:val="24"/>
          <w:u w:val="single"/>
          <w:lang w:val="en-US"/>
        </w:rPr>
      </w:pPr>
      <w:ins w:id="79" w:author="Carlos Calderon del Cid" w:date="2023-09-27T21:49:00Z">
        <w:r>
          <w:rPr>
            <w:rFonts w:ascii="Times New Roman" w:hAnsi="Times New Roman" w:cs="Times New Roman"/>
            <w:i/>
            <w:iCs/>
            <w:sz w:val="24"/>
            <w:szCs w:val="24"/>
            <w:u w:val="single"/>
            <w:lang w:val="en-US"/>
          </w:rPr>
          <w:t>Imprint of extinction risk on phylogenetic ages given three</w:t>
        </w:r>
      </w:ins>
      <w:ins w:id="80" w:author="Carlos Calderon del Cid" w:date="2023-09-27T21:50:00Z">
        <w:r>
          <w:rPr>
            <w:rFonts w:ascii="Times New Roman" w:hAnsi="Times New Roman" w:cs="Times New Roman"/>
            <w:i/>
            <w:iCs/>
            <w:sz w:val="24"/>
            <w:szCs w:val="24"/>
            <w:u w:val="single"/>
            <w:lang w:val="en-US"/>
          </w:rPr>
          <w:t xml:space="preserve"> levels of nonrandom incomplete sampling</w:t>
        </w:r>
      </w:ins>
    </w:p>
    <w:p w14:paraId="35C10685" w14:textId="718F061D" w:rsidR="00685F72" w:rsidRDefault="00263CE8" w:rsidP="00685F72">
      <w:pPr>
        <w:spacing w:after="0" w:line="360" w:lineRule="auto"/>
        <w:ind w:firstLine="709"/>
        <w:jc w:val="both"/>
        <w:rPr>
          <w:ins w:id="81" w:author="Carlos Calderon del Cid" w:date="2023-09-27T22:15:00Z"/>
          <w:rFonts w:ascii="Times New Roman" w:hAnsi="Times New Roman" w:cs="Times New Roman"/>
          <w:sz w:val="24"/>
          <w:szCs w:val="24"/>
          <w:lang w:val="en-US"/>
        </w:rPr>
      </w:pPr>
      <w:ins w:id="82" w:author="Carlos Calderon del Cid" w:date="2023-09-27T21:51:00Z">
        <w:r>
          <w:rPr>
            <w:rFonts w:ascii="Times New Roman" w:hAnsi="Times New Roman" w:cs="Times New Roman"/>
            <w:sz w:val="24"/>
            <w:szCs w:val="24"/>
            <w:lang w:val="en-US"/>
          </w:rPr>
          <w:t>To e</w:t>
        </w:r>
      </w:ins>
      <w:ins w:id="83" w:author="Carlos Calderon del Cid" w:date="2023-09-27T21:52:00Z">
        <w:r>
          <w:rPr>
            <w:rFonts w:ascii="Times New Roman" w:hAnsi="Times New Roman" w:cs="Times New Roman"/>
            <w:sz w:val="24"/>
            <w:szCs w:val="24"/>
            <w:lang w:val="en-US"/>
          </w:rPr>
          <w:t>xplore whether</w:t>
        </w:r>
      </w:ins>
      <w:ins w:id="84" w:author="Carlos Calderon del Cid" w:date="2023-09-27T22:02:00Z">
        <w:r w:rsidR="00CE2A7D">
          <w:rPr>
            <w:rFonts w:ascii="Times New Roman" w:hAnsi="Times New Roman" w:cs="Times New Roman"/>
            <w:sz w:val="24"/>
            <w:szCs w:val="24"/>
            <w:lang w:val="en-US"/>
          </w:rPr>
          <w:t xml:space="preserve"> </w:t>
        </w:r>
      </w:ins>
      <w:ins w:id="85" w:author="Carlos Calderon del Cid" w:date="2023-09-27T21:52:00Z">
        <w:r>
          <w:rPr>
            <w:rFonts w:ascii="Times New Roman" w:hAnsi="Times New Roman" w:cs="Times New Roman"/>
            <w:sz w:val="24"/>
            <w:szCs w:val="24"/>
            <w:lang w:val="en-US"/>
          </w:rPr>
          <w:t>the</w:t>
        </w:r>
      </w:ins>
      <w:ins w:id="86" w:author="Carlos Calderon del Cid" w:date="2023-09-27T22:02:00Z">
        <w:r w:rsidR="00CE2A7D">
          <w:rPr>
            <w:rFonts w:ascii="Times New Roman" w:hAnsi="Times New Roman" w:cs="Times New Roman"/>
            <w:sz w:val="24"/>
            <w:szCs w:val="24"/>
            <w:lang w:val="en-US"/>
          </w:rPr>
          <w:t xml:space="preserve"> erroneous estimation of species age</w:t>
        </w:r>
      </w:ins>
      <w:ins w:id="87" w:author="Carlos Calderon del Cid" w:date="2023-09-27T22:03:00Z">
        <w:r w:rsidR="00CE2A7D">
          <w:rPr>
            <w:rFonts w:ascii="Times New Roman" w:hAnsi="Times New Roman" w:cs="Times New Roman"/>
            <w:sz w:val="24"/>
            <w:szCs w:val="24"/>
            <w:lang w:val="en-US"/>
          </w:rPr>
          <w:t>,</w:t>
        </w:r>
      </w:ins>
      <w:ins w:id="88" w:author="Carlos Calderon del Cid" w:date="2023-09-27T22:02:00Z">
        <w:r w:rsidR="00CE2A7D">
          <w:rPr>
            <w:rFonts w:ascii="Times New Roman" w:hAnsi="Times New Roman" w:cs="Times New Roman"/>
            <w:sz w:val="24"/>
            <w:szCs w:val="24"/>
            <w:lang w:val="en-US"/>
          </w:rPr>
          <w:t xml:space="preserve"> due to</w:t>
        </w:r>
      </w:ins>
      <w:ins w:id="89" w:author="Carlos Calderon del Cid" w:date="2023-09-27T22:03:00Z">
        <w:r w:rsidR="00CE2A7D">
          <w:rPr>
            <w:rFonts w:ascii="Times New Roman" w:hAnsi="Times New Roman" w:cs="Times New Roman"/>
            <w:sz w:val="24"/>
            <w:szCs w:val="24"/>
            <w:lang w:val="en-US"/>
          </w:rPr>
          <w:t xml:space="preserve"> </w:t>
        </w:r>
      </w:ins>
      <w:ins w:id="90" w:author="Carlos Calderon del Cid" w:date="2023-09-27T22:02:00Z">
        <w:r w:rsidR="00CE2A7D">
          <w:rPr>
            <w:rFonts w:ascii="Times New Roman" w:hAnsi="Times New Roman" w:cs="Times New Roman"/>
            <w:sz w:val="24"/>
            <w:szCs w:val="24"/>
            <w:lang w:val="en-US"/>
          </w:rPr>
          <w:t>nonrandom incomplete sampling,</w:t>
        </w:r>
      </w:ins>
      <w:ins w:id="91" w:author="Carlos Calderon del Cid" w:date="2023-09-27T21:52:00Z">
        <w:r>
          <w:rPr>
            <w:rFonts w:ascii="Times New Roman" w:hAnsi="Times New Roman" w:cs="Times New Roman"/>
            <w:sz w:val="24"/>
            <w:szCs w:val="24"/>
            <w:lang w:val="en-US"/>
          </w:rPr>
          <w:t xml:space="preserve"> </w:t>
        </w:r>
      </w:ins>
      <w:ins w:id="92" w:author="Carlos Calderon del Cid" w:date="2023-09-27T22:03:00Z">
        <w:r w:rsidR="00CE2A7D">
          <w:rPr>
            <w:rFonts w:ascii="Times New Roman" w:hAnsi="Times New Roman" w:cs="Times New Roman"/>
            <w:sz w:val="24"/>
            <w:szCs w:val="24"/>
            <w:lang w:val="en-US"/>
          </w:rPr>
          <w:t>has consequences over the inference of the assumed rela</w:t>
        </w:r>
      </w:ins>
      <w:ins w:id="93" w:author="Carlos Calderon del Cid" w:date="2023-09-27T22:04:00Z">
        <w:r w:rsidR="00CE2A7D">
          <w:rPr>
            <w:rFonts w:ascii="Times New Roman" w:hAnsi="Times New Roman" w:cs="Times New Roman"/>
            <w:sz w:val="24"/>
            <w:szCs w:val="24"/>
            <w:lang w:val="en-US"/>
          </w:rPr>
          <w:t xml:space="preserve">tionship </w:t>
        </w:r>
        <w:r w:rsidR="00CE2A7D">
          <w:rPr>
            <w:rFonts w:ascii="Times New Roman" w:hAnsi="Times New Roman" w:cs="Times New Roman"/>
            <w:sz w:val="24"/>
            <w:szCs w:val="24"/>
            <w:lang w:val="en-US"/>
          </w:rPr>
          <w:lastRenderedPageBreak/>
          <w:t>be</w:t>
        </w:r>
      </w:ins>
      <w:ins w:id="94" w:author="Carlos Calderon del Cid" w:date="2023-09-27T21:52:00Z">
        <w:r>
          <w:rPr>
            <w:rFonts w:ascii="Times New Roman" w:hAnsi="Times New Roman" w:cs="Times New Roman"/>
            <w:sz w:val="24"/>
            <w:szCs w:val="24"/>
            <w:lang w:val="en-US"/>
          </w:rPr>
          <w:t>tween species age and present extinction risk</w:t>
        </w:r>
      </w:ins>
      <w:ins w:id="95" w:author="Carlos Calderon del Cid" w:date="2023-09-27T22:05:00Z">
        <w:r w:rsidR="00CE2A7D">
          <w:rPr>
            <w:rFonts w:ascii="Times New Roman" w:hAnsi="Times New Roman" w:cs="Times New Roman"/>
            <w:sz w:val="24"/>
            <w:szCs w:val="24"/>
            <w:lang w:val="en-US"/>
          </w:rPr>
          <w:t xml:space="preserve">, we used the intermediate extinction scenario phylogenies and the taxonomies </w:t>
        </w:r>
      </w:ins>
      <w:ins w:id="96" w:author="Carlos Calderon del Cid" w:date="2023-09-27T22:07:00Z">
        <w:r w:rsidR="00685F72">
          <w:rPr>
            <w:rFonts w:ascii="Times New Roman" w:hAnsi="Times New Roman" w:cs="Times New Roman"/>
            <w:sz w:val="24"/>
            <w:szCs w:val="24"/>
            <w:lang w:val="en-US"/>
          </w:rPr>
          <w:t xml:space="preserve">assuming all speciation occurs via bifurcation or budding. Then, </w:t>
        </w:r>
      </w:ins>
      <w:ins w:id="97" w:author="Carlos Calderon del Cid" w:date="2023-09-27T22:08:00Z">
        <w:r w:rsidR="00685F72">
          <w:rPr>
            <w:rFonts w:ascii="Times New Roman" w:hAnsi="Times New Roman" w:cs="Times New Roman"/>
            <w:sz w:val="24"/>
            <w:szCs w:val="24"/>
            <w:lang w:val="en-US"/>
          </w:rPr>
          <w:t>to simulate</w:t>
        </w:r>
      </w:ins>
      <w:ins w:id="98" w:author="Carlos Calderon del Cid" w:date="2023-09-27T22:11:00Z">
        <w:r w:rsidR="00685F72">
          <w:rPr>
            <w:rFonts w:ascii="Times New Roman" w:hAnsi="Times New Roman" w:cs="Times New Roman"/>
            <w:sz w:val="24"/>
            <w:szCs w:val="24"/>
            <w:lang w:val="en-US"/>
          </w:rPr>
          <w:t xml:space="preserve"> </w:t>
        </w:r>
      </w:ins>
      <w:ins w:id="99" w:author="Carlos Calderon del Cid" w:date="2023-09-27T22:15:00Z">
        <w:r w:rsidR="00685F72">
          <w:rPr>
            <w:rFonts w:ascii="Times New Roman" w:hAnsi="Times New Roman" w:cs="Times New Roman"/>
            <w:sz w:val="24"/>
            <w:szCs w:val="24"/>
            <w:lang w:val="en-US"/>
          </w:rPr>
          <w:t>three levels of</w:t>
        </w:r>
      </w:ins>
      <w:ins w:id="100" w:author="Carlos Calderon del Cid" w:date="2023-09-27T22:11:00Z">
        <w:r w:rsidR="00685F72">
          <w:rPr>
            <w:rFonts w:ascii="Times New Roman" w:hAnsi="Times New Roman" w:cs="Times New Roman"/>
            <w:sz w:val="24"/>
            <w:szCs w:val="24"/>
            <w:lang w:val="en-US"/>
          </w:rPr>
          <w:t xml:space="preserve"> nonrandom incomplete sampling</w:t>
        </w:r>
      </w:ins>
      <w:ins w:id="101" w:author="Carlos Calderon del Cid" w:date="2023-09-27T22:15:00Z">
        <w:r w:rsidR="00685F72">
          <w:rPr>
            <w:rFonts w:ascii="Times New Roman" w:hAnsi="Times New Roman" w:cs="Times New Roman"/>
            <w:sz w:val="24"/>
            <w:szCs w:val="24"/>
            <w:lang w:val="en-US"/>
          </w:rPr>
          <w:t xml:space="preserve"> (0%, 25%, 50%)</w:t>
        </w:r>
      </w:ins>
      <w:ins w:id="102" w:author="Carlos Calderon del Cid" w:date="2023-09-27T22:11:00Z">
        <w:r w:rsidR="00685F72">
          <w:rPr>
            <w:rFonts w:ascii="Times New Roman" w:hAnsi="Times New Roman" w:cs="Times New Roman"/>
            <w:sz w:val="24"/>
            <w:szCs w:val="24"/>
            <w:lang w:val="en-US"/>
          </w:rPr>
          <w:t xml:space="preserve">, </w:t>
        </w:r>
      </w:ins>
      <w:ins w:id="103" w:author="Carlos Calderon del Cid" w:date="2023-09-27T22:13:00Z">
        <w:r w:rsidR="00685F72">
          <w:rPr>
            <w:rFonts w:ascii="Times New Roman" w:hAnsi="Times New Roman" w:cs="Times New Roman"/>
            <w:sz w:val="24"/>
            <w:szCs w:val="24"/>
            <w:lang w:val="en-US"/>
          </w:rPr>
          <w:t>we implemented a function to remove species with a probability prop</w:t>
        </w:r>
      </w:ins>
      <w:ins w:id="104" w:author="Carlos Calderon del Cid" w:date="2023-09-27T22:14:00Z">
        <w:r w:rsidR="00685F72">
          <w:rPr>
            <w:rFonts w:ascii="Times New Roman" w:hAnsi="Times New Roman" w:cs="Times New Roman"/>
            <w:sz w:val="24"/>
            <w:szCs w:val="24"/>
            <w:lang w:val="en-US"/>
          </w:rPr>
          <w:t>ortional to its age, i.e., older species are less likely to be sample.</w:t>
        </w:r>
      </w:ins>
      <w:ins w:id="105" w:author="Carlos Calderon del Cid" w:date="2023-09-27T22:15:00Z">
        <w:r w:rsidR="00685F72">
          <w:rPr>
            <w:rFonts w:ascii="Times New Roman" w:hAnsi="Times New Roman" w:cs="Times New Roman"/>
            <w:sz w:val="24"/>
            <w:szCs w:val="24"/>
            <w:lang w:val="en-US"/>
          </w:rPr>
          <w:t xml:space="preserve"> </w:t>
        </w:r>
      </w:ins>
      <w:ins w:id="106" w:author="Carlos Calderon del Cid" w:date="2023-09-27T22:14:00Z">
        <w:r w:rsidR="00685F72">
          <w:rPr>
            <w:rFonts w:ascii="Times New Roman" w:hAnsi="Times New Roman" w:cs="Times New Roman"/>
            <w:sz w:val="24"/>
            <w:szCs w:val="24"/>
            <w:lang w:val="en-US"/>
          </w:rPr>
          <w:t xml:space="preserve"> </w:t>
        </w:r>
      </w:ins>
      <w:ins w:id="107" w:author="Carlos Calderon del Cid" w:date="2023-09-27T22:15:00Z">
        <w:r w:rsidR="00685F72">
          <w:rPr>
            <w:rFonts w:ascii="Times New Roman" w:hAnsi="Times New Roman" w:cs="Times New Roman"/>
            <w:sz w:val="24"/>
            <w:szCs w:val="24"/>
            <w:lang w:val="en-US"/>
          </w:rPr>
          <w:t>Next, we binned the true ages of extant species in five categories corresponding to the IUCN conservation categories: Least Concern (LC), Near Threatened (NT), Vulnerable (VU), Endangered (EN), and Critically Endangered (CR; International Union for the Conservation of Nature</w:t>
        </w:r>
        <w:r w:rsidR="00685F72">
          <w:fldChar w:fldCharType="begin" w:fldLock="1"/>
        </w:r>
        <w:r w:rsidR="00685F72">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sidR="00685F72">
          <w:rPr>
            <w:rFonts w:ascii="Times New Roman" w:hAnsi="Times New Roman" w:cs="Times New Roman"/>
            <w:sz w:val="24"/>
            <w:szCs w:val="24"/>
            <w:lang w:val="en-US"/>
          </w:rPr>
          <w:fldChar w:fldCharType="separate"/>
        </w:r>
        <w:r w:rsidR="00685F72">
          <w:rPr>
            <w:rFonts w:ascii="Times New Roman" w:hAnsi="Times New Roman" w:cs="Times New Roman"/>
            <w:noProof/>
            <w:sz w:val="24"/>
            <w:szCs w:val="24"/>
            <w:lang w:val="en-US"/>
          </w:rPr>
          <w:t xml:space="preserve"> 2016)</w:t>
        </w:r>
        <w:r w:rsidR="00685F72">
          <w:rPr>
            <w:rFonts w:ascii="Times New Roman" w:hAnsi="Times New Roman" w:cs="Times New Roman"/>
            <w:sz w:val="24"/>
            <w:szCs w:val="24"/>
            <w:lang w:val="en-US"/>
          </w:rPr>
          <w:fldChar w:fldCharType="end"/>
        </w:r>
        <w:r w:rsidR="00685F72">
          <w:rPr>
            <w:rFonts w:ascii="Times New Roman" w:hAnsi="Times New Roman" w:cs="Times New Roman"/>
            <w:sz w:val="24"/>
            <w:szCs w:val="24"/>
            <w:lang w:val="en-US"/>
          </w:rPr>
          <w:t>. With this, we generated a positive effect scenario with older species being at higher risk regarding the IUCN categories. Then, we quantified the error rate for the phylogenetic</w:t>
        </w:r>
      </w:ins>
      <w:ins w:id="108" w:author="Carlos Calderon del Cid" w:date="2023-09-27T22:16:00Z">
        <w:r w:rsidR="00685F72">
          <w:rPr>
            <w:rFonts w:ascii="Times New Roman" w:hAnsi="Times New Roman" w:cs="Times New Roman"/>
            <w:sz w:val="24"/>
            <w:szCs w:val="24"/>
            <w:lang w:val="en-US"/>
          </w:rPr>
          <w:t xml:space="preserve"> age in the three incomplete sampling scenarios for bifurcating and budding speciation mode</w:t>
        </w:r>
      </w:ins>
      <w:ins w:id="109" w:author="Carlos Calderon del Cid" w:date="2023-09-27T22:15:00Z">
        <w:r w:rsidR="00685F72">
          <w:rPr>
            <w:rFonts w:ascii="Times New Roman" w:hAnsi="Times New Roman" w:cs="Times New Roman"/>
            <w:sz w:val="24"/>
            <w:szCs w:val="24"/>
            <w:lang w:val="en-US"/>
          </w:rPr>
          <w:t>, as the share of the 1000 datasets where the ranking of mean age per conservation status category did not match with the simulated monotonic increase.</w:t>
        </w:r>
      </w:ins>
    </w:p>
    <w:p w14:paraId="456B074D" w14:textId="0EA4DDE8" w:rsidR="00263CE8" w:rsidDel="00685F72" w:rsidRDefault="00263CE8" w:rsidP="00685F72">
      <w:pPr>
        <w:spacing w:after="0" w:line="360" w:lineRule="auto"/>
        <w:ind w:firstLine="709"/>
        <w:jc w:val="both"/>
        <w:rPr>
          <w:del w:id="110" w:author="Carlos Calderon del Cid" w:date="2023-09-27T22:17:00Z"/>
          <w:rFonts w:ascii="Times New Roman" w:hAnsi="Times New Roman" w:cs="Times New Roman"/>
          <w:i/>
          <w:iCs/>
          <w:sz w:val="24"/>
          <w:szCs w:val="24"/>
          <w:u w:val="single"/>
          <w:lang w:val="en-US"/>
        </w:rPr>
        <w:pPrChange w:id="111" w:author="Carlos Calderon del Cid" w:date="2023-09-27T22:07:00Z">
          <w:pPr>
            <w:spacing w:after="0" w:line="360" w:lineRule="auto"/>
            <w:jc w:val="both"/>
          </w:pPr>
        </w:pPrChange>
      </w:pPr>
    </w:p>
    <w:p w14:paraId="42EC4788" w14:textId="48CC2C12" w:rsidR="009978B8" w:rsidDel="00685F72" w:rsidRDefault="009978B8">
      <w:pPr>
        <w:spacing w:after="0" w:line="360" w:lineRule="auto"/>
        <w:jc w:val="both"/>
        <w:rPr>
          <w:del w:id="112" w:author="Carlos Calderon del Cid" w:date="2023-09-27T22:17:00Z"/>
          <w:rFonts w:ascii="Times New Roman" w:hAnsi="Times New Roman" w:cs="Times New Roman"/>
          <w:sz w:val="24"/>
          <w:szCs w:val="24"/>
          <w:lang w:val="en-US"/>
        </w:rPr>
      </w:pPr>
    </w:p>
    <w:p w14:paraId="7D80F2E9"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56F3D1EC"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62C93F8C" w14:textId="637E895D"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the assumption of bifurcating speciation and with no extinction events, phylogenetic ages matched the true age of extant species (Figure 3). At low extinction fraction (&lt; 0.25), 96% of the phylogenetic age estimations were congruent with the true age. At high extinction fraction (&gt; 0.75), this was also the case for most species (73%). However, age overestimation increased with extinction fraction and in some cases the phylogenetic age </w:t>
      </w:r>
      <w:r w:rsidR="00B679A7">
        <w:rPr>
          <w:rFonts w:ascii="Times New Roman" w:hAnsi="Times New Roman" w:cs="Times New Roman"/>
          <w:sz w:val="24"/>
          <w:szCs w:val="24"/>
          <w:lang w:val="en-US"/>
        </w:rPr>
        <w:t>erroneously</w:t>
      </w:r>
      <w:r>
        <w:rPr>
          <w:rFonts w:ascii="Times New Roman" w:hAnsi="Times New Roman" w:cs="Times New Roman"/>
          <w:sz w:val="24"/>
          <w:szCs w:val="24"/>
          <w:lang w:val="en-US"/>
        </w:rPr>
        <w:t xml:space="preserve"> suggested that the species is as old as the root age. Under bifurcating speciation, the phylogenetic age never </w:t>
      </w:r>
      <w:r w:rsidR="00F332F3">
        <w:rPr>
          <w:rFonts w:ascii="Times New Roman" w:hAnsi="Times New Roman" w:cs="Times New Roman"/>
          <w:sz w:val="24"/>
          <w:szCs w:val="24"/>
          <w:lang w:val="en-US"/>
        </w:rPr>
        <w:t>underestimate</w:t>
      </w:r>
      <w:r w:rsidR="004F7BC4">
        <w:rPr>
          <w:rFonts w:ascii="Times New Roman" w:hAnsi="Times New Roman" w:cs="Times New Roman"/>
          <w:sz w:val="24"/>
          <w:szCs w:val="24"/>
          <w:lang w:val="en-US"/>
        </w:rPr>
        <w:t>d</w:t>
      </w:r>
      <w:r>
        <w:rPr>
          <w:rFonts w:ascii="Times New Roman" w:hAnsi="Times New Roman" w:cs="Times New Roman"/>
          <w:sz w:val="24"/>
          <w:szCs w:val="24"/>
          <w:lang w:val="en-US"/>
        </w:rPr>
        <w:t xml:space="preserve"> the true species age, while in the case of budding speciation over- and underestimation occur</w:t>
      </w:r>
      <w:r w:rsidR="004F7BC4">
        <w:rPr>
          <w:rFonts w:ascii="Times New Roman" w:hAnsi="Times New Roman" w:cs="Times New Roman"/>
          <w:sz w:val="24"/>
          <w:szCs w:val="24"/>
          <w:lang w:val="en-US"/>
        </w:rPr>
        <w:t>red</w:t>
      </w:r>
      <w:r>
        <w:rPr>
          <w:rFonts w:ascii="Times New Roman" w:hAnsi="Times New Roman" w:cs="Times New Roman"/>
          <w:sz w:val="24"/>
          <w:szCs w:val="24"/>
          <w:lang w:val="en-US"/>
        </w:rPr>
        <w:t xml:space="preserve">. </w:t>
      </w:r>
      <w:r w:rsidR="00FF70B4">
        <w:rPr>
          <w:rFonts w:ascii="Times New Roman" w:hAnsi="Times New Roman" w:cs="Times New Roman"/>
          <w:sz w:val="24"/>
          <w:szCs w:val="24"/>
          <w:lang w:val="en-US"/>
        </w:rPr>
        <w:t xml:space="preserve">Also, the proportion of cases were the phylogenetic ages equal the species age was lower than in the bifurcating scenario. </w:t>
      </w:r>
      <w:r w:rsidR="004F7BC4">
        <w:rPr>
          <w:rFonts w:ascii="Times New Roman" w:hAnsi="Times New Roman" w:cs="Times New Roman"/>
          <w:sz w:val="24"/>
          <w:szCs w:val="24"/>
          <w:lang w:val="en-US"/>
        </w:rPr>
        <w:t xml:space="preserve">Regarding </w:t>
      </w:r>
      <w:r w:rsidR="00FF70B4">
        <w:rPr>
          <w:rFonts w:ascii="Times New Roman" w:hAnsi="Times New Roman" w:cs="Times New Roman"/>
          <w:sz w:val="24"/>
          <w:szCs w:val="24"/>
          <w:lang w:val="en-US"/>
        </w:rPr>
        <w:t>budding speciation</w:t>
      </w:r>
      <w:r w:rsidR="004F7BC4">
        <w:rPr>
          <w:rFonts w:ascii="Times New Roman" w:hAnsi="Times New Roman" w:cs="Times New Roman"/>
          <w:sz w:val="24"/>
          <w:szCs w:val="24"/>
          <w:lang w:val="en-US"/>
        </w:rPr>
        <w:t>, o</w:t>
      </w:r>
      <w:r>
        <w:rPr>
          <w:rFonts w:ascii="Times New Roman" w:hAnsi="Times New Roman" w:cs="Times New Roman"/>
          <w:sz w:val="24"/>
          <w:szCs w:val="24"/>
          <w:lang w:val="en-US"/>
        </w:rPr>
        <w:t>verestimated ages were more frequent</w:t>
      </w:r>
      <w:r w:rsidR="004F7BC4">
        <w:rPr>
          <w:rFonts w:ascii="Times New Roman" w:hAnsi="Times New Roman" w:cs="Times New Roman"/>
          <w:sz w:val="24"/>
          <w:szCs w:val="24"/>
          <w:lang w:val="en-US"/>
        </w:rPr>
        <w:t xml:space="preserve"> </w:t>
      </w:r>
      <w:r>
        <w:rPr>
          <w:rFonts w:ascii="Times New Roman" w:hAnsi="Times New Roman" w:cs="Times New Roman"/>
          <w:sz w:val="24"/>
          <w:szCs w:val="24"/>
          <w:lang w:val="en-US"/>
        </w:rPr>
        <w:t>with high extinction while underestimations occurred with low extinction but in principle both happened under all extinction scenarios</w:t>
      </w:r>
      <w:r w:rsidR="00FF70B4">
        <w:rPr>
          <w:rFonts w:ascii="Times New Roman" w:hAnsi="Times New Roman" w:cs="Times New Roman"/>
          <w:sz w:val="24"/>
          <w:szCs w:val="24"/>
          <w:lang w:val="en-US"/>
        </w:rPr>
        <w:t xml:space="preserve"> (Figure 3)</w:t>
      </w:r>
      <w:r>
        <w:rPr>
          <w:rFonts w:ascii="Times New Roman" w:hAnsi="Times New Roman" w:cs="Times New Roman"/>
          <w:sz w:val="24"/>
          <w:szCs w:val="24"/>
          <w:lang w:val="en-US"/>
        </w:rPr>
        <w:t>. Even at low extinction fraction, ~50% of phylogenetic ages did not match the true ages. With higher extinction fraction, phylogenetic ages overestimated true age more often (17%)</w:t>
      </w:r>
      <w:r w:rsidR="006E31A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5D97BE84" w14:textId="62E675FE"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datasets simulated under a mixture of anagenetic and bifurcating speciation, phylogenetic ages deviated </w:t>
      </w:r>
      <w:r w:rsidR="00B679A7">
        <w:rPr>
          <w:rFonts w:ascii="Times New Roman" w:hAnsi="Times New Roman" w:cs="Times New Roman"/>
          <w:sz w:val="24"/>
          <w:szCs w:val="24"/>
          <w:lang w:val="en-US"/>
        </w:rPr>
        <w:t xml:space="preserve">more strongly </w:t>
      </w:r>
      <w:r>
        <w:rPr>
          <w:rFonts w:ascii="Times New Roman" w:hAnsi="Times New Roman" w:cs="Times New Roman"/>
          <w:sz w:val="24"/>
          <w:szCs w:val="24"/>
          <w:lang w:val="en-US"/>
        </w:rPr>
        <w:t>from the true ages than under</w:t>
      </w:r>
      <w:r w:rsidR="00B679A7">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 pure bifurcating </w:t>
      </w:r>
      <w:r w:rsidR="00B679A7">
        <w:rPr>
          <w:rFonts w:ascii="Times New Roman" w:hAnsi="Times New Roman" w:cs="Times New Roman"/>
          <w:sz w:val="24"/>
          <w:szCs w:val="24"/>
          <w:lang w:val="en-US"/>
        </w:rPr>
        <w:t>process</w:t>
      </w:r>
      <w:r>
        <w:rPr>
          <w:rFonts w:ascii="Times New Roman" w:hAnsi="Times New Roman" w:cs="Times New Roman"/>
          <w:sz w:val="24"/>
          <w:szCs w:val="24"/>
          <w:lang w:val="en-US"/>
        </w:rPr>
        <w:t xml:space="preserve">, given that anagenetic </w:t>
      </w:r>
      <w:r w:rsidR="00B679A7">
        <w:rPr>
          <w:rFonts w:ascii="Times New Roman" w:hAnsi="Times New Roman" w:cs="Times New Roman"/>
          <w:sz w:val="24"/>
          <w:szCs w:val="24"/>
          <w:lang w:val="en-US"/>
        </w:rPr>
        <w:t xml:space="preserve">events are unobserved in </w:t>
      </w:r>
      <w:r>
        <w:rPr>
          <w:rFonts w:ascii="Times New Roman" w:hAnsi="Times New Roman" w:cs="Times New Roman"/>
          <w:sz w:val="24"/>
          <w:szCs w:val="24"/>
          <w:lang w:val="en-US"/>
        </w:rPr>
        <w:t>the phylogeny (Figure S1). In a low extinction fraction scenario, phylogenetic ages were congruent with the true species ages 78% instead of 96% of the cases, and with high extinction the share decreases from 73% to 62%. Datasets with mixed anagenetic and budding speciation,</w:t>
      </w:r>
      <w:r w:rsidR="00845461">
        <w:rPr>
          <w:rFonts w:ascii="Times New Roman" w:hAnsi="Times New Roman" w:cs="Times New Roman"/>
          <w:sz w:val="24"/>
          <w:szCs w:val="24"/>
          <w:lang w:val="en-US"/>
        </w:rPr>
        <w:t xml:space="preserve"> phylogenetic ages also deviated more that under a pure budding process; in a low extinction scenario</w:t>
      </w:r>
      <w:r w:rsidR="00DD4E4B">
        <w:rPr>
          <w:rFonts w:ascii="Times New Roman" w:hAnsi="Times New Roman" w:cs="Times New Roman"/>
          <w:sz w:val="24"/>
          <w:szCs w:val="24"/>
          <w:lang w:val="en-US"/>
        </w:rPr>
        <w:t>, phylogenetic ages were congruent 40% instead of 50%, and with high extinction the accuracy decreased to 34%.</w:t>
      </w:r>
    </w:p>
    <w:p w14:paraId="15279378" w14:textId="06AAEB01"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While </w:t>
      </w:r>
      <w:r w:rsidR="005F7C25">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budding speciation </w:t>
      </w:r>
      <w:r w:rsidR="005F7C25">
        <w:rPr>
          <w:rFonts w:ascii="Times New Roman" w:hAnsi="Times New Roman" w:cs="Times New Roman"/>
          <w:sz w:val="24"/>
          <w:szCs w:val="24"/>
          <w:lang w:val="en-US"/>
        </w:rPr>
        <w:t xml:space="preserve">mode led to </w:t>
      </w:r>
      <w:r>
        <w:rPr>
          <w:rFonts w:ascii="Times New Roman" w:hAnsi="Times New Roman" w:cs="Times New Roman"/>
          <w:sz w:val="24"/>
          <w:szCs w:val="24"/>
          <w:lang w:val="en-US"/>
        </w:rPr>
        <w:t xml:space="preserve">a higher baseline error than bifurcation, the latter showed a stronger increase with extinction fraction (Figure 4). Under both modes of speciation, speciation rates did not have a substantial impact on error in age. For strictly bifurcating speciation, there was no error in the absence of extinction, but the MAPE increased to up to 150% with extinction fractions exceeding 0.75 (Figure 4a). In contrast, under budding speciation the MAPE was around 25% in the absence of extinction, increasing to 30-120% with extinction fractions exceeding 0.75 (Figure 4b). In datasets that included anagenetic speciation, the MAPE reached as high as 500% in some simulations (Figure SM2). </w:t>
      </w:r>
    </w:p>
    <w:p w14:paraId="2A512C8D" w14:textId="77777777" w:rsidR="009978B8" w:rsidRDefault="009978B8">
      <w:pPr>
        <w:spacing w:after="0" w:line="360" w:lineRule="auto"/>
        <w:jc w:val="both"/>
        <w:rPr>
          <w:rFonts w:ascii="Times New Roman" w:hAnsi="Times New Roman" w:cs="Times New Roman"/>
          <w:sz w:val="24"/>
          <w:szCs w:val="24"/>
          <w:lang w:val="en-US"/>
        </w:rPr>
      </w:pPr>
    </w:p>
    <w:p w14:paraId="0726DB6B" w14:textId="77777777" w:rsidR="009978B8" w:rsidRDefault="00000000">
      <w:pPr>
        <w:spacing w:after="0" w:line="360" w:lineRule="auto"/>
        <w:jc w:val="both"/>
        <w:rPr>
          <w:rFonts w:ascii="Times New Roman" w:hAnsi="Times New Roman" w:cs="Times New Roman"/>
          <w:i/>
          <w:iCs/>
          <w:sz w:val="24"/>
          <w:szCs w:val="24"/>
          <w:u w:val="single"/>
          <w:lang w:val="en-US"/>
        </w:rPr>
      </w:pPr>
      <w:commentRangeStart w:id="113"/>
      <w:commentRangeStart w:id="114"/>
      <w:commentRangeStart w:id="115"/>
      <w:r>
        <w:rPr>
          <w:rFonts w:ascii="Times New Roman" w:hAnsi="Times New Roman" w:cs="Times New Roman"/>
          <w:i/>
          <w:iCs/>
          <w:sz w:val="24"/>
          <w:szCs w:val="24"/>
          <w:u w:val="single"/>
          <w:lang w:val="en-US"/>
        </w:rPr>
        <w:t>Impact of age error on comparing species ages</w:t>
      </w:r>
      <w:commentRangeEnd w:id="113"/>
      <w:r>
        <w:commentReference w:id="113"/>
      </w:r>
      <w:commentRangeEnd w:id="114"/>
      <w:r w:rsidR="005F7C25">
        <w:rPr>
          <w:rStyle w:val="Refdecomentario"/>
        </w:rPr>
        <w:commentReference w:id="114"/>
      </w:r>
      <w:commentRangeEnd w:id="115"/>
      <w:r w:rsidR="00DD4E4B">
        <w:rPr>
          <w:rStyle w:val="Refdecomentario"/>
        </w:rPr>
        <w:commentReference w:id="115"/>
      </w:r>
    </w:p>
    <w:p w14:paraId="78BC4234" w14:textId="77777777"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For the combination of strictly bifurcating speciation and all extinction scenarios, selecting the phylogenetically youngest and oldest species never resulted in a case where the presumed older species has been in fact the younger of the two species according to their simulated age (Figure 5a). Thus, for this speciation mode, there is no risk of a qualitative error when comparing species at the extremes of the age range of a time-calibrated phylogeny. In contrast, for budding speciation, the age rank of the oldest and youngest species was erroneously determined in 2.2% of the simulations in the absence of extinction, increasing to 7.5% and 12.2% for intermediate and high extinction, respectively (Figure 5b).</w:t>
      </w:r>
    </w:p>
    <w:p w14:paraId="6944B6C8" w14:textId="77777777" w:rsidR="009978B8" w:rsidRDefault="00000000">
      <w:pPr>
        <w:spacing w:after="0" w:line="360" w:lineRule="auto"/>
        <w:jc w:val="both"/>
        <w:rPr>
          <w:ins w:id="116" w:author="Carlos Calderon del Cid" w:date="2023-09-27T22:17:00Z"/>
          <w:rFonts w:ascii="Times New Roman" w:hAnsi="Times New Roman" w:cs="Times New Roman"/>
          <w:sz w:val="24"/>
          <w:szCs w:val="24"/>
          <w:lang w:val="en-US"/>
        </w:rPr>
      </w:pPr>
      <w:r>
        <w:rPr>
          <w:rFonts w:ascii="Times New Roman" w:hAnsi="Times New Roman" w:cs="Times New Roman"/>
          <w:sz w:val="24"/>
          <w:szCs w:val="24"/>
          <w:lang w:val="en-US"/>
        </w:rPr>
        <w:t>Under bifurcating speciation, the age ranking of two randomly selected was incorrect in 6% and 8%, for intermediate and high extinction, respectively (Figure 6a). Under budding speciation, the error exceeded 25%, irrespectively of the extinction level (Figure 6b).</w:t>
      </w:r>
    </w:p>
    <w:p w14:paraId="4C4A9AD6" w14:textId="77777777" w:rsidR="00CC0724" w:rsidRDefault="00CC0724">
      <w:pPr>
        <w:spacing w:after="0" w:line="360" w:lineRule="auto"/>
        <w:jc w:val="both"/>
        <w:rPr>
          <w:ins w:id="117" w:author="Carlos Calderon del Cid" w:date="2023-09-27T22:17:00Z"/>
          <w:rFonts w:ascii="Times New Roman" w:hAnsi="Times New Roman" w:cs="Times New Roman"/>
          <w:sz w:val="24"/>
          <w:szCs w:val="24"/>
          <w:lang w:val="en-US"/>
        </w:rPr>
      </w:pPr>
    </w:p>
    <w:p w14:paraId="6C73C1B7" w14:textId="2061D8AA" w:rsidR="00CC0724" w:rsidRDefault="00CC0724">
      <w:pPr>
        <w:spacing w:after="0" w:line="360" w:lineRule="auto"/>
        <w:jc w:val="both"/>
        <w:rPr>
          <w:ins w:id="118" w:author="Carlos Calderon del Cid" w:date="2023-09-27T22:19:00Z"/>
          <w:rFonts w:ascii="Times New Roman" w:hAnsi="Times New Roman" w:cs="Times New Roman"/>
          <w:i/>
          <w:iCs/>
          <w:sz w:val="24"/>
          <w:szCs w:val="24"/>
          <w:u w:val="single"/>
          <w:lang w:val="en-US"/>
        </w:rPr>
      </w:pPr>
      <w:ins w:id="119" w:author="Carlos Calderon del Cid" w:date="2023-09-27T22:18:00Z">
        <w:r>
          <w:rPr>
            <w:rFonts w:ascii="Times New Roman" w:hAnsi="Times New Roman" w:cs="Times New Roman"/>
            <w:i/>
            <w:iCs/>
            <w:sz w:val="24"/>
            <w:szCs w:val="24"/>
            <w:u w:val="single"/>
            <w:lang w:val="en-US"/>
          </w:rPr>
          <w:t xml:space="preserve">Error on equating phylogenetic and species age given </w:t>
        </w:r>
      </w:ins>
      <w:ins w:id="120" w:author="Carlos Calderon del Cid" w:date="2023-09-27T22:19:00Z">
        <w:r>
          <w:rPr>
            <w:rFonts w:ascii="Times New Roman" w:hAnsi="Times New Roman" w:cs="Times New Roman"/>
            <w:i/>
            <w:iCs/>
            <w:sz w:val="24"/>
            <w:szCs w:val="24"/>
            <w:u w:val="single"/>
            <w:lang w:val="en-US"/>
          </w:rPr>
          <w:t>uniform incomplete sampling</w:t>
        </w:r>
      </w:ins>
    </w:p>
    <w:p w14:paraId="1C532166" w14:textId="77777777" w:rsidR="00CC0724" w:rsidRPr="00CC0724" w:rsidRDefault="00CC0724">
      <w:pPr>
        <w:spacing w:after="0" w:line="360" w:lineRule="auto"/>
        <w:jc w:val="both"/>
        <w:rPr>
          <w:rFonts w:ascii="Times New Roman" w:hAnsi="Times New Roman" w:cs="Times New Roman"/>
          <w:sz w:val="24"/>
          <w:szCs w:val="24"/>
          <w:lang w:val="en-US"/>
        </w:rPr>
      </w:pPr>
    </w:p>
    <w:p w14:paraId="0C24F418" w14:textId="77777777" w:rsidR="009978B8" w:rsidRDefault="009978B8">
      <w:pPr>
        <w:spacing w:after="0" w:line="360" w:lineRule="auto"/>
        <w:jc w:val="both"/>
        <w:rPr>
          <w:rFonts w:ascii="Times New Roman" w:hAnsi="Times New Roman" w:cs="Times New Roman"/>
          <w:sz w:val="24"/>
          <w:szCs w:val="24"/>
          <w:lang w:val="en-US"/>
        </w:rPr>
      </w:pPr>
    </w:p>
    <w:p w14:paraId="3B57FE57" w14:textId="17F0ED88" w:rsidR="009978B8" w:rsidRDefault="00F332F3">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Probabilistic species age estimation</w:t>
      </w:r>
    </w:p>
    <w:p w14:paraId="159F80F2" w14:textId="79F545D5" w:rsidR="002C17FB" w:rsidRPr="002C17FB" w:rsidRDefault="002C17FB" w:rsidP="008851D9">
      <w:pPr>
        <w:spacing w:after="0" w:line="360" w:lineRule="auto"/>
        <w:ind w:firstLine="709"/>
        <w:jc w:val="both"/>
        <w:rPr>
          <w:rFonts w:ascii="Times New Roman" w:hAnsi="Times New Roman" w:cs="Times New Roman"/>
          <w:sz w:val="24"/>
          <w:szCs w:val="24"/>
          <w:lang w:val="en-US"/>
        </w:rPr>
      </w:pPr>
      <w:commentRangeStart w:id="121"/>
      <w:r>
        <w:rPr>
          <w:rFonts w:ascii="Times New Roman" w:hAnsi="Times New Roman" w:cs="Times New Roman"/>
          <w:sz w:val="24"/>
          <w:szCs w:val="24"/>
          <w:lang w:val="en-US"/>
        </w:rPr>
        <w:t>In a low extinction scenario, the phylogenetic age MAPE (7.7 ± 15 %) was lower than both point estimates of the probabilistic function, 10.7 ± 10 % and 8.3 ± 15 % for expected and median age, respectively (Figure 7</w:t>
      </w:r>
      <w:r w:rsidR="00A9166F">
        <w:rPr>
          <w:rFonts w:ascii="Times New Roman" w:hAnsi="Times New Roman" w:cs="Times New Roman"/>
          <w:sz w:val="24"/>
          <w:szCs w:val="24"/>
          <w:lang w:val="en-US"/>
        </w:rPr>
        <w:t>a</w:t>
      </w:r>
      <w:r>
        <w:rPr>
          <w:rFonts w:ascii="Times New Roman" w:hAnsi="Times New Roman" w:cs="Times New Roman"/>
          <w:sz w:val="24"/>
          <w:szCs w:val="24"/>
          <w:lang w:val="en-US"/>
        </w:rPr>
        <w:t>). In an intermediate extinction scenario, both expected (22.6 ± 14 %) and median age (18.2 ± 17.7 %) presented a slightly lower MAPE than phylogenetic age (25.9 ± 22 %</w:t>
      </w:r>
      <w:r w:rsidR="00A9166F">
        <w:rPr>
          <w:rFonts w:ascii="Times New Roman" w:hAnsi="Times New Roman" w:cs="Times New Roman"/>
          <w:sz w:val="24"/>
          <w:szCs w:val="24"/>
          <w:lang w:val="en-US"/>
        </w:rPr>
        <w:t>; Figure 7b</w:t>
      </w:r>
      <w:r>
        <w:rPr>
          <w:rFonts w:ascii="Times New Roman" w:hAnsi="Times New Roman" w:cs="Times New Roman"/>
          <w:sz w:val="24"/>
          <w:szCs w:val="24"/>
          <w:lang w:val="en-US"/>
        </w:rPr>
        <w:t>). Finally, in a high extinction scenario, both point estimates</w:t>
      </w:r>
      <w:r w:rsidR="00A9166F">
        <w:rPr>
          <w:rFonts w:ascii="Times New Roman" w:hAnsi="Times New Roman" w:cs="Times New Roman"/>
          <w:sz w:val="24"/>
          <w:szCs w:val="24"/>
          <w:lang w:val="en-US"/>
        </w:rPr>
        <w:t xml:space="preserve"> MAPE</w:t>
      </w:r>
      <w:r>
        <w:rPr>
          <w:rFonts w:ascii="Times New Roman" w:hAnsi="Times New Roman" w:cs="Times New Roman"/>
          <w:sz w:val="24"/>
          <w:szCs w:val="24"/>
          <w:lang w:val="en-US"/>
        </w:rPr>
        <w:t xml:space="preserve">, expected </w:t>
      </w:r>
      <w:r w:rsidR="00A9166F">
        <w:rPr>
          <w:rFonts w:ascii="Times New Roman" w:hAnsi="Times New Roman" w:cs="Times New Roman"/>
          <w:sz w:val="24"/>
          <w:szCs w:val="24"/>
          <w:lang w:val="en-US"/>
        </w:rPr>
        <w:t>(</w:t>
      </w:r>
      <w:r>
        <w:rPr>
          <w:rFonts w:ascii="Times New Roman" w:hAnsi="Times New Roman" w:cs="Times New Roman"/>
          <w:sz w:val="24"/>
          <w:szCs w:val="24"/>
          <w:lang w:val="en-US"/>
        </w:rPr>
        <w:t>30.7 ± 13 %</w:t>
      </w:r>
      <w:r w:rsidR="00A9166F">
        <w:rPr>
          <w:rFonts w:ascii="Times New Roman" w:hAnsi="Times New Roman" w:cs="Times New Roman"/>
          <w:sz w:val="24"/>
          <w:szCs w:val="24"/>
          <w:lang w:val="en-US"/>
        </w:rPr>
        <w:t>)</w:t>
      </w:r>
      <w:r>
        <w:rPr>
          <w:rFonts w:ascii="Times New Roman" w:hAnsi="Times New Roman" w:cs="Times New Roman"/>
          <w:sz w:val="24"/>
          <w:szCs w:val="24"/>
          <w:lang w:val="en-US"/>
        </w:rPr>
        <w:t xml:space="preserve"> and median </w:t>
      </w:r>
      <w:r w:rsidR="00A9166F">
        <w:rPr>
          <w:rFonts w:ascii="Times New Roman" w:hAnsi="Times New Roman" w:cs="Times New Roman"/>
          <w:sz w:val="24"/>
          <w:szCs w:val="24"/>
          <w:lang w:val="en-US"/>
        </w:rPr>
        <w:t>(</w:t>
      </w:r>
      <w:r>
        <w:rPr>
          <w:rFonts w:ascii="Times New Roman" w:hAnsi="Times New Roman" w:cs="Times New Roman"/>
          <w:sz w:val="24"/>
          <w:szCs w:val="24"/>
          <w:lang w:val="en-US"/>
        </w:rPr>
        <w:t>25.3 ± 14 %</w:t>
      </w:r>
      <w:r w:rsidR="00A9166F">
        <w:rPr>
          <w:rFonts w:ascii="Times New Roman" w:hAnsi="Times New Roman" w:cs="Times New Roman"/>
          <w:sz w:val="24"/>
          <w:szCs w:val="24"/>
          <w:lang w:val="en-US"/>
        </w:rPr>
        <w:t xml:space="preserve">), presented a two-fold decrease regarding the phylogenetic age (60.2 ± 38 %; Figure 7c).  </w:t>
      </w:r>
      <w:commentRangeEnd w:id="121"/>
      <w:r w:rsidR="00AF514B">
        <w:rPr>
          <w:rStyle w:val="Refdecomentario"/>
        </w:rPr>
        <w:commentReference w:id="121"/>
      </w:r>
    </w:p>
    <w:p w14:paraId="0662364E" w14:textId="77777777" w:rsidR="009978B8" w:rsidRDefault="009978B8">
      <w:pPr>
        <w:spacing w:after="0" w:line="360" w:lineRule="auto"/>
        <w:jc w:val="both"/>
        <w:rPr>
          <w:rFonts w:ascii="Times New Roman" w:hAnsi="Times New Roman" w:cs="Times New Roman"/>
          <w:sz w:val="24"/>
          <w:szCs w:val="24"/>
          <w:lang w:val="en-US"/>
        </w:rPr>
      </w:pPr>
    </w:p>
    <w:p w14:paraId="00CA0556" w14:textId="2F1D6F94" w:rsidR="009978B8" w:rsidRDefault="00046A4B">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Effect of approximate species age on estimated extinction risk correlations</w:t>
      </w:r>
    </w:p>
    <w:p w14:paraId="613B7428" w14:textId="13FE0A9E" w:rsidR="009978B8" w:rsidRDefault="00046A4B"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use of phylogenetic age as an approximation of species age led to error rates of 1.3, 7.2, and 18.6 % for scenarios with low, intermediate and high extinction rates, respectively (Figure 8). Thus, even under intermediate extinction the true relationship between age and conservation status was wrongly estimated in a significant fraction of the simulations, and higher extinction rates led to a further substantial drop in the reliability of this approach. In contrast, estimating species ages based on our probabilistic method led to much lower error rates</w:t>
      </w:r>
      <w:r w:rsidR="00822B8C">
        <w:rPr>
          <w:rFonts w:ascii="Times New Roman" w:hAnsi="Times New Roman" w:cs="Times New Roman"/>
          <w:sz w:val="24"/>
          <w:szCs w:val="24"/>
          <w:lang w:val="en-US"/>
        </w:rPr>
        <w:t xml:space="preserve"> (3 to </w:t>
      </w:r>
      <w:r w:rsidR="00506218">
        <w:rPr>
          <w:rFonts w:ascii="Times New Roman" w:hAnsi="Times New Roman" w:cs="Times New Roman"/>
          <w:sz w:val="24"/>
          <w:szCs w:val="24"/>
          <w:lang w:val="en-US"/>
        </w:rPr>
        <w:t>4-fold</w:t>
      </w:r>
      <w:r w:rsidR="00822B8C">
        <w:rPr>
          <w:rFonts w:ascii="Times New Roman" w:hAnsi="Times New Roman" w:cs="Times New Roman"/>
          <w:sz w:val="24"/>
          <w:szCs w:val="24"/>
          <w:lang w:val="en-US"/>
        </w:rPr>
        <w:t>)</w:t>
      </w:r>
      <w:r>
        <w:rPr>
          <w:rFonts w:ascii="Times New Roman" w:hAnsi="Times New Roman" w:cs="Times New Roman"/>
          <w:sz w:val="24"/>
          <w:szCs w:val="24"/>
          <w:lang w:val="en-US"/>
        </w:rPr>
        <w:t xml:space="preserve"> that dropped to 2% and 4%</w:t>
      </w:r>
      <w:r w:rsidR="00822B8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with intermediate and high extinction, respectively.  </w:t>
      </w:r>
    </w:p>
    <w:p w14:paraId="40E3FA0D" w14:textId="77777777" w:rsidR="009978B8" w:rsidRDefault="009978B8">
      <w:pPr>
        <w:spacing w:after="0" w:line="360" w:lineRule="auto"/>
        <w:jc w:val="both"/>
        <w:rPr>
          <w:rFonts w:ascii="Times New Roman" w:hAnsi="Times New Roman" w:cs="Times New Roman"/>
          <w:sz w:val="24"/>
          <w:szCs w:val="24"/>
          <w:lang w:val="en-US"/>
        </w:rPr>
      </w:pPr>
    </w:p>
    <w:p w14:paraId="04FC89A9" w14:textId="77777777" w:rsidR="009978B8" w:rsidRDefault="009978B8">
      <w:pPr>
        <w:spacing w:after="0" w:line="360" w:lineRule="auto"/>
        <w:jc w:val="both"/>
        <w:rPr>
          <w:rFonts w:ascii="Times New Roman" w:hAnsi="Times New Roman" w:cs="Times New Roman"/>
          <w:sz w:val="24"/>
          <w:szCs w:val="24"/>
          <w:lang w:val="en-US"/>
        </w:rPr>
      </w:pPr>
    </w:p>
    <w:p w14:paraId="6739D010" w14:textId="77777777" w:rsidR="009978B8" w:rsidRDefault="009978B8">
      <w:pPr>
        <w:spacing w:after="0" w:line="360" w:lineRule="auto"/>
        <w:jc w:val="both"/>
        <w:rPr>
          <w:rFonts w:ascii="Times New Roman" w:hAnsi="Times New Roman" w:cs="Times New Roman"/>
          <w:sz w:val="24"/>
          <w:szCs w:val="24"/>
          <w:lang w:val="en-US"/>
        </w:rPr>
      </w:pPr>
    </w:p>
    <w:p w14:paraId="6E19956B"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66861936" w14:textId="6278BD58"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shows that extinction rate and speciation mode greatly influence the mismatch between true and phylogenetic age. Moreover, the error patterns are different regarding the combination of both processes. As we expected, a phylogeny whose taxonomy was derived from a bifurcating speciation process presents no or low mismatch between true and phylogenetic age due to the bifurcating node structure of phylogenies and the way phylogenetic age is measured </w:t>
      </w:r>
      <w:r>
        <w:fldChar w:fldCharType="begin" w:fldLock="1"/>
      </w:r>
      <w:r w:rsidR="00230579">
        <w:rPr>
          <w:rFonts w:ascii="Times New Roman" w:hAnsi="Times New Roman" w:cs="Times New Roman"/>
          <w:sz w:val="24"/>
          <w:szCs w:val="24"/>
          <w:lang w:val="en-US"/>
        </w:rPr>
        <w:instrText>ADDIN CSL_CITATION {"citationItems":[{"id":"ITEM-1","itemData":{"author":[{"dropping-particle":"","family":"Meier","given":"R.","non-dropping-particle":"","parse-names":false,"suffix":""},{"dropping-particle":"","family":"Willmann","given":"R.","non-dropping-particle":"","parse-names":false,"suffix":""}],"container-title":"Species concepts and phylogenetic theory: a debate","id":"ITEM-1","issued":{"date-parts":[["2000"]]},"page":"167","title":"A defense of the Hennigian Species Concept","type":"chapter"},"uris":["http://www.mendeley.com/documents/?uuid=f796797b-9078-466b-bbfe-abe58ed9505d"]}],"mendeley":{"formattedCitation":"(Meier &amp; Willmann, 2000)","plainTextFormattedCitation":"(Meier &amp; Willmann, 2000)","previouslyFormattedCitation":"(Meier &amp; Willmann, 2000)"},"properties":{"noteIndex":0},"schema":"https://github.com/citation-style-language/schema/raw/master/csl-citation.json"}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(Meier &amp; Willmann,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Our study has also shown that under budding speciation phylogenetic age shows a high error even with no extinction rates </w:t>
      </w:r>
      <w:r>
        <w:rPr>
          <w:rFonts w:ascii="Times New Roman" w:hAnsi="Times New Roman" w:cs="Times New Roman"/>
          <w:sz w:val="24"/>
          <w:szCs w:val="24"/>
          <w:lang w:val="en-US"/>
        </w:rPr>
        <w:lastRenderedPageBreak/>
        <w:t>(Figure 4). Likewise, anagenetic speciation, combined with budding or bifurcating speciation, resulted in high errors. The anagenetic error is not affected</w:t>
      </w:r>
      <w:r w:rsidR="00822B8C">
        <w:rPr>
          <w:rFonts w:ascii="Times New Roman" w:hAnsi="Times New Roman" w:cs="Times New Roman"/>
          <w:sz w:val="24"/>
          <w:szCs w:val="24"/>
          <w:lang w:val="en-US"/>
        </w:rPr>
        <w:t xml:space="preserve"> substantially</w:t>
      </w:r>
      <w:r>
        <w:rPr>
          <w:rFonts w:ascii="Times New Roman" w:hAnsi="Times New Roman" w:cs="Times New Roman"/>
          <w:sz w:val="24"/>
          <w:szCs w:val="24"/>
          <w:lang w:val="en-US"/>
        </w:rPr>
        <w:t xml:space="preserve"> by extinction rates, suggesting that if a clade experiences a certain degree of anagenesis, it should be discouraged to estimate ages from phylogenies.</w:t>
      </w:r>
      <w:r w:rsidR="008851D9">
        <w:rPr>
          <w:rFonts w:ascii="Times New Roman" w:hAnsi="Times New Roman" w:cs="Times New Roman"/>
          <w:sz w:val="24"/>
          <w:szCs w:val="24"/>
          <w:lang w:val="en-US"/>
        </w:rPr>
        <w:t xml:space="preserve"> Our probability age estimator performed well when compared with phylogenetic age, especially in high extinction scenarios. However, it should be implemented when the</w:t>
      </w:r>
      <w:r w:rsidR="00197E73">
        <w:rPr>
          <w:rFonts w:ascii="Times New Roman" w:hAnsi="Times New Roman" w:cs="Times New Roman"/>
          <w:sz w:val="24"/>
          <w:szCs w:val="24"/>
          <w:lang w:val="en-US"/>
        </w:rPr>
        <w:t xml:space="preserve">re is evidence that the clade under study had speciated by bifurcating speciation. </w:t>
      </w:r>
      <w:r>
        <w:rPr>
          <w:rFonts w:ascii="Times New Roman" w:hAnsi="Times New Roman" w:cs="Times New Roman"/>
          <w:sz w:val="24"/>
          <w:szCs w:val="24"/>
          <w:lang w:val="en-US"/>
        </w:rPr>
        <w:t xml:space="preserve">Thus, our study points out that budding and anagenetic speciation are the principal source of inaccuracy in estimating species ages from time-calibrated phylogenies. </w:t>
      </w:r>
    </w:p>
    <w:p w14:paraId="418229D3" w14:textId="1D8E0BB3"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bifurcating speciation, the mean error between true and phylogenetic age was the </w:t>
      </w:r>
      <w:commentRangeStart w:id="122"/>
      <w:commentRangeStart w:id="123"/>
      <w:r>
        <w:rPr>
          <w:rFonts w:ascii="Times New Roman" w:hAnsi="Times New Roman" w:cs="Times New Roman"/>
          <w:sz w:val="24"/>
          <w:szCs w:val="24"/>
          <w:lang w:val="en-US"/>
        </w:rPr>
        <w:t xml:space="preserve">lowest </w:t>
      </w:r>
      <w:commentRangeEnd w:id="122"/>
      <w:r>
        <w:commentReference w:id="122"/>
      </w:r>
      <w:commentRangeEnd w:id="123"/>
      <w:r w:rsidR="00486840">
        <w:rPr>
          <w:rStyle w:val="Refdecomentario"/>
        </w:rPr>
        <w:commentReference w:id="123"/>
      </w:r>
      <w:r w:rsidR="00486840">
        <w:rPr>
          <w:rFonts w:ascii="Times New Roman" w:hAnsi="Times New Roman" w:cs="Times New Roman"/>
          <w:sz w:val="24"/>
          <w:szCs w:val="24"/>
          <w:lang w:val="en-US"/>
        </w:rPr>
        <w:t xml:space="preserve"> when compared with the other speciation modes</w:t>
      </w:r>
      <w:r>
        <w:rPr>
          <w:rFonts w:ascii="Times New Roman" w:hAnsi="Times New Roman" w:cs="Times New Roman"/>
          <w:sz w:val="24"/>
          <w:szCs w:val="24"/>
          <w:lang w:val="en-US"/>
        </w:rPr>
        <w:t>. This is because taking the most recent ancestral node as phylogenetic age results in sister species to be identical in age, the same as implied by bifurcating speciation. Due to only introducing bias by extinction, there was a low risk of confusing the oldest with the youngest species but a considerable risk to jumble two random species. Therefore, under a bifurcating speciation scenario, the phylogenetic age indeed captures</w:t>
      </w:r>
      <w:r w:rsidR="00486840">
        <w:rPr>
          <w:rFonts w:ascii="Times New Roman" w:hAnsi="Times New Roman" w:cs="Times New Roman"/>
          <w:sz w:val="24"/>
          <w:szCs w:val="24"/>
          <w:lang w:val="en-US"/>
        </w:rPr>
        <w:t xml:space="preserve"> most of</w:t>
      </w:r>
      <w:r>
        <w:rPr>
          <w:rFonts w:ascii="Times New Roman" w:hAnsi="Times New Roman" w:cs="Times New Roman"/>
          <w:sz w:val="24"/>
          <w:szCs w:val="24"/>
          <w:lang w:val="en-US"/>
        </w:rPr>
        <w:t xml:space="preserve"> the signal of the true species age. For budding speciation, there is a high mismatch between ages, even in no-extinction scenarios; however, the overall error does not increase considerably with increasing extinction rates. Half of the phylogenetic age estimations in no-extinction scenarios always underestimate the true age, while when extinction rates increase, overestimation appears and rises until balancing with underestimation at high extinction scenarios. This pattern happens due to the phylogenetic estimation assumption of considering sister species as identical in age, which, in no extinction scenario, only correctly estimates the youngest species of any bifurcation. Moreover, when extinction rates increase, the youngest species of a clade evolving through b</w:t>
      </w:r>
      <w:r w:rsidR="00BE7023">
        <w:rPr>
          <w:rFonts w:ascii="Times New Roman" w:hAnsi="Times New Roman" w:cs="Times New Roman"/>
          <w:sz w:val="24"/>
          <w:szCs w:val="24"/>
          <w:lang w:val="en-US"/>
        </w:rPr>
        <w:t>udding</w:t>
      </w:r>
      <w:r>
        <w:rPr>
          <w:rFonts w:ascii="Times New Roman" w:hAnsi="Times New Roman" w:cs="Times New Roman"/>
          <w:sz w:val="24"/>
          <w:szCs w:val="24"/>
          <w:lang w:val="en-US"/>
        </w:rPr>
        <w:t xml:space="preserve"> speciation can be wrongly taken as phylogenetically old (i.e., having a long terminal branch) if all ancestral species to that branch are extinct. Due to these misinterpretation patterns, the qualitative error is high and increases considerably with extinction rates in the example of the oldest vs. youngest species (Figure 5). Thus, for clades diversifying predominantly through budding speciation, the phylogenetic age is not equal to the true age for half of the species, and some of these mismatches would be time substantial regarding the true age. </w:t>
      </w:r>
    </w:p>
    <w:p w14:paraId="2FCE3C22" w14:textId="324D9FD6"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Given the large inaccuracy in phylogenetic age, especially for taxa originating under budding speciation, the question is whether this affects the inferences made from the relationship between species age and eco-evolutionary variables, such as extinction risk, range size or environmental variables </w:t>
      </w:r>
      <w:r>
        <w:fldChar w:fldCharType="begin" w:fldLock="1"/>
      </w:r>
      <w:r w:rsidR="00230579">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Phytologist","id":"ITEM-3","issue":"2","issued":{"date-parts":[["2015"]]},"page":"468-479","title":"When do plant radiations influence community assembly? The importance of historical contingency in the race for niche space","type":"article-journal","volume":"207"},"uris":["http://www.mendeley.com/documents/?uuid=0dc71e10-dfe4-4014-b93e-872dd9be7264"]},{"id":"ITEM-4","itemData":{"author":[{"dropping-particle":"","family":"Pie","given":"M.R.","non-dropping-particle":"","parse-names":false,"suffix":""},{"dropping-particle":"","family":"Caron","given":"F.","non-dropping-particle":"","parse-names":false,"suffix":""}],"container-title":"bioRxiv","id":"ITEM-4","issued":{"date-parts":[["2023"]]},"title":"Substantial variation in species ages among vertebrate clades","type":"article-journal","volume":"06"},"uris":["http://www.mendeley.com/documents/?uuid=26e053f4-ce11-4a50-b926-31a50a9de182"]}],"mendeley":{"formattedCitation":"(Gaston &amp; Blackburn, 1997; Johnson et al., 2002b; Pie &amp; Caron, 2023; Tanentzap et al., 2015)","manualFormatting":"(Gaston &amp; Blackburn 1997, Johnson et al. 2002, Tanentzap et al. 2015, Pie &amp; Caron 2023)","plainTextFormattedCitation":"(Gaston &amp; Blackburn, 1997; Johnson et al., 2002b; Pie &amp; Caron, 2023; Tanentzap et al., 2015)","previouslyFormattedCitation":"(Gaston &amp; Blackburn, 1997; Johnson et al., 2002b; Pie &amp; Caron, 2023;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(Gaston &amp; Blackburn 1997, Johnson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2002, Tanentzap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2015, 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If phylogenetic ages capture the true age signal, it could be argued that phylogenetic age is a valuable measure of species longevity. Some authors acknowledge the problems associated with measuring species age from phylogenies</w:t>
      </w:r>
      <w:r w:rsidR="003F4D29">
        <w:rPr>
          <w:rFonts w:ascii="Times New Roman" w:hAnsi="Times New Roman" w:cs="Times New Roman"/>
          <w:sz w:val="24"/>
          <w:szCs w:val="24"/>
          <w:lang w:val="en-US"/>
        </w:rPr>
        <w:t xml:space="preserve"> </w:t>
      </w:r>
      <w:r w:rsidR="003F4D29">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sidR="003F4D29">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(Swenson, 2019)</w:t>
      </w:r>
      <w:r w:rsidR="003F4D29">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have proposed approaches to account for them. </w:t>
      </w:r>
      <w:commentRangeStart w:id="124"/>
      <w:r>
        <w:rPr>
          <w:rFonts w:ascii="Times New Roman" w:hAnsi="Times New Roman" w:cs="Times New Roman"/>
          <w:sz w:val="24"/>
          <w:szCs w:val="24"/>
          <w:lang w:val="en-US"/>
        </w:rPr>
        <w:t>For example</w:t>
      </w:r>
      <w:commentRangeEnd w:id="124"/>
      <w:r w:rsidR="00B35C65">
        <w:rPr>
          <w:rStyle w:val="Refdecomentario"/>
        </w:rPr>
        <w:commentReference w:id="124"/>
      </w:r>
      <w:r>
        <w:rPr>
          <w:rFonts w:ascii="Times New Roman" w:hAnsi="Times New Roman" w:cs="Times New Roman"/>
          <w:sz w:val="24"/>
          <w:szCs w:val="24"/>
          <w:lang w:val="en-US"/>
        </w:rPr>
        <w:t xml:space="preserve">, </w:t>
      </w:r>
      <w:r w:rsidR="003F4D29">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et al., 2022)","manualFormatting":"Sonne et al. (2022)","plainTextFormattedCitation":"(Sonne et al., 2022)","previouslyFormattedCitation":"(Sonne et al., 2022)"},"properties":{"noteIndex":0},"schema":"https://github.com/citation-style-language/schema/raw/master/csl-citation.json"}</w:instrText>
      </w:r>
      <w:r w:rsidR="003F4D29">
        <w:rPr>
          <w:rFonts w:ascii="Times New Roman" w:hAnsi="Times New Roman" w:cs="Times New Roman"/>
          <w:sz w:val="24"/>
          <w:szCs w:val="24"/>
          <w:lang w:val="en-US"/>
        </w:rPr>
        <w:fldChar w:fldCharType="separate"/>
      </w:r>
      <w:r w:rsidR="003F4D29" w:rsidRPr="003F4D29">
        <w:rPr>
          <w:rFonts w:ascii="Times New Roman" w:hAnsi="Times New Roman" w:cs="Times New Roman"/>
          <w:noProof/>
          <w:sz w:val="24"/>
          <w:szCs w:val="24"/>
          <w:lang w:val="en-US"/>
        </w:rPr>
        <w:t xml:space="preserve">Sonne </w:t>
      </w:r>
      <w:r w:rsidR="003F4D29" w:rsidRPr="003F4D29">
        <w:rPr>
          <w:rFonts w:ascii="Times New Roman" w:hAnsi="Times New Roman" w:cs="Times New Roman"/>
          <w:i/>
          <w:noProof/>
          <w:sz w:val="24"/>
          <w:szCs w:val="24"/>
          <w:lang w:val="en-US"/>
        </w:rPr>
        <w:t>et al.</w:t>
      </w:r>
      <w:r w:rsidR="003F4D29" w:rsidRPr="003F4D29">
        <w:rPr>
          <w:rFonts w:ascii="Times New Roman" w:hAnsi="Times New Roman" w:cs="Times New Roman"/>
          <w:noProof/>
          <w:sz w:val="24"/>
          <w:szCs w:val="24"/>
          <w:lang w:val="en-US"/>
        </w:rPr>
        <w:t xml:space="preserve"> </w:t>
      </w:r>
      <w:r w:rsidR="003F4D29">
        <w:rPr>
          <w:rFonts w:ascii="Times New Roman" w:hAnsi="Times New Roman" w:cs="Times New Roman"/>
          <w:noProof/>
          <w:sz w:val="24"/>
          <w:szCs w:val="24"/>
          <w:lang w:val="en-US"/>
        </w:rPr>
        <w:t>(</w:t>
      </w:r>
      <w:r w:rsidR="003F4D29" w:rsidRPr="003F4D29">
        <w:rPr>
          <w:rFonts w:ascii="Times New Roman" w:hAnsi="Times New Roman" w:cs="Times New Roman"/>
          <w:noProof/>
          <w:sz w:val="24"/>
          <w:szCs w:val="24"/>
          <w:lang w:val="en-US"/>
        </w:rPr>
        <w:t>2022)</w:t>
      </w:r>
      <w:r w:rsidR="003F4D29">
        <w:rPr>
          <w:rFonts w:ascii="Times New Roman" w:hAnsi="Times New Roman" w:cs="Times New Roman"/>
          <w:sz w:val="24"/>
          <w:szCs w:val="24"/>
          <w:lang w:val="en-US"/>
        </w:rPr>
        <w:fldChar w:fldCharType="end"/>
      </w:r>
      <w:r w:rsidR="003F4D29">
        <w:rPr>
          <w:rFonts w:ascii="Times New Roman" w:hAnsi="Times New Roman" w:cs="Times New Roman"/>
          <w:sz w:val="24"/>
          <w:szCs w:val="24"/>
          <w:lang w:val="en-US"/>
        </w:rPr>
        <w:t xml:space="preserve"> </w:t>
      </w:r>
      <w:r w:rsidR="003F4D29" w:rsidRPr="003F4D29">
        <w:rPr>
          <w:rFonts w:ascii="Times New Roman" w:hAnsi="Times New Roman" w:cs="Times New Roman"/>
          <w:sz w:val="24"/>
          <w:szCs w:val="24"/>
          <w:lang w:val="en-US"/>
        </w:rPr>
        <w:t xml:space="preserve">determined young and old </w:t>
      </w:r>
      <w:r>
        <w:rPr>
          <w:rFonts w:ascii="Times New Roman" w:hAnsi="Times New Roman" w:cs="Times New Roman"/>
          <w:sz w:val="24"/>
          <w:szCs w:val="24"/>
          <w:lang w:val="en-US"/>
        </w:rPr>
        <w:t xml:space="preserve">Andean hummingbirds by generating 1000 trees and listing the species that fell into the first and fourth branch length quartile, respectively, and then used a sensitivity analysis to evaluate the consequences on their results </w:t>
      </w:r>
      <w:r>
        <w:fldChar w:fldCharType="begin" w:fldLock="1"/>
      </w:r>
      <w:r w:rsidR="00230579">
        <w:rPr>
          <w:rFonts w:ascii="Times New Roman" w:hAnsi="Times New Roman" w:cs="Times New Roman"/>
          <w:sz w:val="24"/>
          <w:szCs w:val="24"/>
          <w:lang w:val="en-US"/>
        </w:rPr>
        <w:instrText>ADDIN CSL_CITATION {"citationItems":[{"id":"ITEM-1","itemData":{"DOI":"10.1146/annurev-ecolsys-102710-145113","ISSN":"1543592X","abstract":"Avian faunas vary greatly among montane areas; those at high latitudes are biologically impoverished, whereas those of some low-latitude mountains are biologically very complex. Their high level of species richness is caused by the aggregation of many small-ranged species, which has been difficult to explain from purely macroecological models focusing on contemporary ecological processes. Because the individual mountain tracts harbor species that represent different evolutionary trajectories, it seems plausible to relate these species assemblages to high persistence (or absence of extinction) in addition to high levels of speciation. The distribution of small-ranged species is concentrated near tropical coasts, where moderation of the climate in topographically complex areas creates cloud forests and stable local conditions. The stability underpins specialization and resilience of local populations, and thereby the role of these places as cradles of biodiversity. © 2012 by Annual Reviews. All rights reserved.","author":[{"dropping-particle":"","family":"Fjeldså","given":"Jon","non-dropping-particle":"","parse-names":false,"suffix":""},{"dropping-particle":"","family":"Bowie","given":"Rauri C.K.","non-dropping-particle":"","parse-names":false,"suffix":""},{"dropping-particle":"","family":"Rahbek","given":"Carsten","non-dropping-particle":"","parse-names":false,"suffix":""}],"container-title":"Annual Review of Ecology, Evolution, and Systematics","id":"ITEM-1","issued":{"date-parts":[["2012"]]},"page":"249-265","title":"The role of mountain ranges in the diversification of birds","type":"article-journal","volume":"43"},"uris":["http://www.mendeley.com/documents/?uuid=03837c65-13e1-4c78-b933-2927ca72daf3"]}],"mendeley":{"formattedCitation":"(Fjeldså, Bowie, &amp; Rahbek, 2012)","plainTextFormattedCitation":"(Fjeldså, Bowie, &amp; Rahbek, 2012)","previouslyFormattedCitation":"(Fjeldså, Bowie, &amp; Rahbek, 2012)"},"properties":{"noteIndex":0},"schema":"https://github.com/citation-style-language/schema/raw/master/csl-citation.json"}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(Fjeldså, Bowie, &amp; Rahbek, 2012)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3F4D29">
        <w:rPr>
          <w:rFonts w:ascii="Times New Roman" w:hAnsi="Times New Roman" w:cs="Times New Roman"/>
          <w:sz w:val="24"/>
          <w:szCs w:val="24"/>
          <w:lang w:val="en-US"/>
        </w:rPr>
        <w:t xml:space="preserve">Additionally, </w:t>
      </w:r>
      <w:r>
        <w:fldChar w:fldCharType="begin" w:fldLock="1"/>
      </w:r>
      <w:r w:rsidR="00230579">
        <w:rPr>
          <w:rFonts w:ascii="Times New Roman" w:hAnsi="Times New Roman" w:cs="Times New Roman"/>
          <w:sz w:val="24"/>
          <w:szCs w:val="24"/>
          <w:lang w:val="en-US"/>
        </w:rPr>
        <w:instrText>ADDIN CSL_CITATION {"citationItems":[{"id":"ITEM-1","itemData":{"author":[{"dropping-particle":"","family":"Pie","given":"M.R.","non-dropping-particle":"","parse-names":false,"suffix":""},{"dropping-particle":"","family":"Caron","given":"F.","non-dropping-particle":"","parse-names":false,"suffix":""}],"container-title":"bioRxiv","id":"ITEM-1","issued":{"date-parts":[["2023"]]},"title":"Substantial variation in species ages among vertebrate clades","type":"article-journal","volume":"06"},"uris":["http://www.mendeley.com/documents/?uuid=26e053f4-ce11-4a50-b926-31a50a9de182"]}],"mendeley":{"formattedCitation":"(Pie &amp; Caron, 2023)","manualFormatting":"Pie &amp; Caron (2023)","plainTextFormattedCitation":"(Pie &amp; Caron, 2023)","previouslyFormattedCitation":"(Pie &amp; Caron,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Pie &amp; Caron (2023)</w:t>
      </w:r>
      <w:r>
        <w:rPr>
          <w:rFonts w:ascii="Times New Roman" w:hAnsi="Times New Roman" w:cs="Times New Roman"/>
          <w:sz w:val="24"/>
          <w:szCs w:val="24"/>
          <w:lang w:val="en-US"/>
        </w:rPr>
        <w:fldChar w:fldCharType="end"/>
      </w:r>
      <w:r w:rsidR="00B35C6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accounted for taxonomic incompleteness, the first shortfall in species age, by pruning randomly 1 ~ 5% of species and evaluated if their conclusions changed. Nevertheless, neither strategy acknowledges the most pressuring problems of age uncertainty: the unknown extinction rates, which for most groups is probably high </w:t>
      </w:r>
      <w:r>
        <w:fldChar w:fldCharType="begin" w:fldLock="1"/>
      </w:r>
      <w:r w:rsidR="00230579">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et al., 2014)","plainTextFormattedCitation":"(Pimm et al., 2014)","previouslyFormattedCitation":"(Pimm et al., 2014)"},"properties":{"noteIndex":0},"schema":"https://github.com/citation-style-language/schema/raw/master/csl-citation.json"}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(Pimm et al.,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and the speciation modes of phylogenies. Our evaluation of the imprint of extinction risk on phylogenetic ages makes this point clear because it showed that, even with the strong extinction signal we assigned on purpose to the true ages and the assumption of bifurcating speciation, which presents the lowest mismatch regarding true age, the number of incorrect inferences is considerable high (around 18%) for high extinction scenarios (Figure 8).</w:t>
      </w:r>
    </w:p>
    <w:p w14:paraId="442D036E" w14:textId="1586DD3A" w:rsidR="00BE7023"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point out the errors associated with budding and bifurcating speciation; however, how do we know which is the predominant speciation mode of a clade? There is some debate on whether this is possible in first place </w:t>
      </w:r>
      <w:r>
        <w:fldChar w:fldCharType="begin" w:fldLock="1"/>
      </w:r>
      <w:r w:rsidR="00230579">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w:t>
      </w:r>
      <w:r>
        <w:fldChar w:fldCharType="begin" w:fldLock="1"/>
      </w:r>
      <w:r w:rsidR="00230579">
        <w:rPr>
          <w:rFonts w:ascii="Times New Roman" w:hAnsi="Times New Roman" w:cs="Times New Roman"/>
          <w:sz w:val="24"/>
          <w:szCs w:val="24"/>
          <w:lang w:val="en-US"/>
        </w:rPr>
        <w:instrText>ADDIN CSL_CITATION {"citationItems":[{"id":"ITEM-1","itemData":{"DOI":"10.1098/rspb.2013.2980","ISSN":"14712954","abstract":"A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Sciences","id":"ITEM-1","issue":"1778","issued":{"date-parts":[["2014"]]},"title":"The geography and ecology of plant speciation: Range overlap and niche divergence in sister species","type":"article-journal","volume":"281"},"uris":["http://www.mendeley.com/documents/?uuid=04d179a2-1329-43da-bd1e-d1df32454710"]}],"mendeley":{"formattedCitation":"(Anacker &amp; Strauss, 2014)","manualFormatting":"Anacker and Strauss (2014)","plainTextFormattedCitation":"(Anacker &amp; Strauss, 2014)","previouslyFormattedCitation":"(Anacker &amp; Strauss,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Anacker and Strauss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proposed that budding speciation leaves some signatures in sister species: they should have overlapped or adjacent ranges, their range sizes should be asymmetrical, and specific ecological traits should differ between them. These signatures are associated with sympatric and peripatric speciation </w:t>
      </w:r>
      <w:r>
        <w:fldChar w:fldCharType="begin" w:fldLock="1"/>
      </w:r>
      <w:r w:rsidR="00230579">
        <w:rPr>
          <w:rFonts w:ascii="Times New Roman" w:hAnsi="Times New Roman" w:cs="Times New Roman"/>
          <w:sz w:val="24"/>
          <w:szCs w:val="24"/>
          <w:lang w:val="en-US"/>
        </w:rPr>
        <w:instrText>ADDIN CSL_CITATION {"citationItems":[{"id":"ITEM-1","itemData":{"DOI":"10.1098/rstb.1998.0206","ISSN":"09628436","abstract":"What biological attributes of organisms promote speciation, and ultimately, species diversity? This question has a long history of interest, with proposed diversity promoters including attributes such as sexual selection, ecological specialism and dispersability. However, such ideas are difficult to test because the time-scale of processes involved is too great for direct human observation and experimentation. An increasingly powerful solution is to investigate diversity patterns among extant groups to infer the nature of processes operating during the evolution of those groups. This approach relies on the use of robust, phylogenetically based null models to overcome some of the problems inherent in observational inference. We illustrate this area by (i) discussing recent advances in identifying correlates of diversity among higher taxa, and (ii) proposing new methods for analysing patterns in species-level phylogenies, drawing examples from a wide range of organisms.","author":[{"dropping-particle":"","family":"Barraclough","given":"T. G.","non-dropping-particle":"","parse-names":false,"suffix":""},{"dropping-particle":"","family":"Vogler","given":"A. P.","non-dropping-particle":"","parse-names":false,"suffix":""},{"dropping-particle":"","family":"Harvey","given":"P.H.","non-dropping-particle":"","parse-names":false,"suffix":""}],"container-title":"Philosophical Transactions of the Royal Society B: Biological Sciences","id":"ITEM-1","issue":"1366","issued":{"date-parts":[["1998"]]},"page":"241-249","title":"Revealing the factors that promote speciation","type":"article-journal","volume":"353"},"uris":["http://www.mendeley.com/documents/?uuid=5fd386e2-4675-4ec1-a250-636c44a86642"]}],"mendeley":{"formattedCitation":"(Barraclough, Vogler, &amp; Harvey, 1998)","plainTextFormattedCitation":"(Barraclough, Vogler, &amp; Harvey, 1998)","previouslyFormattedCitation":"(Barraclough, Vogler, &amp; Harvey, 1998)"},"properties":{"noteIndex":0},"schema":"https://github.com/citation-style-language/schema/raw/master/csl-citation.json"}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(Barraclough, Vogler, &amp; Harvey, 1998)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were used to estimate speciation modes (Skeels &amp; Cardillo, 2018) Bifurcating speciation can be associated with allopatric speciation and the signatures it leaves in the range of sister species: ranges should not be overlapping or adjacent, range sizes should not necessarily be </w:t>
      </w:r>
      <w:r>
        <w:rPr>
          <w:rFonts w:ascii="Times New Roman" w:hAnsi="Times New Roman" w:cs="Times New Roman"/>
          <w:sz w:val="24"/>
          <w:szCs w:val="24"/>
          <w:lang w:val="en-US"/>
        </w:rPr>
        <w:lastRenderedPageBreak/>
        <w:t xml:space="preserve">asymmetrical, and ecological traits should not necessarily differ between them </w:t>
      </w:r>
      <w:r>
        <w:fldChar w:fldCharType="begin" w:fldLock="1"/>
      </w:r>
      <w:r w:rsidR="00230579">
        <w:rPr>
          <w:rFonts w:ascii="Times New Roman" w:hAnsi="Times New Roman" w:cs="Times New Roman"/>
          <w:sz w:val="24"/>
          <w:szCs w:val="24"/>
          <w:lang w:val="en-US"/>
        </w:rPr>
        <w:instrText>ADDIN CSL_CITATION {"citationItems":[{"id":"ITEM-1","itemData":{"author":[{"dropping-particle":"","family":"Barraclough","given":"T. G.","non-dropping-particle":"","parse-names":false,"suffix":""},{"dropping-particle":"","family":"Vogler","given":"A. P.","non-dropping-particle":"","parse-names":false,"suffix":""}],"container-title":"The American Naturalist","id":"ITEM-1","issue":"4","issued":{"date-parts":[["2000"]]},"page":"419-434","title":"Detecting the geographical pattern of speciation from species-level phylogenies","type":"article-journal","volume":"155"},"uris":["http://www.mendeley.com/documents/?uuid=498131a5-36b8-4f60-9dd0-0d192e268d5c"]},{"id":"ITEM-2","itemData":{"DOI":"10.1111/j.0014-3820.2006.tb01140.x","ISSN":"0014-3820","PMID":"16637504","abstract":"The importance of geographic isolation in speciation has been debated since the 19th century. Since the beginning of the 20th century, the consensus has been that most speciation involves divergence in allopatry. This consensus was based largely on decades of observations by naturalists and verbal arguments against speciation without isolation. Recent attempts to quantify the importance of allopatric versus sympatric speciation using comparative methods called “age-range correlation” (ARC) suggest that allopatric speciation is more common than sympatric speciation. However, very few taxa have been studied and there are concerns about the adequacy of the methods. We propose methodological improvements including changes in the way overlap between clades is quantified and Monte Carlo methods to test the null hypothesis of no relationship between phylogenetic relatedness and geographic range overlap. We analyze 14 clades of mammals, chosen because of the availability of data and the consensus among mammalogists that speciation is routinely allopatric. Although data from a few clades clearly indicate allopatric speciation, divergence with gene flow is plausible in others and many results are inconclusive. The relative rarity of significant correlations between phylogenetic distance and range overlap may have three distinct causes: (1) postspeciation range changes, (2) relative rarity of range overlap, and (3) a mixture of geographic modes of speciation. Our results support skepticism about ARC's power for inferring the biogeography of speciation. Yet, even if few clades provide clear signals, meta-analytic approaches such as ARC may set bounds on the prevalence of alternative modes of speciation.","author":[{"dropping-particle":"","family":"Fitzpatrick","given":"Benjamin M.","non-dropping-particle":"","parse-names":false,"suffix":""},{"dropping-particle":"","family":"Turelli","given":"Michael","non-dropping-particle":"","parse-names":false,"suffix":""}],"container-title":"Evolution","id":"ITEM-2","issue":"3","issued":{"date-parts":[["2006"]]},"page":"601-615","title":"The Geography of Mammalian Speciation: Mixed Signals From Phylogenies and Range Maps","type":"article-journal","volume":"60"},"uris":["http://www.mendeley.com/documents/?uuid=87e7536b-fe4e-44a1-8d80-034398c5f50e"]}],"mendeley":{"formattedCitation":"(Barraclough &amp; Vogler, 2000; Fitzpatrick &amp; Turelli, 2006)","plainTextFormattedCitation":"(Barraclough &amp; Vogler, 2000; Fitzpatrick &amp; Turelli, 2006)","previouslyFormattedCitation":"(Barraclough &amp; Vogler, 2000; Fitzpatrick &amp; Turelli, 2006)"},"properties":{"noteIndex":0},"schema":"https://github.com/citation-style-language/schema/raw/master/csl-citation.json"}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(Barraclough &amp; Vogler, 2000; Fitzpatrick &amp; Turelli, 2006)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3F4D29">
        <w:rPr>
          <w:rFonts w:ascii="Times New Roman" w:hAnsi="Times New Roman" w:cs="Times New Roman"/>
          <w:sz w:val="24"/>
          <w:szCs w:val="24"/>
          <w:lang w:val="en-US"/>
        </w:rPr>
        <w:t xml:space="preserve">Complementarily, extinction rates could be estimated from the phylogeny, the fossil record, or a combination of both </w:t>
      </w:r>
      <w:r w:rsidR="003F4D29">
        <w:fldChar w:fldCharType="begin" w:fldLock="1"/>
      </w:r>
      <w:r w:rsidR="00230579">
        <w:rPr>
          <w:rFonts w:ascii="Times New Roman" w:hAnsi="Times New Roman" w:cs="Times New Roman"/>
          <w:sz w:val="24"/>
          <w:szCs w:val="24"/>
          <w:lang w:val="en-US"/>
        </w:rPr>
        <w:instrText>ADDIN CSL_CITATION {"citationItems":[{"id":"ITEM-1","itemData":{"DOI":"10.1111/j.1558-5646.2009.00926.x","ISSN":"00143820","abstract":"Molecular phylogenies contain information about the tempo and mode of species diversification through time. Because extinction leaves a characteristic signature in the shape of molecular phylogenetic trees, many studies have used data from extant taxa only to infer extinction rates. This is a promising approach for the large number of taxa for which extinction rates cannot be estimated from the fossil record. Here, I explore the consequences of violating a common assumption made by studies of extinction from phylogenetic data. I show that when diversification rates vary among lineages, simple estimators based on the birth-death process are unable to recover true extinction rates. This is problematic for phylogenetic trees with complete taxon sampling as well as for the simpler case of clades with known age and species richness. Given the ubiquity of variation in diversification rates among lineages and clades, these results suggest that extinction rates should not be estimated in the absence of fossil data. © 2010 The Author(s). Journal compilation © 2010 The Society for the Study of Evolution.","author":[{"dropping-particle":"","family":"Rabosky","given":"Daniel L.","non-dropping-particle":"","parse-names":false,"suffix":""}],"container-title":"Evolution","id":"ITEM-1","issued":{"date-parts":[["2010"]]},"title":"Extinction rates should not be estimated from molecular phylogenies","type":"article-journal"},"uris":["http://www.mendeley.com/documents/?uuid=4cbf55a3-2807-4675-85f8-97da9d2f1fc8"]},{"id":"ITEM-2","itemData":{"author":[{"dropping-particle":"","family":"Silvestro","given":"D.","non-dropping-particle":"","parse-names":false,"suffix":""},{"dropping-particle":"","family":"Salamin","given":"Nicolas","non-dropping-particle":"","parse-names":false,"suffix":""},{"dropping-particle":"","family":"Schnitzler","given":"Jan","non-dropping-particle":"","parse-names":false,"suffix":""}],"container-title":"Methods in Ecology and Evolution2","id":"ITEM-2","issue":"10","issued":{"date-parts":[["2014"]]},"page":"1126-1131","title":"PyRate: a new program to estimate speciation and extinction rates from incomplete fossil data","type":"article-journal","volume":"5"},"uris":["http://www.mendeley.com/documents/?uuid=15377108-c4c2-4350-9e0c-ca67c815457f"]},{"id":"ITEM-3","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Reports","id":"ITEM-3","issue":"1","issued":{"date-parts":[["2022"]]},"page":"21906","title":"Combining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id":"ITEM-4","itemData":{"author":[{"dropping-particle":"","family":"López-Martínez","given":"A.M.","non-dropping-particle":"","parse-names":false,"suffix":""},{"dropping-particle":"","family":"Schonenberger","given":"J.","non-dropping-particle":"","parse-names":false,"suffix":""},{"dropping-particle":"","family":"Balthazar","given":"M.","non-dropping-particle":"von","parse-names":false,"suffix":""},{"dropping-particle":"","family":"González-Martínez","given":"C.A.","non-dropping-particle":"","parse-names":false,"suffix":""},{"dropping-particle":"","family":"Ramírez-Barahona","given":"S.","non-dropping-particle":"","parse-names":false,"suffix":""},{"dropping-particle":"","family":"Sauquet","given":"H.","non-dropping-particle":"","parse-names":false,"suffix":""},{"dropping-particle":"","family":"Magallón","given":"Susana","non-dropping-particle":"","parse-names":false,"suffix":""}],"container-title":"Systematic Biology","id":"ITEM-4","issued":{"date-parts":[["2023"]]},"title":"Integrating Fossil Flowers into the Angiosperm Phylogeny Using Molecular and Morphological Evidence","type":"article-journal","volume":"syad017"},"uris":["http://www.mendeley.com/documents/?uuid=929d4547-a05a-45f9-8004-f9e7c27dfc7f"]}],"mendeley":{"formattedCitation":"(Brée, Condamine, &amp; Guinot, 2022; López-Martínez et al., 2023; Rabosky, 2010; D. Silvestro, Salamin, &amp; Schnitzler, 2014)","plainTextFormattedCitation":"(Brée, Condamine, &amp; Guinot, 2022; López-Martínez et al., 2023; Rabosky, 2010; D. Silvestro, Salamin, &amp; Schnitzler, 2014)","previouslyFormattedCitation":"(Brée, Condamine, &amp; Guinot, 2022; López-Martínez et al., 2023; Rabosky, 2010; D. Silvestro, Salamin, &amp; Schnitzler, 2014)"},"properties":{"noteIndex":0},"schema":"https://github.com/citation-style-language/schema/raw/master/csl-citation.json"}</w:instrText>
      </w:r>
      <w:r w:rsidR="003F4D29">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(Brée, Condamine, &amp; Guinot, 2022; López-Martínez et al., 2023; Rabosky, 2010; D. Silvestro, Salamin, &amp; Schnitzler, 2014)</w:t>
      </w:r>
      <w:r w:rsidR="003F4D29">
        <w:rPr>
          <w:rFonts w:ascii="Times New Roman" w:hAnsi="Times New Roman" w:cs="Times New Roman"/>
          <w:sz w:val="24"/>
          <w:szCs w:val="24"/>
          <w:lang w:val="en-US"/>
        </w:rPr>
        <w:fldChar w:fldCharType="end"/>
      </w:r>
      <w:r w:rsidR="003F4D2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Thus, assessing a clade’s </w:t>
      </w:r>
      <w:r w:rsidR="003F4D29">
        <w:rPr>
          <w:rFonts w:ascii="Times New Roman" w:hAnsi="Times New Roman" w:cs="Times New Roman"/>
          <w:sz w:val="24"/>
          <w:szCs w:val="24"/>
          <w:lang w:val="en-US"/>
        </w:rPr>
        <w:t>speciation mode (through spatial dynamics) and extinction rates</w:t>
      </w:r>
      <w:r>
        <w:rPr>
          <w:rFonts w:ascii="Times New Roman" w:hAnsi="Times New Roman" w:cs="Times New Roman"/>
          <w:sz w:val="24"/>
          <w:szCs w:val="24"/>
          <w:lang w:val="en-US"/>
        </w:rPr>
        <w:t xml:space="preserve"> before performing species age analyses could help to approximate the error of phylogenetic ages.</w:t>
      </w:r>
      <w:r w:rsidR="003F4D29">
        <w:rPr>
          <w:rFonts w:ascii="Times New Roman" w:hAnsi="Times New Roman" w:cs="Times New Roman"/>
          <w:sz w:val="24"/>
          <w:szCs w:val="24"/>
          <w:lang w:val="en-US"/>
        </w:rPr>
        <w:t xml:space="preserve"> </w:t>
      </w:r>
    </w:p>
    <w:p w14:paraId="582627FE" w14:textId="5850B7F7" w:rsidR="006E6716" w:rsidRDefault="006E6716" w:rsidP="008851D9">
      <w:pPr>
        <w:spacing w:after="0" w:line="360" w:lineRule="auto"/>
        <w:ind w:firstLine="709"/>
        <w:jc w:val="both"/>
        <w:rPr>
          <w:rFonts w:ascii="Times New Roman" w:hAnsi="Times New Roman" w:cs="Times New Roman"/>
          <w:sz w:val="24"/>
          <w:szCs w:val="24"/>
          <w:lang w:val="en-US"/>
        </w:rPr>
      </w:pPr>
      <w:commentRangeStart w:id="125"/>
      <w:r w:rsidRPr="006E6716">
        <w:rPr>
          <w:rFonts w:ascii="Times New Roman" w:hAnsi="Times New Roman" w:cs="Times New Roman"/>
          <w:sz w:val="24"/>
          <w:szCs w:val="24"/>
          <w:lang w:val="en-US"/>
        </w:rPr>
        <w:t>For instance, let’s suppose that</w:t>
      </w:r>
      <w:r w:rsidR="0048609D">
        <w:rPr>
          <w:rFonts w:ascii="Times New Roman" w:hAnsi="Times New Roman" w:cs="Times New Roman"/>
          <w:sz w:val="24"/>
          <w:szCs w:val="24"/>
          <w:lang w:val="en-US"/>
        </w:rPr>
        <w:t xml:space="preserve"> the approaches described in the previous paragraph</w:t>
      </w:r>
      <w:r w:rsidR="004A01AB">
        <w:rPr>
          <w:rFonts w:ascii="Times New Roman" w:hAnsi="Times New Roman" w:cs="Times New Roman"/>
          <w:sz w:val="24"/>
          <w:szCs w:val="24"/>
          <w:lang w:val="en-US"/>
        </w:rPr>
        <w:t>, besides estimating reliable speciation and extinction rates,</w:t>
      </w:r>
      <w:r w:rsidR="0048609D">
        <w:rPr>
          <w:rFonts w:ascii="Times New Roman" w:hAnsi="Times New Roman" w:cs="Times New Roman"/>
          <w:sz w:val="24"/>
          <w:szCs w:val="24"/>
          <w:lang w:val="en-US"/>
        </w:rPr>
        <w:t xml:space="preserve"> suggest that the studied clade speciated predominantly under bifurcating speciation</w:t>
      </w:r>
      <w:r w:rsidRPr="006E6716">
        <w:rPr>
          <w:rFonts w:ascii="Times New Roman" w:hAnsi="Times New Roman" w:cs="Times New Roman"/>
          <w:sz w:val="24"/>
          <w:szCs w:val="24"/>
          <w:lang w:val="en-US"/>
        </w:rPr>
        <w:t xml:space="preserve">; in this case, we advise the implementation of our probabilistic age estimator to correct phylogenetic ages. When compared with phylogenetic age, this estimator improved the overall accuracy of age estimation across species in a phylogenetic tree, particularly in a high extinction scenario. Additionally, the function enhanced the capacity to capture the proper relationship between species age and extinction risk, pointing out that </w:t>
      </w:r>
      <w:r w:rsidR="0048609D">
        <w:rPr>
          <w:rFonts w:ascii="Times New Roman" w:hAnsi="Times New Roman" w:cs="Times New Roman"/>
          <w:sz w:val="24"/>
          <w:szCs w:val="24"/>
          <w:lang w:val="en-US"/>
        </w:rPr>
        <w:t>under</w:t>
      </w:r>
      <w:r w:rsidRPr="006E6716">
        <w:rPr>
          <w:rFonts w:ascii="Times New Roman" w:hAnsi="Times New Roman" w:cs="Times New Roman"/>
          <w:sz w:val="24"/>
          <w:szCs w:val="24"/>
          <w:lang w:val="en-US"/>
        </w:rPr>
        <w:t xml:space="preserve"> these conditions is a good proxy of species longevity. Therefore, its point estimates can be used to test more safely how species age influence eco-evolutionary dynamics. </w:t>
      </w:r>
      <w:commentRangeEnd w:id="125"/>
      <w:r w:rsidR="00AF514B">
        <w:rPr>
          <w:rStyle w:val="Refdecomentario"/>
        </w:rPr>
        <w:commentReference w:id="125"/>
      </w:r>
    </w:p>
    <w:p w14:paraId="25C1BD63" w14:textId="6BA9476E"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Using simulations, we showed the problems in estimating species age from phylogenetic trees and quantified the error in doing so under different scenarios. The challenges of using phylogenetic age as a proxy for species longevity are not merely methodological. Time-calibrated phylogenetic trees alone do not contain information on speciation modes. Thus, the phylogenetic age provides some information about species age, but it is a weak proxy to measure evolutionary history. Assessing the speciation modes with the methods suggested here, such as spatial range signatures, and estimated extinction rates might help to get aware of the potential error in species age. Given the high performance of our </w:t>
      </w:r>
      <w:r w:rsidR="008851D9">
        <w:rPr>
          <w:rFonts w:ascii="Times New Roman" w:hAnsi="Times New Roman" w:cs="Times New Roman"/>
          <w:sz w:val="24"/>
          <w:szCs w:val="24"/>
          <w:lang w:val="en-US"/>
        </w:rPr>
        <w:t>probability age estimator</w:t>
      </w:r>
      <w:r>
        <w:rPr>
          <w:rFonts w:ascii="Times New Roman" w:hAnsi="Times New Roman" w:cs="Times New Roman"/>
          <w:sz w:val="24"/>
          <w:szCs w:val="24"/>
          <w:lang w:val="en-US"/>
        </w:rPr>
        <w:t>, we recommend its use for correcting species ages when there is evidence that the studied clade has evolved predominantly under bifurcating speciation. Approaches combining phylogenies, biogeography, diversification rates, and traits might provide a more comprehensive understanding on the relationship of species ages and eco-evolutionary processes.</w:t>
      </w:r>
    </w:p>
    <w:p w14:paraId="62A03189" w14:textId="77777777" w:rsidR="00416FDA" w:rsidRDefault="00416FDA">
      <w:pPr>
        <w:spacing w:after="0" w:line="360" w:lineRule="auto"/>
        <w:jc w:val="both"/>
        <w:rPr>
          <w:rFonts w:ascii="Times New Roman" w:hAnsi="Times New Roman" w:cs="Times New Roman"/>
          <w:sz w:val="24"/>
          <w:szCs w:val="24"/>
          <w:lang w:val="en-US"/>
        </w:rPr>
      </w:pPr>
    </w:p>
    <w:p w14:paraId="1FF67128" w14:textId="789049C5" w:rsidR="00416FDA" w:rsidRPr="00416FDA" w:rsidRDefault="00416FDA">
      <w:pPr>
        <w:spacing w:after="0" w:line="360" w:lineRule="auto"/>
        <w:jc w:val="both"/>
        <w:rPr>
          <w:rFonts w:ascii="Times New Roman" w:hAnsi="Times New Roman" w:cs="Times New Roman"/>
          <w:b/>
          <w:bCs/>
          <w:sz w:val="24"/>
          <w:szCs w:val="24"/>
          <w:lang w:val="en-US"/>
        </w:rPr>
      </w:pPr>
      <w:r w:rsidRPr="00416FDA">
        <w:rPr>
          <w:rFonts w:ascii="Times New Roman" w:hAnsi="Times New Roman" w:cs="Times New Roman"/>
          <w:b/>
          <w:bCs/>
          <w:sz w:val="24"/>
          <w:szCs w:val="24"/>
          <w:lang w:val="en-US"/>
        </w:rPr>
        <w:lastRenderedPageBreak/>
        <w:t>Conclusion</w:t>
      </w:r>
    </w:p>
    <w:p w14:paraId="3BD00293" w14:textId="0C2A29E4" w:rsidR="009978B8" w:rsidRDefault="00AF514B" w:rsidP="00AF514B">
      <w:pPr>
        <w:spacing w:after="0" w:line="360" w:lineRule="auto"/>
        <w:ind w:firstLine="709"/>
        <w:jc w:val="both"/>
        <w:rPr>
          <w:rFonts w:ascii="Times New Roman" w:hAnsi="Times New Roman" w:cs="Times New Roman"/>
          <w:sz w:val="24"/>
          <w:szCs w:val="24"/>
          <w:lang w:val="en-US"/>
        </w:rPr>
      </w:pPr>
      <w:commentRangeStart w:id="126"/>
      <w:r w:rsidRPr="00AF514B">
        <w:rPr>
          <w:rFonts w:ascii="Times New Roman" w:hAnsi="Times New Roman" w:cs="Times New Roman"/>
          <w:sz w:val="24"/>
          <w:szCs w:val="24"/>
          <w:lang w:val="en-US"/>
        </w:rPr>
        <w:t>This study aimed to estimate the potential deviations between true and phylogenetic age due to extinction rates and speciation modes. We identified that budding and anagenetic speciation considerably influence the mismatch between phylogenetic age and true species age. By contrast, when a clade speciated under bifurcating speciation and possesses a low extinction rate due to phylogenies' bifurcating node structure, phylogenetic age is a good proxy of species age; nevertheless, the tree's overall error rate augments exponentially with higher extinction rates. Thus, inferences made with phylogenetic age should be taken with caution. Besides pointing out these shortfalls, we proposed a probabilistic estimator, based on the birth-death process, to correct species age under the assumption of bifurcating speciation. We showed that the probabilistic estimator has a good performance, particularly in high extinction scenarios, both in the overall age accuracy of the phylogenetic tree and when species ages are used in eco-evolutionary analyses. Thus, we advise its implementation when the assumptions are met. We hope this paper will stimulate discussions about the evolutionary information in phylogenetic trees and a critical evaluation of the pertinence of using them to infer species ages.</w:t>
      </w:r>
      <w:commentRangeEnd w:id="126"/>
      <w:r>
        <w:rPr>
          <w:rStyle w:val="Refdecomentario"/>
        </w:rPr>
        <w:commentReference w:id="126"/>
      </w:r>
    </w:p>
    <w:p w14:paraId="59423640" w14:textId="77777777" w:rsidR="00AF514B" w:rsidRDefault="00AF514B" w:rsidP="00AF514B">
      <w:pPr>
        <w:spacing w:after="0" w:line="360" w:lineRule="auto"/>
        <w:ind w:firstLine="709"/>
        <w:jc w:val="both"/>
        <w:rPr>
          <w:rFonts w:ascii="Times New Roman" w:hAnsi="Times New Roman" w:cs="Times New Roman"/>
          <w:sz w:val="24"/>
          <w:szCs w:val="24"/>
          <w:lang w:val="en-US"/>
        </w:rPr>
      </w:pPr>
    </w:p>
    <w:p w14:paraId="35FFA3B6" w14:textId="77777777" w:rsidR="009978B8"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08149792" wp14:editId="6C6DEF36">
            <wp:extent cx="4945380" cy="40487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4"/>
                    <a:srcRect l="22246" t="10834" r="22355" b="8556"/>
                    <a:stretch>
                      <a:fillRect/>
                    </a:stretch>
                  </pic:blipFill>
                  <pic:spPr bwMode="auto">
                    <a:xfrm>
                      <a:off x="0" y="0"/>
                      <a:ext cx="4945380" cy="4048760"/>
                    </a:xfrm>
                    <a:prstGeom prst="rect">
                      <a:avLst/>
                    </a:prstGeom>
                    <a:ln w="12700">
                      <a:noFill/>
                    </a:ln>
                  </pic:spPr>
                </pic:pic>
              </a:graphicData>
            </a:graphic>
          </wp:inline>
        </w:drawing>
      </w:r>
    </w:p>
    <w:p w14:paraId="2B383C95" w14:textId="316AD95D"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1. </w:t>
      </w:r>
      <w:r>
        <w:rPr>
          <w:rFonts w:ascii="Times New Roman" w:hAnsi="Times New Roman" w:cs="Times New Roman"/>
          <w:sz w:val="24"/>
          <w:szCs w:val="24"/>
          <w:lang w:val="en-US"/>
        </w:rPr>
        <w:t>Discrepancy between species ages. Estimations based on the length of the terminal branch in a time-calibrated phylogeny (red) and the first appearance in the fossil record (green). Shark data (</w:t>
      </w:r>
      <w:proofErr w:type="spellStart"/>
      <w:r>
        <w:rPr>
          <w:rFonts w:ascii="Times New Roman" w:hAnsi="Times New Roman" w:cs="Times New Roman"/>
          <w:i/>
          <w:iCs/>
          <w:sz w:val="24"/>
          <w:szCs w:val="24"/>
          <w:lang w:val="en-US"/>
        </w:rPr>
        <w:t>Trianenodon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obesus</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Carcharhinus obscurus</w:t>
      </w:r>
      <w:r>
        <w:rPr>
          <w:rFonts w:ascii="Times New Roman" w:hAnsi="Times New Roman" w:cs="Times New Roman"/>
          <w:sz w:val="24"/>
          <w:szCs w:val="24"/>
          <w:lang w:val="en-US"/>
        </w:rPr>
        <w:t xml:space="preserve">) obtained from </w:t>
      </w:r>
      <w:r>
        <w:fldChar w:fldCharType="begin" w:fldLock="1"/>
      </w:r>
      <w:r w:rsidR="00230579">
        <w:rPr>
          <w:rFonts w:ascii="Times New Roman" w:hAnsi="Times New Roman" w:cs="Times New Roman"/>
          <w:sz w:val="24"/>
          <w:szCs w:val="24"/>
          <w:lang w:val="en-US"/>
        </w:rPr>
        <w: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et al., 2022)","manualFormatting":"Brée et al. (2022)","plainTextFormattedCitation":"(Brée et al., 2022)","previouslyFormattedCitation":"(Brée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Brée et 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phylogenetic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fldLock="1"/>
      </w:r>
      <w:r w:rsidR="00230579">
        <w:rPr>
          <w:rFonts w:ascii="Times New Roman" w:hAnsi="Times New Roman" w:cs="Times New Roman"/>
          <w:sz w:val="24"/>
          <w:szCs w:val="24"/>
          <w:lang w:val="en-US"/>
        </w:rPr>
        <w: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Esselstyn, &amp; Jetz, 2019)","manualFormatting":"Upham et al. (2019)","plainTextFormattedCitation":"(Upham, Esselstyn, &amp; Jetz, 2019)","previouslyFormattedCitation":"(Upham, Esselstyn, &amp; Jetz,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Upham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w:t>
      </w:r>
      <w:r w:rsidR="00A9166F">
        <w:rPr>
          <w:rFonts w:ascii="Times New Roman" w:hAnsi="Times New Roman" w:cs="Times New Roman"/>
          <w:sz w:val="24"/>
          <w:szCs w:val="24"/>
          <w:lang w:val="en-US"/>
        </w:rPr>
        <w:t>fossil</w:t>
      </w:r>
      <w:r>
        <w:rPr>
          <w:rFonts w:ascii="Times New Roman" w:hAnsi="Times New Roman" w:cs="Times New Roman"/>
          <w:sz w:val="24"/>
          <w:szCs w:val="24"/>
          <w:lang w:val="en-US"/>
        </w:rPr>
        <w:t xml:space="preserve">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fldLock="1"/>
      </w:r>
      <w:r w:rsidR="00230579">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estimates","type":"article-journal","volume":"9"},"uris":["http://www.mendeley.com/documents/?uuid=dd26a2d5-d5c9-4f61-a777-dcbbdfb952c6"]}],"mendeley":{"formattedCitation":"(Daniele Silvestro et al., 2018)","manualFormatting":"Silvestro et al. (2018)","plainTextFormattedCitation":"(Daniele Silvestro et al., 2018)","previouslyFormattedCitation":"(Daniele Silvestro et al.,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Silvestro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Homo sapiens </w:t>
      </w:r>
      <w:r>
        <w:rPr>
          <w:rFonts w:ascii="Times New Roman" w:hAnsi="Times New Roman" w:cs="Times New Roman"/>
          <w:sz w:val="24"/>
          <w:szCs w:val="24"/>
          <w:lang w:val="en-US"/>
        </w:rPr>
        <w:t xml:space="preserve">fossil and phylogenetic data obtained from </w:t>
      </w:r>
      <w:r>
        <w:fldChar w:fldCharType="begin" w:fldLock="1"/>
      </w:r>
      <w:r w:rsidR="00230579">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fldChar w:fldCharType="begin" w:fldLock="1"/>
      </w:r>
      <w:r w:rsidR="00230579">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respectively. </w:t>
      </w:r>
    </w:p>
    <w:p w14:paraId="2778F433" w14:textId="77777777" w:rsidR="009978B8" w:rsidRDefault="009978B8">
      <w:pPr>
        <w:spacing w:after="0" w:line="360" w:lineRule="auto"/>
        <w:ind w:firstLine="709"/>
        <w:jc w:val="both"/>
        <w:rPr>
          <w:rFonts w:ascii="Times New Roman" w:hAnsi="Times New Roman" w:cs="Times New Roman"/>
          <w:sz w:val="24"/>
          <w:szCs w:val="24"/>
          <w:lang w:val="en-US"/>
        </w:rPr>
      </w:pPr>
    </w:p>
    <w:p w14:paraId="663D1AB9" w14:textId="77777777" w:rsidR="009978B8" w:rsidRDefault="009978B8">
      <w:pPr>
        <w:spacing w:after="0" w:line="360" w:lineRule="auto"/>
        <w:ind w:firstLine="709"/>
        <w:jc w:val="both"/>
        <w:rPr>
          <w:rFonts w:ascii="Times New Roman" w:hAnsi="Times New Roman" w:cs="Times New Roman"/>
          <w:sz w:val="24"/>
          <w:szCs w:val="24"/>
          <w:lang w:val="en-US"/>
        </w:rPr>
      </w:pPr>
    </w:p>
    <w:p w14:paraId="51370F03" w14:textId="77777777" w:rsidR="009978B8" w:rsidRDefault="009978B8">
      <w:pPr>
        <w:spacing w:after="0" w:line="360" w:lineRule="auto"/>
        <w:jc w:val="both"/>
        <w:rPr>
          <w:rFonts w:ascii="Times New Roman" w:hAnsi="Times New Roman" w:cs="Times New Roman"/>
          <w:sz w:val="24"/>
          <w:szCs w:val="24"/>
          <w:lang w:val="en-US"/>
        </w:rPr>
      </w:pPr>
    </w:p>
    <w:p w14:paraId="4847BDD5" w14:textId="77777777" w:rsidR="009978B8" w:rsidRDefault="009978B8">
      <w:pPr>
        <w:spacing w:after="0" w:line="360" w:lineRule="auto"/>
        <w:jc w:val="both"/>
        <w:rPr>
          <w:rFonts w:ascii="Times New Roman" w:hAnsi="Times New Roman" w:cs="Times New Roman"/>
          <w:sz w:val="24"/>
          <w:szCs w:val="24"/>
          <w:lang w:val="en-US"/>
        </w:rPr>
      </w:pPr>
    </w:p>
    <w:p w14:paraId="034A62C2" w14:textId="77777777" w:rsidR="009978B8"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4D288E4E" wp14:editId="67FA6CBF">
            <wp:extent cx="5923280" cy="33312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5"/>
                    <a:stretch>
                      <a:fillRect/>
                    </a:stretch>
                  </pic:blipFill>
                  <pic:spPr bwMode="auto">
                    <a:xfrm>
                      <a:off x="0" y="0"/>
                      <a:ext cx="5923280" cy="3331210"/>
                    </a:xfrm>
                    <a:prstGeom prst="rect">
                      <a:avLst/>
                    </a:prstGeom>
                    <a:ln w="12700">
                      <a:noFill/>
                    </a:ln>
                  </pic:spPr>
                </pic:pic>
              </a:graphicData>
            </a:graphic>
          </wp:inline>
        </w:drawing>
      </w:r>
    </w:p>
    <w:p w14:paraId="57BB5FCD"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2. </w:t>
      </w:r>
      <w:r>
        <w:rPr>
          <w:rFonts w:ascii="Times New Roman" w:hAnsi="Times New Roman" w:cs="Times New Roman"/>
          <w:sz w:val="24"/>
          <w:szCs w:val="24"/>
          <w:lang w:val="en-US"/>
        </w:rPr>
        <w:t>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Numbers display the resulting age of the respective species in million years (</w:t>
      </w:r>
      <w:proofErr w:type="spellStart"/>
      <w:r>
        <w:rPr>
          <w:rFonts w:ascii="Times New Roman" w:hAnsi="Times New Roman" w:cs="Times New Roman"/>
          <w:sz w:val="24"/>
          <w:szCs w:val="24"/>
          <w:lang w:val="en-US"/>
        </w:rPr>
        <w:t>myr</w:t>
      </w:r>
      <w:proofErr w:type="spellEnd"/>
      <w:r>
        <w:rPr>
          <w:rFonts w:ascii="Times New Roman" w:hAnsi="Times New Roman" w:cs="Times New Roman"/>
          <w:sz w:val="24"/>
          <w:szCs w:val="24"/>
          <w:lang w:val="en-US"/>
        </w:rPr>
        <w:t xml:space="preserve">). </w:t>
      </w:r>
    </w:p>
    <w:p w14:paraId="4A572593" w14:textId="77777777" w:rsidR="009978B8" w:rsidRDefault="009978B8">
      <w:pPr>
        <w:spacing w:after="0" w:line="360" w:lineRule="auto"/>
        <w:jc w:val="both"/>
        <w:rPr>
          <w:rFonts w:ascii="Times New Roman" w:hAnsi="Times New Roman" w:cs="Times New Roman"/>
          <w:b/>
          <w:bCs/>
          <w:sz w:val="24"/>
          <w:szCs w:val="24"/>
          <w:lang w:val="en-US"/>
        </w:rPr>
      </w:pPr>
    </w:p>
    <w:p w14:paraId="0C494AAD" w14:textId="77777777" w:rsidR="009978B8" w:rsidRDefault="009978B8">
      <w:pPr>
        <w:spacing w:after="0" w:line="360" w:lineRule="auto"/>
        <w:ind w:firstLine="709"/>
        <w:jc w:val="both"/>
        <w:rPr>
          <w:rFonts w:ascii="Times New Roman" w:hAnsi="Times New Roman" w:cs="Times New Roman"/>
          <w:sz w:val="24"/>
          <w:szCs w:val="24"/>
          <w:lang w:val="en-US"/>
        </w:rPr>
      </w:pPr>
    </w:p>
    <w:p w14:paraId="72C29341" w14:textId="77777777" w:rsidR="009978B8" w:rsidRDefault="009978B8">
      <w:pPr>
        <w:spacing w:after="0" w:line="360" w:lineRule="auto"/>
        <w:jc w:val="both"/>
        <w:rPr>
          <w:rFonts w:ascii="Times New Roman" w:hAnsi="Times New Roman" w:cs="Times New Roman"/>
          <w:b/>
          <w:bCs/>
          <w:sz w:val="24"/>
          <w:szCs w:val="24"/>
          <w:lang w:val="en-US"/>
        </w:rPr>
      </w:pPr>
    </w:p>
    <w:p w14:paraId="2D981E99" w14:textId="77777777" w:rsidR="009978B8" w:rsidRDefault="009978B8">
      <w:pPr>
        <w:spacing w:after="0" w:line="360" w:lineRule="auto"/>
        <w:jc w:val="both"/>
        <w:rPr>
          <w:rFonts w:ascii="Times New Roman" w:hAnsi="Times New Roman" w:cs="Times New Roman"/>
          <w:b/>
          <w:bCs/>
          <w:sz w:val="24"/>
          <w:szCs w:val="24"/>
          <w:lang w:val="en-US"/>
        </w:rPr>
      </w:pPr>
    </w:p>
    <w:p w14:paraId="3FDAA255" w14:textId="77777777" w:rsidR="009978B8" w:rsidRDefault="009978B8">
      <w:pPr>
        <w:spacing w:after="0" w:line="360" w:lineRule="auto"/>
        <w:jc w:val="both"/>
        <w:rPr>
          <w:rFonts w:ascii="Times New Roman" w:hAnsi="Times New Roman" w:cs="Times New Roman"/>
          <w:b/>
          <w:bCs/>
          <w:sz w:val="24"/>
          <w:szCs w:val="24"/>
          <w:lang w:val="en-US"/>
        </w:rPr>
      </w:pPr>
    </w:p>
    <w:p w14:paraId="41926D0C" w14:textId="77777777" w:rsidR="009978B8" w:rsidRDefault="009978B8">
      <w:pPr>
        <w:spacing w:after="0" w:line="360" w:lineRule="auto"/>
        <w:jc w:val="both"/>
        <w:rPr>
          <w:rFonts w:ascii="Times New Roman" w:hAnsi="Times New Roman" w:cs="Times New Roman"/>
          <w:b/>
          <w:bCs/>
          <w:sz w:val="24"/>
          <w:szCs w:val="24"/>
          <w:lang w:val="en-US"/>
        </w:rPr>
      </w:pPr>
    </w:p>
    <w:p w14:paraId="296E3ADB" w14:textId="77777777" w:rsidR="009978B8" w:rsidRDefault="009978B8">
      <w:pPr>
        <w:spacing w:after="0" w:line="360" w:lineRule="auto"/>
        <w:jc w:val="both"/>
        <w:rPr>
          <w:rFonts w:ascii="Times New Roman" w:hAnsi="Times New Roman" w:cs="Times New Roman"/>
          <w:b/>
          <w:bCs/>
          <w:sz w:val="24"/>
          <w:szCs w:val="24"/>
          <w:lang w:val="en-US"/>
        </w:rPr>
      </w:pPr>
    </w:p>
    <w:p w14:paraId="127A04C1" w14:textId="77777777" w:rsidR="009978B8" w:rsidRDefault="00000000">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115D768C" wp14:editId="499985AB">
            <wp:extent cx="5851525" cy="413131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5851525" cy="4131310"/>
                    </a:xfrm>
                    <a:prstGeom prst="rect">
                      <a:avLst/>
                    </a:prstGeom>
                  </pic:spPr>
                </pic:pic>
              </a:graphicData>
            </a:graphic>
          </wp:inline>
        </w:drawing>
      </w:r>
    </w:p>
    <w:p w14:paraId="6E152665" w14:textId="2512E095"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3. </w:t>
      </w:r>
      <w:r>
        <w:rPr>
          <w:rFonts w:ascii="Times New Roman" w:hAnsi="Times New Roman" w:cs="Times New Roman"/>
          <w:sz w:val="24"/>
          <w:szCs w:val="24"/>
          <w:lang w:val="en-US"/>
        </w:rPr>
        <w:t xml:space="preserve">True age versus phylogenetic age at low and high extinction fraction for bifurcating (left) and budding (right) speciation. Each point represents a species and both ages, true and phylogenetic, are scaled to the root age of the correspondent phylogenetic tree. </w:t>
      </w:r>
    </w:p>
    <w:p w14:paraId="3C6ED911" w14:textId="77777777" w:rsidR="009978B8" w:rsidRDefault="009978B8">
      <w:pPr>
        <w:spacing w:after="0" w:line="360" w:lineRule="auto"/>
        <w:jc w:val="both"/>
        <w:rPr>
          <w:rFonts w:ascii="Times New Roman" w:hAnsi="Times New Roman" w:cs="Times New Roman"/>
          <w:b/>
          <w:bCs/>
          <w:sz w:val="24"/>
          <w:szCs w:val="24"/>
          <w:lang w:val="en-US"/>
        </w:rPr>
      </w:pPr>
    </w:p>
    <w:p w14:paraId="038A3C11" w14:textId="77777777" w:rsidR="009978B8" w:rsidRDefault="009978B8">
      <w:pPr>
        <w:spacing w:after="0" w:line="360" w:lineRule="auto"/>
        <w:jc w:val="both"/>
        <w:rPr>
          <w:rFonts w:ascii="Times New Roman" w:hAnsi="Times New Roman" w:cs="Times New Roman"/>
          <w:b/>
          <w:bCs/>
          <w:sz w:val="24"/>
          <w:szCs w:val="24"/>
          <w:lang w:val="en-US"/>
        </w:rPr>
      </w:pPr>
    </w:p>
    <w:p w14:paraId="692F1850" w14:textId="77777777" w:rsidR="009978B8" w:rsidRDefault="009978B8">
      <w:pPr>
        <w:spacing w:after="0" w:line="360" w:lineRule="auto"/>
        <w:jc w:val="both"/>
        <w:rPr>
          <w:rFonts w:ascii="Times New Roman" w:hAnsi="Times New Roman" w:cs="Times New Roman"/>
          <w:b/>
          <w:bCs/>
          <w:sz w:val="24"/>
          <w:szCs w:val="24"/>
          <w:lang w:val="en-US"/>
        </w:rPr>
      </w:pPr>
    </w:p>
    <w:p w14:paraId="4EC4A17C" w14:textId="77777777" w:rsidR="009978B8" w:rsidRDefault="009978B8">
      <w:pPr>
        <w:spacing w:after="0" w:line="360" w:lineRule="auto"/>
        <w:jc w:val="both"/>
        <w:rPr>
          <w:rFonts w:ascii="Times New Roman" w:hAnsi="Times New Roman" w:cs="Times New Roman"/>
          <w:b/>
          <w:bCs/>
          <w:sz w:val="24"/>
          <w:szCs w:val="24"/>
          <w:lang w:val="en-US"/>
        </w:rPr>
      </w:pPr>
    </w:p>
    <w:p w14:paraId="6873E584" w14:textId="77777777" w:rsidR="009978B8" w:rsidRDefault="009978B8">
      <w:pPr>
        <w:spacing w:after="0" w:line="360" w:lineRule="auto"/>
        <w:jc w:val="both"/>
        <w:rPr>
          <w:rFonts w:ascii="Times New Roman" w:hAnsi="Times New Roman" w:cs="Times New Roman"/>
          <w:b/>
          <w:bCs/>
          <w:sz w:val="24"/>
          <w:szCs w:val="24"/>
          <w:lang w:val="en-US"/>
        </w:rPr>
      </w:pPr>
    </w:p>
    <w:p w14:paraId="4138E021" w14:textId="77777777" w:rsidR="009978B8" w:rsidRDefault="009978B8">
      <w:pPr>
        <w:spacing w:after="0" w:line="360" w:lineRule="auto"/>
        <w:jc w:val="both"/>
        <w:rPr>
          <w:rFonts w:ascii="Times New Roman" w:hAnsi="Times New Roman" w:cs="Times New Roman"/>
          <w:b/>
          <w:bCs/>
          <w:sz w:val="24"/>
          <w:szCs w:val="24"/>
          <w:lang w:val="en-US"/>
        </w:rPr>
      </w:pPr>
    </w:p>
    <w:p w14:paraId="3DFB3066" w14:textId="77777777" w:rsidR="009978B8" w:rsidRDefault="009978B8">
      <w:pPr>
        <w:spacing w:after="0" w:line="360" w:lineRule="auto"/>
        <w:jc w:val="both"/>
        <w:rPr>
          <w:rFonts w:ascii="Times New Roman" w:hAnsi="Times New Roman" w:cs="Times New Roman"/>
          <w:b/>
          <w:bCs/>
          <w:sz w:val="24"/>
          <w:szCs w:val="24"/>
          <w:lang w:val="en-US"/>
        </w:rPr>
      </w:pPr>
    </w:p>
    <w:p w14:paraId="687C8DCC" w14:textId="77777777" w:rsidR="009978B8" w:rsidRDefault="009978B8">
      <w:pPr>
        <w:spacing w:after="0" w:line="360" w:lineRule="auto"/>
        <w:jc w:val="both"/>
        <w:rPr>
          <w:rFonts w:ascii="Times New Roman" w:hAnsi="Times New Roman" w:cs="Times New Roman"/>
          <w:b/>
          <w:bCs/>
          <w:sz w:val="24"/>
          <w:szCs w:val="24"/>
          <w:lang w:val="en-US"/>
        </w:rPr>
      </w:pPr>
    </w:p>
    <w:p w14:paraId="0D58B5A9" w14:textId="77777777" w:rsidR="009978B8" w:rsidRDefault="009978B8">
      <w:pPr>
        <w:spacing w:after="0" w:line="360" w:lineRule="auto"/>
        <w:jc w:val="both"/>
        <w:rPr>
          <w:rFonts w:ascii="Times New Roman" w:hAnsi="Times New Roman" w:cs="Times New Roman"/>
          <w:b/>
          <w:bCs/>
          <w:sz w:val="24"/>
          <w:szCs w:val="24"/>
          <w:lang w:val="en-US"/>
        </w:rPr>
      </w:pPr>
    </w:p>
    <w:p w14:paraId="1F3DD31D" w14:textId="77777777" w:rsidR="009978B8" w:rsidRDefault="009978B8">
      <w:pPr>
        <w:spacing w:after="0" w:line="360" w:lineRule="auto"/>
        <w:jc w:val="both"/>
        <w:rPr>
          <w:rFonts w:ascii="Times New Roman" w:hAnsi="Times New Roman" w:cs="Times New Roman"/>
          <w:b/>
          <w:bCs/>
          <w:sz w:val="24"/>
          <w:szCs w:val="24"/>
          <w:lang w:val="en-US"/>
        </w:rPr>
      </w:pPr>
    </w:p>
    <w:p w14:paraId="21D8B449" w14:textId="77777777" w:rsidR="009978B8" w:rsidRDefault="009978B8">
      <w:pPr>
        <w:spacing w:after="0" w:line="360" w:lineRule="auto"/>
        <w:jc w:val="both"/>
        <w:rPr>
          <w:rFonts w:ascii="Times New Roman" w:hAnsi="Times New Roman" w:cs="Times New Roman"/>
          <w:b/>
          <w:bCs/>
          <w:sz w:val="24"/>
          <w:szCs w:val="24"/>
          <w:lang w:val="en-US"/>
        </w:rPr>
      </w:pPr>
    </w:p>
    <w:p w14:paraId="11892991" w14:textId="77777777" w:rsidR="009978B8" w:rsidRDefault="009978B8">
      <w:pPr>
        <w:spacing w:after="0" w:line="360" w:lineRule="auto"/>
        <w:jc w:val="both"/>
        <w:rPr>
          <w:rFonts w:ascii="Times New Roman" w:hAnsi="Times New Roman" w:cs="Times New Roman"/>
          <w:b/>
          <w:bCs/>
          <w:sz w:val="24"/>
          <w:szCs w:val="24"/>
          <w:lang w:val="en-US"/>
        </w:rPr>
      </w:pPr>
    </w:p>
    <w:p w14:paraId="560C595F" w14:textId="77777777" w:rsidR="009978B8" w:rsidRDefault="00000000">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21A9BC6D" wp14:editId="07AE6A22">
            <wp:extent cx="5671820" cy="378206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7"/>
                    <a:stretch>
                      <a:fillRect/>
                    </a:stretch>
                  </pic:blipFill>
                  <pic:spPr bwMode="auto">
                    <a:xfrm>
                      <a:off x="0" y="0"/>
                      <a:ext cx="5671820" cy="3782060"/>
                    </a:xfrm>
                    <a:prstGeom prst="rect">
                      <a:avLst/>
                    </a:prstGeom>
                  </pic:spPr>
                </pic:pic>
              </a:graphicData>
            </a:graphic>
          </wp:inline>
        </w:drawing>
      </w:r>
    </w:p>
    <w:p w14:paraId="32CD661B"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4. </w:t>
      </w:r>
      <w:r>
        <w:rPr>
          <w:rFonts w:ascii="Times New Roman" w:hAnsi="Times New Roman" w:cs="Times New Roman"/>
          <w:sz w:val="24"/>
          <w:szCs w:val="24"/>
          <w:lang w:val="en-US"/>
        </w:rPr>
        <w:t xml:space="preserve">Error in equating phylogenetic age with speciation age. The error was quantified as mean absolute percentage error (MAPE) between the true and phylogenetic ages across all species for each tree simulated under bifurcating (left) and budding speciation (right). Each dot represents one replicate of the 300 trees for each speciation mode using different rates of speciation and extinction fraction. </w:t>
      </w:r>
    </w:p>
    <w:p w14:paraId="0CD2F66C" w14:textId="77777777" w:rsidR="009978B8" w:rsidRDefault="009978B8">
      <w:pPr>
        <w:spacing w:after="0" w:line="360" w:lineRule="auto"/>
        <w:jc w:val="both"/>
        <w:rPr>
          <w:rFonts w:ascii="Times New Roman" w:hAnsi="Times New Roman" w:cs="Times New Roman"/>
          <w:b/>
          <w:bCs/>
          <w:sz w:val="24"/>
          <w:szCs w:val="24"/>
          <w:lang w:val="en-US"/>
        </w:rPr>
      </w:pPr>
    </w:p>
    <w:p w14:paraId="14445432" w14:textId="77777777" w:rsidR="009978B8" w:rsidRDefault="009978B8">
      <w:pPr>
        <w:spacing w:after="0" w:line="360" w:lineRule="auto"/>
        <w:jc w:val="both"/>
      </w:pPr>
    </w:p>
    <w:p w14:paraId="1C5EB62B" w14:textId="77777777" w:rsidR="009978B8" w:rsidRDefault="009978B8">
      <w:pPr>
        <w:spacing w:after="0" w:line="360" w:lineRule="auto"/>
        <w:jc w:val="both"/>
      </w:pPr>
    </w:p>
    <w:p w14:paraId="787F4557" w14:textId="77777777" w:rsidR="009978B8" w:rsidRDefault="009978B8">
      <w:pPr>
        <w:spacing w:after="0" w:line="360" w:lineRule="auto"/>
        <w:jc w:val="both"/>
      </w:pPr>
    </w:p>
    <w:p w14:paraId="459423E0" w14:textId="77777777" w:rsidR="009978B8" w:rsidRDefault="009978B8">
      <w:pPr>
        <w:spacing w:after="0" w:line="360" w:lineRule="auto"/>
        <w:jc w:val="both"/>
      </w:pPr>
    </w:p>
    <w:p w14:paraId="5F311939" w14:textId="77777777" w:rsidR="009978B8" w:rsidRDefault="009978B8">
      <w:pPr>
        <w:spacing w:after="0" w:line="360" w:lineRule="auto"/>
        <w:jc w:val="both"/>
      </w:pPr>
    </w:p>
    <w:p w14:paraId="79A1792B" w14:textId="77777777" w:rsidR="009978B8" w:rsidRDefault="009978B8">
      <w:pPr>
        <w:spacing w:after="0" w:line="360" w:lineRule="auto"/>
        <w:jc w:val="both"/>
      </w:pPr>
    </w:p>
    <w:p w14:paraId="42B2622E" w14:textId="77777777" w:rsidR="009978B8" w:rsidRDefault="009978B8">
      <w:pPr>
        <w:spacing w:after="0" w:line="360" w:lineRule="auto"/>
        <w:jc w:val="both"/>
      </w:pPr>
    </w:p>
    <w:p w14:paraId="506D466B" w14:textId="77777777" w:rsidR="009978B8" w:rsidRDefault="009978B8">
      <w:pPr>
        <w:spacing w:after="0" w:line="360" w:lineRule="auto"/>
        <w:jc w:val="both"/>
      </w:pPr>
    </w:p>
    <w:p w14:paraId="0B334A32" w14:textId="77777777" w:rsidR="009978B8" w:rsidRDefault="009978B8">
      <w:pPr>
        <w:spacing w:after="0" w:line="360" w:lineRule="auto"/>
        <w:jc w:val="both"/>
      </w:pPr>
    </w:p>
    <w:p w14:paraId="49B2130A" w14:textId="77777777" w:rsidR="009978B8" w:rsidRDefault="009978B8">
      <w:pPr>
        <w:spacing w:after="0" w:line="360" w:lineRule="auto"/>
        <w:jc w:val="both"/>
      </w:pPr>
    </w:p>
    <w:p w14:paraId="4F914D49" w14:textId="77777777" w:rsidR="009978B8" w:rsidRDefault="009978B8">
      <w:pPr>
        <w:spacing w:after="0" w:line="360" w:lineRule="auto"/>
        <w:jc w:val="both"/>
      </w:pPr>
    </w:p>
    <w:p w14:paraId="144EBD84" w14:textId="77777777" w:rsidR="009978B8" w:rsidRDefault="00000000">
      <w:pPr>
        <w:spacing w:after="0" w:line="360" w:lineRule="auto"/>
        <w:jc w:val="both"/>
      </w:pPr>
      <w:r>
        <w:rPr>
          <w:noProof/>
        </w:rPr>
        <w:lastRenderedPageBreak/>
        <w:drawing>
          <wp:inline distT="0" distB="0" distL="0" distR="0" wp14:anchorId="492A473C" wp14:editId="75FB9B11">
            <wp:extent cx="5398135" cy="5398135"/>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noChangeArrowheads="1"/>
                    </pic:cNvPicPr>
                  </pic:nvPicPr>
                  <pic:blipFill>
                    <a:blip r:embed="rId18"/>
                    <a:stretch>
                      <a:fillRect/>
                    </a:stretch>
                  </pic:blipFill>
                  <pic:spPr bwMode="auto">
                    <a:xfrm>
                      <a:off x="0" y="0"/>
                      <a:ext cx="5398135" cy="5398135"/>
                    </a:xfrm>
                    <a:prstGeom prst="rect">
                      <a:avLst/>
                    </a:prstGeom>
                  </pic:spPr>
                </pic:pic>
              </a:graphicData>
            </a:graphic>
          </wp:inline>
        </w:drawing>
      </w:r>
    </w:p>
    <w:p w14:paraId="2BC93C2F" w14:textId="7D76D8C8" w:rsidR="009978B8" w:rsidRDefault="00000000">
      <w:pPr>
        <w:spacing w:after="0" w:line="360" w:lineRule="auto"/>
        <w:jc w:val="both"/>
        <w:rPr>
          <w:rFonts w:ascii="Times New Roman" w:hAnsi="Times New Roman" w:cs="Times New Roman"/>
          <w:sz w:val="24"/>
          <w:szCs w:val="24"/>
          <w:lang w:val="en-US"/>
        </w:rPr>
      </w:pPr>
      <w:commentRangeStart w:id="127"/>
      <w:r>
        <w:rPr>
          <w:rFonts w:ascii="Times New Roman" w:hAnsi="Times New Roman" w:cs="Times New Roman"/>
          <w:b/>
          <w:bCs/>
          <w:sz w:val="24"/>
          <w:szCs w:val="24"/>
          <w:lang w:val="en-US"/>
        </w:rPr>
        <w:t xml:space="preserve">Figure 5. </w:t>
      </w:r>
      <w:commentRangeEnd w:id="127"/>
      <w:r>
        <w:commentReference w:id="127"/>
      </w:r>
      <w:r>
        <w:rPr>
          <w:rFonts w:ascii="Times New Roman" w:hAnsi="Times New Roman" w:cs="Times New Roman"/>
          <w:sz w:val="24"/>
          <w:szCs w:val="24"/>
          <w:lang w:val="en-US"/>
        </w:rPr>
        <w:t>Error in estimating the relative age of species. For each of the 1000 simulations under bifurcating (left) and budding (right) speciation, combined with three different extinction levels, we selected the oldest and youngest species according to the phylogenetic ages, and calculated the difference in their true ages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A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smaller than 0 indicates that the phylogenetic oldest species was estimated to be in fact younger than the phylogenetic youngest species, and therefore, the comparison of phylogenetic ages is qualitatively wrong. </w:t>
      </w:r>
    </w:p>
    <w:p w14:paraId="621698A2" w14:textId="77777777" w:rsidR="009978B8" w:rsidRDefault="009978B8">
      <w:pPr>
        <w:spacing w:after="0" w:line="360" w:lineRule="auto"/>
        <w:jc w:val="both"/>
        <w:rPr>
          <w:rFonts w:ascii="Times New Roman" w:hAnsi="Times New Roman" w:cs="Times New Roman"/>
          <w:sz w:val="24"/>
          <w:szCs w:val="24"/>
          <w:lang w:val="en-US"/>
        </w:rPr>
      </w:pPr>
    </w:p>
    <w:p w14:paraId="17EA7C96" w14:textId="77777777" w:rsidR="009978B8" w:rsidRDefault="009978B8">
      <w:pPr>
        <w:spacing w:after="0" w:line="360" w:lineRule="auto"/>
        <w:jc w:val="both"/>
        <w:rPr>
          <w:rFonts w:ascii="Times New Roman" w:hAnsi="Times New Roman" w:cs="Times New Roman"/>
          <w:sz w:val="24"/>
          <w:szCs w:val="24"/>
          <w:lang w:val="en-US"/>
        </w:rPr>
      </w:pPr>
    </w:p>
    <w:p w14:paraId="19BA3207" w14:textId="77777777" w:rsidR="009978B8"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5078C5F3" wp14:editId="444ECEF9">
            <wp:extent cx="5398135" cy="5398135"/>
            <wp:effectExtent l="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noChangeArrowheads="1"/>
                    </pic:cNvPicPr>
                  </pic:nvPicPr>
                  <pic:blipFill>
                    <a:blip r:embed="rId19"/>
                    <a:stretch>
                      <a:fillRect/>
                    </a:stretch>
                  </pic:blipFill>
                  <pic:spPr bwMode="auto">
                    <a:xfrm>
                      <a:off x="0" y="0"/>
                      <a:ext cx="5398135" cy="5398135"/>
                    </a:xfrm>
                    <a:prstGeom prst="rect">
                      <a:avLst/>
                    </a:prstGeom>
                  </pic:spPr>
                </pic:pic>
              </a:graphicData>
            </a:graphic>
          </wp:inline>
        </w:drawing>
      </w:r>
    </w:p>
    <w:p w14:paraId="171DFE7A" w14:textId="0F37678B"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6. </w:t>
      </w:r>
      <w:r>
        <w:rPr>
          <w:rFonts w:ascii="Times New Roman" w:hAnsi="Times New Roman" w:cs="Times New Roman"/>
          <w:sz w:val="24"/>
          <w:szCs w:val="24"/>
          <w:lang w:val="en-US"/>
        </w:rPr>
        <w:t>Risk to confuse older with younger random species. For each of the 1000 simulations under bifurcating (left) and budding (right) speciation, combined with three different extinction levels, we selected two random species and defined which was the older and younger according to the phylogenetic ages, and calculated the difference in their true ages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A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smaller than 0 indicates that the phylogenetic older species was in fact younger than the phylogenetic younger species, and therefore, the comparison of phylogenetic ages is qualitatively wrong. </w:t>
      </w:r>
    </w:p>
    <w:p w14:paraId="74B8502E" w14:textId="77777777" w:rsidR="009978B8" w:rsidRDefault="009978B8">
      <w:pPr>
        <w:spacing w:after="0" w:line="360" w:lineRule="auto"/>
        <w:jc w:val="both"/>
        <w:rPr>
          <w:rFonts w:ascii="Times New Roman" w:hAnsi="Times New Roman" w:cs="Times New Roman"/>
          <w:sz w:val="24"/>
          <w:szCs w:val="24"/>
          <w:lang w:val="en-US"/>
        </w:rPr>
      </w:pPr>
    </w:p>
    <w:p w14:paraId="5DE8E7F3" w14:textId="553A7A0D" w:rsidR="009978B8" w:rsidRDefault="009978B8">
      <w:pPr>
        <w:spacing w:after="0" w:line="360" w:lineRule="auto"/>
        <w:jc w:val="both"/>
        <w:rPr>
          <w:noProof/>
        </w:rPr>
      </w:pPr>
    </w:p>
    <w:p w14:paraId="0D4236AF" w14:textId="77777777" w:rsidR="006E6716" w:rsidRDefault="006E6716">
      <w:pPr>
        <w:spacing w:after="0" w:line="360" w:lineRule="auto"/>
        <w:jc w:val="both"/>
        <w:rPr>
          <w:noProof/>
        </w:rPr>
      </w:pPr>
    </w:p>
    <w:p w14:paraId="09B23B7C" w14:textId="18138299" w:rsidR="006E6716" w:rsidRDefault="006E6716">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F85F6DB" wp14:editId="2DCA7FD4">
            <wp:extent cx="5840959" cy="3570136"/>
            <wp:effectExtent l="0" t="0" r="0" b="0"/>
            <wp:docPr id="1270030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30636" name="Imagen 12700306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6892" cy="3573762"/>
                    </a:xfrm>
                    <a:prstGeom prst="rect">
                      <a:avLst/>
                    </a:prstGeom>
                  </pic:spPr>
                </pic:pic>
              </a:graphicData>
            </a:graphic>
          </wp:inline>
        </w:drawing>
      </w:r>
    </w:p>
    <w:p w14:paraId="4B173D34" w14:textId="03415C79"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7. </w:t>
      </w:r>
      <w:r>
        <w:rPr>
          <w:rFonts w:ascii="Times New Roman" w:hAnsi="Times New Roman" w:cs="Times New Roman"/>
          <w:sz w:val="24"/>
          <w:szCs w:val="24"/>
          <w:lang w:val="en-US"/>
        </w:rPr>
        <w:t>Error in equating the</w:t>
      </w:r>
      <w:r w:rsidR="006E6716">
        <w:rPr>
          <w:rFonts w:ascii="Times New Roman" w:hAnsi="Times New Roman" w:cs="Times New Roman"/>
          <w:sz w:val="24"/>
          <w:szCs w:val="24"/>
          <w:lang w:val="en-US"/>
        </w:rPr>
        <w:t xml:space="preserve"> phylogenetic age and the probability estimator point estimates (Expected and Median)</w:t>
      </w:r>
      <w:r>
        <w:rPr>
          <w:rFonts w:ascii="Times New Roman" w:hAnsi="Times New Roman" w:cs="Times New Roman"/>
          <w:sz w:val="24"/>
          <w:szCs w:val="24"/>
          <w:lang w:val="en-US"/>
        </w:rPr>
        <w:t xml:space="preserve"> </w:t>
      </w:r>
      <w:r w:rsidR="006E6716">
        <w:rPr>
          <w:rFonts w:ascii="Times New Roman" w:hAnsi="Times New Roman" w:cs="Times New Roman"/>
          <w:sz w:val="24"/>
          <w:szCs w:val="24"/>
          <w:lang w:val="en-US"/>
        </w:rPr>
        <w:t>with true</w:t>
      </w:r>
      <w:r>
        <w:rPr>
          <w:rFonts w:ascii="Times New Roman" w:hAnsi="Times New Roman" w:cs="Times New Roman"/>
          <w:sz w:val="24"/>
          <w:szCs w:val="24"/>
          <w:lang w:val="en-US"/>
        </w:rPr>
        <w:t xml:space="preserve"> species age for three extinction scenarios (low, intermediate, and high; from left to right). The error was quantified as mean absolute percentage error (MAPE) between the true and </w:t>
      </w:r>
      <w:r w:rsidR="006E6716">
        <w:rPr>
          <w:rFonts w:ascii="Times New Roman" w:hAnsi="Times New Roman" w:cs="Times New Roman"/>
          <w:sz w:val="24"/>
          <w:szCs w:val="24"/>
          <w:lang w:val="en-US"/>
        </w:rPr>
        <w:t xml:space="preserve">point estimates </w:t>
      </w:r>
      <w:r>
        <w:rPr>
          <w:rFonts w:ascii="Times New Roman" w:hAnsi="Times New Roman" w:cs="Times New Roman"/>
          <w:sz w:val="24"/>
          <w:szCs w:val="24"/>
          <w:lang w:val="en-US"/>
        </w:rPr>
        <w:t>or phylogenetic ages across 100 species for each of 1000 trees for each extinction scenario simulated under bifurcating speciation.</w:t>
      </w:r>
    </w:p>
    <w:p w14:paraId="5593CB42" w14:textId="77777777" w:rsidR="009978B8" w:rsidRDefault="009978B8">
      <w:pPr>
        <w:spacing w:after="0" w:line="360" w:lineRule="auto"/>
        <w:jc w:val="both"/>
        <w:rPr>
          <w:rFonts w:ascii="Times New Roman" w:hAnsi="Times New Roman" w:cs="Times New Roman"/>
          <w:sz w:val="24"/>
          <w:szCs w:val="24"/>
          <w:lang w:val="en-US"/>
        </w:rPr>
      </w:pPr>
    </w:p>
    <w:p w14:paraId="21E974E0" w14:textId="77777777" w:rsidR="009978B8" w:rsidRDefault="009978B8">
      <w:pPr>
        <w:spacing w:after="0" w:line="360" w:lineRule="auto"/>
        <w:jc w:val="both"/>
        <w:rPr>
          <w:rFonts w:ascii="Times New Roman" w:hAnsi="Times New Roman" w:cs="Times New Roman"/>
          <w:sz w:val="24"/>
          <w:szCs w:val="24"/>
          <w:lang w:val="en-US"/>
        </w:rPr>
      </w:pPr>
    </w:p>
    <w:p w14:paraId="14357D4F" w14:textId="77777777" w:rsidR="009978B8" w:rsidRDefault="009978B8">
      <w:pPr>
        <w:spacing w:after="0" w:line="360" w:lineRule="auto"/>
        <w:jc w:val="both"/>
        <w:rPr>
          <w:rFonts w:ascii="Times New Roman" w:hAnsi="Times New Roman" w:cs="Times New Roman"/>
          <w:sz w:val="24"/>
          <w:szCs w:val="24"/>
          <w:lang w:val="en-US"/>
        </w:rPr>
      </w:pPr>
    </w:p>
    <w:p w14:paraId="6315018F" w14:textId="77777777" w:rsidR="009978B8" w:rsidRDefault="009978B8">
      <w:pPr>
        <w:spacing w:after="0" w:line="360" w:lineRule="auto"/>
        <w:jc w:val="both"/>
        <w:rPr>
          <w:rFonts w:ascii="Times New Roman" w:hAnsi="Times New Roman" w:cs="Times New Roman"/>
          <w:sz w:val="24"/>
          <w:szCs w:val="24"/>
          <w:lang w:val="en-US"/>
        </w:rPr>
      </w:pPr>
    </w:p>
    <w:p w14:paraId="37E9BE31" w14:textId="77777777" w:rsidR="009978B8" w:rsidRDefault="009978B8">
      <w:pPr>
        <w:spacing w:after="0" w:line="360" w:lineRule="auto"/>
        <w:jc w:val="both"/>
        <w:rPr>
          <w:rFonts w:ascii="Times New Roman" w:hAnsi="Times New Roman" w:cs="Times New Roman"/>
          <w:sz w:val="24"/>
          <w:szCs w:val="24"/>
          <w:lang w:val="en-US"/>
        </w:rPr>
      </w:pPr>
    </w:p>
    <w:p w14:paraId="1D321F37" w14:textId="77777777" w:rsidR="009978B8" w:rsidRDefault="009978B8">
      <w:pPr>
        <w:spacing w:after="0" w:line="360" w:lineRule="auto"/>
        <w:jc w:val="both"/>
        <w:rPr>
          <w:rFonts w:ascii="Times New Roman" w:hAnsi="Times New Roman" w:cs="Times New Roman"/>
          <w:sz w:val="24"/>
          <w:szCs w:val="24"/>
          <w:lang w:val="en-US"/>
        </w:rPr>
      </w:pPr>
    </w:p>
    <w:p w14:paraId="26E44A69" w14:textId="77777777" w:rsidR="009978B8" w:rsidRDefault="009978B8">
      <w:pPr>
        <w:spacing w:after="0" w:line="360" w:lineRule="auto"/>
        <w:jc w:val="both"/>
        <w:rPr>
          <w:rFonts w:ascii="Times New Roman" w:hAnsi="Times New Roman" w:cs="Times New Roman"/>
          <w:sz w:val="24"/>
          <w:szCs w:val="24"/>
          <w:lang w:val="en-US"/>
        </w:rPr>
      </w:pPr>
    </w:p>
    <w:p w14:paraId="1F077849" w14:textId="77777777" w:rsidR="009978B8" w:rsidRDefault="009978B8">
      <w:pPr>
        <w:spacing w:after="0" w:line="360" w:lineRule="auto"/>
        <w:jc w:val="both"/>
        <w:rPr>
          <w:rFonts w:ascii="Times New Roman" w:hAnsi="Times New Roman" w:cs="Times New Roman"/>
          <w:sz w:val="24"/>
          <w:szCs w:val="24"/>
          <w:lang w:val="en-US"/>
        </w:rPr>
      </w:pPr>
    </w:p>
    <w:p w14:paraId="7C9E4FB3" w14:textId="77777777" w:rsidR="009978B8" w:rsidRDefault="009978B8">
      <w:pPr>
        <w:spacing w:after="0" w:line="360" w:lineRule="auto"/>
        <w:jc w:val="both"/>
        <w:rPr>
          <w:rFonts w:ascii="Times New Roman" w:hAnsi="Times New Roman" w:cs="Times New Roman"/>
          <w:sz w:val="24"/>
          <w:szCs w:val="24"/>
          <w:lang w:val="en-US"/>
        </w:rPr>
      </w:pPr>
    </w:p>
    <w:p w14:paraId="6064754B" w14:textId="77777777" w:rsidR="009978B8" w:rsidRDefault="009978B8">
      <w:pPr>
        <w:spacing w:after="0" w:line="360" w:lineRule="auto"/>
        <w:jc w:val="both"/>
        <w:rPr>
          <w:rFonts w:ascii="Times New Roman" w:hAnsi="Times New Roman" w:cs="Times New Roman"/>
          <w:sz w:val="24"/>
          <w:szCs w:val="24"/>
          <w:lang w:val="en-US"/>
        </w:rPr>
      </w:pPr>
    </w:p>
    <w:p w14:paraId="08F4B469" w14:textId="77777777" w:rsidR="009978B8" w:rsidRDefault="009978B8">
      <w:pPr>
        <w:spacing w:after="0" w:line="360" w:lineRule="auto"/>
        <w:jc w:val="both"/>
        <w:rPr>
          <w:rFonts w:ascii="Times New Roman" w:hAnsi="Times New Roman" w:cs="Times New Roman"/>
          <w:sz w:val="24"/>
          <w:szCs w:val="24"/>
          <w:lang w:val="en-US"/>
        </w:rPr>
      </w:pPr>
    </w:p>
    <w:p w14:paraId="2C8A8ED2" w14:textId="77777777" w:rsidR="009978B8"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437F248F" wp14:editId="7FAA6214">
            <wp:extent cx="5661660" cy="636270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1"/>
                    <a:stretch>
                      <a:fillRect/>
                    </a:stretch>
                  </pic:blipFill>
                  <pic:spPr bwMode="auto">
                    <a:xfrm>
                      <a:off x="0" y="0"/>
                      <a:ext cx="5661660" cy="6362700"/>
                    </a:xfrm>
                    <a:prstGeom prst="rect">
                      <a:avLst/>
                    </a:prstGeom>
                  </pic:spPr>
                </pic:pic>
              </a:graphicData>
            </a:graphic>
          </wp:inline>
        </w:drawing>
      </w:r>
    </w:p>
    <w:p w14:paraId="5A95D0AD"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8. </w:t>
      </w:r>
      <w:r>
        <w:rPr>
          <w:rFonts w:ascii="Times New Roman" w:hAnsi="Times New Roman" w:cs="Times New Roman"/>
          <w:sz w:val="24"/>
          <w:szCs w:val="24"/>
          <w:lang w:val="en-US"/>
        </w:rPr>
        <w:t xml:space="preserve">Positive Extinction signal comparison between True age, Phylogenetic age, and the Expected and Median age generated by the bifurcating function, for three extinction scenarios (Low, Intermediate, and High) regarding the phylogeny simulation (1000 trees). Extinction signal is represented by the conservation status categories (LC = Least Concern; NT = Near Threatened; VU = Vulnerable; EN = Endangered; CR = Critically Endangered). The Error rate is based on the percentage of trees that were estimated wrong regarding the relationship between the True age and all the Conservation status categories. </w:t>
      </w:r>
    </w:p>
    <w:p w14:paraId="40735424" w14:textId="77777777" w:rsidR="009978B8" w:rsidRDefault="00000000">
      <w:pPr>
        <w:spacing w:after="0" w:line="360" w:lineRule="auto"/>
        <w:jc w:val="both"/>
        <w:rPr>
          <w:rFonts w:ascii="Times New Roman" w:hAnsi="Times New Roman" w:cs="Times New Roman"/>
          <w:b/>
          <w:bCs/>
          <w:sz w:val="24"/>
          <w:szCs w:val="24"/>
          <w:lang w:val="en-US"/>
        </w:rPr>
      </w:pPr>
      <w:commentRangeStart w:id="128"/>
      <w:commentRangeStart w:id="129"/>
      <w:r>
        <w:rPr>
          <w:rFonts w:ascii="Times New Roman" w:hAnsi="Times New Roman" w:cs="Times New Roman"/>
          <w:b/>
          <w:bCs/>
          <w:sz w:val="24"/>
          <w:szCs w:val="24"/>
          <w:lang w:val="en-US"/>
        </w:rPr>
        <w:lastRenderedPageBreak/>
        <w:t>References</w:t>
      </w:r>
      <w:commentRangeEnd w:id="128"/>
      <w:r>
        <w:commentReference w:id="128"/>
      </w:r>
      <w:commentRangeEnd w:id="129"/>
      <w:r w:rsidR="009B2D2E">
        <w:rPr>
          <w:rStyle w:val="Refdecomentario"/>
        </w:rPr>
        <w:commentReference w:id="129"/>
      </w:r>
    </w:p>
    <w:p w14:paraId="78FCD01B" w14:textId="42C40048"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b/>
          <w:bCs/>
          <w:sz w:val="24"/>
          <w:szCs w:val="24"/>
          <w:lang w:val="en-US"/>
        </w:rPr>
        <w:fldChar w:fldCharType="begin" w:fldLock="1"/>
      </w:r>
      <w:r>
        <w:rPr>
          <w:rFonts w:ascii="Times New Roman" w:hAnsi="Times New Roman" w:cs="Times New Roman"/>
          <w:b/>
          <w:bCs/>
          <w:sz w:val="24"/>
          <w:szCs w:val="24"/>
          <w:lang w:val="en-US"/>
        </w:rPr>
        <w:instrText xml:space="preserve">ADDIN Mendeley Bibliography CSL_BIBLIOGRAPHY </w:instrText>
      </w:r>
      <w:r>
        <w:rPr>
          <w:rFonts w:ascii="Times New Roman" w:hAnsi="Times New Roman" w:cs="Times New Roman"/>
          <w:b/>
          <w:bCs/>
          <w:sz w:val="24"/>
          <w:szCs w:val="24"/>
          <w:lang w:val="en-US"/>
        </w:rPr>
        <w:fldChar w:fldCharType="separate"/>
      </w:r>
      <w:r w:rsidRPr="00230579">
        <w:rPr>
          <w:rFonts w:ascii="Times New Roman" w:hAnsi="Times New Roman" w:cs="Times New Roman"/>
          <w:noProof/>
          <w:sz w:val="24"/>
          <w:szCs w:val="24"/>
        </w:rPr>
        <w:t>Alroy, J., Marshall, C. R., Bambach, R. K., Bezusko, K., Foote, M., Fürsich,</w:t>
      </w:r>
      <w:r>
        <w:rPr>
          <w:rFonts w:ascii="Times New Roman" w:hAnsi="Times New Roman" w:cs="Times New Roman"/>
          <w:noProof/>
          <w:sz w:val="24"/>
          <w:szCs w:val="24"/>
        </w:rPr>
        <w:t xml:space="preserve"> et al.,</w:t>
      </w:r>
      <w:r w:rsidRPr="00230579">
        <w:rPr>
          <w:rFonts w:ascii="Times New Roman" w:hAnsi="Times New Roman" w:cs="Times New Roman"/>
          <w:noProof/>
          <w:sz w:val="24"/>
          <w:szCs w:val="24"/>
        </w:rPr>
        <w:t xml:space="preserve"> (2001). Effects of sampling standardization on estimates of phanerozoic marine diversification. </w:t>
      </w:r>
      <w:r w:rsidRPr="00230579">
        <w:rPr>
          <w:rFonts w:ascii="Times New Roman" w:hAnsi="Times New Roman" w:cs="Times New Roman"/>
          <w:i/>
          <w:iCs/>
          <w:noProof/>
          <w:sz w:val="24"/>
          <w:szCs w:val="24"/>
        </w:rPr>
        <w:t>Proceedings of the National Academy of Sciences of the United States of America</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98</w:t>
      </w:r>
      <w:r w:rsidRPr="00230579">
        <w:rPr>
          <w:rFonts w:ascii="Times New Roman" w:hAnsi="Times New Roman" w:cs="Times New Roman"/>
          <w:noProof/>
          <w:sz w:val="24"/>
          <w:szCs w:val="24"/>
        </w:rPr>
        <w:t>(11), 6261–6266. doi: 10.1073/pnas.111144698</w:t>
      </w:r>
    </w:p>
    <w:p w14:paraId="15C8A1DC"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Anacker, B. L., &amp; Strauss, S. Y. (2014). The geography and ecology of plant speciation: Range overlap and niche divergence in sister species. </w:t>
      </w:r>
      <w:r w:rsidRPr="00230579">
        <w:rPr>
          <w:rFonts w:ascii="Times New Roman" w:hAnsi="Times New Roman" w:cs="Times New Roman"/>
          <w:i/>
          <w:iCs/>
          <w:noProof/>
          <w:sz w:val="24"/>
          <w:szCs w:val="24"/>
        </w:rPr>
        <w:t>Proceedings of the Royal Society B: Biological Sciences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281</w:t>
      </w:r>
      <w:r w:rsidRPr="00230579">
        <w:rPr>
          <w:rFonts w:ascii="Times New Roman" w:hAnsi="Times New Roman" w:cs="Times New Roman"/>
          <w:noProof/>
          <w:sz w:val="24"/>
          <w:szCs w:val="24"/>
        </w:rPr>
        <w:t>(1778). doi: 10.1098/rspb.2013.2980</w:t>
      </w:r>
    </w:p>
    <w:p w14:paraId="4CF626C0"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Aze, T., Ezard, T. H. G., Purvis, A., Coxall, H. K., Stewart, D. R. M., Wade, B. S., &amp; Pearson, P. N. (2011). A phylogeny of Cenozoic macroperforate planktonic foraminifera from fossil data. </w:t>
      </w:r>
      <w:r w:rsidRPr="00230579">
        <w:rPr>
          <w:rFonts w:ascii="Times New Roman" w:hAnsi="Times New Roman" w:cs="Times New Roman"/>
          <w:i/>
          <w:iCs/>
          <w:noProof/>
          <w:sz w:val="24"/>
          <w:szCs w:val="24"/>
        </w:rPr>
        <w:t>Biological Reviews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86</w:t>
      </w:r>
      <w:r w:rsidRPr="00230579">
        <w:rPr>
          <w:rFonts w:ascii="Times New Roman" w:hAnsi="Times New Roman" w:cs="Times New Roman"/>
          <w:noProof/>
          <w:sz w:val="24"/>
          <w:szCs w:val="24"/>
        </w:rPr>
        <w:t>(4), 900–927. doi: 10.1111/j.1469-185X.2011.00178.x</w:t>
      </w:r>
    </w:p>
    <w:p w14:paraId="1A396593"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Balmford, A. (1996). Extinction filters and current resilience: The significance of past selection pressures for conservation biology. </w:t>
      </w:r>
      <w:r w:rsidRPr="00230579">
        <w:rPr>
          <w:rFonts w:ascii="Times New Roman" w:hAnsi="Times New Roman" w:cs="Times New Roman"/>
          <w:i/>
          <w:iCs/>
          <w:noProof/>
          <w:sz w:val="24"/>
          <w:szCs w:val="24"/>
        </w:rPr>
        <w:t>Trends in Ecology and Evolution</w:t>
      </w:r>
      <w:r w:rsidRPr="00230579">
        <w:rPr>
          <w:rFonts w:ascii="Times New Roman" w:hAnsi="Times New Roman" w:cs="Times New Roman"/>
          <w:noProof/>
          <w:sz w:val="24"/>
          <w:szCs w:val="24"/>
        </w:rPr>
        <w:t>. doi: 10.1016/0169-5347(96)10026-4</w:t>
      </w:r>
    </w:p>
    <w:p w14:paraId="26FA795E"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Barido-Sottani, J., Pett, W., O’Reilly, J. E., &amp; Warnock, R. C. M. (2019). FossilSim: An r package for simulating fossil occurrence data under mechanistic models of preservation and recovery. </w:t>
      </w:r>
      <w:r w:rsidRPr="00230579">
        <w:rPr>
          <w:rFonts w:ascii="Times New Roman" w:hAnsi="Times New Roman" w:cs="Times New Roman"/>
          <w:i/>
          <w:iCs/>
          <w:noProof/>
          <w:sz w:val="24"/>
          <w:szCs w:val="24"/>
        </w:rPr>
        <w:t>Methods in Ecology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10</w:t>
      </w:r>
      <w:r w:rsidRPr="00230579">
        <w:rPr>
          <w:rFonts w:ascii="Times New Roman" w:hAnsi="Times New Roman" w:cs="Times New Roman"/>
          <w:noProof/>
          <w:sz w:val="24"/>
          <w:szCs w:val="24"/>
        </w:rPr>
        <w:t>(6), 835–840. doi: 10.1111/2041-210X.13170</w:t>
      </w:r>
    </w:p>
    <w:p w14:paraId="720ED121" w14:textId="527036FA"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Barraclough, T. G., &amp; Vogler, A. P. (2000). Detecting the geographical pattern of speciation from species-level phylogenies. </w:t>
      </w:r>
      <w:r w:rsidRPr="00230579">
        <w:rPr>
          <w:rFonts w:ascii="Times New Roman" w:hAnsi="Times New Roman" w:cs="Times New Roman"/>
          <w:i/>
          <w:iCs/>
          <w:noProof/>
          <w:sz w:val="24"/>
          <w:szCs w:val="24"/>
        </w:rPr>
        <w:t>The American Naturalist</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155</w:t>
      </w:r>
      <w:r w:rsidRPr="00230579">
        <w:rPr>
          <w:rFonts w:ascii="Times New Roman" w:hAnsi="Times New Roman" w:cs="Times New Roman"/>
          <w:noProof/>
          <w:sz w:val="24"/>
          <w:szCs w:val="24"/>
        </w:rPr>
        <w:t>(4), 419–434.</w:t>
      </w:r>
      <w:r>
        <w:rPr>
          <w:rFonts w:ascii="Times New Roman" w:hAnsi="Times New Roman" w:cs="Times New Roman"/>
          <w:noProof/>
          <w:sz w:val="24"/>
          <w:szCs w:val="24"/>
        </w:rPr>
        <w:t xml:space="preserve"> doi: </w:t>
      </w:r>
      <w:r w:rsidRPr="00230579">
        <w:rPr>
          <w:rFonts w:ascii="Times New Roman" w:hAnsi="Times New Roman" w:cs="Times New Roman"/>
          <w:noProof/>
          <w:sz w:val="24"/>
          <w:szCs w:val="24"/>
        </w:rPr>
        <w:t>10.1086/303332</w:t>
      </w:r>
    </w:p>
    <w:p w14:paraId="3D79D1DB"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Barraclough, T. G., Vogler, A. P., &amp; Harvey, P. H. (1998). Revealing the factors that promote speciation. </w:t>
      </w:r>
      <w:r w:rsidRPr="00230579">
        <w:rPr>
          <w:rFonts w:ascii="Times New Roman" w:hAnsi="Times New Roman" w:cs="Times New Roman"/>
          <w:i/>
          <w:iCs/>
          <w:noProof/>
          <w:sz w:val="24"/>
          <w:szCs w:val="24"/>
        </w:rPr>
        <w:t>Philosophical Transactions of the Royal Society B: Biological Sciences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353</w:t>
      </w:r>
      <w:r w:rsidRPr="00230579">
        <w:rPr>
          <w:rFonts w:ascii="Times New Roman" w:hAnsi="Times New Roman" w:cs="Times New Roman"/>
          <w:noProof/>
          <w:sz w:val="24"/>
          <w:szCs w:val="24"/>
        </w:rPr>
        <w:t>(1366), 241–249. doi: 10.1098/rstb.1998.0206</w:t>
      </w:r>
    </w:p>
    <w:p w14:paraId="05748392"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Baum, D. A., Smith, S. D. W., &amp; Donovan, S. S. S. (2005). The tree-thinking challenge. </w:t>
      </w:r>
      <w:r w:rsidRPr="00230579">
        <w:rPr>
          <w:rFonts w:ascii="Times New Roman" w:hAnsi="Times New Roman" w:cs="Times New Roman"/>
          <w:i/>
          <w:iCs/>
          <w:noProof/>
          <w:sz w:val="24"/>
          <w:szCs w:val="24"/>
        </w:rPr>
        <w:t>Science</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310</w:t>
      </w:r>
      <w:r w:rsidRPr="00230579">
        <w:rPr>
          <w:rFonts w:ascii="Times New Roman" w:hAnsi="Times New Roman" w:cs="Times New Roman"/>
          <w:noProof/>
          <w:sz w:val="24"/>
          <w:szCs w:val="24"/>
        </w:rPr>
        <w:t>(5750), 979–980. doi: 10.1126/science.1117727</w:t>
      </w:r>
    </w:p>
    <w:p w14:paraId="61E836AD"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Beaulieu, J. M., &amp; O’Meara, B. C. (2016). Detecting hidden diversification shifts in models of trait-dependent speciation and extinction. </w:t>
      </w:r>
      <w:r w:rsidRPr="00230579">
        <w:rPr>
          <w:rFonts w:ascii="Times New Roman" w:hAnsi="Times New Roman" w:cs="Times New Roman"/>
          <w:i/>
          <w:iCs/>
          <w:noProof/>
          <w:sz w:val="24"/>
          <w:szCs w:val="24"/>
        </w:rPr>
        <w:t>Systematic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65</w:t>
      </w:r>
      <w:r w:rsidRPr="00230579">
        <w:rPr>
          <w:rFonts w:ascii="Times New Roman" w:hAnsi="Times New Roman" w:cs="Times New Roman"/>
          <w:noProof/>
          <w:sz w:val="24"/>
          <w:szCs w:val="24"/>
        </w:rPr>
        <w:t>(4), 583–601. doi: 10.1093/sysbio/syw022</w:t>
      </w:r>
    </w:p>
    <w:p w14:paraId="2486855B"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Benton, M. J. (2013). Origins of biodiversity. </w:t>
      </w:r>
      <w:r w:rsidRPr="00230579">
        <w:rPr>
          <w:rFonts w:ascii="Times New Roman" w:hAnsi="Times New Roman" w:cs="Times New Roman"/>
          <w:i/>
          <w:iCs/>
          <w:noProof/>
          <w:sz w:val="24"/>
          <w:szCs w:val="24"/>
        </w:rPr>
        <w:t>Palaeontology</w:t>
      </w:r>
      <w:r w:rsidRPr="00230579">
        <w:rPr>
          <w:rFonts w:ascii="Times New Roman" w:hAnsi="Times New Roman" w:cs="Times New Roman"/>
          <w:noProof/>
          <w:sz w:val="24"/>
          <w:szCs w:val="24"/>
        </w:rPr>
        <w:t>. doi: 10.1111/pala.12012</w:t>
      </w:r>
    </w:p>
    <w:p w14:paraId="57B6CD39"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lastRenderedPageBreak/>
        <w:t xml:space="preserve">Benton, M. J. (2016). Origins of Biodiversity. </w:t>
      </w:r>
      <w:r w:rsidRPr="00230579">
        <w:rPr>
          <w:rFonts w:ascii="Times New Roman" w:hAnsi="Times New Roman" w:cs="Times New Roman"/>
          <w:i/>
          <w:iCs/>
          <w:noProof/>
          <w:sz w:val="24"/>
          <w:szCs w:val="24"/>
        </w:rPr>
        <w:t>PLoS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14</w:t>
      </w:r>
      <w:r w:rsidRPr="00230579">
        <w:rPr>
          <w:rFonts w:ascii="Times New Roman" w:hAnsi="Times New Roman" w:cs="Times New Roman"/>
          <w:noProof/>
          <w:sz w:val="24"/>
          <w:szCs w:val="24"/>
        </w:rPr>
        <w:t>(11), 1–7. doi: 10.1371/journal.pbio.2000724</w:t>
      </w:r>
    </w:p>
    <w:p w14:paraId="1AEBE365" w14:textId="04569D61"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Brée, B., Condamine, F. L., &amp; Guinot, G. (2022). Combining palaeontological and neontological data shows a delayed diversification burst of carcharhiniform sharks likely mediated by environmental change. </w:t>
      </w:r>
      <w:r w:rsidRPr="00230579">
        <w:rPr>
          <w:rFonts w:ascii="Times New Roman" w:hAnsi="Times New Roman" w:cs="Times New Roman"/>
          <w:i/>
          <w:iCs/>
          <w:noProof/>
          <w:sz w:val="24"/>
          <w:szCs w:val="24"/>
        </w:rPr>
        <w:t>Scientific Reports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12</w:t>
      </w:r>
      <w:r w:rsidRPr="00230579">
        <w:rPr>
          <w:rFonts w:ascii="Times New Roman" w:hAnsi="Times New Roman" w:cs="Times New Roman"/>
          <w:noProof/>
          <w:sz w:val="24"/>
          <w:szCs w:val="24"/>
        </w:rPr>
        <w:t>(1), 21906.</w:t>
      </w:r>
      <w:r>
        <w:rPr>
          <w:rFonts w:ascii="Times New Roman" w:hAnsi="Times New Roman" w:cs="Times New Roman"/>
          <w:noProof/>
          <w:sz w:val="24"/>
          <w:szCs w:val="24"/>
        </w:rPr>
        <w:t xml:space="preserve"> doi:</w:t>
      </w:r>
      <w:r w:rsidRPr="00230579">
        <w:t xml:space="preserve"> </w:t>
      </w:r>
      <w:r w:rsidRPr="00230579">
        <w:rPr>
          <w:rFonts w:ascii="Times New Roman" w:hAnsi="Times New Roman" w:cs="Times New Roman"/>
          <w:noProof/>
          <w:sz w:val="24"/>
          <w:szCs w:val="24"/>
        </w:rPr>
        <w:t>10.1038/s41598-022-26010-7</w:t>
      </w:r>
      <w:r>
        <w:rPr>
          <w:rFonts w:ascii="Times New Roman" w:hAnsi="Times New Roman" w:cs="Times New Roman"/>
          <w:noProof/>
          <w:sz w:val="24"/>
          <w:szCs w:val="24"/>
        </w:rPr>
        <w:t xml:space="preserve"> </w:t>
      </w:r>
    </w:p>
    <w:p w14:paraId="667F4B71" w14:textId="2FCC502D"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Caetano, D. S., &amp; Quental, T. B. (2022). How important is budding speciaiton for comparative studies? </w:t>
      </w:r>
      <w:r w:rsidRPr="00230579">
        <w:rPr>
          <w:rFonts w:ascii="Times New Roman" w:hAnsi="Times New Roman" w:cs="Times New Roman"/>
          <w:i/>
          <w:iCs/>
          <w:noProof/>
          <w:sz w:val="24"/>
          <w:szCs w:val="24"/>
        </w:rPr>
        <w:t>BioRxiv</w:t>
      </w:r>
      <w:r w:rsidRPr="00230579">
        <w:rPr>
          <w:rFonts w:ascii="Times New Roman" w:hAnsi="Times New Roman" w:cs="Times New Roman"/>
          <w:noProof/>
          <w:sz w:val="24"/>
          <w:szCs w:val="24"/>
        </w:rPr>
        <w:t>.</w:t>
      </w:r>
      <w:r>
        <w:rPr>
          <w:rFonts w:ascii="Times New Roman" w:hAnsi="Times New Roman" w:cs="Times New Roman"/>
          <w:noProof/>
          <w:sz w:val="24"/>
          <w:szCs w:val="24"/>
        </w:rPr>
        <w:t xml:space="preserve"> doi: </w:t>
      </w:r>
      <w:r w:rsidRPr="00230579">
        <w:rPr>
          <w:rFonts w:ascii="Times New Roman" w:hAnsi="Times New Roman" w:cs="Times New Roman"/>
          <w:noProof/>
          <w:sz w:val="24"/>
          <w:szCs w:val="24"/>
        </w:rPr>
        <w:t>10.1101/2022.05.24.493296</w:t>
      </w:r>
    </w:p>
    <w:p w14:paraId="3C7E1F45" w14:textId="650AB6EC"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Callaway, E. (2017). Oldest Homo sapiens fossil claim rewrites our species’ history. </w:t>
      </w:r>
      <w:r w:rsidRPr="00230579">
        <w:rPr>
          <w:rFonts w:ascii="Times New Roman" w:hAnsi="Times New Roman" w:cs="Times New Roman"/>
          <w:i/>
          <w:iCs/>
          <w:noProof/>
          <w:sz w:val="24"/>
          <w:szCs w:val="24"/>
        </w:rPr>
        <w:t>Nature</w:t>
      </w:r>
      <w:r w:rsidRPr="00230579">
        <w:rPr>
          <w:rFonts w:ascii="Times New Roman" w:hAnsi="Times New Roman" w:cs="Times New Roman"/>
          <w:noProof/>
          <w:sz w:val="24"/>
          <w:szCs w:val="24"/>
        </w:rPr>
        <w:t>,</w:t>
      </w:r>
      <w:r>
        <w:rPr>
          <w:rFonts w:ascii="Times New Roman" w:hAnsi="Times New Roman" w:cs="Times New Roman"/>
          <w:noProof/>
          <w:sz w:val="24"/>
          <w:szCs w:val="24"/>
        </w:rPr>
        <w:t xml:space="preserve"> 546, 289-293</w:t>
      </w:r>
      <w:r w:rsidRPr="00230579">
        <w:rPr>
          <w:rFonts w:ascii="Times New Roman" w:hAnsi="Times New Roman" w:cs="Times New Roman"/>
          <w:noProof/>
          <w:sz w:val="24"/>
          <w:szCs w:val="24"/>
        </w:rPr>
        <w:t>. doi: 10.1038/nature.2017.22114</w:t>
      </w:r>
    </w:p>
    <w:p w14:paraId="4D825F26"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Carrillo, J. D., Faurby, S., Silvestro, D., Zizka, A., Jaramillo, C., Bacon, C. D., &amp; Antonelli, A. (2020). Disproportionate extinction of South American mammals drove the asymmetry of the Great American Biotic Interchange. </w:t>
      </w:r>
      <w:r w:rsidRPr="00230579">
        <w:rPr>
          <w:rFonts w:ascii="Times New Roman" w:hAnsi="Times New Roman" w:cs="Times New Roman"/>
          <w:i/>
          <w:iCs/>
          <w:noProof/>
          <w:sz w:val="24"/>
          <w:szCs w:val="24"/>
        </w:rPr>
        <w:t>Proceedings of the National Academy of Sciences of the United States of America</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117</w:t>
      </w:r>
      <w:r w:rsidRPr="00230579">
        <w:rPr>
          <w:rFonts w:ascii="Times New Roman" w:hAnsi="Times New Roman" w:cs="Times New Roman"/>
          <w:noProof/>
          <w:sz w:val="24"/>
          <w:szCs w:val="24"/>
        </w:rPr>
        <w:t>(42), 26281–26287. doi: 10.1073/pnas.2009397117</w:t>
      </w:r>
    </w:p>
    <w:p w14:paraId="1D8920C7"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Carrillo, J. D., Forasiepi, A., Jaramillo, C., Sánchez-villagra, M. R., &amp; Richardson, J. E. (2015). </w:t>
      </w:r>
      <w:r w:rsidRPr="00230579">
        <w:rPr>
          <w:rFonts w:ascii="Times New Roman" w:hAnsi="Times New Roman" w:cs="Times New Roman"/>
          <w:i/>
          <w:iCs/>
          <w:noProof/>
          <w:sz w:val="24"/>
          <w:szCs w:val="24"/>
        </w:rPr>
        <w:t>Neotropical mammal diversity and the Great American Biotic Interchange : spatial and temporal variation in South America ’ s fossil record</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5</w:t>
      </w:r>
      <w:r w:rsidRPr="00230579">
        <w:rPr>
          <w:rFonts w:ascii="Times New Roman" w:hAnsi="Times New Roman" w:cs="Times New Roman"/>
          <w:noProof/>
          <w:sz w:val="24"/>
          <w:szCs w:val="24"/>
        </w:rPr>
        <w:t>(January), 1–11. doi: 10.3389/fgene.2014.00451</w:t>
      </w:r>
    </w:p>
    <w:p w14:paraId="30BB4251"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Chang, J., Rabosky, D. L., &amp; Alfaro, M. E. (2020). Estimating Diversification Rates on Incompletely Sampled Phylogenies: Theoretical Concerns and Practical Solutions. </w:t>
      </w:r>
      <w:r w:rsidRPr="00230579">
        <w:rPr>
          <w:rFonts w:ascii="Times New Roman" w:hAnsi="Times New Roman" w:cs="Times New Roman"/>
          <w:i/>
          <w:iCs/>
          <w:noProof/>
          <w:sz w:val="24"/>
          <w:szCs w:val="24"/>
        </w:rPr>
        <w:t>Systematic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69</w:t>
      </w:r>
      <w:r w:rsidRPr="00230579">
        <w:rPr>
          <w:rFonts w:ascii="Times New Roman" w:hAnsi="Times New Roman" w:cs="Times New Roman"/>
          <w:noProof/>
          <w:sz w:val="24"/>
          <w:szCs w:val="24"/>
        </w:rPr>
        <w:t>(3), 602–611. doi: 10.1093/sysbio/syz081</w:t>
      </w:r>
    </w:p>
    <w:p w14:paraId="1AEBF6F8" w14:textId="2E37936D"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Davies, T. J., Smith, G. F., Bellstedt, D. U., Boatwright, J. S., Bytebier, B., Cowling, R. M., </w:t>
      </w:r>
      <w:r>
        <w:rPr>
          <w:rFonts w:ascii="Times New Roman" w:hAnsi="Times New Roman" w:cs="Times New Roman"/>
          <w:noProof/>
          <w:sz w:val="24"/>
          <w:szCs w:val="24"/>
        </w:rPr>
        <w:t xml:space="preserve">et al., </w:t>
      </w:r>
      <w:r w:rsidRPr="00230579">
        <w:rPr>
          <w:rFonts w:ascii="Times New Roman" w:hAnsi="Times New Roman" w:cs="Times New Roman"/>
          <w:noProof/>
          <w:sz w:val="24"/>
          <w:szCs w:val="24"/>
        </w:rPr>
        <w:t xml:space="preserve">(2011). Extinction risk and diversification are linked in a plant biodiversity hotspot. </w:t>
      </w:r>
      <w:r w:rsidRPr="00230579">
        <w:rPr>
          <w:rFonts w:ascii="Times New Roman" w:hAnsi="Times New Roman" w:cs="Times New Roman"/>
          <w:i/>
          <w:iCs/>
          <w:noProof/>
          <w:sz w:val="24"/>
          <w:szCs w:val="24"/>
        </w:rPr>
        <w:t>PLoS Biology</w:t>
      </w:r>
      <w:r w:rsidRPr="00230579">
        <w:rPr>
          <w:rFonts w:ascii="Times New Roman" w:hAnsi="Times New Roman" w:cs="Times New Roman"/>
          <w:noProof/>
          <w:sz w:val="24"/>
          <w:szCs w:val="24"/>
        </w:rPr>
        <w:t xml:space="preserve">. </w:t>
      </w:r>
      <w:r>
        <w:rPr>
          <w:rFonts w:ascii="Times New Roman" w:hAnsi="Times New Roman" w:cs="Times New Roman"/>
          <w:noProof/>
          <w:sz w:val="24"/>
          <w:szCs w:val="24"/>
        </w:rPr>
        <w:t xml:space="preserve">9(5), e1000620. </w:t>
      </w:r>
      <w:r w:rsidRPr="00230579">
        <w:rPr>
          <w:rFonts w:ascii="Times New Roman" w:hAnsi="Times New Roman" w:cs="Times New Roman"/>
          <w:noProof/>
          <w:sz w:val="24"/>
          <w:szCs w:val="24"/>
        </w:rPr>
        <w:t>doi: 10.1371/journal.pbio.1000620</w:t>
      </w:r>
    </w:p>
    <w:p w14:paraId="696E3DE4" w14:textId="1E59AA96"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Eldredge, N., Thompson, J. N., Brakefield, P. M., Gavrilets, S., Jablonski, D., Jackson, J. B. C.,</w:t>
      </w:r>
      <w:r>
        <w:rPr>
          <w:rFonts w:ascii="Times New Roman" w:hAnsi="Times New Roman" w:cs="Times New Roman"/>
          <w:noProof/>
          <w:sz w:val="24"/>
          <w:szCs w:val="24"/>
        </w:rPr>
        <w:t xml:space="preserve"> et al.,</w:t>
      </w:r>
      <w:r w:rsidRPr="00230579">
        <w:rPr>
          <w:rFonts w:ascii="Times New Roman" w:hAnsi="Times New Roman" w:cs="Times New Roman"/>
          <w:noProof/>
          <w:sz w:val="24"/>
          <w:szCs w:val="24"/>
        </w:rPr>
        <w:t xml:space="preserve"> (2005). The dynamics of evolutionary stasis. </w:t>
      </w:r>
      <w:r w:rsidRPr="00230579">
        <w:rPr>
          <w:rFonts w:ascii="Times New Roman" w:hAnsi="Times New Roman" w:cs="Times New Roman"/>
          <w:i/>
          <w:iCs/>
          <w:noProof/>
          <w:sz w:val="24"/>
          <w:szCs w:val="24"/>
        </w:rPr>
        <w:t>Paleobiology</w:t>
      </w:r>
      <w:r w:rsidR="006F349E">
        <w:rPr>
          <w:rFonts w:ascii="Times New Roman" w:hAnsi="Times New Roman" w:cs="Times New Roman"/>
          <w:noProof/>
          <w:sz w:val="24"/>
          <w:szCs w:val="24"/>
        </w:rPr>
        <w:t xml:space="preserve"> 31(S2), 133-145.</w:t>
      </w:r>
      <w:r w:rsidRPr="00230579">
        <w:rPr>
          <w:rFonts w:ascii="Times New Roman" w:hAnsi="Times New Roman" w:cs="Times New Roman"/>
          <w:noProof/>
          <w:sz w:val="24"/>
          <w:szCs w:val="24"/>
        </w:rPr>
        <w:t xml:space="preserve"> doi: 10.1666/0094-8373(2005)031[0133:tdoes]2.0.co;2</w:t>
      </w:r>
    </w:p>
    <w:p w14:paraId="45493DB4"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Emerson, B. C., &amp; Patiño, J. (2018). Anagenesis, Cladogenesis, and Speciation on Islands. </w:t>
      </w:r>
      <w:r w:rsidRPr="00230579">
        <w:rPr>
          <w:rFonts w:ascii="Times New Roman" w:hAnsi="Times New Roman" w:cs="Times New Roman"/>
          <w:i/>
          <w:iCs/>
          <w:noProof/>
          <w:sz w:val="24"/>
          <w:szCs w:val="24"/>
        </w:rPr>
        <w:t>Trends in Ecology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33</w:t>
      </w:r>
      <w:r w:rsidRPr="00230579">
        <w:rPr>
          <w:rFonts w:ascii="Times New Roman" w:hAnsi="Times New Roman" w:cs="Times New Roman"/>
          <w:noProof/>
          <w:sz w:val="24"/>
          <w:szCs w:val="24"/>
        </w:rPr>
        <w:t>(7), 488–491. doi: 10.1016/j.tree.2018.04.006</w:t>
      </w:r>
    </w:p>
    <w:p w14:paraId="25D0EF1E"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Fitzpatrick, B. M., &amp; Turelli, M. (2006). The Geography of Mammalian Speciation: Mixed </w:t>
      </w:r>
      <w:r w:rsidRPr="00230579">
        <w:rPr>
          <w:rFonts w:ascii="Times New Roman" w:hAnsi="Times New Roman" w:cs="Times New Roman"/>
          <w:noProof/>
          <w:sz w:val="24"/>
          <w:szCs w:val="24"/>
        </w:rPr>
        <w:lastRenderedPageBreak/>
        <w:t xml:space="preserve">Signals From Phylogenies and Range Maps. </w:t>
      </w:r>
      <w:r w:rsidRPr="00230579">
        <w:rPr>
          <w:rFonts w:ascii="Times New Roman" w:hAnsi="Times New Roman" w:cs="Times New Roman"/>
          <w:i/>
          <w:iCs/>
          <w:noProof/>
          <w:sz w:val="24"/>
          <w:szCs w:val="24"/>
        </w:rPr>
        <w:t>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60</w:t>
      </w:r>
      <w:r w:rsidRPr="00230579">
        <w:rPr>
          <w:rFonts w:ascii="Times New Roman" w:hAnsi="Times New Roman" w:cs="Times New Roman"/>
          <w:noProof/>
          <w:sz w:val="24"/>
          <w:szCs w:val="24"/>
        </w:rPr>
        <w:t>(3), 601–615. doi: 10.1111/j.0014-3820.2006.tb01140.x</w:t>
      </w:r>
    </w:p>
    <w:p w14:paraId="5B722BBC"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Fjeldså, J., Bowie, R. C. K., &amp; Rahbek, C. (2012). The role of mountain ranges in the diversification of birds. </w:t>
      </w:r>
      <w:r w:rsidRPr="00230579">
        <w:rPr>
          <w:rFonts w:ascii="Times New Roman" w:hAnsi="Times New Roman" w:cs="Times New Roman"/>
          <w:i/>
          <w:iCs/>
          <w:noProof/>
          <w:sz w:val="24"/>
          <w:szCs w:val="24"/>
        </w:rPr>
        <w:t>Annual Review of Ecology, Evolution, and Systematics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43</w:t>
      </w:r>
      <w:r w:rsidRPr="00230579">
        <w:rPr>
          <w:rFonts w:ascii="Times New Roman" w:hAnsi="Times New Roman" w:cs="Times New Roman"/>
          <w:noProof/>
          <w:sz w:val="24"/>
          <w:szCs w:val="24"/>
        </w:rPr>
        <w:t>, 249–265. doi: 10.1146/annurev-ecolsys-102710-145113</w:t>
      </w:r>
    </w:p>
    <w:p w14:paraId="4604C355" w14:textId="020722EF"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Foote, M. (1996). </w:t>
      </w:r>
      <w:r w:rsidRPr="00230579">
        <w:rPr>
          <w:rFonts w:ascii="Times New Roman" w:hAnsi="Times New Roman" w:cs="Times New Roman"/>
          <w:i/>
          <w:iCs/>
          <w:noProof/>
          <w:sz w:val="24"/>
          <w:szCs w:val="24"/>
        </w:rPr>
        <w:t>On the Probability of Ancestors in the Fossil Record</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22</w:t>
      </w:r>
      <w:r w:rsidRPr="00230579">
        <w:rPr>
          <w:rFonts w:ascii="Times New Roman" w:hAnsi="Times New Roman" w:cs="Times New Roman"/>
          <w:noProof/>
          <w:sz w:val="24"/>
          <w:szCs w:val="24"/>
        </w:rPr>
        <w:t>(2), 141–151.</w:t>
      </w:r>
      <w:r w:rsidR="006F349E">
        <w:rPr>
          <w:rFonts w:ascii="Times New Roman" w:hAnsi="Times New Roman" w:cs="Times New Roman"/>
          <w:noProof/>
          <w:sz w:val="24"/>
          <w:szCs w:val="24"/>
        </w:rPr>
        <w:t xml:space="preserve"> doi: </w:t>
      </w:r>
      <w:r w:rsidR="006F349E" w:rsidRPr="006F349E">
        <w:rPr>
          <w:rFonts w:ascii="Times New Roman" w:hAnsi="Times New Roman" w:cs="Times New Roman"/>
          <w:noProof/>
          <w:sz w:val="24"/>
          <w:szCs w:val="24"/>
        </w:rPr>
        <w:t>10.1017/S0094837300016146</w:t>
      </w:r>
    </w:p>
    <w:p w14:paraId="3FC66D45" w14:textId="1D4DB629"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Foote, M., &amp; Raup, D. M. (1996). </w:t>
      </w:r>
      <w:r w:rsidRPr="00230579">
        <w:rPr>
          <w:rFonts w:ascii="Times New Roman" w:hAnsi="Times New Roman" w:cs="Times New Roman"/>
          <w:i/>
          <w:iCs/>
          <w:noProof/>
          <w:sz w:val="24"/>
          <w:szCs w:val="24"/>
        </w:rPr>
        <w:t>Fossil Preservation and the Stratigraphic Ranges of Taxa</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22</w:t>
      </w:r>
      <w:r w:rsidRPr="00230579">
        <w:rPr>
          <w:rFonts w:ascii="Times New Roman" w:hAnsi="Times New Roman" w:cs="Times New Roman"/>
          <w:noProof/>
          <w:sz w:val="24"/>
          <w:szCs w:val="24"/>
        </w:rPr>
        <w:t>(2), 121–140.</w:t>
      </w:r>
      <w:r w:rsidR="006F349E">
        <w:rPr>
          <w:rFonts w:ascii="Times New Roman" w:hAnsi="Times New Roman" w:cs="Times New Roman"/>
          <w:noProof/>
          <w:sz w:val="24"/>
          <w:szCs w:val="24"/>
        </w:rPr>
        <w:t xml:space="preserve"> doi: </w:t>
      </w:r>
      <w:r w:rsidR="006F349E" w:rsidRPr="006F349E">
        <w:rPr>
          <w:rFonts w:ascii="Times New Roman" w:hAnsi="Times New Roman" w:cs="Times New Roman"/>
          <w:noProof/>
          <w:sz w:val="24"/>
          <w:szCs w:val="24"/>
        </w:rPr>
        <w:t>10.1017/S0094837300016134</w:t>
      </w:r>
    </w:p>
    <w:p w14:paraId="3A5ABE4B" w14:textId="40A73A26"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Gaston, K. J., &amp; Blackburn, T. M. (1997). Evolutionary age and risk of extinction in the global avifauna. </w:t>
      </w:r>
      <w:r w:rsidRPr="00230579">
        <w:rPr>
          <w:rFonts w:ascii="Times New Roman" w:hAnsi="Times New Roman" w:cs="Times New Roman"/>
          <w:i/>
          <w:iCs/>
          <w:noProof/>
          <w:sz w:val="24"/>
          <w:szCs w:val="24"/>
        </w:rPr>
        <w:t>Evolutionary Ecology</w:t>
      </w:r>
      <w:r w:rsidR="006F349E">
        <w:rPr>
          <w:rFonts w:ascii="Times New Roman" w:hAnsi="Times New Roman" w:cs="Times New Roman"/>
          <w:i/>
          <w:iCs/>
          <w:noProof/>
          <w:sz w:val="24"/>
          <w:szCs w:val="24"/>
        </w:rPr>
        <w:t xml:space="preserve">, </w:t>
      </w:r>
      <w:r w:rsidR="006F349E">
        <w:rPr>
          <w:rFonts w:ascii="Times New Roman" w:hAnsi="Times New Roman" w:cs="Times New Roman"/>
          <w:noProof/>
          <w:sz w:val="24"/>
          <w:szCs w:val="24"/>
        </w:rPr>
        <w:t>11, 557</w:t>
      </w:r>
      <w:r w:rsidR="006F349E" w:rsidRPr="00230579">
        <w:rPr>
          <w:rFonts w:ascii="Times New Roman" w:hAnsi="Times New Roman" w:cs="Times New Roman"/>
          <w:noProof/>
          <w:sz w:val="24"/>
          <w:szCs w:val="24"/>
        </w:rPr>
        <w:t>–</w:t>
      </w:r>
      <w:r w:rsidR="006F349E">
        <w:rPr>
          <w:rFonts w:ascii="Times New Roman" w:hAnsi="Times New Roman" w:cs="Times New Roman"/>
          <w:noProof/>
          <w:sz w:val="24"/>
          <w:szCs w:val="24"/>
        </w:rPr>
        <w:t>565</w:t>
      </w:r>
      <w:r w:rsidRPr="00230579">
        <w:rPr>
          <w:rFonts w:ascii="Times New Roman" w:hAnsi="Times New Roman" w:cs="Times New Roman"/>
          <w:noProof/>
          <w:sz w:val="24"/>
          <w:szCs w:val="24"/>
        </w:rPr>
        <w:t>. doi: 10.1007/s10682-997-1511-4</w:t>
      </w:r>
    </w:p>
    <w:p w14:paraId="46430F00" w14:textId="1DCCE2A0"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Harvey, P. H., May, R. M., &amp; Nee, S. (1994). Phylogenies without fossils. </w:t>
      </w:r>
      <w:r w:rsidRPr="00230579">
        <w:rPr>
          <w:rFonts w:ascii="Times New Roman" w:hAnsi="Times New Roman" w:cs="Times New Roman"/>
          <w:i/>
          <w:iCs/>
          <w:noProof/>
          <w:sz w:val="24"/>
          <w:szCs w:val="24"/>
        </w:rPr>
        <w:t>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48</w:t>
      </w:r>
      <w:r w:rsidRPr="00230579">
        <w:rPr>
          <w:rFonts w:ascii="Times New Roman" w:hAnsi="Times New Roman" w:cs="Times New Roman"/>
          <w:noProof/>
          <w:sz w:val="24"/>
          <w:szCs w:val="24"/>
        </w:rPr>
        <w:t>(3), 523–529.</w:t>
      </w:r>
      <w:r w:rsidR="006F349E">
        <w:rPr>
          <w:rFonts w:ascii="Times New Roman" w:hAnsi="Times New Roman" w:cs="Times New Roman"/>
          <w:noProof/>
          <w:sz w:val="24"/>
          <w:szCs w:val="24"/>
        </w:rPr>
        <w:t xml:space="preserve"> doi: </w:t>
      </w:r>
      <w:r w:rsidR="006F349E" w:rsidRPr="006F349E">
        <w:rPr>
          <w:rFonts w:ascii="Times New Roman" w:hAnsi="Times New Roman" w:cs="Times New Roman"/>
          <w:noProof/>
          <w:sz w:val="24"/>
          <w:szCs w:val="24"/>
        </w:rPr>
        <w:t>10.1111/j.1558-5646.1994.tb01341.x</w:t>
      </w:r>
    </w:p>
    <w:p w14:paraId="15A33EFB"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Heath, T. A., Hedtke, S. M., &amp; Hillis, D. M. (2008). Taxon sampling and the accuracy of phylogenetic analyses. </w:t>
      </w:r>
      <w:r w:rsidRPr="00230579">
        <w:rPr>
          <w:rFonts w:ascii="Times New Roman" w:hAnsi="Times New Roman" w:cs="Times New Roman"/>
          <w:i/>
          <w:iCs/>
          <w:noProof/>
          <w:sz w:val="24"/>
          <w:szCs w:val="24"/>
        </w:rPr>
        <w:t>Journal of Systematics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46</w:t>
      </w:r>
      <w:r w:rsidRPr="00230579">
        <w:rPr>
          <w:rFonts w:ascii="Times New Roman" w:hAnsi="Times New Roman" w:cs="Times New Roman"/>
          <w:noProof/>
          <w:sz w:val="24"/>
          <w:szCs w:val="24"/>
        </w:rPr>
        <w:t>(3), 239–257. doi: 10.3724/SP.J.1002.2008.08016</w:t>
      </w:r>
    </w:p>
    <w:p w14:paraId="32B3DDB4"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Henning, W. (1999). </w:t>
      </w:r>
      <w:r w:rsidRPr="00230579">
        <w:rPr>
          <w:rFonts w:ascii="Times New Roman" w:hAnsi="Times New Roman" w:cs="Times New Roman"/>
          <w:i/>
          <w:iCs/>
          <w:noProof/>
          <w:sz w:val="24"/>
          <w:szCs w:val="24"/>
        </w:rPr>
        <w:t>Phylogenetic systematics</w:t>
      </w:r>
      <w:r w:rsidRPr="00230579">
        <w:rPr>
          <w:rFonts w:ascii="Times New Roman" w:hAnsi="Times New Roman" w:cs="Times New Roman"/>
          <w:noProof/>
          <w:sz w:val="24"/>
          <w:szCs w:val="24"/>
        </w:rPr>
        <w:t>. University of Illinois Press.</w:t>
      </w:r>
    </w:p>
    <w:p w14:paraId="394D16E9"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IUCN. (2016). IUCN Red List of Threatened Species. Version 2016-2. </w:t>
      </w:r>
      <w:r w:rsidRPr="00230579">
        <w:rPr>
          <w:rFonts w:ascii="Times New Roman" w:hAnsi="Times New Roman" w:cs="Times New Roman"/>
          <w:i/>
          <w:iCs/>
          <w:noProof/>
          <w:sz w:val="24"/>
          <w:szCs w:val="24"/>
        </w:rPr>
        <w:t>Fourth Quarter</w:t>
      </w:r>
      <w:r w:rsidRPr="00230579">
        <w:rPr>
          <w:rFonts w:ascii="Times New Roman" w:hAnsi="Times New Roman" w:cs="Times New Roman"/>
          <w:noProof/>
          <w:sz w:val="24"/>
          <w:szCs w:val="24"/>
        </w:rPr>
        <w:t>.</w:t>
      </w:r>
    </w:p>
    <w:p w14:paraId="62B4E7F6" w14:textId="535CBFFD"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Johnson, C. N., Delean, S., &amp; Balmford, A. (2002). </w:t>
      </w:r>
      <w:r w:rsidRPr="00230579">
        <w:rPr>
          <w:rFonts w:ascii="Times New Roman" w:hAnsi="Times New Roman" w:cs="Times New Roman"/>
          <w:i/>
          <w:iCs/>
          <w:noProof/>
          <w:sz w:val="24"/>
          <w:szCs w:val="24"/>
        </w:rPr>
        <w:t>Phylogeny and the selectivity of extinction in Australian marsupials</w:t>
      </w:r>
      <w:r w:rsidRPr="00230579">
        <w:rPr>
          <w:rFonts w:ascii="Times New Roman" w:hAnsi="Times New Roman" w:cs="Times New Roman"/>
          <w:noProof/>
          <w:sz w:val="24"/>
          <w:szCs w:val="24"/>
        </w:rPr>
        <w:t>. 135–142. doi: 10.1017/S1367943002002196</w:t>
      </w:r>
    </w:p>
    <w:p w14:paraId="5133A25B"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Kendall, M. G. (1946). </w:t>
      </w:r>
      <w:r w:rsidRPr="00230579">
        <w:rPr>
          <w:rFonts w:ascii="Times New Roman" w:hAnsi="Times New Roman" w:cs="Times New Roman"/>
          <w:i/>
          <w:iCs/>
          <w:noProof/>
          <w:sz w:val="24"/>
          <w:szCs w:val="24"/>
        </w:rPr>
        <w:t>The advanced theory of statistics</w:t>
      </w:r>
      <w:r w:rsidRPr="00230579">
        <w:rPr>
          <w:rFonts w:ascii="Times New Roman" w:hAnsi="Times New Roman" w:cs="Times New Roman"/>
          <w:noProof/>
          <w:sz w:val="24"/>
          <w:szCs w:val="24"/>
        </w:rPr>
        <w:t xml:space="preserve"> (2nd ed.). Charles Griffin adn Co., Ltd., London.</w:t>
      </w:r>
    </w:p>
    <w:p w14:paraId="44E85CAB" w14:textId="3294DEFB"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López-Martínez, A. M., Schonenberger, J., von Balthazar, M., González-Martínez, C. A., Ramírez-Barahona, S., Sauquet, H., &amp; Magallón, S. (2023). Integrating Fossil Flowers into the Angiosperm Phylogeny Using Molecular and Morphological Evidence. </w:t>
      </w:r>
      <w:r w:rsidRPr="00230579">
        <w:rPr>
          <w:rFonts w:ascii="Times New Roman" w:hAnsi="Times New Roman" w:cs="Times New Roman"/>
          <w:i/>
          <w:iCs/>
          <w:noProof/>
          <w:sz w:val="24"/>
          <w:szCs w:val="24"/>
        </w:rPr>
        <w:t>Systematic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syad017</w:t>
      </w:r>
      <w:r w:rsidRPr="00230579">
        <w:rPr>
          <w:rFonts w:ascii="Times New Roman" w:hAnsi="Times New Roman" w:cs="Times New Roman"/>
          <w:noProof/>
          <w:sz w:val="24"/>
          <w:szCs w:val="24"/>
        </w:rPr>
        <w:t>.</w:t>
      </w:r>
      <w:r w:rsidR="006F349E">
        <w:rPr>
          <w:rFonts w:ascii="Times New Roman" w:hAnsi="Times New Roman" w:cs="Times New Roman"/>
          <w:noProof/>
          <w:sz w:val="24"/>
          <w:szCs w:val="24"/>
        </w:rPr>
        <w:t xml:space="preserve"> doi: </w:t>
      </w:r>
      <w:r w:rsidR="006F349E" w:rsidRPr="006F349E">
        <w:rPr>
          <w:rFonts w:ascii="Times New Roman" w:hAnsi="Times New Roman" w:cs="Times New Roman"/>
          <w:noProof/>
          <w:sz w:val="24"/>
          <w:szCs w:val="24"/>
        </w:rPr>
        <w:t>10.1093/sysbio/syad017</w:t>
      </w:r>
    </w:p>
    <w:p w14:paraId="2137DD45"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Losos, J. B., &amp; Glor, R. E. (2003). Phylogenetic comparative methods and the geography of speciation. </w:t>
      </w:r>
      <w:r w:rsidRPr="00230579">
        <w:rPr>
          <w:rFonts w:ascii="Times New Roman" w:hAnsi="Times New Roman" w:cs="Times New Roman"/>
          <w:i/>
          <w:iCs/>
          <w:noProof/>
          <w:sz w:val="24"/>
          <w:szCs w:val="24"/>
        </w:rPr>
        <w:t>Trends in Ecology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18</w:t>
      </w:r>
      <w:r w:rsidRPr="00230579">
        <w:rPr>
          <w:rFonts w:ascii="Times New Roman" w:hAnsi="Times New Roman" w:cs="Times New Roman"/>
          <w:noProof/>
          <w:sz w:val="24"/>
          <w:szCs w:val="24"/>
        </w:rPr>
        <w:t>(5), 220–227. doi: 10.1016/S0169-5347(03)00037-5</w:t>
      </w:r>
    </w:p>
    <w:p w14:paraId="77306F0A"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Meier, R., &amp; Willmann, R. (2000). A defense of the Hennigian Species Concept. In </w:t>
      </w:r>
      <w:r w:rsidRPr="00230579">
        <w:rPr>
          <w:rFonts w:ascii="Times New Roman" w:hAnsi="Times New Roman" w:cs="Times New Roman"/>
          <w:i/>
          <w:iCs/>
          <w:noProof/>
          <w:sz w:val="24"/>
          <w:szCs w:val="24"/>
        </w:rPr>
        <w:t>Species concepts and phylogenetic theory: a debate</w:t>
      </w:r>
      <w:r w:rsidRPr="00230579">
        <w:rPr>
          <w:rFonts w:ascii="Times New Roman" w:hAnsi="Times New Roman" w:cs="Times New Roman"/>
          <w:noProof/>
          <w:sz w:val="24"/>
          <w:szCs w:val="24"/>
        </w:rPr>
        <w:t xml:space="preserve"> (p. 167).</w:t>
      </w:r>
    </w:p>
    <w:p w14:paraId="1820BDB5" w14:textId="16AED335"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lastRenderedPageBreak/>
        <w:t xml:space="preserve">Mynard, P., Algar, A., Lancaster, L., Bocedi, G., Fahri, F., Gubry-Rangin, C., </w:t>
      </w:r>
      <w:r w:rsidR="006F349E">
        <w:rPr>
          <w:rFonts w:ascii="Times New Roman" w:hAnsi="Times New Roman" w:cs="Times New Roman"/>
          <w:noProof/>
          <w:sz w:val="24"/>
          <w:szCs w:val="24"/>
        </w:rPr>
        <w:t xml:space="preserve">et al., </w:t>
      </w:r>
      <w:r w:rsidRPr="00230579">
        <w:rPr>
          <w:rFonts w:ascii="Times New Roman" w:hAnsi="Times New Roman" w:cs="Times New Roman"/>
          <w:noProof/>
          <w:sz w:val="24"/>
          <w:szCs w:val="24"/>
        </w:rPr>
        <w:t xml:space="preserve">(2023). Impact of Phylogenetic Tree Completeness and Misspecification of Sampling Fractions on Trait Dependent Diversification Models. </w:t>
      </w:r>
      <w:r w:rsidRPr="00230579">
        <w:rPr>
          <w:rFonts w:ascii="Times New Roman" w:hAnsi="Times New Roman" w:cs="Times New Roman"/>
          <w:i/>
          <w:iCs/>
          <w:noProof/>
          <w:sz w:val="24"/>
          <w:szCs w:val="24"/>
        </w:rPr>
        <w:t>Systematic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72</w:t>
      </w:r>
      <w:r w:rsidRPr="00230579">
        <w:rPr>
          <w:rFonts w:ascii="Times New Roman" w:hAnsi="Times New Roman" w:cs="Times New Roman"/>
          <w:noProof/>
          <w:sz w:val="24"/>
          <w:szCs w:val="24"/>
        </w:rPr>
        <w:t>(1), 106–119. doi: 10.1093/sysbio/syad001</w:t>
      </w:r>
    </w:p>
    <w:p w14:paraId="3B1A91F6" w14:textId="18936EF4"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Nee, S., &amp; May, R. M. (1997). Extinction and the Loss of Evolutionary History. </w:t>
      </w:r>
      <w:r w:rsidRPr="00230579">
        <w:rPr>
          <w:rFonts w:ascii="Times New Roman" w:hAnsi="Times New Roman" w:cs="Times New Roman"/>
          <w:i/>
          <w:iCs/>
          <w:noProof/>
          <w:sz w:val="24"/>
          <w:szCs w:val="24"/>
        </w:rPr>
        <w:t>Science</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278</w:t>
      </w:r>
      <w:r w:rsidRPr="00230579">
        <w:rPr>
          <w:rFonts w:ascii="Times New Roman" w:hAnsi="Times New Roman" w:cs="Times New Roman"/>
          <w:noProof/>
          <w:sz w:val="24"/>
          <w:szCs w:val="24"/>
        </w:rPr>
        <w:t>(5338), 692–694.</w:t>
      </w:r>
      <w:r w:rsidR="008D0099">
        <w:rPr>
          <w:rFonts w:ascii="Times New Roman" w:hAnsi="Times New Roman" w:cs="Times New Roman"/>
          <w:noProof/>
          <w:sz w:val="24"/>
          <w:szCs w:val="24"/>
        </w:rPr>
        <w:t xml:space="preserve"> doi: </w:t>
      </w:r>
      <w:r w:rsidR="008D0099" w:rsidRPr="008D0099">
        <w:rPr>
          <w:rFonts w:ascii="Times New Roman" w:hAnsi="Times New Roman" w:cs="Times New Roman"/>
          <w:noProof/>
          <w:sz w:val="24"/>
          <w:szCs w:val="24"/>
        </w:rPr>
        <w:t>10.1126/science.278.5338.692</w:t>
      </w:r>
    </w:p>
    <w:p w14:paraId="055E4F9B" w14:textId="5EF5B27B"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Pearson, P. N. (1995). Investigating age-dependency of species extinction rates using dynamic survivorship analysis. </w:t>
      </w:r>
      <w:r w:rsidRPr="00230579">
        <w:rPr>
          <w:rFonts w:ascii="Times New Roman" w:hAnsi="Times New Roman" w:cs="Times New Roman"/>
          <w:i/>
          <w:iCs/>
          <w:noProof/>
          <w:sz w:val="24"/>
          <w:szCs w:val="24"/>
        </w:rPr>
        <w:t>Historical Biology</w:t>
      </w:r>
      <w:r w:rsidR="008D0099">
        <w:rPr>
          <w:rFonts w:ascii="Times New Roman" w:hAnsi="Times New Roman" w:cs="Times New Roman"/>
          <w:noProof/>
          <w:sz w:val="24"/>
          <w:szCs w:val="24"/>
        </w:rPr>
        <w:t>, 10(2), 119</w:t>
      </w:r>
      <w:r w:rsidR="008D0099" w:rsidRPr="00230579">
        <w:rPr>
          <w:rFonts w:ascii="Times New Roman" w:hAnsi="Times New Roman" w:cs="Times New Roman"/>
          <w:noProof/>
          <w:sz w:val="24"/>
          <w:szCs w:val="24"/>
        </w:rPr>
        <w:t>–</w:t>
      </w:r>
      <w:r w:rsidR="008D0099">
        <w:rPr>
          <w:rFonts w:ascii="Times New Roman" w:hAnsi="Times New Roman" w:cs="Times New Roman"/>
          <w:noProof/>
          <w:sz w:val="24"/>
          <w:szCs w:val="24"/>
        </w:rPr>
        <w:t>136.</w:t>
      </w:r>
      <w:r w:rsidRPr="00230579">
        <w:rPr>
          <w:rFonts w:ascii="Times New Roman" w:hAnsi="Times New Roman" w:cs="Times New Roman"/>
          <w:noProof/>
          <w:sz w:val="24"/>
          <w:szCs w:val="24"/>
        </w:rPr>
        <w:t xml:space="preserve"> doi: 10.1080/10292389509380516</w:t>
      </w:r>
    </w:p>
    <w:p w14:paraId="0E209A7E" w14:textId="4540A36E"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Pie, M. R., &amp; Caron, F. (2023). Substantial variation in species ages among vertebrate clades. </w:t>
      </w:r>
      <w:r w:rsidRPr="00230579">
        <w:rPr>
          <w:rFonts w:ascii="Times New Roman" w:hAnsi="Times New Roman" w:cs="Times New Roman"/>
          <w:i/>
          <w:iCs/>
          <w:noProof/>
          <w:sz w:val="24"/>
          <w:szCs w:val="24"/>
        </w:rPr>
        <w:t>BioRxiv</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06</w:t>
      </w:r>
      <w:r w:rsidR="008D0099">
        <w:rPr>
          <w:rFonts w:ascii="Times New Roman" w:hAnsi="Times New Roman" w:cs="Times New Roman"/>
          <w:noProof/>
          <w:sz w:val="24"/>
          <w:szCs w:val="24"/>
        </w:rPr>
        <w:t>. doi: 1</w:t>
      </w:r>
      <w:r w:rsidR="008D0099" w:rsidRPr="008D0099">
        <w:rPr>
          <w:rFonts w:ascii="Times New Roman" w:hAnsi="Times New Roman" w:cs="Times New Roman"/>
          <w:noProof/>
          <w:sz w:val="24"/>
          <w:szCs w:val="24"/>
        </w:rPr>
        <w:t>0.1101/2023.06.08.544238</w:t>
      </w:r>
    </w:p>
    <w:p w14:paraId="13D39B8F"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Pimm, S. L., Jenkins, C. N., Abell, R., Brooks, T. M., Gittleman, J. L., Joppa, L. N., … Sexton, J. O. (2014). The biodiversity of species and their rates of extinction, distribution, and protection. </w:t>
      </w:r>
      <w:r w:rsidRPr="00230579">
        <w:rPr>
          <w:rFonts w:ascii="Times New Roman" w:hAnsi="Times New Roman" w:cs="Times New Roman"/>
          <w:i/>
          <w:iCs/>
          <w:noProof/>
          <w:sz w:val="24"/>
          <w:szCs w:val="24"/>
        </w:rPr>
        <w:t>Science</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344</w:t>
      </w:r>
      <w:r w:rsidRPr="00230579">
        <w:rPr>
          <w:rFonts w:ascii="Times New Roman" w:hAnsi="Times New Roman" w:cs="Times New Roman"/>
          <w:noProof/>
          <w:sz w:val="24"/>
          <w:szCs w:val="24"/>
        </w:rPr>
        <w:t>(6187). doi: 10.1126/science.1246752</w:t>
      </w:r>
    </w:p>
    <w:p w14:paraId="380370E0" w14:textId="6886E34F"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R Core Team. (2019). R: A language and environment for statistical computing.</w:t>
      </w:r>
      <w:r w:rsidR="008D0099">
        <w:rPr>
          <w:rFonts w:ascii="Times New Roman" w:hAnsi="Times New Roman" w:cs="Times New Roman"/>
          <w:noProof/>
          <w:sz w:val="24"/>
          <w:szCs w:val="24"/>
        </w:rPr>
        <w:t xml:space="preserve"> Vienna, Austria:</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R Foundation for Statistical Computing</w:t>
      </w:r>
      <w:r w:rsidRPr="00230579">
        <w:rPr>
          <w:rFonts w:ascii="Times New Roman" w:hAnsi="Times New Roman" w:cs="Times New Roman"/>
          <w:noProof/>
          <w:sz w:val="24"/>
          <w:szCs w:val="24"/>
        </w:rPr>
        <w:t>.</w:t>
      </w:r>
      <w:r w:rsidR="008D0099">
        <w:rPr>
          <w:rFonts w:ascii="Times New Roman" w:hAnsi="Times New Roman" w:cs="Times New Roman"/>
          <w:noProof/>
          <w:sz w:val="24"/>
          <w:szCs w:val="24"/>
        </w:rPr>
        <w:t xml:space="preserve"> Retrieved from </w:t>
      </w:r>
      <w:r w:rsidR="008D0099" w:rsidRPr="008D0099">
        <w:rPr>
          <w:rFonts w:ascii="Times New Roman" w:hAnsi="Times New Roman" w:cs="Times New Roman"/>
          <w:noProof/>
          <w:sz w:val="24"/>
          <w:szCs w:val="24"/>
        </w:rPr>
        <w:t>https://www.r-project.org/</w:t>
      </w:r>
    </w:p>
    <w:p w14:paraId="770E167E" w14:textId="281C3086"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Rabosky, D. L. (2010). Extinction rates should not be estimated from molecular phylogenies. </w:t>
      </w:r>
      <w:r w:rsidRPr="00230579">
        <w:rPr>
          <w:rFonts w:ascii="Times New Roman" w:hAnsi="Times New Roman" w:cs="Times New Roman"/>
          <w:i/>
          <w:iCs/>
          <w:noProof/>
          <w:sz w:val="24"/>
          <w:szCs w:val="24"/>
        </w:rPr>
        <w:t>Evolution</w:t>
      </w:r>
      <w:r w:rsidR="008D0099">
        <w:rPr>
          <w:rFonts w:ascii="Times New Roman" w:hAnsi="Times New Roman" w:cs="Times New Roman"/>
          <w:noProof/>
          <w:sz w:val="24"/>
          <w:szCs w:val="24"/>
        </w:rPr>
        <w:t>, 64(6), 1816</w:t>
      </w:r>
      <w:r w:rsidR="008D0099" w:rsidRPr="008D0099">
        <w:rPr>
          <w:rFonts w:ascii="Times New Roman" w:hAnsi="Times New Roman" w:cs="Times New Roman"/>
          <w:noProof/>
          <w:sz w:val="24"/>
          <w:szCs w:val="24"/>
        </w:rPr>
        <w:t>–</w:t>
      </w:r>
      <w:r w:rsidR="008D0099">
        <w:rPr>
          <w:rFonts w:ascii="Times New Roman" w:hAnsi="Times New Roman" w:cs="Times New Roman"/>
          <w:noProof/>
          <w:sz w:val="24"/>
          <w:szCs w:val="24"/>
        </w:rPr>
        <w:t>1824.</w:t>
      </w:r>
      <w:r w:rsidRPr="00230579">
        <w:rPr>
          <w:rFonts w:ascii="Times New Roman" w:hAnsi="Times New Roman" w:cs="Times New Roman"/>
          <w:noProof/>
          <w:sz w:val="24"/>
          <w:szCs w:val="24"/>
        </w:rPr>
        <w:t xml:space="preserve"> doi: 10.1111/j.1558-5646.2009.00926.x</w:t>
      </w:r>
    </w:p>
    <w:p w14:paraId="7281C6CC" w14:textId="309267B5"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Rivas-Gonzáles, I., Rousselle, M., Li, F., Zhou, L., Dutheil, J., Munch, K., </w:t>
      </w:r>
      <w:r w:rsidR="008D0099">
        <w:rPr>
          <w:rFonts w:ascii="Times New Roman" w:hAnsi="Times New Roman" w:cs="Times New Roman"/>
          <w:noProof/>
          <w:sz w:val="24"/>
          <w:szCs w:val="24"/>
        </w:rPr>
        <w:t xml:space="preserve">et al., </w:t>
      </w:r>
      <w:r w:rsidRPr="00230579">
        <w:rPr>
          <w:rFonts w:ascii="Times New Roman" w:hAnsi="Times New Roman" w:cs="Times New Roman"/>
          <w:noProof/>
          <w:sz w:val="24"/>
          <w:szCs w:val="24"/>
        </w:rPr>
        <w:t xml:space="preserve">(2023). Pervasive incomplete lineage sorting illuminates speciation and selection in primates. </w:t>
      </w:r>
      <w:r w:rsidRPr="00230579">
        <w:rPr>
          <w:rFonts w:ascii="Times New Roman" w:hAnsi="Times New Roman" w:cs="Times New Roman"/>
          <w:i/>
          <w:iCs/>
          <w:noProof/>
          <w:sz w:val="24"/>
          <w:szCs w:val="24"/>
        </w:rPr>
        <w:t>Science</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380</w:t>
      </w:r>
      <w:r w:rsidRPr="00230579">
        <w:rPr>
          <w:rFonts w:ascii="Times New Roman" w:hAnsi="Times New Roman" w:cs="Times New Roman"/>
          <w:noProof/>
          <w:sz w:val="24"/>
          <w:szCs w:val="24"/>
        </w:rPr>
        <w:t>(6648), eabn4409.</w:t>
      </w:r>
      <w:r w:rsidR="008D0099">
        <w:rPr>
          <w:rFonts w:ascii="Times New Roman" w:hAnsi="Times New Roman" w:cs="Times New Roman"/>
          <w:noProof/>
          <w:sz w:val="24"/>
          <w:szCs w:val="24"/>
        </w:rPr>
        <w:t xml:space="preserve"> doi:</w:t>
      </w:r>
      <w:r w:rsidR="008D0099" w:rsidRPr="008D0099">
        <w:t xml:space="preserve"> </w:t>
      </w:r>
      <w:r w:rsidR="008D0099" w:rsidRPr="008D0099">
        <w:rPr>
          <w:rFonts w:ascii="Times New Roman" w:hAnsi="Times New Roman" w:cs="Times New Roman"/>
          <w:noProof/>
          <w:sz w:val="24"/>
          <w:szCs w:val="24"/>
        </w:rPr>
        <w:t>10.1126/science.abn4409</w:t>
      </w:r>
      <w:r w:rsidR="008D0099">
        <w:rPr>
          <w:rFonts w:ascii="Times New Roman" w:hAnsi="Times New Roman" w:cs="Times New Roman"/>
          <w:noProof/>
          <w:sz w:val="24"/>
          <w:szCs w:val="24"/>
        </w:rPr>
        <w:t xml:space="preserve"> </w:t>
      </w:r>
    </w:p>
    <w:p w14:paraId="77B47704" w14:textId="28F85F68"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Roopnarine, P. D., Byars, G., Fitzgerald, P., Paleobiology, S., &amp; Winter, N. (1999). </w:t>
      </w:r>
      <w:r w:rsidRPr="008D0099">
        <w:rPr>
          <w:rFonts w:ascii="Times New Roman" w:hAnsi="Times New Roman" w:cs="Times New Roman"/>
          <w:noProof/>
          <w:sz w:val="24"/>
          <w:szCs w:val="24"/>
        </w:rPr>
        <w:t xml:space="preserve">Anagenetic </w:t>
      </w:r>
      <w:r w:rsidR="008D0099">
        <w:rPr>
          <w:rFonts w:ascii="Times New Roman" w:hAnsi="Times New Roman" w:cs="Times New Roman"/>
          <w:noProof/>
          <w:sz w:val="24"/>
          <w:szCs w:val="24"/>
        </w:rPr>
        <w:t>e</w:t>
      </w:r>
      <w:r w:rsidRPr="008D0099">
        <w:rPr>
          <w:rFonts w:ascii="Times New Roman" w:hAnsi="Times New Roman" w:cs="Times New Roman"/>
          <w:noProof/>
          <w:sz w:val="24"/>
          <w:szCs w:val="24"/>
        </w:rPr>
        <w:t xml:space="preserve">volution, </w:t>
      </w:r>
      <w:r w:rsidR="008D0099">
        <w:rPr>
          <w:rFonts w:ascii="Times New Roman" w:hAnsi="Times New Roman" w:cs="Times New Roman"/>
          <w:noProof/>
          <w:sz w:val="24"/>
          <w:szCs w:val="24"/>
        </w:rPr>
        <w:t>st</w:t>
      </w:r>
      <w:r w:rsidRPr="008D0099">
        <w:rPr>
          <w:rFonts w:ascii="Times New Roman" w:hAnsi="Times New Roman" w:cs="Times New Roman"/>
          <w:noProof/>
          <w:sz w:val="24"/>
          <w:szCs w:val="24"/>
        </w:rPr>
        <w:t xml:space="preserve">ratophenetic </w:t>
      </w:r>
      <w:r w:rsidR="008D0099">
        <w:rPr>
          <w:rFonts w:ascii="Times New Roman" w:hAnsi="Times New Roman" w:cs="Times New Roman"/>
          <w:noProof/>
          <w:sz w:val="24"/>
          <w:szCs w:val="24"/>
        </w:rPr>
        <w:t>p</w:t>
      </w:r>
      <w:r w:rsidRPr="008D0099">
        <w:rPr>
          <w:rFonts w:ascii="Times New Roman" w:hAnsi="Times New Roman" w:cs="Times New Roman"/>
          <w:noProof/>
          <w:sz w:val="24"/>
          <w:szCs w:val="24"/>
        </w:rPr>
        <w:t xml:space="preserve">atterns, and </w:t>
      </w:r>
      <w:r w:rsidR="008D0099">
        <w:rPr>
          <w:rFonts w:ascii="Times New Roman" w:hAnsi="Times New Roman" w:cs="Times New Roman"/>
          <w:noProof/>
          <w:sz w:val="24"/>
          <w:szCs w:val="24"/>
        </w:rPr>
        <w:t>r</w:t>
      </w:r>
      <w:r w:rsidRPr="008D0099">
        <w:rPr>
          <w:rFonts w:ascii="Times New Roman" w:hAnsi="Times New Roman" w:cs="Times New Roman"/>
          <w:noProof/>
          <w:sz w:val="24"/>
          <w:szCs w:val="24"/>
        </w:rPr>
        <w:t xml:space="preserve">andom </w:t>
      </w:r>
      <w:r w:rsidR="008D0099">
        <w:rPr>
          <w:rFonts w:ascii="Times New Roman" w:hAnsi="Times New Roman" w:cs="Times New Roman"/>
          <w:noProof/>
          <w:sz w:val="24"/>
          <w:szCs w:val="24"/>
        </w:rPr>
        <w:t>w</w:t>
      </w:r>
      <w:r w:rsidRPr="008D0099">
        <w:rPr>
          <w:rFonts w:ascii="Times New Roman" w:hAnsi="Times New Roman" w:cs="Times New Roman"/>
          <w:noProof/>
          <w:sz w:val="24"/>
          <w:szCs w:val="24"/>
        </w:rPr>
        <w:t xml:space="preserve">alk </w:t>
      </w:r>
      <w:r w:rsidR="008D0099">
        <w:rPr>
          <w:rFonts w:ascii="Times New Roman" w:hAnsi="Times New Roman" w:cs="Times New Roman"/>
          <w:noProof/>
          <w:sz w:val="24"/>
          <w:szCs w:val="24"/>
        </w:rPr>
        <w:t>m</w:t>
      </w:r>
      <w:r w:rsidRPr="008D0099">
        <w:rPr>
          <w:rFonts w:ascii="Times New Roman" w:hAnsi="Times New Roman" w:cs="Times New Roman"/>
          <w:noProof/>
          <w:sz w:val="24"/>
          <w:szCs w:val="24"/>
        </w:rPr>
        <w:t>odels</w:t>
      </w:r>
      <w:r w:rsidR="008D0099">
        <w:rPr>
          <w:rFonts w:ascii="Times New Roman" w:hAnsi="Times New Roman" w:cs="Times New Roman"/>
          <w:noProof/>
          <w:sz w:val="24"/>
          <w:szCs w:val="24"/>
        </w:rPr>
        <w:t xml:space="preserve">. </w:t>
      </w:r>
      <w:r w:rsidR="008D0099">
        <w:rPr>
          <w:rFonts w:ascii="Times New Roman" w:hAnsi="Times New Roman" w:cs="Times New Roman"/>
          <w:i/>
          <w:iCs/>
          <w:noProof/>
          <w:sz w:val="24"/>
          <w:szCs w:val="24"/>
        </w:rPr>
        <w:t>Paleobiology,</w:t>
      </w:r>
      <w:r w:rsidRPr="00230579">
        <w:rPr>
          <w:rFonts w:ascii="Times New Roman" w:hAnsi="Times New Roman" w:cs="Times New Roman"/>
          <w:i/>
          <w:iCs/>
          <w:noProof/>
          <w:sz w:val="24"/>
          <w:szCs w:val="24"/>
        </w:rPr>
        <w:t xml:space="preserve"> </w:t>
      </w:r>
      <w:r w:rsidRPr="008D0099">
        <w:rPr>
          <w:rFonts w:ascii="Times New Roman" w:hAnsi="Times New Roman" w:cs="Times New Roman"/>
          <w:noProof/>
          <w:sz w:val="24"/>
          <w:szCs w:val="24"/>
        </w:rPr>
        <w:t>25</w:t>
      </w:r>
      <w:r w:rsidRPr="00230579">
        <w:rPr>
          <w:rFonts w:ascii="Times New Roman" w:hAnsi="Times New Roman" w:cs="Times New Roman"/>
          <w:noProof/>
          <w:sz w:val="24"/>
          <w:szCs w:val="24"/>
        </w:rPr>
        <w:t>(1), 41–57.</w:t>
      </w:r>
      <w:r w:rsidR="008D0099">
        <w:rPr>
          <w:rFonts w:ascii="Times New Roman" w:hAnsi="Times New Roman" w:cs="Times New Roman"/>
          <w:noProof/>
          <w:sz w:val="24"/>
          <w:szCs w:val="24"/>
        </w:rPr>
        <w:t xml:space="preserve"> doi: </w:t>
      </w:r>
      <w:r w:rsidR="008D0099" w:rsidRPr="008D0099">
        <w:rPr>
          <w:rFonts w:ascii="Times New Roman" w:hAnsi="Times New Roman" w:cs="Times New Roman"/>
          <w:noProof/>
          <w:sz w:val="24"/>
          <w:szCs w:val="24"/>
        </w:rPr>
        <w:t>10.1666/0094-8373(1999)0252.3.CO;2</w:t>
      </w:r>
    </w:p>
    <w:p w14:paraId="6146DED8" w14:textId="75F5537C"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Rosenblum, E. B., Sarver, B. A. J., Brown, J. W., Des Roches, S., Hardwick, K. M., Hether, T. D., </w:t>
      </w:r>
      <w:r w:rsidR="008D0099">
        <w:rPr>
          <w:rFonts w:ascii="Times New Roman" w:hAnsi="Times New Roman" w:cs="Times New Roman"/>
          <w:noProof/>
          <w:sz w:val="24"/>
          <w:szCs w:val="24"/>
        </w:rPr>
        <w:t xml:space="preserve">et al., </w:t>
      </w:r>
      <w:r w:rsidRPr="00230579">
        <w:rPr>
          <w:rFonts w:ascii="Times New Roman" w:hAnsi="Times New Roman" w:cs="Times New Roman"/>
          <w:noProof/>
          <w:sz w:val="24"/>
          <w:szCs w:val="24"/>
        </w:rPr>
        <w:t xml:space="preserve">(2012). Goldilocks Meets Santa Rosalia: An Ephemeral Speciation Model Explains Patterns of Diversification Across Time Scales. </w:t>
      </w:r>
      <w:r w:rsidRPr="00230579">
        <w:rPr>
          <w:rFonts w:ascii="Times New Roman" w:hAnsi="Times New Roman" w:cs="Times New Roman"/>
          <w:i/>
          <w:iCs/>
          <w:noProof/>
          <w:sz w:val="24"/>
          <w:szCs w:val="24"/>
        </w:rPr>
        <w:t>Evolutionary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39</w:t>
      </w:r>
      <w:r w:rsidRPr="00230579">
        <w:rPr>
          <w:rFonts w:ascii="Times New Roman" w:hAnsi="Times New Roman" w:cs="Times New Roman"/>
          <w:noProof/>
          <w:sz w:val="24"/>
          <w:szCs w:val="24"/>
        </w:rPr>
        <w:t>(2), 255–261. doi: 10.1007/s11692-012-9171-x</w:t>
      </w:r>
    </w:p>
    <w:p w14:paraId="76DFF130" w14:textId="20BA56B8"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Silvestro, D., Salamin, N., &amp; Schnitzler, J. (2014). PyRate: a new program to estimate speciation and extinction rates from incomplete fossil data. </w:t>
      </w:r>
      <w:r w:rsidRPr="00230579">
        <w:rPr>
          <w:rFonts w:ascii="Times New Roman" w:hAnsi="Times New Roman" w:cs="Times New Roman"/>
          <w:i/>
          <w:iCs/>
          <w:noProof/>
          <w:sz w:val="24"/>
          <w:szCs w:val="24"/>
        </w:rPr>
        <w:t xml:space="preserve">Methods in Ecology and </w:t>
      </w:r>
      <w:r w:rsidRPr="00230579">
        <w:rPr>
          <w:rFonts w:ascii="Times New Roman" w:hAnsi="Times New Roman" w:cs="Times New Roman"/>
          <w:i/>
          <w:iCs/>
          <w:noProof/>
          <w:sz w:val="24"/>
          <w:szCs w:val="24"/>
        </w:rPr>
        <w:lastRenderedPageBreak/>
        <w:t>Evolution2</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5</w:t>
      </w:r>
      <w:r w:rsidRPr="00230579">
        <w:rPr>
          <w:rFonts w:ascii="Times New Roman" w:hAnsi="Times New Roman" w:cs="Times New Roman"/>
          <w:noProof/>
          <w:sz w:val="24"/>
          <w:szCs w:val="24"/>
        </w:rPr>
        <w:t>(10), 1126–1131.</w:t>
      </w:r>
      <w:r w:rsidR="008D0099">
        <w:rPr>
          <w:rFonts w:ascii="Times New Roman" w:hAnsi="Times New Roman" w:cs="Times New Roman"/>
          <w:noProof/>
          <w:sz w:val="24"/>
          <w:szCs w:val="24"/>
        </w:rPr>
        <w:t xml:space="preserve"> doi: </w:t>
      </w:r>
      <w:r w:rsidR="008D0099" w:rsidRPr="008D0099">
        <w:rPr>
          <w:rFonts w:ascii="Times New Roman" w:hAnsi="Times New Roman" w:cs="Times New Roman"/>
          <w:noProof/>
          <w:sz w:val="24"/>
          <w:szCs w:val="24"/>
        </w:rPr>
        <w:t>10.1111/2041-210X.12263</w:t>
      </w:r>
    </w:p>
    <w:p w14:paraId="0834ADC9" w14:textId="1037A03C"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Silvestro, D</w:t>
      </w:r>
      <w:r w:rsidR="002F46CC">
        <w:rPr>
          <w:rFonts w:ascii="Times New Roman" w:hAnsi="Times New Roman" w:cs="Times New Roman"/>
          <w:noProof/>
          <w:sz w:val="24"/>
          <w:szCs w:val="24"/>
        </w:rPr>
        <w:t>.</w:t>
      </w:r>
      <w:r w:rsidRPr="00230579">
        <w:rPr>
          <w:rFonts w:ascii="Times New Roman" w:hAnsi="Times New Roman" w:cs="Times New Roman"/>
          <w:noProof/>
          <w:sz w:val="24"/>
          <w:szCs w:val="24"/>
        </w:rPr>
        <w:t xml:space="preserve">, Castiglione, S., Mondanaro, A., Serio, C., Melchionna, M., Piras, P., </w:t>
      </w:r>
      <w:r w:rsidR="008D0099">
        <w:rPr>
          <w:rFonts w:ascii="Times New Roman" w:hAnsi="Times New Roman" w:cs="Times New Roman"/>
          <w:noProof/>
          <w:sz w:val="24"/>
          <w:szCs w:val="24"/>
        </w:rPr>
        <w:t xml:space="preserve"> et al., </w:t>
      </w:r>
      <w:r w:rsidRPr="00230579">
        <w:rPr>
          <w:rFonts w:ascii="Times New Roman" w:hAnsi="Times New Roman" w:cs="Times New Roman"/>
          <w:noProof/>
          <w:sz w:val="24"/>
          <w:szCs w:val="24"/>
        </w:rPr>
        <w:t xml:space="preserve">(2020). A 450 million years long latitudinal gradient in age-dependent extinction. </w:t>
      </w:r>
      <w:r w:rsidRPr="00230579">
        <w:rPr>
          <w:rFonts w:ascii="Times New Roman" w:hAnsi="Times New Roman" w:cs="Times New Roman"/>
          <w:i/>
          <w:iCs/>
          <w:noProof/>
          <w:sz w:val="24"/>
          <w:szCs w:val="24"/>
        </w:rPr>
        <w:t>Ecology Letters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23</w:t>
      </w:r>
      <w:r w:rsidRPr="00230579">
        <w:rPr>
          <w:rFonts w:ascii="Times New Roman" w:hAnsi="Times New Roman" w:cs="Times New Roman"/>
          <w:noProof/>
          <w:sz w:val="24"/>
          <w:szCs w:val="24"/>
        </w:rPr>
        <w:t>(3), 439–446. doi: 10.1111/ele.13441</w:t>
      </w:r>
    </w:p>
    <w:p w14:paraId="67FBA87F" w14:textId="77AF0C2A"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Silvestro, D</w:t>
      </w:r>
      <w:r w:rsidR="002F46CC">
        <w:rPr>
          <w:rFonts w:ascii="Times New Roman" w:hAnsi="Times New Roman" w:cs="Times New Roman"/>
          <w:noProof/>
          <w:sz w:val="24"/>
          <w:szCs w:val="24"/>
        </w:rPr>
        <w:t>.</w:t>
      </w:r>
      <w:r w:rsidRPr="00230579">
        <w:rPr>
          <w:rFonts w:ascii="Times New Roman" w:hAnsi="Times New Roman" w:cs="Times New Roman"/>
          <w:noProof/>
          <w:sz w:val="24"/>
          <w:szCs w:val="24"/>
        </w:rPr>
        <w:t xml:space="preserve">, Salamin, N., Antonelli, A., &amp; Meyer, X. (2019). Improved estimation of macroevolutionary rates from fossil data using a Bayesian framework. </w:t>
      </w:r>
      <w:r w:rsidRPr="00230579">
        <w:rPr>
          <w:rFonts w:ascii="Times New Roman" w:hAnsi="Times New Roman" w:cs="Times New Roman"/>
          <w:i/>
          <w:iCs/>
          <w:noProof/>
          <w:sz w:val="24"/>
          <w:szCs w:val="24"/>
        </w:rPr>
        <w:t>Paleobiology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45</w:t>
      </w:r>
      <w:r w:rsidRPr="00230579">
        <w:rPr>
          <w:rFonts w:ascii="Times New Roman" w:hAnsi="Times New Roman" w:cs="Times New Roman"/>
          <w:noProof/>
          <w:sz w:val="24"/>
          <w:szCs w:val="24"/>
        </w:rPr>
        <w:t>(4), 546–570. doi: 10.1017/pab.2019.23</w:t>
      </w:r>
    </w:p>
    <w:p w14:paraId="3C7BFDFB" w14:textId="115971B9"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Silvestro, D</w:t>
      </w:r>
      <w:r w:rsidR="002F46CC">
        <w:rPr>
          <w:rFonts w:ascii="Times New Roman" w:hAnsi="Times New Roman" w:cs="Times New Roman"/>
          <w:noProof/>
          <w:sz w:val="24"/>
          <w:szCs w:val="24"/>
        </w:rPr>
        <w:t>.</w:t>
      </w:r>
      <w:r w:rsidRPr="00230579">
        <w:rPr>
          <w:rFonts w:ascii="Times New Roman" w:hAnsi="Times New Roman" w:cs="Times New Roman"/>
          <w:noProof/>
          <w:sz w:val="24"/>
          <w:szCs w:val="24"/>
        </w:rPr>
        <w:t xml:space="preserve">, Warnock, R. C. M., Gavryushkina, A., &amp; Stadler, T. (2018). Closing the gap between palaeontological and neontological speciation and extinction rate estimates. </w:t>
      </w:r>
      <w:r w:rsidRPr="00230579">
        <w:rPr>
          <w:rFonts w:ascii="Times New Roman" w:hAnsi="Times New Roman" w:cs="Times New Roman"/>
          <w:i/>
          <w:iCs/>
          <w:noProof/>
          <w:sz w:val="24"/>
          <w:szCs w:val="24"/>
        </w:rPr>
        <w:t>Nature Communications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9</w:t>
      </w:r>
      <w:r w:rsidRPr="00230579">
        <w:rPr>
          <w:rFonts w:ascii="Times New Roman" w:hAnsi="Times New Roman" w:cs="Times New Roman"/>
          <w:noProof/>
          <w:sz w:val="24"/>
          <w:szCs w:val="24"/>
        </w:rPr>
        <w:t>(1). doi: 10.1038/s41467-018-07622-y</w:t>
      </w:r>
    </w:p>
    <w:p w14:paraId="7BCB6AF5"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Simpson, George Gaylord. (1961). </w:t>
      </w:r>
      <w:r w:rsidRPr="00230579">
        <w:rPr>
          <w:rFonts w:ascii="Times New Roman" w:hAnsi="Times New Roman" w:cs="Times New Roman"/>
          <w:i/>
          <w:iCs/>
          <w:noProof/>
          <w:sz w:val="24"/>
          <w:szCs w:val="24"/>
        </w:rPr>
        <w:t>Principles of animal taxonomy</w:t>
      </w:r>
      <w:r w:rsidRPr="00230579">
        <w:rPr>
          <w:rFonts w:ascii="Times New Roman" w:hAnsi="Times New Roman" w:cs="Times New Roman"/>
          <w:noProof/>
          <w:sz w:val="24"/>
          <w:szCs w:val="24"/>
        </w:rPr>
        <w:t>. Columbia University Press.</w:t>
      </w:r>
    </w:p>
    <w:p w14:paraId="45D344F8"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Simpson, George Gaylord. (1984). </w:t>
      </w:r>
      <w:r w:rsidRPr="00230579">
        <w:rPr>
          <w:rFonts w:ascii="Times New Roman" w:hAnsi="Times New Roman" w:cs="Times New Roman"/>
          <w:i/>
          <w:iCs/>
          <w:noProof/>
          <w:sz w:val="24"/>
          <w:szCs w:val="24"/>
        </w:rPr>
        <w:t>Tempo and mode in evolution</w:t>
      </w:r>
      <w:r w:rsidRPr="00230579">
        <w:rPr>
          <w:rFonts w:ascii="Times New Roman" w:hAnsi="Times New Roman" w:cs="Times New Roman"/>
          <w:noProof/>
          <w:sz w:val="24"/>
          <w:szCs w:val="24"/>
        </w:rPr>
        <w:t>. Columbia University Press.</w:t>
      </w:r>
    </w:p>
    <w:p w14:paraId="5509C39F"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Simpson, Geroge G. (1951). The species concept. </w:t>
      </w:r>
      <w:r w:rsidRPr="00230579">
        <w:rPr>
          <w:rFonts w:ascii="Times New Roman" w:hAnsi="Times New Roman" w:cs="Times New Roman"/>
          <w:i/>
          <w:iCs/>
          <w:noProof/>
          <w:sz w:val="24"/>
          <w:szCs w:val="24"/>
        </w:rPr>
        <w:t>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5</w:t>
      </w:r>
      <w:r w:rsidRPr="00230579">
        <w:rPr>
          <w:rFonts w:ascii="Times New Roman" w:hAnsi="Times New Roman" w:cs="Times New Roman"/>
          <w:noProof/>
          <w:sz w:val="24"/>
          <w:szCs w:val="24"/>
        </w:rPr>
        <w:t>(4), 285–298.</w:t>
      </w:r>
    </w:p>
    <w:p w14:paraId="72A28952"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Skeels, A., &amp; Cardillo, M. (2019). Reconstructing the geography of speciation from contemporary biodiversity data. </w:t>
      </w:r>
      <w:r w:rsidRPr="00230579">
        <w:rPr>
          <w:rFonts w:ascii="Times New Roman" w:hAnsi="Times New Roman" w:cs="Times New Roman"/>
          <w:i/>
          <w:iCs/>
          <w:noProof/>
          <w:sz w:val="24"/>
          <w:szCs w:val="24"/>
        </w:rPr>
        <w:t>American Naturalist</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193</w:t>
      </w:r>
      <w:r w:rsidRPr="00230579">
        <w:rPr>
          <w:rFonts w:ascii="Times New Roman" w:hAnsi="Times New Roman" w:cs="Times New Roman"/>
          <w:noProof/>
          <w:sz w:val="24"/>
          <w:szCs w:val="24"/>
        </w:rPr>
        <w:t>(2), 240–255. doi: 10.1086/701125</w:t>
      </w:r>
    </w:p>
    <w:p w14:paraId="607AF178" w14:textId="715BC132"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Sonne, J., Dalsgaard, B., Borregaard, M. K., Kennedy, J., Fjeldså, J., &amp; Rahbek, C. (2022). Biodiversity cradles and museums segregating within hotspots of endemism. </w:t>
      </w:r>
      <w:r w:rsidRPr="00230579">
        <w:rPr>
          <w:rFonts w:ascii="Times New Roman" w:hAnsi="Times New Roman" w:cs="Times New Roman"/>
          <w:i/>
          <w:iCs/>
          <w:noProof/>
          <w:sz w:val="24"/>
          <w:szCs w:val="24"/>
        </w:rPr>
        <w:t>Proceedings of the Royal Society B: Biological Sciences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289</w:t>
      </w:r>
      <w:r w:rsidRPr="00230579">
        <w:rPr>
          <w:rFonts w:ascii="Times New Roman" w:hAnsi="Times New Roman" w:cs="Times New Roman"/>
          <w:noProof/>
          <w:sz w:val="24"/>
          <w:szCs w:val="24"/>
        </w:rPr>
        <w:t>(1981)</w:t>
      </w:r>
      <w:r w:rsidR="002F46CC">
        <w:rPr>
          <w:rFonts w:ascii="Times New Roman" w:hAnsi="Times New Roman" w:cs="Times New Roman"/>
          <w:noProof/>
          <w:sz w:val="24"/>
          <w:szCs w:val="24"/>
        </w:rPr>
        <w:t>, 20221102</w:t>
      </w:r>
      <w:r w:rsidRPr="00230579">
        <w:rPr>
          <w:rFonts w:ascii="Times New Roman" w:hAnsi="Times New Roman" w:cs="Times New Roman"/>
          <w:noProof/>
          <w:sz w:val="24"/>
          <w:szCs w:val="24"/>
        </w:rPr>
        <w:t>. doi: 10.1098/rspb.2022.1102</w:t>
      </w:r>
    </w:p>
    <w:p w14:paraId="5537D33B" w14:textId="13E790D0" w:rsidR="00F97445" w:rsidRPr="00F97445" w:rsidRDefault="00F97445" w:rsidP="00F97445">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F97445">
        <w:rPr>
          <w:rFonts w:ascii="Times New Roman" w:hAnsi="Times New Roman" w:cs="Times New Roman"/>
          <w:noProof/>
          <w:sz w:val="24"/>
          <w:szCs w:val="24"/>
        </w:rPr>
        <w:t>Stadler T (2019). TreeSim: Simulating Phylogenetic Trees. R package version</w:t>
      </w:r>
    </w:p>
    <w:p w14:paraId="17B95F04" w14:textId="59199CCA" w:rsidR="00F97445" w:rsidRDefault="00F97445" w:rsidP="00F97445">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F97445">
        <w:rPr>
          <w:rFonts w:ascii="Times New Roman" w:hAnsi="Times New Roman" w:cs="Times New Roman"/>
          <w:noProof/>
          <w:sz w:val="24"/>
          <w:szCs w:val="24"/>
        </w:rPr>
        <w:t xml:space="preserve">  2.4, https://CRAN.R-project.org/package=TreeSim</w:t>
      </w:r>
    </w:p>
    <w:p w14:paraId="5DAABF40" w14:textId="47E0D788" w:rsidR="00230579" w:rsidRPr="00230579" w:rsidRDefault="00230579" w:rsidP="00F97445">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Swenson, N. G. (2019). </w:t>
      </w:r>
      <w:r w:rsidRPr="00230579">
        <w:rPr>
          <w:rFonts w:ascii="Times New Roman" w:hAnsi="Times New Roman" w:cs="Times New Roman"/>
          <w:i/>
          <w:iCs/>
          <w:noProof/>
          <w:sz w:val="24"/>
          <w:szCs w:val="24"/>
        </w:rPr>
        <w:t>Phylogenetic ecology: A history, critique, and remodeling</w:t>
      </w:r>
      <w:r w:rsidRPr="00230579">
        <w:rPr>
          <w:rFonts w:ascii="Times New Roman" w:hAnsi="Times New Roman" w:cs="Times New Roman"/>
          <w:noProof/>
          <w:sz w:val="24"/>
          <w:szCs w:val="24"/>
        </w:rPr>
        <w:t>. University of Chicago Press.</w:t>
      </w:r>
    </w:p>
    <w:p w14:paraId="7A77F08F"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Tanentzap, A. J., Brandt, A. J., Smissen, R. D., Heenan, P. B., Fukami, T., &amp; Lee, W. G. (2015). When do plant radiations influence community assembly? The importance of historical contingency in the race for niche space. </w:t>
      </w:r>
      <w:r w:rsidRPr="00230579">
        <w:rPr>
          <w:rFonts w:ascii="Times New Roman" w:hAnsi="Times New Roman" w:cs="Times New Roman"/>
          <w:i/>
          <w:iCs/>
          <w:noProof/>
          <w:sz w:val="24"/>
          <w:szCs w:val="24"/>
        </w:rPr>
        <w:t>New Phytologist</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207</w:t>
      </w:r>
      <w:r w:rsidRPr="00230579">
        <w:rPr>
          <w:rFonts w:ascii="Times New Roman" w:hAnsi="Times New Roman" w:cs="Times New Roman"/>
          <w:noProof/>
          <w:sz w:val="24"/>
          <w:szCs w:val="24"/>
        </w:rPr>
        <w:t>(2), 468–479. doi: 10.1111/nph.13362</w:t>
      </w:r>
    </w:p>
    <w:p w14:paraId="665496E2" w14:textId="0DCA40DF"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Tanentzap, A. J., Igea, J., Johnston, M. G., &amp; Larcombe, M. J. (2020). Does evolutionary </w:t>
      </w:r>
      <w:r w:rsidRPr="00230579">
        <w:rPr>
          <w:rFonts w:ascii="Times New Roman" w:hAnsi="Times New Roman" w:cs="Times New Roman"/>
          <w:noProof/>
          <w:sz w:val="24"/>
          <w:szCs w:val="24"/>
        </w:rPr>
        <w:lastRenderedPageBreak/>
        <w:t xml:space="preserve">history correlate with contemporary extinction risk by influencing range size dynamics? </w:t>
      </w:r>
      <w:r w:rsidRPr="00230579">
        <w:rPr>
          <w:rFonts w:ascii="Times New Roman" w:hAnsi="Times New Roman" w:cs="Times New Roman"/>
          <w:i/>
          <w:iCs/>
          <w:noProof/>
          <w:sz w:val="24"/>
          <w:szCs w:val="24"/>
        </w:rPr>
        <w:t>American Naturalist</w:t>
      </w:r>
      <w:r w:rsidR="002F46CC">
        <w:rPr>
          <w:rFonts w:ascii="Times New Roman" w:hAnsi="Times New Roman" w:cs="Times New Roman"/>
          <w:noProof/>
          <w:sz w:val="24"/>
          <w:szCs w:val="24"/>
        </w:rPr>
        <w:t>, 195(3), 569</w:t>
      </w:r>
      <w:r w:rsidR="002F46CC" w:rsidRPr="00230579">
        <w:rPr>
          <w:rFonts w:ascii="Times New Roman" w:hAnsi="Times New Roman" w:cs="Times New Roman"/>
          <w:noProof/>
          <w:sz w:val="24"/>
          <w:szCs w:val="24"/>
        </w:rPr>
        <w:t>–</w:t>
      </w:r>
      <w:r w:rsidR="002F46CC">
        <w:rPr>
          <w:rFonts w:ascii="Times New Roman" w:hAnsi="Times New Roman" w:cs="Times New Roman"/>
          <w:noProof/>
          <w:sz w:val="24"/>
          <w:szCs w:val="24"/>
        </w:rPr>
        <w:t>576.</w:t>
      </w:r>
      <w:r w:rsidRPr="00230579">
        <w:rPr>
          <w:rFonts w:ascii="Times New Roman" w:hAnsi="Times New Roman" w:cs="Times New Roman"/>
          <w:noProof/>
          <w:sz w:val="24"/>
          <w:szCs w:val="24"/>
        </w:rPr>
        <w:t xml:space="preserve"> doi: 10.1086/707207</w:t>
      </w:r>
    </w:p>
    <w:p w14:paraId="562D3C89"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Thomas, G. H., Hartmann, K., Jetz, W., Joy, J. B., Mimoto, A., &amp; Mooers, A. O. (2013). PASTIS: An R package to facilitate phylogenetic assembly with soft taxonomic inferences. </w:t>
      </w:r>
      <w:r w:rsidRPr="00230579">
        <w:rPr>
          <w:rFonts w:ascii="Times New Roman" w:hAnsi="Times New Roman" w:cs="Times New Roman"/>
          <w:i/>
          <w:iCs/>
          <w:noProof/>
          <w:sz w:val="24"/>
          <w:szCs w:val="24"/>
        </w:rPr>
        <w:t>Methods in Ecology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w:t>
      </w:r>
      <w:r w:rsidRPr="00230579">
        <w:rPr>
          <w:rFonts w:ascii="Times New Roman" w:hAnsi="Times New Roman" w:cs="Times New Roman"/>
          <w:noProof/>
          <w:sz w:val="24"/>
          <w:szCs w:val="24"/>
        </w:rPr>
        <w:t>(11), 1011–1017. doi: 10.1111/2041-210X.12117</w:t>
      </w:r>
    </w:p>
    <w:p w14:paraId="207824D8" w14:textId="0D55CD4D"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Upham, N. S., Esselstyn, J. A., &amp; Jetz, W. (2019). Inferring the mammal tree: Species-level sets of phylogenies for questions in ecology, evolution, and conservation. In </w:t>
      </w:r>
      <w:r w:rsidRPr="00230579">
        <w:rPr>
          <w:rFonts w:ascii="Times New Roman" w:hAnsi="Times New Roman" w:cs="Times New Roman"/>
          <w:i/>
          <w:iCs/>
          <w:noProof/>
          <w:sz w:val="24"/>
          <w:szCs w:val="24"/>
        </w:rPr>
        <w:t>PLoS Biology</w:t>
      </w:r>
      <w:r w:rsidR="002F46CC">
        <w:rPr>
          <w:rFonts w:ascii="Times New Roman" w:hAnsi="Times New Roman" w:cs="Times New Roman"/>
          <w:noProof/>
          <w:sz w:val="24"/>
          <w:szCs w:val="24"/>
        </w:rPr>
        <w:t>, 17(12), e3000494</w:t>
      </w:r>
      <w:r w:rsidRPr="00230579">
        <w:rPr>
          <w:rFonts w:ascii="Times New Roman" w:hAnsi="Times New Roman" w:cs="Times New Roman"/>
          <w:noProof/>
          <w:sz w:val="24"/>
          <w:szCs w:val="24"/>
        </w:rPr>
        <w:t>. doi: 10.1371/journal.pbio.3000494</w:t>
      </w:r>
    </w:p>
    <w:p w14:paraId="3C2A3A7A" w14:textId="5A73744A"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Van Valen, L. (1973). A new evolutionary </w:t>
      </w:r>
      <w:r w:rsidR="002F46CC">
        <w:rPr>
          <w:rFonts w:ascii="Times New Roman" w:hAnsi="Times New Roman" w:cs="Times New Roman"/>
          <w:noProof/>
          <w:sz w:val="24"/>
          <w:szCs w:val="24"/>
        </w:rPr>
        <w:t>law</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Evolutionary Theory</w:t>
      </w:r>
      <w:r w:rsidRPr="00230579">
        <w:rPr>
          <w:rFonts w:ascii="Times New Roman" w:hAnsi="Times New Roman" w:cs="Times New Roman"/>
          <w:noProof/>
          <w:sz w:val="24"/>
          <w:szCs w:val="24"/>
        </w:rPr>
        <w:t xml:space="preserve">. </w:t>
      </w:r>
      <w:r w:rsidR="002F46CC">
        <w:rPr>
          <w:rFonts w:ascii="Times New Roman" w:hAnsi="Times New Roman" w:cs="Times New Roman"/>
          <w:noProof/>
          <w:sz w:val="24"/>
          <w:szCs w:val="24"/>
        </w:rPr>
        <w:t>1, 1</w:t>
      </w:r>
      <w:r w:rsidR="002F46CC" w:rsidRPr="002F46CC">
        <w:rPr>
          <w:rFonts w:ascii="Times New Roman" w:hAnsi="Times New Roman" w:cs="Times New Roman"/>
          <w:noProof/>
          <w:sz w:val="24"/>
          <w:szCs w:val="24"/>
        </w:rPr>
        <w:t>–</w:t>
      </w:r>
      <w:r w:rsidR="002F46CC">
        <w:rPr>
          <w:rFonts w:ascii="Times New Roman" w:hAnsi="Times New Roman" w:cs="Times New Roman"/>
          <w:noProof/>
          <w:sz w:val="24"/>
          <w:szCs w:val="24"/>
        </w:rPr>
        <w:t>30.</w:t>
      </w:r>
    </w:p>
    <w:p w14:paraId="3B122327" w14:textId="7906B24A"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Verde Arregoitia, L. D., Blomberg, S. P., &amp; Fisher, D. O. (2013). Phylogenetic correlates of extinction risk in mammals: Species in older lineages are not at greater risk. </w:t>
      </w:r>
      <w:r w:rsidRPr="00230579">
        <w:rPr>
          <w:rFonts w:ascii="Times New Roman" w:hAnsi="Times New Roman" w:cs="Times New Roman"/>
          <w:i/>
          <w:iCs/>
          <w:noProof/>
          <w:sz w:val="24"/>
          <w:szCs w:val="24"/>
        </w:rPr>
        <w:t>Proceedings of the Royal Society B: Biological Sciences</w:t>
      </w:r>
      <w:r w:rsidR="00304B18">
        <w:rPr>
          <w:rFonts w:ascii="Times New Roman" w:hAnsi="Times New Roman" w:cs="Times New Roman"/>
          <w:noProof/>
          <w:sz w:val="24"/>
          <w:szCs w:val="24"/>
        </w:rPr>
        <w:t xml:space="preserve"> 280(1765), 20131092.</w:t>
      </w:r>
      <w:r w:rsidRPr="00230579">
        <w:rPr>
          <w:rFonts w:ascii="Times New Roman" w:hAnsi="Times New Roman" w:cs="Times New Roman"/>
          <w:noProof/>
          <w:sz w:val="24"/>
          <w:szCs w:val="24"/>
        </w:rPr>
        <w:t xml:space="preserve"> doi: 10.1098/rspb.2013.1092</w:t>
      </w:r>
    </w:p>
    <w:p w14:paraId="41DB57EC"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Wagner, P. J., Erwin, D. H., &amp; Anstey, R. L. (1995). Phylogenetic patterns as tests of speciation models. In </w:t>
      </w:r>
      <w:r w:rsidRPr="00230579">
        <w:rPr>
          <w:rFonts w:ascii="Times New Roman" w:hAnsi="Times New Roman" w:cs="Times New Roman"/>
          <w:i/>
          <w:iCs/>
          <w:noProof/>
          <w:sz w:val="24"/>
          <w:szCs w:val="24"/>
        </w:rPr>
        <w:t>New approaches to speciaiton in the fossil record</w:t>
      </w:r>
      <w:r w:rsidRPr="00230579">
        <w:rPr>
          <w:rFonts w:ascii="Times New Roman" w:hAnsi="Times New Roman" w:cs="Times New Roman"/>
          <w:noProof/>
          <w:sz w:val="24"/>
          <w:szCs w:val="24"/>
        </w:rPr>
        <w:t xml:space="preserve"> (pp. 87–122). New York: Columbia University Press.</w:t>
      </w:r>
    </w:p>
    <w:p w14:paraId="16C8E0E3"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rPr>
      </w:pPr>
      <w:r w:rsidRPr="00230579">
        <w:rPr>
          <w:rFonts w:ascii="Times New Roman" w:hAnsi="Times New Roman" w:cs="Times New Roman"/>
          <w:noProof/>
          <w:sz w:val="24"/>
          <w:szCs w:val="24"/>
        </w:rPr>
        <w:t xml:space="preserve">Willmann, R., &amp; Meier, R. (2000). A critique from the Hennigian species concept perspective. In </w:t>
      </w:r>
      <w:r w:rsidRPr="00230579">
        <w:rPr>
          <w:rFonts w:ascii="Times New Roman" w:hAnsi="Times New Roman" w:cs="Times New Roman"/>
          <w:i/>
          <w:iCs/>
          <w:noProof/>
          <w:sz w:val="24"/>
          <w:szCs w:val="24"/>
        </w:rPr>
        <w:t>Species concepts and phylogenetic theory: a debate</w:t>
      </w:r>
      <w:r w:rsidRPr="00230579">
        <w:rPr>
          <w:rFonts w:ascii="Times New Roman" w:hAnsi="Times New Roman" w:cs="Times New Roman"/>
          <w:noProof/>
          <w:sz w:val="24"/>
          <w:szCs w:val="24"/>
        </w:rPr>
        <w:t xml:space="preserve"> (pp. 101–118). New York: Columbia University Press.</w:t>
      </w:r>
    </w:p>
    <w:p w14:paraId="45667EA0" w14:textId="15B50734" w:rsidR="009978B8" w:rsidRDefault="00230579">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fldChar w:fldCharType="end"/>
      </w:r>
    </w:p>
    <w:sectPr w:rsidR="009978B8">
      <w:pgSz w:w="12240" w:h="15840"/>
      <w:pgMar w:top="1417" w:right="1701" w:bottom="1417" w:left="1701" w:header="0" w:footer="0" w:gutter="0"/>
      <w:lnNumType w:countBy="1" w:distance="283" w:restart="continuous"/>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Carlos Calderon del Cid" w:date="2023-09-26T21:57:00Z" w:initials="CC">
    <w:p w14:paraId="02C0CA16" w14:textId="3A4896AB" w:rsidR="004E3C32" w:rsidRDefault="004E3C32">
      <w:pPr>
        <w:pStyle w:val="Textocomentario"/>
      </w:pPr>
      <w:r>
        <w:rPr>
          <w:rStyle w:val="Refdecomentario"/>
        </w:rPr>
        <w:annotationRef/>
      </w:r>
      <w:r>
        <w:t xml:space="preserve">Rachel </w:t>
      </w:r>
      <w:proofErr w:type="spellStart"/>
      <w:r>
        <w:t>suggested</w:t>
      </w:r>
      <w:proofErr w:type="spellEnd"/>
      <w:r>
        <w:t xml:space="preserve"> </w:t>
      </w:r>
      <w:proofErr w:type="spellStart"/>
      <w:r>
        <w:t>to</w:t>
      </w:r>
      <w:proofErr w:type="spellEnd"/>
      <w:r>
        <w:t xml:space="preserve"> </w:t>
      </w:r>
      <w:proofErr w:type="spellStart"/>
      <w:r>
        <w:t>state</w:t>
      </w:r>
      <w:proofErr w:type="spellEnd"/>
      <w:r>
        <w:t xml:space="preserve"> in </w:t>
      </w:r>
      <w:proofErr w:type="spellStart"/>
      <w:r>
        <w:t>the</w:t>
      </w:r>
      <w:proofErr w:type="spellEnd"/>
      <w:r>
        <w:t xml:space="preserve"> </w:t>
      </w:r>
      <w:proofErr w:type="spellStart"/>
      <w:r>
        <w:t>beginning</w:t>
      </w:r>
      <w:proofErr w:type="spellEnd"/>
      <w:r>
        <w:t xml:space="preserve"> </w:t>
      </w:r>
      <w:proofErr w:type="spellStart"/>
      <w:r>
        <w:t>why</w:t>
      </w:r>
      <w:proofErr w:type="spellEnd"/>
      <w:r>
        <w:t xml:space="preserve"> </w:t>
      </w:r>
      <w:proofErr w:type="spellStart"/>
      <w:r>
        <w:t>we</w:t>
      </w:r>
      <w:proofErr w:type="spellEnd"/>
      <w:r>
        <w:t xml:space="preserve"> </w:t>
      </w:r>
      <w:proofErr w:type="spellStart"/>
      <w:r>
        <w:t>used</w:t>
      </w:r>
      <w:proofErr w:type="spellEnd"/>
      <w:r>
        <w:t xml:space="preserve"> </w:t>
      </w:r>
      <w:proofErr w:type="spellStart"/>
      <w:r>
        <w:t>different</w:t>
      </w:r>
      <w:proofErr w:type="spellEnd"/>
      <w:r>
        <w:t xml:space="preserve"> </w:t>
      </w:r>
      <w:proofErr w:type="spellStart"/>
      <w:r>
        <w:t>extinction</w:t>
      </w:r>
      <w:proofErr w:type="spellEnd"/>
      <w:r>
        <w:t xml:space="preserve"> </w:t>
      </w:r>
      <w:proofErr w:type="spellStart"/>
      <w:r>
        <w:t>approaches</w:t>
      </w:r>
      <w:proofErr w:type="spellEnd"/>
      <w:r>
        <w:t xml:space="preserve"> in </w:t>
      </w:r>
      <w:proofErr w:type="spellStart"/>
      <w:r>
        <w:t>our</w:t>
      </w:r>
      <w:proofErr w:type="spellEnd"/>
      <w:r>
        <w:t xml:space="preserve"> </w:t>
      </w:r>
      <w:proofErr w:type="spellStart"/>
      <w:r>
        <w:t>simulations</w:t>
      </w:r>
      <w:proofErr w:type="spellEnd"/>
      <w:r>
        <w:t>.</w:t>
      </w:r>
    </w:p>
  </w:comment>
  <w:comment w:id="59" w:author="Carlos Calderon del Cid" w:date="2023-07-16T23:20:00Z" w:initials="CCdC">
    <w:p w14:paraId="15382FE7" w14:textId="72D3EAC0" w:rsidR="009B2D2E" w:rsidRDefault="009B2D2E">
      <w:pPr>
        <w:pStyle w:val="Textocomentario"/>
      </w:pPr>
      <w:r>
        <w:rPr>
          <w:rStyle w:val="Refdecomentario"/>
        </w:rPr>
        <w:annotationRef/>
      </w:r>
      <w:r>
        <w:t xml:space="preserve">Daniele, can </w:t>
      </w:r>
      <w:proofErr w:type="spellStart"/>
      <w:r>
        <w:t>you</w:t>
      </w:r>
      <w:proofErr w:type="spellEnd"/>
      <w:r>
        <w:t xml:space="preserve"> </w:t>
      </w:r>
      <w:proofErr w:type="spellStart"/>
      <w:r>
        <w:t>check</w:t>
      </w:r>
      <w:proofErr w:type="spellEnd"/>
      <w:r>
        <w:t xml:space="preserve"> </w:t>
      </w:r>
      <w:proofErr w:type="spellStart"/>
      <w:r>
        <w:t>if</w:t>
      </w:r>
      <w:proofErr w:type="spellEnd"/>
      <w:r>
        <w:t xml:space="preserve"> </w:t>
      </w:r>
      <w:proofErr w:type="spellStart"/>
      <w:r>
        <w:t>the</w:t>
      </w:r>
      <w:proofErr w:type="spellEnd"/>
      <w:r>
        <w:t xml:space="preserve"> reference is okay in the bibliography?</w:t>
      </w:r>
    </w:p>
  </w:comment>
  <w:comment w:id="60" w:author="Daniele Silvestro" w:date="2023-07-11T16:23:00Z" w:initials="DS">
    <w:p w14:paraId="7961A015" w14:textId="5514FFA0" w:rsidR="00F332F3" w:rsidRDefault="00F332F3">
      <w:pPr>
        <w:pStyle w:val="Textocomentario"/>
      </w:pPr>
      <w:r>
        <w:rPr>
          <w:rStyle w:val="Refdecomentario"/>
        </w:rPr>
        <w:annotationRef/>
      </w:r>
      <w:r>
        <w:t>Did we use the true sp/ex rates here or did we estimate them?</w:t>
      </w:r>
    </w:p>
  </w:comment>
  <w:comment w:id="61" w:author="Carlos Calderon del Cid" w:date="2023-07-13T23:27:00Z" w:initials="CCdC">
    <w:p w14:paraId="4C160DF4" w14:textId="077E2672" w:rsidR="00DB7386" w:rsidRDefault="00DB7386">
      <w:pPr>
        <w:pStyle w:val="Textocomentario"/>
      </w:pPr>
      <w:r>
        <w:rPr>
          <w:rStyle w:val="Refdecomentario"/>
        </w:rPr>
        <w:annotationRef/>
      </w:r>
      <w:r>
        <w:t>We estimate them.</w:t>
      </w:r>
    </w:p>
  </w:comment>
  <w:comment w:id="62" w:author="Unknown Author" w:date="2023-07-10T08:56:00Z" w:initials="">
    <w:p w14:paraId="0B1841BF" w14:textId="77777777" w:rsidR="009978B8" w:rsidRDefault="00000000">
      <w:r>
        <w:rPr>
          <w:rFonts w:ascii="Calibri" w:eastAsia="DengXian" w:hAnsi="Calibri"/>
          <w:sz w:val="20"/>
          <w:lang w:val="en-US"/>
        </w:rPr>
        <w:t>I find it a bit confusing to always use different rates. Why not using lambda = 1 and an extinction fraction of e.g. 0.9, 0.5 and 0.1 (similar as in the section before)?</w:t>
      </w:r>
    </w:p>
  </w:comment>
  <w:comment w:id="63" w:author="Carlos Calderon del Cid" w:date="2023-07-13T23:29:00Z" w:initials="CCdC">
    <w:p w14:paraId="35A581ED" w14:textId="7B55E9DB" w:rsidR="00DB7386" w:rsidRDefault="00DB7386">
      <w:pPr>
        <w:pStyle w:val="Textocomentario"/>
      </w:pPr>
      <w:r>
        <w:rPr>
          <w:rStyle w:val="Refdecomentario"/>
        </w:rPr>
        <w:annotationRef/>
      </w:r>
      <w:r w:rsidR="00B81F00">
        <w:t xml:space="preserve">I don’t remember exactly why we decided these rates. However, they were also implemented in the following section. I mean, the same tres with the same three diversification scenarios were used to evaluate the imprint of extinction risk. </w:t>
      </w:r>
    </w:p>
  </w:comment>
  <w:comment w:id="113" w:author="Unknown Author" w:date="2023-07-08T09:09:00Z" w:initials="">
    <w:p w14:paraId="7D37FF3C" w14:textId="77777777" w:rsidR="009978B8" w:rsidRDefault="00000000">
      <w:r>
        <w:rPr>
          <w:rFonts w:ascii="Calibri" w:eastAsia="DengXian" w:hAnsi="Calibri"/>
          <w:sz w:val="20"/>
          <w:lang w:val="en-US"/>
        </w:rPr>
        <w:t>I wonder if this would change with the correction function.</w:t>
      </w:r>
    </w:p>
  </w:comment>
  <w:comment w:id="114" w:author="Daniele Silvestro" w:date="2023-07-11T16:18:00Z" w:initials="DS">
    <w:p w14:paraId="624ABD89" w14:textId="77777777" w:rsidR="005F7C25" w:rsidRDefault="005F7C25">
      <w:pPr>
        <w:pStyle w:val="Textocomentario"/>
      </w:pPr>
      <w:r>
        <w:rPr>
          <w:rStyle w:val="Refdecomentario"/>
        </w:rPr>
        <w:annotationRef/>
      </w:r>
      <w:r>
        <w:t>I am not 100% sure we need to keepo this section but if we do we shoult structure it with:</w:t>
      </w:r>
    </w:p>
    <w:p w14:paraId="3503C229" w14:textId="0BD777AF" w:rsidR="005F7C25" w:rsidRDefault="005F7C25" w:rsidP="005F7C25">
      <w:pPr>
        <w:pStyle w:val="Textocomentario"/>
        <w:numPr>
          <w:ilvl w:val="0"/>
          <w:numId w:val="1"/>
        </w:numPr>
      </w:pPr>
      <w:r>
        <w:t xml:space="preserve">Comparisons </w:t>
      </w:r>
      <w:r w:rsidR="00F332F3">
        <w:t>for</w:t>
      </w:r>
      <w:r>
        <w:t xml:space="preserve"> buddin speciation (</w:t>
      </w:r>
      <w:r w:rsidR="00F332F3">
        <w:t xml:space="preserve">random species case and </w:t>
      </w:r>
      <w:r>
        <w:t>extreme ca</w:t>
      </w:r>
      <w:r w:rsidR="00F332F3">
        <w:t>se</w:t>
      </w:r>
      <w:r>
        <w:t>)</w:t>
      </w:r>
    </w:p>
    <w:p w14:paraId="1083BC97" w14:textId="77777777" w:rsidR="005F7C25" w:rsidRDefault="00F332F3" w:rsidP="005F7C25">
      <w:pPr>
        <w:pStyle w:val="Textocomentario"/>
        <w:numPr>
          <w:ilvl w:val="0"/>
          <w:numId w:val="1"/>
        </w:numPr>
      </w:pPr>
      <w:r>
        <w:t>Bifurcation (random species) including corrected ages</w:t>
      </w:r>
    </w:p>
    <w:p w14:paraId="4FF804B1" w14:textId="77777777" w:rsidR="00F332F3" w:rsidRDefault="00F332F3" w:rsidP="00F332F3">
      <w:pPr>
        <w:pStyle w:val="Textocomentario"/>
      </w:pPr>
    </w:p>
    <w:p w14:paraId="2DBD596B" w14:textId="17FAD356" w:rsidR="00F332F3" w:rsidRDefault="00F332F3" w:rsidP="00F332F3">
      <w:pPr>
        <w:pStyle w:val="Textocomentario"/>
      </w:pPr>
      <w:r>
        <w:t>Ultimately though, I am not convinced that this experiments is adding much compared with the extinction risk one</w:t>
      </w:r>
    </w:p>
  </w:comment>
  <w:comment w:id="115" w:author="Carlos Calderon del Cid" w:date="2023-07-14T23:29:00Z" w:initials="CCdC">
    <w:p w14:paraId="139C3825" w14:textId="4288F546" w:rsidR="00DD4E4B" w:rsidRDefault="00DD4E4B">
      <w:pPr>
        <w:pStyle w:val="Textocomentario"/>
      </w:pPr>
      <w:r>
        <w:rPr>
          <w:rStyle w:val="Refdecomentario"/>
        </w:rPr>
        <w:annotationRef/>
      </w:r>
      <w:r>
        <w:t xml:space="preserve">I would like to keep this section. </w:t>
      </w:r>
      <w:r w:rsidR="00B35C65">
        <w:t xml:space="preserve">We used these results to point out important issues in the Discussion and </w:t>
      </w:r>
      <w:r>
        <w:t xml:space="preserve">I think it is very eloquent that under budding speciation is posible to estimate wrongly the oldest species of a clade according to the phylogenetic age. Even, in some papers which make inferences about extinction risk and species age (e.g. </w:t>
      </w:r>
      <w:hyperlink r:id="rId1" w:history="1">
        <w:r w:rsidRPr="00B32137">
          <w:rPr>
            <w:rStyle w:val="Hipervnculo"/>
          </w:rPr>
          <w:t>https://doi.org/10.1017/S1367943002002196</w:t>
        </w:r>
      </w:hyperlink>
      <w:r>
        <w:t>)</w:t>
      </w:r>
      <w:r w:rsidR="00822B8C">
        <w:t>,</w:t>
      </w:r>
      <w:r>
        <w:t xml:space="preserve"> the discussion is centered in </w:t>
      </w:r>
      <w:r w:rsidR="00822B8C">
        <w:t>singletons</w:t>
      </w:r>
      <w:r>
        <w:t xml:space="preserve"> as old species</w:t>
      </w:r>
      <w:r w:rsidR="00822B8C">
        <w:t xml:space="preserve"> and it can be the case (under high extinction and budding speciation) that this species are indeed young. </w:t>
      </w:r>
    </w:p>
    <w:p w14:paraId="2F7741A4" w14:textId="1DA737F9" w:rsidR="00822B8C" w:rsidRDefault="00B35C65">
      <w:pPr>
        <w:pStyle w:val="Textocomentario"/>
      </w:pPr>
      <w:r>
        <w:t xml:space="preserve">Also, given the point estimates figure that I sent in slack, I think we should not change the figures, however, I agree that they could appear in the Supplementary. </w:t>
      </w:r>
    </w:p>
  </w:comment>
  <w:comment w:id="121" w:author="Carlos Calderon del Cid" w:date="2023-07-16T21:04:00Z" w:initials="CCdC">
    <w:p w14:paraId="54528AB0" w14:textId="209C54A7" w:rsidR="00AF514B" w:rsidRDefault="00AF514B">
      <w:pPr>
        <w:pStyle w:val="Textocomentario"/>
      </w:pPr>
      <w:r>
        <w:rPr>
          <w:rStyle w:val="Refdecomentario"/>
        </w:rPr>
        <w:annotationRef/>
      </w:r>
      <w:r>
        <w:t>New paragraph</w:t>
      </w:r>
    </w:p>
  </w:comment>
  <w:comment w:id="122" w:author="Unknown Author" w:date="2023-07-10T11:44:00Z" w:initials="">
    <w:p w14:paraId="47F2D94A" w14:textId="77777777" w:rsidR="009978B8" w:rsidRDefault="00000000">
      <w:r>
        <w:rPr>
          <w:rFonts w:ascii="Calibri" w:hAnsi="Calibri"/>
          <w:sz w:val="20"/>
          <w:lang w:val="en-US"/>
        </w:rPr>
        <w:t>I would not say it is low and, importantly, our conclusions when comparing species age or extinction risk (Figs 6/8) are screwed up.</w:t>
      </w:r>
    </w:p>
  </w:comment>
  <w:comment w:id="123" w:author="Carlos Calderon del Cid" w:date="2023-07-16T13:49:00Z" w:initials="CCdC">
    <w:p w14:paraId="12E1DCAC" w14:textId="0249F0D8" w:rsidR="00486840" w:rsidRDefault="00486840">
      <w:pPr>
        <w:pStyle w:val="Textocomentario"/>
      </w:pPr>
      <w:r>
        <w:rPr>
          <w:rStyle w:val="Refdecomentario"/>
        </w:rPr>
        <w:annotationRef/>
      </w:r>
      <w:r>
        <w:t>I arranged this sentence, in order to compare bifurcating with the other speciation modes.</w:t>
      </w:r>
    </w:p>
  </w:comment>
  <w:comment w:id="124" w:author="Carlos Calderon del Cid" w:date="2023-07-16T15:49:00Z" w:initials="CCdC">
    <w:p w14:paraId="202FABF4" w14:textId="580C5953" w:rsidR="00B35C65" w:rsidRDefault="00B35C65">
      <w:pPr>
        <w:pStyle w:val="Textocomentario"/>
      </w:pPr>
      <w:r>
        <w:rPr>
          <w:rStyle w:val="Refdecomentario"/>
        </w:rPr>
        <w:annotationRef/>
      </w:r>
      <w:r>
        <w:t xml:space="preserve">I removed the Tanentzap et al. 2020 method because it only accounts the problem of phylogenetic uncertainty and not the shortfalls of our paper. </w:t>
      </w:r>
    </w:p>
  </w:comment>
  <w:comment w:id="125" w:author="Carlos Calderon del Cid" w:date="2023-07-16T21:03:00Z" w:initials="CCdC">
    <w:p w14:paraId="608FC8CB" w14:textId="31B6BD8A" w:rsidR="00AF514B" w:rsidRDefault="00AF514B">
      <w:pPr>
        <w:pStyle w:val="Textocomentario"/>
      </w:pPr>
      <w:r>
        <w:rPr>
          <w:rStyle w:val="Refdecomentario"/>
        </w:rPr>
        <w:annotationRef/>
      </w:r>
      <w:r>
        <w:t>New paragraph</w:t>
      </w:r>
    </w:p>
  </w:comment>
  <w:comment w:id="126" w:author="Carlos Calderon del Cid" w:date="2023-07-16T21:04:00Z" w:initials="CCdC">
    <w:p w14:paraId="1BCDFD89" w14:textId="123F7CD0" w:rsidR="00AF514B" w:rsidRDefault="00AF514B">
      <w:pPr>
        <w:pStyle w:val="Textocomentario"/>
      </w:pPr>
      <w:r>
        <w:rPr>
          <w:rStyle w:val="Refdecomentario"/>
        </w:rPr>
        <w:annotationRef/>
      </w:r>
      <w:r>
        <w:t>New paragraph</w:t>
      </w:r>
    </w:p>
  </w:comment>
  <w:comment w:id="127" w:author="Juan Carrillo" w:date="2023-07-07T11:09:00Z" w:initials="JC">
    <w:p w14:paraId="17E88969" w14:textId="77777777" w:rsidR="009978B8" w:rsidRDefault="00000000">
      <w:r>
        <w:rPr>
          <w:rFonts w:ascii="Liberation Serif" w:eastAsia="DejaVu Sans" w:hAnsi="Liberation Serif" w:cs="DejaVu Sans"/>
          <w:sz w:val="24"/>
          <w:szCs w:val="24"/>
          <w:lang w:val="en-US" w:eastAsia="en-US" w:bidi="en-US"/>
        </w:rPr>
        <w:t>I think we could combine Fig 5 and 6 in only one figure, for example using different colors for the histograms made using two random species.</w:t>
      </w:r>
    </w:p>
  </w:comment>
  <w:comment w:id="128" w:author="Unknown Author" w:date="2023-07-07T15:27:00Z" w:initials="">
    <w:p w14:paraId="70631801" w14:textId="77777777" w:rsidR="009978B8" w:rsidRDefault="00000000">
      <w:r>
        <w:rPr>
          <w:rFonts w:ascii="Calibri" w:eastAsia="DengXian" w:hAnsi="Calibri"/>
          <w:sz w:val="20"/>
          <w:lang w:val="en-US"/>
        </w:rPr>
        <w:t>Very heterogeneous, e.g. capitalization of title or  many references are missing page numbers. In many ref managaers you will manually need to change titles to lower case.</w:t>
      </w:r>
    </w:p>
  </w:comment>
  <w:comment w:id="129" w:author="Carlos Calderon del Cid" w:date="2023-07-16T23:20:00Z" w:initials="CCdC">
    <w:p w14:paraId="2A19E2BA" w14:textId="7456BBC4" w:rsidR="009B2D2E" w:rsidRDefault="009B2D2E">
      <w:pPr>
        <w:pStyle w:val="Textocomentario"/>
      </w:pPr>
      <w:r>
        <w:rPr>
          <w:rStyle w:val="Refdecomentario"/>
        </w:rPr>
        <w:annotationRef/>
      </w:r>
      <w:r>
        <w:t xml:space="preserve">I was more careful this time.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C0CA16" w15:done="0"/>
  <w15:commentEx w15:paraId="15382FE7" w15:done="0"/>
  <w15:commentEx w15:paraId="7961A015" w15:done="0"/>
  <w15:commentEx w15:paraId="4C160DF4" w15:paraIdParent="7961A015" w15:done="0"/>
  <w15:commentEx w15:paraId="0B1841BF" w15:done="0"/>
  <w15:commentEx w15:paraId="35A581ED" w15:paraIdParent="0B1841BF" w15:done="0"/>
  <w15:commentEx w15:paraId="7D37FF3C" w15:done="0"/>
  <w15:commentEx w15:paraId="2DBD596B" w15:paraIdParent="7D37FF3C" w15:done="0"/>
  <w15:commentEx w15:paraId="2F7741A4" w15:paraIdParent="7D37FF3C" w15:done="0"/>
  <w15:commentEx w15:paraId="54528AB0" w15:done="0"/>
  <w15:commentEx w15:paraId="47F2D94A" w15:done="0"/>
  <w15:commentEx w15:paraId="12E1DCAC" w15:paraIdParent="47F2D94A" w15:done="0"/>
  <w15:commentEx w15:paraId="202FABF4" w15:done="0"/>
  <w15:commentEx w15:paraId="608FC8CB" w15:done="0"/>
  <w15:commentEx w15:paraId="1BCDFD89" w15:done="0"/>
  <w15:commentEx w15:paraId="17E88969" w15:done="0"/>
  <w15:commentEx w15:paraId="70631801" w15:done="0"/>
  <w15:commentEx w15:paraId="2A19E2BA" w15:paraIdParent="706318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78597EF" w16cex:dateUtc="2023-09-27T00:57:00Z"/>
  <w16cex:commentExtensible w16cex:durableId="285EF9DA" w16cex:dateUtc="2023-07-17T02:20:00Z"/>
  <w16cex:commentExtensible w16cex:durableId="2858007C" w16cex:dateUtc="2023-07-11T14:23:00Z"/>
  <w16cex:commentExtensible w16cex:durableId="285B06FC" w16cex:dateUtc="2023-07-14T02:27:00Z"/>
  <w16cex:commentExtensible w16cex:durableId="285B0745" w16cex:dateUtc="2023-07-14T02:29:00Z"/>
  <w16cex:commentExtensible w16cex:durableId="2857FF3E" w16cex:dateUtc="2023-07-11T14:18:00Z"/>
  <w16cex:commentExtensible w16cex:durableId="285C58D3" w16cex:dateUtc="2023-07-15T02:29:00Z"/>
  <w16cex:commentExtensible w16cex:durableId="285ED9DB" w16cex:dateUtc="2023-07-17T00:04:00Z"/>
  <w16cex:commentExtensible w16cex:durableId="285E73D5" w16cex:dateUtc="2023-07-16T16:49:00Z"/>
  <w16cex:commentExtensible w16cex:durableId="285E9011" w16cex:dateUtc="2023-07-16T18:49:00Z"/>
  <w16cex:commentExtensible w16cex:durableId="285ED9BB" w16cex:dateUtc="2023-07-17T00:03:00Z"/>
  <w16cex:commentExtensible w16cex:durableId="285ED9CB" w16cex:dateUtc="2023-07-17T00:04:00Z"/>
  <w16cex:commentExtensible w16cex:durableId="285EF9B3" w16cex:dateUtc="2023-07-17T0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C0CA16" w16cid:durableId="178597EF"/>
  <w16cid:commentId w16cid:paraId="15382FE7" w16cid:durableId="285EF9DA"/>
  <w16cid:commentId w16cid:paraId="7961A015" w16cid:durableId="2858007C"/>
  <w16cid:commentId w16cid:paraId="4C160DF4" w16cid:durableId="285B06FC"/>
  <w16cid:commentId w16cid:paraId="0B1841BF" w16cid:durableId="28568972"/>
  <w16cid:commentId w16cid:paraId="35A581ED" w16cid:durableId="285B0745"/>
  <w16cid:commentId w16cid:paraId="7D37FF3C" w16cid:durableId="2856897D"/>
  <w16cid:commentId w16cid:paraId="2DBD596B" w16cid:durableId="2857FF3E"/>
  <w16cid:commentId w16cid:paraId="2F7741A4" w16cid:durableId="285C58D3"/>
  <w16cid:commentId w16cid:paraId="54528AB0" w16cid:durableId="285ED9DB"/>
  <w16cid:commentId w16cid:paraId="47F2D94A" w16cid:durableId="28568982"/>
  <w16cid:commentId w16cid:paraId="12E1DCAC" w16cid:durableId="285E73D5"/>
  <w16cid:commentId w16cid:paraId="202FABF4" w16cid:durableId="285E9011"/>
  <w16cid:commentId w16cid:paraId="608FC8CB" w16cid:durableId="285ED9BB"/>
  <w16cid:commentId w16cid:paraId="1BCDFD89" w16cid:durableId="285ED9CB"/>
  <w16cid:commentId w16cid:paraId="17E88969" w16cid:durableId="28568991"/>
  <w16cid:commentId w16cid:paraId="70631801" w16cid:durableId="28568994"/>
  <w16cid:commentId w16cid:paraId="2A19E2BA" w16cid:durableId="285EF9B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ejaVu Sans">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A38E7"/>
    <w:multiLevelType w:val="hybridMultilevel"/>
    <w:tmpl w:val="E12A8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791156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s Calderon del Cid">
    <w15:presenceInfo w15:providerId="Windows Live" w15:userId="0f3ba8ef2a35295a"/>
  </w15:person>
  <w15:person w15:author="Daniele Silvestro">
    <w15:presenceInfo w15:providerId="None" w15:userId="Daniele Silvest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08"/>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8B8"/>
    <w:rsid w:val="00011143"/>
    <w:rsid w:val="00016FE5"/>
    <w:rsid w:val="000214C8"/>
    <w:rsid w:val="00046A4B"/>
    <w:rsid w:val="000876CC"/>
    <w:rsid w:val="00095DFB"/>
    <w:rsid w:val="000B1488"/>
    <w:rsid w:val="001973FC"/>
    <w:rsid w:val="00197E73"/>
    <w:rsid w:val="00230579"/>
    <w:rsid w:val="00263CE8"/>
    <w:rsid w:val="002C17FB"/>
    <w:rsid w:val="002E48EB"/>
    <w:rsid w:val="002F46CC"/>
    <w:rsid w:val="00304B18"/>
    <w:rsid w:val="0030751F"/>
    <w:rsid w:val="00320B66"/>
    <w:rsid w:val="003212D5"/>
    <w:rsid w:val="00321485"/>
    <w:rsid w:val="00342EEC"/>
    <w:rsid w:val="00386CA8"/>
    <w:rsid w:val="003B07B6"/>
    <w:rsid w:val="003C4C1E"/>
    <w:rsid w:val="003F4D29"/>
    <w:rsid w:val="00416FDA"/>
    <w:rsid w:val="004258CE"/>
    <w:rsid w:val="0048609D"/>
    <w:rsid w:val="00486840"/>
    <w:rsid w:val="004A01AB"/>
    <w:rsid w:val="004E3C32"/>
    <w:rsid w:val="004F08F1"/>
    <w:rsid w:val="004F0B50"/>
    <w:rsid w:val="004F7BC4"/>
    <w:rsid w:val="00506218"/>
    <w:rsid w:val="00514AA0"/>
    <w:rsid w:val="0056360F"/>
    <w:rsid w:val="005D256A"/>
    <w:rsid w:val="005F7C25"/>
    <w:rsid w:val="00614615"/>
    <w:rsid w:val="00621D01"/>
    <w:rsid w:val="00637598"/>
    <w:rsid w:val="00685F72"/>
    <w:rsid w:val="006E1F15"/>
    <w:rsid w:val="006E31A8"/>
    <w:rsid w:val="006E6716"/>
    <w:rsid w:val="006F349E"/>
    <w:rsid w:val="00750B49"/>
    <w:rsid w:val="007C5B06"/>
    <w:rsid w:val="00822B8C"/>
    <w:rsid w:val="00845461"/>
    <w:rsid w:val="008851D9"/>
    <w:rsid w:val="008D0099"/>
    <w:rsid w:val="008D312C"/>
    <w:rsid w:val="008D681D"/>
    <w:rsid w:val="0094297A"/>
    <w:rsid w:val="00966D90"/>
    <w:rsid w:val="009978B8"/>
    <w:rsid w:val="009B2D2E"/>
    <w:rsid w:val="009E0DDB"/>
    <w:rsid w:val="00A210F1"/>
    <w:rsid w:val="00A52FD5"/>
    <w:rsid w:val="00A9166F"/>
    <w:rsid w:val="00AB3436"/>
    <w:rsid w:val="00AC7EB6"/>
    <w:rsid w:val="00AF514B"/>
    <w:rsid w:val="00B14922"/>
    <w:rsid w:val="00B35C65"/>
    <w:rsid w:val="00B50868"/>
    <w:rsid w:val="00B679A7"/>
    <w:rsid w:val="00B80316"/>
    <w:rsid w:val="00B81F00"/>
    <w:rsid w:val="00BB0B32"/>
    <w:rsid w:val="00BE7023"/>
    <w:rsid w:val="00C05393"/>
    <w:rsid w:val="00CC0724"/>
    <w:rsid w:val="00CD11D4"/>
    <w:rsid w:val="00CE0170"/>
    <w:rsid w:val="00CE2A7D"/>
    <w:rsid w:val="00D04637"/>
    <w:rsid w:val="00D71A36"/>
    <w:rsid w:val="00D85170"/>
    <w:rsid w:val="00DB7386"/>
    <w:rsid w:val="00DC7695"/>
    <w:rsid w:val="00DD4E4B"/>
    <w:rsid w:val="00DE12AA"/>
    <w:rsid w:val="00F332F3"/>
    <w:rsid w:val="00F97445"/>
    <w:rsid w:val="00FA5531"/>
    <w:rsid w:val="00FF70B4"/>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A7E0C"/>
  <w15:docId w15:val="{B79303CF-06C3-D44C-A2FC-024CE26CC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qFormat/>
    <w:rsid w:val="00890037"/>
  </w:style>
  <w:style w:type="character" w:styleId="Refdecomentario">
    <w:name w:val="annotation reference"/>
    <w:basedOn w:val="Fuentedeprrafopredeter"/>
    <w:uiPriority w:val="99"/>
    <w:semiHidden/>
    <w:unhideWhenUsed/>
    <w:qFormat/>
    <w:rsid w:val="00837BDB"/>
    <w:rPr>
      <w:sz w:val="16"/>
      <w:szCs w:val="16"/>
    </w:rPr>
  </w:style>
  <w:style w:type="character" w:customStyle="1" w:styleId="TextocomentarioCar">
    <w:name w:val="Texto comentario Car"/>
    <w:basedOn w:val="Fuentedeprrafopredeter"/>
    <w:link w:val="Textocomentario"/>
    <w:uiPriority w:val="99"/>
    <w:semiHidden/>
    <w:qFormat/>
    <w:rsid w:val="00837BDB"/>
    <w:rPr>
      <w:sz w:val="20"/>
      <w:szCs w:val="20"/>
    </w:rPr>
  </w:style>
  <w:style w:type="character" w:customStyle="1" w:styleId="AsuntodelcomentarioCar">
    <w:name w:val="Asunto del comentario Car"/>
    <w:basedOn w:val="TextocomentarioCar"/>
    <w:link w:val="Asuntodelcomentario"/>
    <w:uiPriority w:val="99"/>
    <w:semiHidden/>
    <w:qFormat/>
    <w:rsid w:val="00837BDB"/>
    <w:rPr>
      <w:b/>
      <w:bCs/>
      <w:sz w:val="20"/>
      <w:szCs w:val="20"/>
    </w:rPr>
  </w:style>
  <w:style w:type="character" w:styleId="Hipervnculo">
    <w:name w:val="Hyperlink"/>
    <w:basedOn w:val="Fuentedeprrafopredeter"/>
    <w:uiPriority w:val="99"/>
    <w:unhideWhenUsed/>
    <w:rsid w:val="00E3054A"/>
    <w:rPr>
      <w:color w:val="0000FF"/>
      <w:u w:val="single"/>
    </w:rPr>
  </w:style>
  <w:style w:type="character" w:styleId="Mencinsinresolver">
    <w:name w:val="Unresolved Mention"/>
    <w:basedOn w:val="Fuentedeprrafopredeter"/>
    <w:uiPriority w:val="99"/>
    <w:semiHidden/>
    <w:unhideWhenUsed/>
    <w:qFormat/>
    <w:rsid w:val="00F36DFC"/>
    <w:rPr>
      <w:color w:val="605E5C"/>
      <w:shd w:val="clear" w:color="auto" w:fill="E1DFDD"/>
    </w:rPr>
  </w:style>
  <w:style w:type="character" w:customStyle="1" w:styleId="LineNumber1">
    <w:name w:val="Line Number1"/>
  </w:style>
  <w:style w:type="character" w:styleId="Textodelmarcadordeposicin">
    <w:name w:val="Placeholder Text"/>
    <w:basedOn w:val="Fuentedeprrafopredeter"/>
    <w:uiPriority w:val="99"/>
    <w:semiHidden/>
    <w:qFormat/>
    <w:rsid w:val="00050C70"/>
    <w:rPr>
      <w:color w:val="808080"/>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comentario">
    <w:name w:val="annotation text"/>
    <w:basedOn w:val="Normal"/>
    <w:link w:val="TextocomentarioCar"/>
    <w:uiPriority w:val="99"/>
    <w:semiHidden/>
    <w:unhideWhenUsed/>
    <w:qFormat/>
    <w:rsid w:val="00837BDB"/>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37BDB"/>
    <w:rPr>
      <w:b/>
      <w:bCs/>
    </w:rPr>
  </w:style>
  <w:style w:type="paragraph" w:styleId="Prrafodelista">
    <w:name w:val="List Paragraph"/>
    <w:basedOn w:val="Normal"/>
    <w:uiPriority w:val="34"/>
    <w:qFormat/>
    <w:rsid w:val="00440DED"/>
    <w:pPr>
      <w:ind w:left="720"/>
      <w:contextualSpacing/>
    </w:pPr>
  </w:style>
  <w:style w:type="paragraph" w:styleId="Revisin">
    <w:name w:val="Revision"/>
    <w:uiPriority w:val="99"/>
    <w:semiHidden/>
    <w:qFormat/>
    <w:rsid w:val="008D01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2705">
      <w:bodyDiv w:val="1"/>
      <w:marLeft w:val="0"/>
      <w:marRight w:val="0"/>
      <w:marTop w:val="0"/>
      <w:marBottom w:val="0"/>
      <w:divBdr>
        <w:top w:val="none" w:sz="0" w:space="0" w:color="auto"/>
        <w:left w:val="none" w:sz="0" w:space="0" w:color="auto"/>
        <w:bottom w:val="none" w:sz="0" w:space="0" w:color="auto"/>
        <w:right w:val="none" w:sz="0" w:space="0" w:color="auto"/>
      </w:divBdr>
      <w:divsChild>
        <w:div w:id="202732120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17/S1367943002002196"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e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30</Pages>
  <Words>30486</Words>
  <Characters>167673</Characters>
  <Application>Microsoft Office Word</Application>
  <DocSecurity>0</DocSecurity>
  <Lines>1397</Lines>
  <Paragraphs>395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dc:description/>
  <cp:lastModifiedBy>Carlos Calderon del Cid</cp:lastModifiedBy>
  <cp:revision>5</cp:revision>
  <dcterms:created xsi:type="dcterms:W3CDTF">2023-09-21T13:48:00Z</dcterms:created>
  <dcterms:modified xsi:type="dcterms:W3CDTF">2023-09-28T01:19:00Z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Mendeley Citation Style_1">
    <vt:lpwstr>http://www.zotero.org/styles/functional-ecology</vt:lpwstr>
  </property>
  <property fmtid="{D5CDD505-2E9C-101B-9397-08002B2CF9AE}" pid="5" name="Mendeley Document_1">
    <vt:lpwstr>True</vt:lpwstr>
  </property>
  <property fmtid="{D5CDD505-2E9C-101B-9397-08002B2CF9AE}" pid="6" name="Mendeley Recent Style Id 0_1">
    <vt:lpwstr>http://www.zotero.org/styles/acta-ecologica-sinica</vt:lpwstr>
  </property>
  <property fmtid="{D5CDD505-2E9C-101B-9397-08002B2CF9AE}" pid="7" name="Mendeley Recent Style Id 1_1">
    <vt:lpwstr>http://www.zotero.org/styles/biotropica</vt:lpwstr>
  </property>
  <property fmtid="{D5CDD505-2E9C-101B-9397-08002B2CF9AE}" pid="8" name="Mendeley Recent Style Id 2_1">
    <vt:lpwstr>http://www.zotero.org/styles/chicago-author-date</vt:lpwstr>
  </property>
  <property fmtid="{D5CDD505-2E9C-101B-9397-08002B2CF9AE}" pid="9" name="Mendeley Recent Style Id 3_1">
    <vt:lpwstr>https://csl.mendeley.com/styles/522853061/elsevier-communityecology-2</vt:lpwstr>
  </property>
  <property fmtid="{D5CDD505-2E9C-101B-9397-08002B2CF9AE}" pid="10" name="Mendeley Recent Style Id 4_1">
    <vt:lpwstr>http://csl.mendeley.com/styles/522853061/elsevier-communityecology-2</vt:lpwstr>
  </property>
  <property fmtid="{D5CDD505-2E9C-101B-9397-08002B2CF9AE}" pid="11" name="Mendeley Recent Style Id 5_1">
    <vt:lpwstr>http://www.zotero.org/styles/functional-ecology</vt:lpwstr>
  </property>
  <property fmtid="{D5CDD505-2E9C-101B-9397-08002B2CF9AE}" pid="12" name="Mendeley Recent Style Id 6_1">
    <vt:lpwstr>http://www.zotero.org/styles/fungal-ecology</vt:lpwstr>
  </property>
  <property fmtid="{D5CDD505-2E9C-101B-9397-08002B2CF9AE}" pid="13" name="Mendeley Recent Style Id 7_1">
    <vt:lpwstr>http://www.zotero.org/styles/harvard1</vt:lpwstr>
  </property>
  <property fmtid="{D5CDD505-2E9C-101B-9397-08002B2CF9AE}" pid="14" name="Mendeley Recent Style Id 8_1">
    <vt:lpwstr>http://www.zotero.org/styles/nature</vt:lpwstr>
  </property>
  <property fmtid="{D5CDD505-2E9C-101B-9397-08002B2CF9AE}" pid="15" name="Mendeley Recent Style Id 9_1">
    <vt:lpwstr>http://www.zotero.org/styles/vancouver</vt:lpwstr>
  </property>
  <property fmtid="{D5CDD505-2E9C-101B-9397-08002B2CF9AE}" pid="16" name="Mendeley Recent Style Name 0_1">
    <vt:lpwstr>Acta Ecologica Sinica</vt:lpwstr>
  </property>
  <property fmtid="{D5CDD505-2E9C-101B-9397-08002B2CF9AE}" pid="17" name="Mendeley Recent Style Name 1_1">
    <vt:lpwstr>Biotropica</vt:lpwstr>
  </property>
  <property fmtid="{D5CDD505-2E9C-101B-9397-08002B2CF9AE}" pid="18" name="Mendeley Recent Style Name 2_1">
    <vt:lpwstr>Chicago Manual of Style 17th edition (author-date)</vt:lpwstr>
  </property>
  <property fmtid="{D5CDD505-2E9C-101B-9397-08002B2CF9AE}" pid="19" name="Mendeley Recent Style Name 3_1">
    <vt:lpwstr>Elsevier - Harvard (with titles) - Carlos Calderón</vt:lpwstr>
  </property>
  <property fmtid="{D5CDD505-2E9C-101B-9397-08002B2CF9AE}" pid="20" name="Mendeley Recent Style Name 4_1">
    <vt:lpwstr>Elsevier - Harvard (with titles) - Carlos Calderón</vt:lpwstr>
  </property>
  <property fmtid="{D5CDD505-2E9C-101B-9397-08002B2CF9AE}" pid="21" name="Mendeley Recent Style Name 5_1">
    <vt:lpwstr>Functional Ecology</vt:lpwstr>
  </property>
  <property fmtid="{D5CDD505-2E9C-101B-9397-08002B2CF9AE}" pid="22" name="Mendeley Recent Style Name 6_1">
    <vt:lpwstr>Fungal Ecology</vt:lpwstr>
  </property>
  <property fmtid="{D5CDD505-2E9C-101B-9397-08002B2CF9AE}" pid="23" name="Mendeley Recent Style Name 7_1">
    <vt:lpwstr>Harvard reference format 1 (deprecated)</vt:lpwstr>
  </property>
  <property fmtid="{D5CDD505-2E9C-101B-9397-08002B2CF9AE}" pid="24" name="Mendeley Recent Style Name 8_1">
    <vt:lpwstr>Nature</vt:lpwstr>
  </property>
  <property fmtid="{D5CDD505-2E9C-101B-9397-08002B2CF9AE}" pid="25" name="Mendeley Recent Style Name 9_1">
    <vt:lpwstr>Vancouver</vt:lpwstr>
  </property>
  <property fmtid="{D5CDD505-2E9C-101B-9397-08002B2CF9AE}" pid="26" name="Mendeley Unique User Id_1">
    <vt:lpwstr>3ba7b455-8efd-3feb-9c7d-6730b08ebc95</vt:lpwstr>
  </property>
  <property fmtid="{D5CDD505-2E9C-101B-9397-08002B2CF9AE}" pid="27" name="ScaleCrop">
    <vt:bool>false</vt:bool>
  </property>
  <property fmtid="{D5CDD505-2E9C-101B-9397-08002B2CF9AE}" pid="28" name="ShareDoc">
    <vt:bool>false</vt:bool>
  </property>
</Properties>
</file>