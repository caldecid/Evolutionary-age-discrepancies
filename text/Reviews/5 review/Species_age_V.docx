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2066" w14:textId="12455BD2" w:rsidR="00D04637" w:rsidRDefault="00D04637">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Approximating species age under different speciation modes and extinction</w:t>
      </w:r>
    </w:p>
    <w:p w14:paraId="55907C10" w14:textId="77777777" w:rsidR="009978B8" w:rsidRDefault="009978B8">
      <w:pPr>
        <w:spacing w:after="0" w:line="360" w:lineRule="auto"/>
        <w:jc w:val="both"/>
        <w:rPr>
          <w:rFonts w:ascii="Times New Roman" w:hAnsi="Times New Roman" w:cs="Times New Roman"/>
          <w:b/>
          <w:bCs/>
          <w:sz w:val="24"/>
          <w:szCs w:val="24"/>
          <w:lang w:val="en-US"/>
        </w:rPr>
      </w:pPr>
    </w:p>
    <w:p w14:paraId="22F44416" w14:textId="77777777" w:rsidR="009978B8" w:rsidRDefault="009978B8">
      <w:pPr>
        <w:spacing w:after="0" w:line="360" w:lineRule="auto"/>
        <w:jc w:val="both"/>
        <w:rPr>
          <w:rFonts w:ascii="Times New Roman" w:hAnsi="Times New Roman" w:cs="Times New Roman"/>
          <w:b/>
          <w:bCs/>
          <w:sz w:val="24"/>
          <w:szCs w:val="24"/>
          <w:lang w:val="en-US"/>
        </w:rPr>
      </w:pPr>
    </w:p>
    <w:p w14:paraId="0FE4C468"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564F7709" w14:textId="77777777" w:rsidR="009978B8" w:rsidRDefault="009978B8">
      <w:pPr>
        <w:spacing w:after="0" w:line="360" w:lineRule="auto"/>
        <w:jc w:val="both"/>
        <w:rPr>
          <w:rFonts w:ascii="Times New Roman" w:hAnsi="Times New Roman" w:cs="Times New Roman"/>
          <w:sz w:val="24"/>
          <w:szCs w:val="24"/>
          <w:lang w:val="en-US"/>
        </w:rPr>
      </w:pPr>
    </w:p>
    <w:p w14:paraId="41968962" w14:textId="77777777" w:rsidR="009978B8" w:rsidRDefault="009978B8">
      <w:pPr>
        <w:spacing w:after="0" w:line="360" w:lineRule="auto"/>
        <w:jc w:val="both"/>
        <w:rPr>
          <w:rFonts w:ascii="Times New Roman" w:hAnsi="Times New Roman" w:cs="Times New Roman"/>
          <w:sz w:val="24"/>
          <w:szCs w:val="24"/>
          <w:lang w:val="en-US"/>
        </w:rPr>
      </w:pPr>
    </w:p>
    <w:p w14:paraId="47214AC5" w14:textId="77777777" w:rsidR="009978B8" w:rsidRDefault="009978B8">
      <w:pPr>
        <w:spacing w:after="0" w:line="360" w:lineRule="auto"/>
        <w:jc w:val="both"/>
        <w:rPr>
          <w:rFonts w:ascii="Times New Roman" w:hAnsi="Times New Roman" w:cs="Times New Roman"/>
          <w:sz w:val="24"/>
          <w:szCs w:val="24"/>
          <w:lang w:val="en-US"/>
        </w:rPr>
      </w:pPr>
    </w:p>
    <w:p w14:paraId="633E3D0F" w14:textId="77777777" w:rsidR="009978B8" w:rsidRDefault="009978B8">
      <w:pPr>
        <w:spacing w:after="0" w:line="360" w:lineRule="auto"/>
        <w:jc w:val="both"/>
        <w:rPr>
          <w:rFonts w:ascii="Times New Roman" w:hAnsi="Times New Roman" w:cs="Times New Roman"/>
          <w:sz w:val="24"/>
          <w:szCs w:val="24"/>
          <w:lang w:val="en-US"/>
        </w:rPr>
      </w:pPr>
    </w:p>
    <w:p w14:paraId="65B94BF4"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10A3B1E0"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72EB96DE"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Department of Biological and Environmental Sciences and Gothenburg Global Biodiversity Centre, University of Gothenburg, Sweden</w:t>
      </w:r>
    </w:p>
    <w:p w14:paraId="5307C134" w14:textId="77777777" w:rsidR="009978B8" w:rsidRDefault="009978B8">
      <w:pPr>
        <w:spacing w:after="0" w:line="360" w:lineRule="auto"/>
        <w:ind w:firstLine="709"/>
        <w:jc w:val="both"/>
        <w:rPr>
          <w:rFonts w:ascii="Times New Roman" w:hAnsi="Times New Roman" w:cs="Times New Roman"/>
          <w:b/>
          <w:bCs/>
          <w:sz w:val="24"/>
          <w:szCs w:val="24"/>
          <w:lang w:val="en-US"/>
        </w:rPr>
      </w:pPr>
    </w:p>
    <w:p w14:paraId="6B8BB9C9" w14:textId="77777777" w:rsidR="009978B8" w:rsidRDefault="009978B8">
      <w:pPr>
        <w:spacing w:after="0" w:line="360" w:lineRule="auto"/>
        <w:jc w:val="both"/>
        <w:rPr>
          <w:rFonts w:ascii="Times New Roman" w:hAnsi="Times New Roman" w:cs="Times New Roman"/>
          <w:b/>
          <w:bCs/>
          <w:sz w:val="24"/>
          <w:szCs w:val="24"/>
          <w:lang w:val="en-US"/>
        </w:rPr>
      </w:pPr>
    </w:p>
    <w:p w14:paraId="6A634250" w14:textId="77777777" w:rsidR="009978B8" w:rsidRDefault="009978B8">
      <w:pPr>
        <w:spacing w:after="0" w:line="360" w:lineRule="auto"/>
        <w:jc w:val="both"/>
        <w:rPr>
          <w:rFonts w:ascii="Times New Roman" w:hAnsi="Times New Roman" w:cs="Times New Roman"/>
          <w:b/>
          <w:bCs/>
          <w:sz w:val="24"/>
          <w:szCs w:val="24"/>
          <w:lang w:val="en-US"/>
        </w:rPr>
      </w:pPr>
    </w:p>
    <w:p w14:paraId="7CF3DF49" w14:textId="77777777" w:rsidR="009978B8" w:rsidRDefault="009978B8">
      <w:pPr>
        <w:spacing w:after="0" w:line="360" w:lineRule="auto"/>
        <w:jc w:val="both"/>
        <w:rPr>
          <w:rFonts w:ascii="Times New Roman" w:hAnsi="Times New Roman" w:cs="Times New Roman"/>
          <w:b/>
          <w:bCs/>
          <w:sz w:val="24"/>
          <w:szCs w:val="24"/>
          <w:lang w:val="en-US"/>
        </w:rPr>
      </w:pPr>
    </w:p>
    <w:p w14:paraId="32C9E6C3" w14:textId="77777777" w:rsidR="009978B8" w:rsidRDefault="009978B8">
      <w:pPr>
        <w:spacing w:after="0" w:line="360" w:lineRule="auto"/>
        <w:jc w:val="both"/>
        <w:rPr>
          <w:rFonts w:ascii="Times New Roman" w:hAnsi="Times New Roman" w:cs="Times New Roman"/>
          <w:b/>
          <w:bCs/>
          <w:sz w:val="24"/>
          <w:szCs w:val="24"/>
          <w:lang w:val="en-US"/>
        </w:rPr>
      </w:pPr>
    </w:p>
    <w:p w14:paraId="06A68868" w14:textId="77777777" w:rsidR="009978B8" w:rsidRDefault="009978B8">
      <w:pPr>
        <w:spacing w:after="0" w:line="360" w:lineRule="auto"/>
        <w:jc w:val="both"/>
        <w:rPr>
          <w:rFonts w:ascii="Times New Roman" w:hAnsi="Times New Roman" w:cs="Times New Roman"/>
          <w:b/>
          <w:bCs/>
          <w:sz w:val="24"/>
          <w:szCs w:val="24"/>
          <w:lang w:val="en-US"/>
        </w:rPr>
      </w:pPr>
    </w:p>
    <w:p w14:paraId="3DCBAEC9" w14:textId="77777777" w:rsidR="009978B8" w:rsidRDefault="009978B8">
      <w:pPr>
        <w:spacing w:after="0" w:line="360" w:lineRule="auto"/>
        <w:jc w:val="both"/>
        <w:rPr>
          <w:rFonts w:ascii="Times New Roman" w:hAnsi="Times New Roman" w:cs="Times New Roman"/>
          <w:b/>
          <w:bCs/>
          <w:sz w:val="24"/>
          <w:szCs w:val="24"/>
          <w:lang w:val="en-US"/>
        </w:rPr>
      </w:pPr>
    </w:p>
    <w:p w14:paraId="49FD26EA" w14:textId="77777777" w:rsidR="009978B8" w:rsidRDefault="009978B8">
      <w:pPr>
        <w:spacing w:after="0" w:line="360" w:lineRule="auto"/>
        <w:jc w:val="both"/>
        <w:rPr>
          <w:rFonts w:ascii="Times New Roman" w:hAnsi="Times New Roman" w:cs="Times New Roman"/>
          <w:b/>
          <w:bCs/>
          <w:sz w:val="24"/>
          <w:szCs w:val="24"/>
          <w:lang w:val="en-US"/>
        </w:rPr>
      </w:pPr>
    </w:p>
    <w:p w14:paraId="0FCACD4E" w14:textId="77777777" w:rsidR="009978B8" w:rsidRDefault="009978B8">
      <w:pPr>
        <w:spacing w:after="0" w:line="360" w:lineRule="auto"/>
        <w:jc w:val="both"/>
        <w:rPr>
          <w:rFonts w:ascii="Times New Roman" w:hAnsi="Times New Roman" w:cs="Times New Roman"/>
          <w:b/>
          <w:bCs/>
          <w:sz w:val="24"/>
          <w:szCs w:val="24"/>
          <w:lang w:val="en-US"/>
        </w:rPr>
      </w:pPr>
    </w:p>
    <w:p w14:paraId="7232EB32" w14:textId="77777777" w:rsidR="009978B8" w:rsidRDefault="009978B8">
      <w:pPr>
        <w:spacing w:after="0" w:line="360" w:lineRule="auto"/>
        <w:jc w:val="both"/>
        <w:rPr>
          <w:rFonts w:ascii="Times New Roman" w:hAnsi="Times New Roman" w:cs="Times New Roman"/>
          <w:b/>
          <w:bCs/>
          <w:sz w:val="24"/>
          <w:szCs w:val="24"/>
          <w:lang w:val="en-US"/>
        </w:rPr>
      </w:pPr>
    </w:p>
    <w:p w14:paraId="2675D068" w14:textId="77777777" w:rsidR="009978B8" w:rsidRDefault="009978B8">
      <w:pPr>
        <w:spacing w:after="0" w:line="360" w:lineRule="auto"/>
        <w:jc w:val="both"/>
        <w:rPr>
          <w:rFonts w:ascii="Times New Roman" w:hAnsi="Times New Roman" w:cs="Times New Roman"/>
          <w:b/>
          <w:bCs/>
          <w:sz w:val="24"/>
          <w:szCs w:val="24"/>
          <w:lang w:val="en-US"/>
        </w:rPr>
      </w:pPr>
    </w:p>
    <w:p w14:paraId="10C8E759" w14:textId="77777777" w:rsidR="009978B8" w:rsidRDefault="009978B8">
      <w:pPr>
        <w:spacing w:after="0" w:line="360" w:lineRule="auto"/>
        <w:jc w:val="both"/>
        <w:rPr>
          <w:rFonts w:ascii="Times New Roman" w:hAnsi="Times New Roman" w:cs="Times New Roman"/>
          <w:b/>
          <w:bCs/>
          <w:sz w:val="24"/>
          <w:szCs w:val="24"/>
          <w:lang w:val="en-US"/>
        </w:rPr>
      </w:pPr>
    </w:p>
    <w:p w14:paraId="065FF257" w14:textId="77777777" w:rsidR="009978B8" w:rsidRDefault="009978B8">
      <w:pPr>
        <w:spacing w:after="0" w:line="360" w:lineRule="auto"/>
        <w:jc w:val="both"/>
        <w:rPr>
          <w:rFonts w:ascii="Times New Roman" w:hAnsi="Times New Roman" w:cs="Times New Roman"/>
          <w:b/>
          <w:bCs/>
          <w:sz w:val="24"/>
          <w:szCs w:val="24"/>
          <w:lang w:val="en-US"/>
        </w:rPr>
      </w:pPr>
    </w:p>
    <w:p w14:paraId="29E09F24" w14:textId="77777777" w:rsidR="009978B8" w:rsidRDefault="009978B8">
      <w:pPr>
        <w:spacing w:after="0" w:line="360" w:lineRule="auto"/>
        <w:jc w:val="both"/>
        <w:rPr>
          <w:rFonts w:ascii="Times New Roman" w:hAnsi="Times New Roman" w:cs="Times New Roman"/>
          <w:b/>
          <w:bCs/>
          <w:sz w:val="24"/>
          <w:szCs w:val="24"/>
          <w:lang w:val="en-US"/>
        </w:rPr>
      </w:pPr>
    </w:p>
    <w:p w14:paraId="2945F003" w14:textId="77777777" w:rsidR="009978B8" w:rsidRDefault="009978B8">
      <w:pPr>
        <w:spacing w:after="0" w:line="360" w:lineRule="auto"/>
        <w:jc w:val="both"/>
        <w:rPr>
          <w:rFonts w:ascii="Times New Roman" w:hAnsi="Times New Roman" w:cs="Times New Roman"/>
          <w:b/>
          <w:bCs/>
          <w:sz w:val="24"/>
          <w:szCs w:val="24"/>
          <w:lang w:val="en-US"/>
        </w:rPr>
      </w:pPr>
    </w:p>
    <w:p w14:paraId="7B1564F3" w14:textId="77777777" w:rsidR="009978B8" w:rsidRDefault="009978B8">
      <w:pPr>
        <w:spacing w:after="0" w:line="360" w:lineRule="auto"/>
        <w:jc w:val="both"/>
        <w:rPr>
          <w:rFonts w:ascii="Times New Roman" w:hAnsi="Times New Roman" w:cs="Times New Roman"/>
          <w:b/>
          <w:bCs/>
          <w:sz w:val="24"/>
          <w:szCs w:val="24"/>
          <w:lang w:val="en-US"/>
        </w:rPr>
      </w:pPr>
    </w:p>
    <w:p w14:paraId="0D6C2878" w14:textId="77777777" w:rsidR="009B2D2E" w:rsidRDefault="009B2D2E">
      <w:pPr>
        <w:spacing w:after="0" w:line="360" w:lineRule="auto"/>
        <w:jc w:val="both"/>
        <w:rPr>
          <w:rFonts w:ascii="Times New Roman" w:hAnsi="Times New Roman" w:cs="Times New Roman"/>
          <w:b/>
          <w:bCs/>
          <w:sz w:val="24"/>
          <w:szCs w:val="24"/>
          <w:lang w:val="en-US"/>
        </w:rPr>
      </w:pPr>
    </w:p>
    <w:p w14:paraId="7ECEB183"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5A7CFCE1" w14:textId="2A82A3F5"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phylogenetic trees typically do not contain</w:t>
      </w:r>
      <w:r w:rsidR="00AB3436">
        <w:rPr>
          <w:rFonts w:ascii="Times New Roman" w:hAnsi="Times New Roman" w:cs="Times New Roman"/>
          <w:sz w:val="24"/>
          <w:szCs w:val="24"/>
          <w:lang w:val="en-US"/>
        </w:rPr>
        <w:t xml:space="preserve"> direct</w:t>
      </w:r>
      <w:r>
        <w:rPr>
          <w:rFonts w:ascii="Times New Roman" w:hAnsi="Times New Roman" w:cs="Times New Roman"/>
          <w:sz w:val="24"/>
          <w:szCs w:val="24"/>
          <w:lang w:val="en-US"/>
        </w:rPr>
        <w:t xml:space="preserve"> information about speciation mode</w:t>
      </w:r>
      <w:del w:id="0" w:author="Carlos Calderon del Cid" w:date="2023-09-26T21:25:00Z">
        <w:r w:rsidDel="00D71A36">
          <w:rPr>
            <w:rFonts w:ascii="Times New Roman" w:hAnsi="Times New Roman" w:cs="Times New Roman"/>
            <w:sz w:val="24"/>
            <w:szCs w:val="24"/>
            <w:lang w:val="en-US"/>
          </w:rPr>
          <w:delText xml:space="preserve"> and</w:delText>
        </w:r>
      </w:del>
      <w:ins w:id="1" w:author="Carlos Calderon del Cid" w:date="2023-09-26T21:25:00Z">
        <w:r w:rsidR="00D71A36">
          <w:rPr>
            <w:rFonts w:ascii="Times New Roman" w:hAnsi="Times New Roman" w:cs="Times New Roman"/>
            <w:sz w:val="24"/>
            <w:szCs w:val="24"/>
            <w:lang w:val="en-US"/>
          </w:rPr>
          <w:t>,</w:t>
        </w:r>
      </w:ins>
      <w:r>
        <w:rPr>
          <w:rFonts w:ascii="Times New Roman" w:hAnsi="Times New Roman" w:cs="Times New Roman"/>
          <w:sz w:val="24"/>
          <w:szCs w:val="24"/>
          <w:lang w:val="en-US"/>
        </w:rPr>
        <w:t xml:space="preserve"> extinctions</w:t>
      </w:r>
      <w:ins w:id="2" w:author="Carlos Calderon del Cid" w:date="2023-09-26T21:25:00Z">
        <w:r w:rsidR="00D71A36">
          <w:rPr>
            <w:rFonts w:ascii="Times New Roman" w:hAnsi="Times New Roman" w:cs="Times New Roman"/>
            <w:sz w:val="24"/>
            <w:szCs w:val="24"/>
            <w:lang w:val="en-US"/>
          </w:rPr>
          <w:t>, and incomplete sampling</w:t>
        </w:r>
      </w:ins>
      <w:r>
        <w:rPr>
          <w:rFonts w:ascii="Times New Roman" w:hAnsi="Times New Roman" w:cs="Times New Roman"/>
          <w:sz w:val="24"/>
          <w:szCs w:val="24"/>
          <w:lang w:val="en-US"/>
        </w:rPr>
        <w:t>. When phylogenies do not include extinct</w:t>
      </w:r>
      <w:ins w:id="3" w:author="Carlos Calderon del Cid" w:date="2023-09-26T21:25:00Z">
        <w:r w:rsidR="00D71A36">
          <w:rPr>
            <w:rFonts w:ascii="Times New Roman" w:hAnsi="Times New Roman" w:cs="Times New Roman"/>
            <w:sz w:val="24"/>
            <w:szCs w:val="24"/>
            <w:lang w:val="en-US"/>
          </w:rPr>
          <w:t xml:space="preserve"> or extant</w:t>
        </w:r>
      </w:ins>
      <w:r>
        <w:rPr>
          <w:rFonts w:ascii="Times New Roman" w:hAnsi="Times New Roman" w:cs="Times New Roman"/>
          <w:sz w:val="24"/>
          <w:szCs w:val="24"/>
          <w:lang w:val="en-US"/>
        </w:rPr>
        <w:t xml:space="preserve"> lineages, the branch lengths of extant species are likely to appear longer than they truly are. Additionally, different speciation modes (i.e., bifurcating, budding, or anagenetic) cause different topological representations of phylogeny and, thus, affect the relationship between branch lengths and species age. Here we evaluate through simulations the effect of extinction</w:t>
      </w:r>
      <w:ins w:id="4" w:author="Carlos Calderon del Cid" w:date="2023-09-26T21:27:00Z">
        <w:r w:rsidR="00D71A36">
          <w:rPr>
            <w:rFonts w:ascii="Times New Roman" w:hAnsi="Times New Roman" w:cs="Times New Roman"/>
            <w:sz w:val="24"/>
            <w:szCs w:val="24"/>
            <w:lang w:val="en-US"/>
          </w:rPr>
          <w:t>,</w:t>
        </w:r>
      </w:ins>
      <w:ins w:id="5" w:author="Carlos Calderon del Cid" w:date="2023-10-09T16:20:00Z">
        <w:r w:rsidR="006A27A8">
          <w:rPr>
            <w:rFonts w:ascii="Times New Roman" w:hAnsi="Times New Roman" w:cs="Times New Roman"/>
            <w:sz w:val="24"/>
            <w:szCs w:val="24"/>
            <w:lang w:val="en-US"/>
          </w:rPr>
          <w:t xml:space="preserve"> incomplete sampling,</w:t>
        </w:r>
      </w:ins>
      <w:r>
        <w:rPr>
          <w:rFonts w:ascii="Times New Roman" w:hAnsi="Times New Roman" w:cs="Times New Roman"/>
          <w:sz w:val="24"/>
          <w:szCs w:val="24"/>
          <w:lang w:val="en-US"/>
        </w:rPr>
        <w:t xml:space="preserve"> </w:t>
      </w:r>
      <w:ins w:id="6" w:author="Carlos Calderon del Cid" w:date="2023-10-09T16:20:00Z">
        <w:r w:rsidR="006A27A8">
          <w:rPr>
            <w:rFonts w:ascii="Times New Roman" w:hAnsi="Times New Roman" w:cs="Times New Roman"/>
            <w:sz w:val="24"/>
            <w:szCs w:val="24"/>
            <w:lang w:val="en-US"/>
          </w:rPr>
          <w:t xml:space="preserve">and </w:t>
        </w:r>
      </w:ins>
      <w:del w:id="7" w:author="Carlos Calderon del Cid" w:date="2023-09-26T21:27:00Z">
        <w:r w:rsidDel="00D71A36">
          <w:rPr>
            <w:rFonts w:ascii="Times New Roman" w:hAnsi="Times New Roman" w:cs="Times New Roman"/>
            <w:sz w:val="24"/>
            <w:szCs w:val="24"/>
            <w:lang w:val="en-US"/>
          </w:rPr>
          <w:delText xml:space="preserve">and </w:delText>
        </w:r>
      </w:del>
      <w:r>
        <w:rPr>
          <w:rFonts w:ascii="Times New Roman" w:hAnsi="Times New Roman" w:cs="Times New Roman"/>
          <w:sz w:val="24"/>
          <w:szCs w:val="24"/>
          <w:lang w:val="en-US"/>
        </w:rPr>
        <w:t>speciation mode</w:t>
      </w:r>
      <w:ins w:id="8" w:author="Carlos Calderon del Cid" w:date="2023-10-09T16:20:00Z">
        <w:r w:rsidR="006A27A8">
          <w:rPr>
            <w:rFonts w:ascii="Times New Roman" w:hAnsi="Times New Roman" w:cs="Times New Roman"/>
            <w:sz w:val="24"/>
            <w:szCs w:val="24"/>
            <w:lang w:val="en-US"/>
          </w:rPr>
          <w:t xml:space="preserve"> </w:t>
        </w:r>
      </w:ins>
      <w:del w:id="9" w:author="Carlos Calderon del Cid" w:date="2023-10-09T16:20:00Z">
        <w:r w:rsidDel="006A27A8">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on </w:t>
      </w:r>
      <w:r w:rsidR="00AB3436">
        <w:rPr>
          <w:rFonts w:ascii="Times New Roman" w:hAnsi="Times New Roman" w:cs="Times New Roman"/>
          <w:sz w:val="24"/>
          <w:szCs w:val="24"/>
          <w:lang w:val="en-US"/>
        </w:rPr>
        <w:t xml:space="preserve">the accuracy of </w:t>
      </w:r>
      <w:r>
        <w:rPr>
          <w:rFonts w:ascii="Times New Roman" w:hAnsi="Times New Roman" w:cs="Times New Roman"/>
          <w:sz w:val="24"/>
          <w:szCs w:val="24"/>
          <w:lang w:val="en-US"/>
        </w:rPr>
        <w:t xml:space="preserve">phylogenetic ages </w:t>
      </w:r>
      <w:r w:rsidR="00AB3436">
        <w:rPr>
          <w:rFonts w:ascii="Times New Roman" w:hAnsi="Times New Roman" w:cs="Times New Roman"/>
          <w:sz w:val="24"/>
          <w:szCs w:val="24"/>
          <w:lang w:val="en-US"/>
        </w:rPr>
        <w:t xml:space="preserve">as proxies for the true ages of </w:t>
      </w:r>
      <w:r>
        <w:rPr>
          <w:rFonts w:ascii="Times New Roman" w:hAnsi="Times New Roman" w:cs="Times New Roman"/>
          <w:sz w:val="24"/>
          <w:szCs w:val="24"/>
          <w:lang w:val="en-US"/>
        </w:rPr>
        <w:t>extant species and</w:t>
      </w:r>
      <w:r w:rsidR="00AB3436">
        <w:rPr>
          <w:rFonts w:ascii="Times New Roman" w:hAnsi="Times New Roman" w:cs="Times New Roman"/>
          <w:sz w:val="24"/>
          <w:szCs w:val="24"/>
          <w:lang w:val="en-US"/>
        </w:rPr>
        <w:t xml:space="preserve"> we quantify</w:t>
      </w:r>
      <w:r>
        <w:rPr>
          <w:rFonts w:ascii="Times New Roman" w:hAnsi="Times New Roman" w:cs="Times New Roman"/>
          <w:sz w:val="24"/>
          <w:szCs w:val="24"/>
          <w:lang w:val="en-US"/>
        </w:rPr>
        <w:t xml:space="preserve"> the consequences on eco</w:t>
      </w:r>
      <w:r>
        <w:rPr>
          <w:rFonts w:ascii="Times New Roman" w:hAnsi="Times New Roman" w:cs="Times New Roman"/>
          <w:sz w:val="24"/>
          <w:szCs w:val="24"/>
          <w:lang w:val="en-US"/>
        </w:rPr>
        <w:noBreakHyphen/>
        <w:t xml:space="preserve">evolutionary inferences. </w:t>
      </w:r>
      <w:r w:rsidR="00AB3436">
        <w:rPr>
          <w:rFonts w:ascii="Times New Roman" w:hAnsi="Times New Roman" w:cs="Times New Roman"/>
          <w:sz w:val="24"/>
          <w:szCs w:val="24"/>
          <w:lang w:val="en-US"/>
        </w:rPr>
        <w:t xml:space="preserve">We show </w:t>
      </w:r>
      <w:ins w:id="10" w:author="Carlos Calderon del Cid" w:date="2023-09-26T21:28:00Z">
        <w:r w:rsidR="00D71A36">
          <w:rPr>
            <w:rFonts w:ascii="Times New Roman" w:hAnsi="Times New Roman" w:cs="Times New Roman"/>
            <w:sz w:val="24"/>
            <w:szCs w:val="24"/>
            <w:lang w:val="en-US"/>
          </w:rPr>
          <w:t xml:space="preserve">that the three </w:t>
        </w:r>
      </w:ins>
      <w:ins w:id="11" w:author="Carlos Calderon del Cid" w:date="2023-10-09T16:21:00Z">
        <w:r w:rsidR="006A27A8">
          <w:rPr>
            <w:rFonts w:ascii="Times New Roman" w:hAnsi="Times New Roman" w:cs="Times New Roman"/>
            <w:sz w:val="24"/>
            <w:szCs w:val="24"/>
            <w:lang w:val="en-US"/>
          </w:rPr>
          <w:t>noted</w:t>
        </w:r>
      </w:ins>
      <w:ins w:id="12" w:author="Carlos Calderon del Cid" w:date="2023-09-26T21:28:00Z">
        <w:r w:rsidR="00D71A36">
          <w:rPr>
            <w:rFonts w:ascii="Times New Roman" w:hAnsi="Times New Roman" w:cs="Times New Roman"/>
            <w:sz w:val="24"/>
            <w:szCs w:val="24"/>
            <w:lang w:val="en-US"/>
          </w:rPr>
          <w:t xml:space="preserve"> problems</w:t>
        </w:r>
      </w:ins>
      <w:ins w:id="13" w:author="Carlos Calderon del Cid" w:date="2023-10-09T16:21:00Z">
        <w:r w:rsidR="006A27A8">
          <w:rPr>
            <w:rFonts w:ascii="Times New Roman" w:hAnsi="Times New Roman" w:cs="Times New Roman"/>
            <w:sz w:val="24"/>
            <w:szCs w:val="24"/>
            <w:lang w:val="en-US"/>
          </w:rPr>
          <w:t xml:space="preserve"> </w:t>
        </w:r>
      </w:ins>
      <w:del w:id="14" w:author="Carlos Calderon del Cid" w:date="2023-09-26T21:28:00Z">
        <w:r w:rsidR="00AB3436" w:rsidDel="00D71A36">
          <w:rPr>
            <w:rFonts w:ascii="Times New Roman" w:hAnsi="Times New Roman" w:cs="Times New Roman"/>
            <w:sz w:val="24"/>
            <w:szCs w:val="24"/>
            <w:lang w:val="en-US"/>
          </w:rPr>
          <w:delText xml:space="preserve">that extinction </w:delText>
        </w:r>
        <w:r w:rsidDel="00D71A36">
          <w:rPr>
            <w:rFonts w:ascii="Times New Roman" w:hAnsi="Times New Roman" w:cs="Times New Roman"/>
            <w:sz w:val="24"/>
            <w:szCs w:val="24"/>
            <w:lang w:val="en-US"/>
          </w:rPr>
          <w:delText xml:space="preserve">and </w:delText>
        </w:r>
        <w:r w:rsidR="00AB3436" w:rsidDel="00D71A36">
          <w:rPr>
            <w:rFonts w:ascii="Times New Roman" w:hAnsi="Times New Roman" w:cs="Times New Roman"/>
            <w:sz w:val="24"/>
            <w:szCs w:val="24"/>
            <w:lang w:val="en-US"/>
          </w:rPr>
          <w:delText xml:space="preserve">different assumptions about </w:delText>
        </w:r>
        <w:r w:rsidDel="00D71A36">
          <w:rPr>
            <w:rFonts w:ascii="Times New Roman" w:hAnsi="Times New Roman" w:cs="Times New Roman"/>
            <w:sz w:val="24"/>
            <w:szCs w:val="24"/>
            <w:lang w:val="en-US"/>
          </w:rPr>
          <w:delText xml:space="preserve">speciation modes </w:delText>
        </w:r>
      </w:del>
      <w:r>
        <w:rPr>
          <w:rFonts w:ascii="Times New Roman" w:hAnsi="Times New Roman" w:cs="Times New Roman"/>
          <w:sz w:val="24"/>
          <w:szCs w:val="24"/>
          <w:lang w:val="en-US"/>
        </w:rPr>
        <w:t xml:space="preserve">greatly influence the accuracy of </w:t>
      </w:r>
      <w:r w:rsidR="00AB3436">
        <w:rPr>
          <w:rFonts w:ascii="Times New Roman" w:hAnsi="Times New Roman" w:cs="Times New Roman"/>
          <w:sz w:val="24"/>
          <w:szCs w:val="24"/>
          <w:lang w:val="en-US"/>
        </w:rPr>
        <w:t>phylogenetic ages</w:t>
      </w:r>
      <w:ins w:id="15" w:author="Carlos Calderon del Cid" w:date="2023-10-09T17:21:00Z">
        <w:r w:rsidR="005B52EA">
          <w:rPr>
            <w:rFonts w:ascii="Times New Roman" w:hAnsi="Times New Roman" w:cs="Times New Roman"/>
            <w:sz w:val="24"/>
            <w:szCs w:val="24"/>
            <w:lang w:val="en-US"/>
          </w:rPr>
          <w:t>.</w:t>
        </w:r>
      </w:ins>
      <w:del w:id="16" w:author="Carlos Calderon del Cid" w:date="2023-10-09T17:21:00Z">
        <w:r w:rsidR="00AB3436" w:rsidDel="005B52EA">
          <w:rPr>
            <w:rFonts w:ascii="Times New Roman" w:hAnsi="Times New Roman" w:cs="Times New Roman"/>
            <w:sz w:val="24"/>
            <w:szCs w:val="24"/>
            <w:lang w:val="en-US"/>
          </w:rPr>
          <w:delText>,</w:delText>
        </w:r>
      </w:del>
      <w:r w:rsidR="00AB3436">
        <w:rPr>
          <w:rFonts w:ascii="Times New Roman" w:hAnsi="Times New Roman" w:cs="Times New Roman"/>
          <w:sz w:val="24"/>
          <w:szCs w:val="24"/>
          <w:lang w:val="en-US"/>
        </w:rPr>
        <w:t xml:space="preserve"> </w:t>
      </w:r>
      <w:ins w:id="17" w:author="Carlos Calderon del Cid" w:date="2023-10-09T17:21:00Z">
        <w:r w:rsidR="005B52EA">
          <w:t>T</w:t>
        </w:r>
      </w:ins>
      <w:del w:id="18" w:author="Carlos Calderon del Cid" w:date="2023-10-09T17:21:00Z">
        <w:r w:rsidR="00AB3436" w:rsidDel="005B52EA">
          <w:delText>t</w:delText>
        </w:r>
      </w:del>
      <w:r w:rsidR="00AB3436">
        <w:rPr>
          <w:rFonts w:ascii="Times New Roman" w:hAnsi="Times New Roman" w:cs="Times New Roman"/>
          <w:sz w:val="24"/>
          <w:szCs w:val="24"/>
          <w:lang w:val="en-US"/>
        </w:rPr>
        <w:t xml:space="preserve">he </w:t>
      </w:r>
      <w:r>
        <w:rPr>
          <w:rFonts w:ascii="Times New Roman" w:hAnsi="Times New Roman" w:cs="Times New Roman"/>
          <w:sz w:val="24"/>
          <w:szCs w:val="24"/>
          <w:lang w:val="en-US"/>
        </w:rPr>
        <w:t xml:space="preserve">error </w:t>
      </w:r>
      <w:del w:id="19" w:author="Carlos Calderon del Cid" w:date="2023-10-09T17:27:00Z">
        <w:r w:rsidR="00AB3436" w:rsidDel="005B52EA">
          <w:rPr>
            <w:rFonts w:ascii="Times New Roman" w:hAnsi="Times New Roman" w:cs="Times New Roman"/>
            <w:sz w:val="24"/>
            <w:szCs w:val="24"/>
            <w:lang w:val="en-US"/>
          </w:rPr>
          <w:delText>being</w:delText>
        </w:r>
        <w:r w:rsidDel="005B52EA">
          <w:rPr>
            <w:rFonts w:ascii="Times New Roman" w:hAnsi="Times New Roman" w:cs="Times New Roman"/>
            <w:sz w:val="24"/>
            <w:szCs w:val="24"/>
            <w:lang w:val="en-US"/>
          </w:rPr>
          <w:delText xml:space="preserve"> </w:delText>
        </w:r>
      </w:del>
      <w:ins w:id="20" w:author="Carlos Calderon del Cid" w:date="2023-10-09T17:27:00Z">
        <w:r w:rsidR="005B52EA">
          <w:rPr>
            <w:rFonts w:ascii="Times New Roman" w:hAnsi="Times New Roman" w:cs="Times New Roman"/>
            <w:sz w:val="24"/>
            <w:szCs w:val="24"/>
            <w:lang w:val="en-US"/>
          </w:rPr>
          <w:t>is</w:t>
        </w:r>
        <w:r w:rsidR="005B52EA">
          <w:rPr>
            <w:rFonts w:ascii="Times New Roman" w:hAnsi="Times New Roman" w:cs="Times New Roman"/>
            <w:sz w:val="24"/>
            <w:szCs w:val="24"/>
            <w:lang w:val="en-US"/>
          </w:rPr>
          <w:t xml:space="preserve"> </w:t>
        </w:r>
      </w:ins>
      <w:r>
        <w:rPr>
          <w:rFonts w:ascii="Times New Roman" w:hAnsi="Times New Roman" w:cs="Times New Roman"/>
          <w:sz w:val="24"/>
          <w:szCs w:val="24"/>
          <w:lang w:val="en-US"/>
        </w:rPr>
        <w:t>substantially higher under budding than bifurcating speciation and further increased</w:t>
      </w:r>
      <w:ins w:id="21" w:author="Carlos Calderon del Cid" w:date="2023-10-09T17:27:00Z">
        <w:r w:rsidR="005B52EA">
          <w:rPr>
            <w:rFonts w:ascii="Times New Roman" w:hAnsi="Times New Roman" w:cs="Times New Roman"/>
            <w:sz w:val="24"/>
            <w:szCs w:val="24"/>
            <w:lang w:val="en-US"/>
          </w:rPr>
          <w:t xml:space="preserve"> when </w:t>
        </w:r>
      </w:ins>
      <w:ins w:id="22" w:author="Carlos Calderon del Cid" w:date="2023-10-09T17:28:00Z">
        <w:r w:rsidR="005B52EA">
          <w:rPr>
            <w:rFonts w:ascii="Times New Roman" w:hAnsi="Times New Roman" w:cs="Times New Roman"/>
            <w:sz w:val="24"/>
            <w:szCs w:val="24"/>
            <w:lang w:val="en-US"/>
          </w:rPr>
          <w:t xml:space="preserve">we </w:t>
        </w:r>
      </w:ins>
      <w:ins w:id="23" w:author="Carlos Calderon del Cid" w:date="2023-10-09T17:27:00Z">
        <w:r w:rsidR="005B52EA">
          <w:rPr>
            <w:rFonts w:ascii="Times New Roman" w:hAnsi="Times New Roman" w:cs="Times New Roman"/>
            <w:sz w:val="24"/>
            <w:szCs w:val="24"/>
            <w:lang w:val="en-US"/>
          </w:rPr>
          <w:t>contemplated incomplete sampling and higher extinction.</w:t>
        </w:r>
      </w:ins>
      <w:r>
        <w:rPr>
          <w:rFonts w:ascii="Times New Roman" w:hAnsi="Times New Roman" w:cs="Times New Roman"/>
          <w:sz w:val="24"/>
          <w:szCs w:val="24"/>
          <w:lang w:val="en-US"/>
        </w:rPr>
        <w:t xml:space="preserve"> </w:t>
      </w:r>
      <w:del w:id="24" w:author="Carlos Calderon del Cid" w:date="2023-10-09T17:24:00Z">
        <w:r w:rsidDel="005B52EA">
          <w:rPr>
            <w:rFonts w:ascii="Times New Roman" w:hAnsi="Times New Roman" w:cs="Times New Roman"/>
            <w:sz w:val="24"/>
            <w:szCs w:val="24"/>
            <w:lang w:val="en-US"/>
          </w:rPr>
          <w:delText>with the inclusion of anagenetic speciation and higher extinction</w:delText>
        </w:r>
      </w:del>
      <w:r>
        <w:rPr>
          <w:rFonts w:ascii="Times New Roman" w:hAnsi="Times New Roman" w:cs="Times New Roman"/>
          <w:sz w:val="24"/>
          <w:szCs w:val="24"/>
          <w:lang w:val="en-US"/>
        </w:rPr>
        <w:t>. We found that this</w:t>
      </w:r>
      <w:r w:rsidR="004A01AB">
        <w:rPr>
          <w:rFonts w:ascii="Times New Roman" w:hAnsi="Times New Roman" w:cs="Times New Roman"/>
          <w:sz w:val="24"/>
          <w:szCs w:val="24"/>
          <w:lang w:val="en-US"/>
        </w:rPr>
        <w:t xml:space="preserve"> mismatch</w:t>
      </w:r>
      <w:r>
        <w:rPr>
          <w:rFonts w:ascii="Times New Roman" w:hAnsi="Times New Roman" w:cs="Times New Roman"/>
          <w:sz w:val="24"/>
          <w:szCs w:val="24"/>
          <w:lang w:val="en-US"/>
        </w:rPr>
        <w:t xml:space="preserve"> would affect eco-evolutionary analyses often performed with phylogenetic ages, for instance, the comparison of species ages and the assessment of extinction risk. For </w:t>
      </w:r>
      <w:r w:rsidR="00AB3436">
        <w:rPr>
          <w:rFonts w:ascii="Times New Roman" w:hAnsi="Times New Roman" w:cs="Times New Roman"/>
          <w:sz w:val="24"/>
          <w:szCs w:val="24"/>
          <w:lang w:val="en-US"/>
        </w:rPr>
        <w:t xml:space="preserve">bifurcating </w:t>
      </w:r>
      <w:r>
        <w:rPr>
          <w:rFonts w:ascii="Times New Roman" w:hAnsi="Times New Roman" w:cs="Times New Roman"/>
          <w:sz w:val="24"/>
          <w:szCs w:val="24"/>
          <w:lang w:val="en-US"/>
        </w:rPr>
        <w:t xml:space="preserve">speciation, which is most often assumed in these analyses, we </w:t>
      </w:r>
      <w:r w:rsidR="00AB3436">
        <w:rPr>
          <w:rFonts w:ascii="Times New Roman" w:hAnsi="Times New Roman" w:cs="Times New Roman"/>
          <w:sz w:val="24"/>
          <w:szCs w:val="24"/>
          <w:lang w:val="en-US"/>
        </w:rPr>
        <w:t xml:space="preserve">develop </w:t>
      </w:r>
      <w:r>
        <w:rPr>
          <w:rFonts w:ascii="Times New Roman" w:hAnsi="Times New Roman" w:cs="Times New Roman"/>
          <w:sz w:val="24"/>
          <w:szCs w:val="24"/>
          <w:lang w:val="en-US"/>
        </w:rPr>
        <w:t>a</w:t>
      </w:r>
      <w:r w:rsidR="004F08F1">
        <w:rPr>
          <w:rFonts w:ascii="Times New Roman" w:hAnsi="Times New Roman" w:cs="Times New Roman"/>
          <w:sz w:val="24"/>
          <w:szCs w:val="24"/>
          <w:lang w:val="en-US"/>
        </w:rPr>
        <w:t xml:space="preserve"> probabilistic</w:t>
      </w:r>
      <w:r>
        <w:rPr>
          <w:rFonts w:ascii="Times New Roman" w:hAnsi="Times New Roman" w:cs="Times New Roman"/>
          <w:sz w:val="24"/>
          <w:szCs w:val="24"/>
          <w:lang w:val="en-US"/>
        </w:rPr>
        <w:t xml:space="preserve"> approach to improve the estimation of species ages</w:t>
      </w:r>
      <w:r w:rsidR="00AB3436">
        <w:rPr>
          <w:rFonts w:ascii="Times New Roman" w:hAnsi="Times New Roman" w:cs="Times New Roman"/>
          <w:sz w:val="24"/>
          <w:szCs w:val="24"/>
          <w:lang w:val="en-US"/>
        </w:rPr>
        <w:t>, based on the properties of a birth-death process</w:t>
      </w:r>
      <w:ins w:id="25" w:author="Carlos Calderon del Cid" w:date="2023-09-26T21:29:00Z">
        <w:r w:rsidR="00D71A36">
          <w:rPr>
            <w:rFonts w:ascii="Times New Roman" w:hAnsi="Times New Roman" w:cs="Times New Roman"/>
            <w:sz w:val="24"/>
            <w:szCs w:val="24"/>
            <w:lang w:val="en-US"/>
          </w:rPr>
          <w:t xml:space="preserve"> and under the assumption of a full sampled phylogeny</w:t>
        </w:r>
      </w:ins>
      <w:r>
        <w:rPr>
          <w:rFonts w:ascii="Times New Roman" w:hAnsi="Times New Roman" w:cs="Times New Roman"/>
          <w:sz w:val="24"/>
          <w:szCs w:val="24"/>
          <w:lang w:val="en-US"/>
        </w:rPr>
        <w:t xml:space="preserve">. </w:t>
      </w:r>
      <w:r w:rsidR="00AB3436">
        <w:rPr>
          <w:rFonts w:ascii="Times New Roman" w:hAnsi="Times New Roman" w:cs="Times New Roman"/>
          <w:sz w:val="24"/>
          <w:szCs w:val="24"/>
          <w:lang w:val="en-US"/>
        </w:rPr>
        <w:t>We find that our model can reduce the error by one order of magnitude under cases of high extinction. O</w:t>
      </w:r>
      <w:r>
        <w:rPr>
          <w:rFonts w:ascii="Times New Roman" w:hAnsi="Times New Roman" w:cs="Times New Roman"/>
          <w:sz w:val="24"/>
          <w:szCs w:val="24"/>
          <w:lang w:val="en-US"/>
        </w:rPr>
        <w:t>ur results indicate that we should be cautious when inferences are made from the relationship between phylogenetic ages and eco-evolutionary variables</w:t>
      </w:r>
      <w:r w:rsidR="004F08F1">
        <w:rPr>
          <w:rFonts w:ascii="Times New Roman" w:hAnsi="Times New Roman" w:cs="Times New Roman"/>
          <w:sz w:val="24"/>
          <w:szCs w:val="24"/>
          <w:lang w:val="en-US"/>
        </w:rPr>
        <w:t>, and that, under some assumptions, it is possible to obtain good approximations of species age by combining</w:t>
      </w:r>
      <w:r>
        <w:rPr>
          <w:rFonts w:ascii="Times New Roman" w:hAnsi="Times New Roman" w:cs="Times New Roman"/>
          <w:sz w:val="24"/>
          <w:szCs w:val="24"/>
          <w:lang w:val="en-US"/>
        </w:rPr>
        <w:t xml:space="preserve"> </w:t>
      </w:r>
      <w:r w:rsidR="004F08F1">
        <w:rPr>
          <w:rFonts w:ascii="Times New Roman" w:hAnsi="Times New Roman" w:cs="Times New Roman"/>
          <w:sz w:val="24"/>
          <w:szCs w:val="24"/>
          <w:lang w:val="en-US"/>
        </w:rPr>
        <w:t xml:space="preserve">branch lengths with the expectations of a birth-death process. </w:t>
      </w:r>
    </w:p>
    <w:p w14:paraId="07FE1B2F" w14:textId="77777777" w:rsidR="009978B8" w:rsidRDefault="009978B8">
      <w:pPr>
        <w:spacing w:after="0" w:line="360" w:lineRule="auto"/>
        <w:jc w:val="both"/>
        <w:rPr>
          <w:rFonts w:ascii="Times New Roman" w:hAnsi="Times New Roman" w:cs="Times New Roman"/>
          <w:sz w:val="24"/>
          <w:szCs w:val="24"/>
          <w:lang w:val="en-US"/>
        </w:rPr>
      </w:pPr>
    </w:p>
    <w:p w14:paraId="3A658C94" w14:textId="76140D52" w:rsidR="009978B8" w:rsidRDefault="00000000">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w:t>
      </w:r>
      <w:ins w:id="26" w:author="Carlos Calderon del Cid" w:date="2023-10-09T17:28:00Z">
        <w:r w:rsidR="005B52EA">
          <w:rPr>
            <w:rFonts w:ascii="Times New Roman" w:hAnsi="Times New Roman" w:cs="Times New Roman"/>
            <w:sz w:val="24"/>
            <w:szCs w:val="24"/>
            <w:lang w:val="pt-BR"/>
          </w:rPr>
          <w:t xml:space="preserve"> </w:t>
        </w:r>
        <w:proofErr w:type="spellStart"/>
        <w:r w:rsidR="005B52EA">
          <w:rPr>
            <w:rFonts w:ascii="Times New Roman" w:hAnsi="Times New Roman" w:cs="Times New Roman"/>
            <w:sz w:val="24"/>
            <w:szCs w:val="24"/>
            <w:lang w:val="pt-BR"/>
          </w:rPr>
          <w:t>Incomplete</w:t>
        </w:r>
        <w:proofErr w:type="spellEnd"/>
        <w:r w:rsidR="005B52EA">
          <w:rPr>
            <w:rFonts w:ascii="Times New Roman" w:hAnsi="Times New Roman" w:cs="Times New Roman"/>
            <w:sz w:val="24"/>
            <w:szCs w:val="24"/>
            <w:lang w:val="pt-BR"/>
          </w:rPr>
          <w:t xml:space="preserve"> </w:t>
        </w:r>
        <w:proofErr w:type="spellStart"/>
        <w:r w:rsidR="005B52EA">
          <w:rPr>
            <w:rFonts w:ascii="Times New Roman" w:hAnsi="Times New Roman" w:cs="Times New Roman"/>
            <w:sz w:val="24"/>
            <w:szCs w:val="24"/>
            <w:lang w:val="pt-BR"/>
          </w:rPr>
          <w:t>sampling</w:t>
        </w:r>
        <w:proofErr w:type="spellEnd"/>
        <w:r w:rsidR="005B52EA">
          <w:rPr>
            <w:rFonts w:ascii="Times New Roman" w:hAnsi="Times New Roman" w:cs="Times New Roman"/>
            <w:sz w:val="24"/>
            <w:szCs w:val="24"/>
            <w:lang w:val="pt-BR"/>
          </w:rPr>
          <w:t>,</w:t>
        </w:r>
      </w:ins>
      <w:r>
        <w:rPr>
          <w:rFonts w:ascii="Times New Roman" w:hAnsi="Times New Roman" w:cs="Times New Roman"/>
          <w:sz w:val="24"/>
          <w:szCs w:val="24"/>
          <w:lang w:val="pt-BR"/>
        </w:rPr>
        <w:t xml:space="preserve"> S</w:t>
      </w:r>
      <w:proofErr w:type="spellStart"/>
      <w:r>
        <w:rPr>
          <w:rFonts w:ascii="Times New Roman" w:hAnsi="Times New Roman" w:cs="Times New Roman"/>
          <w:sz w:val="24"/>
          <w:szCs w:val="24"/>
          <w:lang w:val="pt-BR"/>
        </w:rPr>
        <w:t>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Phylogeny</w:t>
      </w:r>
      <w:proofErr w:type="spellEnd"/>
      <w:r>
        <w:rPr>
          <w:rFonts w:ascii="Times New Roman" w:hAnsi="Times New Roman" w:cs="Times New Roman"/>
          <w:sz w:val="24"/>
          <w:szCs w:val="24"/>
          <w:lang w:val="pt-BR"/>
        </w:rPr>
        <w:t xml:space="preserve">. </w:t>
      </w:r>
    </w:p>
    <w:p w14:paraId="64CECD93" w14:textId="77777777" w:rsidR="009978B8" w:rsidRDefault="009978B8">
      <w:pPr>
        <w:spacing w:after="0" w:line="360" w:lineRule="auto"/>
        <w:ind w:firstLine="709"/>
        <w:jc w:val="both"/>
        <w:rPr>
          <w:rFonts w:ascii="Times New Roman" w:hAnsi="Times New Roman" w:cs="Times New Roman"/>
          <w:sz w:val="24"/>
          <w:szCs w:val="24"/>
          <w:lang w:val="en-US"/>
        </w:rPr>
      </w:pPr>
    </w:p>
    <w:p w14:paraId="4387B7BB" w14:textId="77777777" w:rsidR="00D04637" w:rsidRDefault="00D04637">
      <w:pPr>
        <w:spacing w:after="0" w:line="360" w:lineRule="auto"/>
        <w:ind w:firstLine="709"/>
        <w:jc w:val="both"/>
        <w:rPr>
          <w:rFonts w:ascii="Times New Roman" w:hAnsi="Times New Roman" w:cs="Times New Roman"/>
          <w:sz w:val="24"/>
          <w:szCs w:val="24"/>
          <w:lang w:val="en-US"/>
        </w:rPr>
      </w:pPr>
    </w:p>
    <w:p w14:paraId="6CB16900"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6D1614B7" w14:textId="0DB1485F" w:rsidR="009978B8" w:rsidRDefault="0000000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vs old species </w:t>
      </w:r>
      <w:r>
        <w:fldChar w:fldCharType="begin" w:fldLock="1"/>
      </w:r>
      <w:r w:rsidR="00230579">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fldLock="1"/>
      </w:r>
      <w:r w:rsidR="00230579">
        <w:rPr>
          <w:rFonts w:ascii="Times New Roman" w:hAnsi="Times New Roman" w:cs="Times New Roman"/>
          <w:sz w:val="24"/>
          <w:szCs w:val="24"/>
          <w:lang w:val="en-US"/>
        </w:rPr>
        <w:instrText xml:space="preserve">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w:instrText>
      </w:r>
      <w:r w:rsidR="00230579">
        <w:rPr>
          <w:rFonts w:ascii="Cambria Math" w:hAnsi="Cambria Math" w:cs="Cambria Math"/>
          <w:sz w:val="24"/>
          <w:szCs w:val="24"/>
          <w:lang w:val="en-US"/>
        </w:rPr>
        <w:instrText>∼</w:instrText>
      </w:r>
      <w:r w:rsidR="00230579">
        <w:rPr>
          <w:rFonts w:ascii="Times New Roman" w:hAnsi="Times New Roman" w:cs="Times New Roman"/>
          <w:sz w:val="24"/>
          <w:szCs w:val="24"/>
          <w:lang w:val="en-US"/>
        </w:rPr>
        <w:instrText>20,000 fossil occurrences with Bayesian methods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(Carrillo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 is measured in the fossil record through different statistical and probabilistic approaches based mostly on taxa’s stratigraphic duration </w:t>
      </w:r>
      <w:r>
        <w:fldChar w:fldCharType="begin" w:fldLock="1"/>
      </w:r>
      <w:r w:rsidR="00230579">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the differences in fossil sampling and temporal resolution </w:t>
      </w:r>
      <w:r>
        <w:fldChar w:fldCharType="begin" w:fldLock="1"/>
      </w:r>
      <w:r w:rsidR="00230579">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(Alroy et al., 2001; Daniele Silvestro, Salamin, Antonelli, &amp; Meyer,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fldLock="1"/>
      </w:r>
      <w:r w:rsidR="00230579">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(Benton, 2016; Daniele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More recently, several studies have used the length of terminal branches in time-calibrated phylogenies as a proxy for the age of extant species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(Davies et al., 2011; Gaston &amp; Blackburn, 1997; Johnson, Delean, &amp; Balmford, 2002a; Pie &amp; Caron, 2023; Sonne et al., 2022; Tanentzap, Igea, Johnston, &amp; Larcombe, 2020; Verde Arregoitia, Blomberg, &amp; Fisher,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this approximation, which we hereafter refer to as “phylogenetic age”, can lead to over or underestimations due to three non-exclusive </w:t>
      </w:r>
      <w:del w:id="27" w:author="Carlos Calderon del Cid" w:date="2023-09-26T21:50:00Z">
        <w:r w:rsidDel="00514AA0">
          <w:rPr>
            <w:rFonts w:ascii="Times New Roman" w:hAnsi="Times New Roman" w:cs="Times New Roman"/>
            <w:sz w:val="24"/>
            <w:szCs w:val="24"/>
            <w:lang w:val="en-US"/>
          </w:rPr>
          <w:delText xml:space="preserve">different </w:delText>
        </w:r>
      </w:del>
      <w:r>
        <w:rPr>
          <w:rFonts w:ascii="Times New Roman" w:hAnsi="Times New Roman" w:cs="Times New Roman"/>
          <w:sz w:val="24"/>
          <w:szCs w:val="24"/>
          <w:lang w:val="en-US"/>
        </w:rPr>
        <w:t xml:space="preserve">shortfalls. </w:t>
      </w:r>
    </w:p>
    <w:p w14:paraId="56FB06B3" w14:textId="4D7FB99B" w:rsidR="009978B8" w:rsidRDefault="00000000" w:rsidP="00AC7EB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First, incomplete sampling of extant species </w:t>
      </w:r>
      <w:r w:rsidR="004F08F1">
        <w:rPr>
          <w:rFonts w:ascii="Times New Roman" w:hAnsi="Times New Roman" w:cs="Times New Roman"/>
          <w:sz w:val="24"/>
          <w:szCs w:val="24"/>
          <w:lang w:val="en-US"/>
        </w:rPr>
        <w:t>can bias</w:t>
      </w:r>
      <w:r>
        <w:rPr>
          <w:rFonts w:ascii="Times New Roman" w:hAnsi="Times New Roman" w:cs="Times New Roman"/>
          <w:sz w:val="24"/>
          <w:szCs w:val="24"/>
          <w:lang w:val="en-US"/>
        </w:rPr>
        <w:t xml:space="preserve"> phylogenetic </w:t>
      </w:r>
      <w:r w:rsidR="004F08F1">
        <w:rPr>
          <w:rFonts w:ascii="Times New Roman" w:hAnsi="Times New Roman" w:cs="Times New Roman"/>
          <w:sz w:val="24"/>
          <w:szCs w:val="24"/>
          <w:lang w:val="en-US"/>
        </w:rPr>
        <w:t xml:space="preserve">age </w:t>
      </w:r>
      <w:r>
        <w:rPr>
          <w:rFonts w:ascii="Times New Roman" w:hAnsi="Times New Roman" w:cs="Times New Roman"/>
          <w:sz w:val="24"/>
          <w:szCs w:val="24"/>
          <w:lang w:val="en-US"/>
        </w:rPr>
        <w:t xml:space="preserve">estimation </w:t>
      </w:r>
      <w:r w:rsidR="00AC7EB6">
        <w:rPr>
          <w:rFonts w:ascii="Times New Roman" w:hAnsi="Times New Roman" w:cs="Times New Roman"/>
          <w:sz w:val="24"/>
          <w:szCs w:val="24"/>
          <w:lang w:val="en-US"/>
        </w:rPr>
        <w:t>by</w:t>
      </w:r>
      <w:r>
        <w:rPr>
          <w:rFonts w:ascii="Times New Roman" w:hAnsi="Times New Roman" w:cs="Times New Roman"/>
          <w:sz w:val="24"/>
          <w:szCs w:val="24"/>
          <w:lang w:val="en-US"/>
        </w:rPr>
        <w:t xml:space="preserve"> augmenting terminal branch lengths </w:t>
      </w:r>
      <w:r>
        <w:fldChar w:fldCharType="begin" w:fldLock="1"/>
      </w:r>
      <w:r w:rsidR="00230579">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230579">
        <w:rPr>
          <w:rFonts w:ascii="Times New Roman" w:hAnsi="Times New Roman" w:cs="Times New Roman" w:hint="eastAsia"/>
          <w:sz w:val="24"/>
          <w:szCs w:val="24"/>
          <w:lang w:val="en-US"/>
        </w:rPr>
        <w:instrText xml:space="preserve">nd tree completeness is </w:instrText>
      </w:r>
      <w:r w:rsidR="00230579">
        <w:rPr>
          <w:rFonts w:ascii="Times New Roman" w:hAnsi="Times New Roman" w:cs="Times New Roman" w:hint="eastAsia"/>
          <w:sz w:val="24"/>
          <w:szCs w:val="24"/>
          <w:lang w:val="en-US"/>
        </w:rPr>
        <w:instrText>≤</w:instrText>
      </w:r>
      <w:r w:rsidR="00230579">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230579">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(Heath, Hedtke, &amp; Hillis,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Second, extinction events will mask branching events in phylogenetic trees of extant species </w:t>
      </w:r>
      <w:r>
        <w:fldChar w:fldCharType="begin" w:fldLock="1"/>
      </w:r>
      <w:r w:rsidR="00230579">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(Harvey, May, &amp; Nee,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uncertain topologies. Unsampled extant and extinct species from the phylogeny results in an inflation of the length of terminal branches leading to sampled species (i.e., the tips of </w:t>
      </w:r>
      <w:r>
        <w:rPr>
          <w:rFonts w:ascii="Times New Roman" w:hAnsi="Times New Roman" w:cs="Times New Roman"/>
          <w:sz w:val="24"/>
          <w:szCs w:val="24"/>
          <w:lang w:val="en-US"/>
        </w:rPr>
        <w:lastRenderedPageBreak/>
        <w:t xml:space="preserve">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approximately 10 million years, i.e., the age of the last common ancestor with its sister species, the chimpanzee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This estimate exceeds the age of the oldest known fossil of modern humans by two orders of magnitude (Figure 1;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sidR="00AC7EB6">
        <w:rPr>
          <w:rFonts w:ascii="Times New Roman" w:hAnsi="Times New Roman" w:cs="Times New Roman"/>
          <w:sz w:val="24"/>
          <w:szCs w:val="24"/>
          <w:lang w:val="en-US"/>
        </w:rPr>
        <w:t xml:space="preserve">. </w:t>
      </w:r>
      <w:r>
        <w:rPr>
          <w:rFonts w:ascii="Times New Roman" w:hAnsi="Times New Roman" w:cs="Times New Roman"/>
          <w:sz w:val="24"/>
          <w:szCs w:val="24"/>
          <w:lang w:val="en-US"/>
        </w:rPr>
        <w:t>The third, and perhaps most challenging shortfall in phylogenetic species ages, is that the tree alone does not contain information about the underlying speciation mode and does not include species labels across its branches, such that only the tips can be unequivocally assigned to a</w:t>
      </w:r>
      <w:r w:rsidR="00AC7EB6">
        <w:rPr>
          <w:rFonts w:ascii="Times New Roman" w:hAnsi="Times New Roman" w:cs="Times New Roman"/>
          <w:sz w:val="24"/>
          <w:szCs w:val="24"/>
          <w:lang w:val="en-US"/>
        </w:rPr>
        <w:t xml:space="preserve"> named</w:t>
      </w:r>
      <w:r>
        <w:rPr>
          <w:rFonts w:ascii="Times New Roman" w:hAnsi="Times New Roman" w:cs="Times New Roman"/>
          <w:sz w:val="24"/>
          <w:szCs w:val="24"/>
          <w:lang w:val="en-US"/>
        </w:rPr>
        <w:t xml:space="preserve"> species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w:t>
      </w:r>
      <w:r w:rsidR="00AC7EB6">
        <w:rPr>
          <w:rFonts w:ascii="Times New Roman" w:hAnsi="Times New Roman" w:cs="Times New Roman"/>
          <w:sz w:val="24"/>
          <w:szCs w:val="24"/>
          <w:lang w:val="en-US"/>
        </w:rPr>
        <w:t>have been</w:t>
      </w:r>
      <w:r>
        <w:rPr>
          <w:rFonts w:ascii="Times New Roman" w:hAnsi="Times New Roman" w:cs="Times New Roman"/>
          <w:sz w:val="24"/>
          <w:szCs w:val="24"/>
          <w:lang w:val="en-US"/>
        </w:rPr>
        <w:t xml:space="preserve"> discussed in the literature reflecting different biological processes and species concepts, including bifurcating, budding, and anagenetic speciation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Daniele Silvestro, Warnock, Gavryushkina, &amp; Stadler,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fldLock="1"/>
      </w:r>
      <w:r w:rsidR="00230579">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(Fig. 2). Most phylogenetic trees are depicted in the rectangular shape where the two descending lineages split symmetrically from an ancestral lineage, thus suggesting a bifurcating speciation mode where two new species replace the ancestral lineage </w:t>
      </w:r>
      <w:r>
        <w:fldChar w:fldCharType="begin" w:fldLock="1"/>
      </w:r>
      <w:r w:rsidR="00230579">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(Baum, Smith, &amp; Donovan,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w:t>
      </w:r>
      <w:r w:rsidR="00AC7EB6">
        <w:rPr>
          <w:rFonts w:ascii="Times New Roman" w:hAnsi="Times New Roman" w:cs="Times New Roman"/>
          <w:sz w:val="24"/>
          <w:szCs w:val="24"/>
          <w:lang w:val="en-US"/>
        </w:rPr>
        <w:t>-</w:t>
      </w:r>
      <w:r>
        <w:rPr>
          <w:rFonts w:ascii="Times New Roman" w:hAnsi="Times New Roman" w:cs="Times New Roman"/>
          <w:sz w:val="24"/>
          <w:szCs w:val="24"/>
          <w:lang w:val="en-US"/>
        </w:rPr>
        <w:t>unstated assumption of all birth-death processes commonly used to model phylogenetic branching times, is that speciation occurs as a budding process, with a speciation event leading to a single new species and the survival of the parent species</w:t>
      </w:r>
      <w:ins w:id="28" w:author="Carlos Calderon del Cid" w:date="2023-09-26T21:52:00Z">
        <w:r w:rsidR="00514AA0">
          <w:rPr>
            <w:rFonts w:ascii="Times New Roman" w:hAnsi="Times New Roman" w:cs="Times New Roman"/>
            <w:sz w:val="24"/>
            <w:szCs w:val="24"/>
            <w:lang w:val="en-US"/>
          </w:rPr>
          <w:t>, even though we can’t say which descendant branch is the “new” species</w:t>
        </w:r>
      </w:ins>
      <w:r>
        <w:rPr>
          <w:rFonts w:ascii="Times New Roman" w:hAnsi="Times New Roman" w:cs="Times New Roman"/>
          <w:sz w:val="24"/>
          <w:szCs w:val="24"/>
          <w:lang w:val="en-US"/>
        </w:rPr>
        <w:t xml:space="preserve">. Anagenetic speciation, in contrast, does not lead to a branching event and is therefore not visible on a phylogenetic tree. </w:t>
      </w:r>
    </w:p>
    <w:p w14:paraId="773CF2C5" w14:textId="30403247"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All speciation modes may reflect plausible biological processes, and evidence for each mode has been found in the fossil record</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(Foote, 1996; George Gaylord Simpson, 1984)</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rsidR="00386CA8">
        <w:rPr>
          <w:rFonts w:ascii="Times New Roman" w:hAnsi="Times New Roman" w:cs="Times New Roman"/>
          <w:sz w:val="24"/>
          <w:szCs w:val="24"/>
          <w:lang w:val="en-US"/>
        </w:rPr>
        <w:t xml:space="preserve">in </w:t>
      </w:r>
      <w:r>
        <w:rPr>
          <w:rFonts w:ascii="Times New Roman" w:hAnsi="Times New Roman" w:cs="Times New Roman"/>
          <w:sz w:val="24"/>
          <w:szCs w:val="24"/>
          <w:lang w:val="en-US"/>
        </w:rPr>
        <w:t>extant species</w:t>
      </w:r>
      <w:r w:rsidR="008D681D">
        <w:rPr>
          <w:rFonts w:ascii="Times New Roman" w:hAnsi="Times New Roman" w:cs="Times New Roman"/>
          <w:sz w:val="24"/>
          <w:szCs w:val="24"/>
          <w:lang w:val="en-US"/>
        </w:rPr>
        <w:t xml:space="preserve"> </w:t>
      </w:r>
      <w:r w:rsidR="008D681D">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sidR="008D681D">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(Skeels &amp; Cardillo, 2019)</w:t>
      </w:r>
      <w:r w:rsidR="008D681D">
        <w:rPr>
          <w:rFonts w:ascii="Times New Roman" w:hAnsi="Times New Roman" w:cs="Times New Roman"/>
          <w:sz w:val="24"/>
          <w:szCs w:val="24"/>
          <w:lang w:val="en-US"/>
        </w:rPr>
        <w:fldChar w:fldCharType="end"/>
      </w:r>
      <w:r w:rsidR="008D681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Bifurcating speciation can be linked with vicariance or allopatric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fldChar w:fldCharType="begin" w:fldLock="1"/>
      </w:r>
      <w:r w:rsidR="00230579">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Under this speciation mode</w:t>
      </w:r>
      <w:r>
        <w:rPr>
          <w:rFonts w:ascii="Times New Roman" w:hAnsi="Times New Roman" w:cs="Times New Roman"/>
          <w:sz w:val="24"/>
          <w:szCs w:val="24"/>
          <w:lang w:val="en-US"/>
        </w:rPr>
        <w:t xml:space="preserve">, phylogenetic ages equal species ages when there is no extinction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fldChar w:fldCharType="begin" w:fldLock="1"/>
      </w:r>
      <w:r w:rsidR="00230579">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w:t>
      </w:r>
      <w:r>
        <w:rPr>
          <w:rFonts w:ascii="Times New Roman" w:hAnsi="Times New Roman" w:cs="Times New Roman"/>
          <w:sz w:val="24"/>
          <w:szCs w:val="24"/>
          <w:lang w:val="en-US"/>
        </w:rPr>
        <w:lastRenderedPageBreak/>
        <w:t>to the evolutionary species concept, which considers any species as descendant of an ancestral lineage with its own evolutionary identity</w:t>
      </w:r>
      <w:r w:rsidR="00095DFB">
        <w:rPr>
          <w:rFonts w:ascii="Times New Roman" w:hAnsi="Times New Roman" w:cs="Times New Roman"/>
          <w:sz w:val="24"/>
          <w:szCs w:val="24"/>
          <w:lang w:val="en-US"/>
        </w:rPr>
        <w:t xml:space="preserve"> </w:t>
      </w:r>
      <w:r w:rsidR="00095DFB">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sidR="00095DFB">
        <w:rPr>
          <w:rFonts w:ascii="Times New Roman" w:hAnsi="Times New Roman" w:cs="Times New Roman"/>
          <w:sz w:val="24"/>
          <w:szCs w:val="24"/>
          <w:lang w:val="en-US"/>
        </w:rPr>
        <w:fldChar w:fldCharType="separate"/>
      </w:r>
      <w:r w:rsidR="00095DFB" w:rsidRPr="00095DFB">
        <w:rPr>
          <w:rFonts w:ascii="Times New Roman" w:hAnsi="Times New Roman" w:cs="Times New Roman"/>
          <w:noProof/>
          <w:sz w:val="24"/>
          <w:szCs w:val="24"/>
          <w:lang w:val="en-US"/>
        </w:rPr>
        <w:t>(Simpson 1951,</w:t>
      </w:r>
      <w:r w:rsidR="00095DFB">
        <w:rPr>
          <w:rFonts w:ascii="Times New Roman" w:hAnsi="Times New Roman" w:cs="Times New Roman"/>
          <w:noProof/>
          <w:sz w:val="24"/>
          <w:szCs w:val="24"/>
          <w:lang w:val="en-US"/>
        </w:rPr>
        <w:t xml:space="preserve"> but see Simpson</w:t>
      </w:r>
      <w:r w:rsidR="00095DFB" w:rsidRPr="00095DFB">
        <w:rPr>
          <w:rFonts w:ascii="Times New Roman" w:hAnsi="Times New Roman" w:cs="Times New Roman"/>
          <w:noProof/>
          <w:sz w:val="24"/>
          <w:szCs w:val="24"/>
          <w:lang w:val="en-US"/>
        </w:rPr>
        <w:t xml:space="preserve"> 1961)</w:t>
      </w:r>
      <w:r w:rsidR="00095DF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fldChar w:fldCharType="begin" w:fldLock="1"/>
      </w:r>
      <w:r w:rsidR="00230579">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AC7EB6">
        <w:rPr>
          <w:rFonts w:ascii="Times New Roman" w:hAnsi="Times New Roman" w:cs="Times New Roman"/>
          <w:sz w:val="24"/>
          <w:szCs w:val="24"/>
          <w:lang w:val="en-US"/>
        </w:rPr>
        <w:t xml:space="preserve">Thus, in </w:t>
      </w:r>
      <w:r>
        <w:rPr>
          <w:rFonts w:ascii="Times New Roman" w:hAnsi="Times New Roman" w:cs="Times New Roman"/>
          <w:sz w:val="24"/>
          <w:szCs w:val="24"/>
          <w:lang w:val="en-US"/>
        </w:rPr>
        <w:t xml:space="preserve">the absence of extinction, the phylogenetic age of one sister species will equal its species age while the other will be older but without the possibility to </w:t>
      </w:r>
      <w:r w:rsidR="00614615">
        <w:rPr>
          <w:rFonts w:ascii="Times New Roman" w:hAnsi="Times New Roman" w:cs="Times New Roman"/>
          <w:sz w:val="24"/>
          <w:szCs w:val="24"/>
          <w:lang w:val="en-US"/>
        </w:rPr>
        <w:t xml:space="preserve">identify </w:t>
      </w:r>
      <w:r>
        <w:rPr>
          <w:rFonts w:ascii="Times New Roman" w:hAnsi="Times New Roman" w:cs="Times New Roman"/>
          <w:sz w:val="24"/>
          <w:szCs w:val="24"/>
          <w:lang w:val="en-US"/>
        </w:rPr>
        <w:t xml:space="preserve">which one is which. Anagenetic speciation is not associated with a branching event but can be used to describe different species or morphospecies </w:t>
      </w:r>
      <w:r>
        <w:fldChar w:fldCharType="begin" w:fldLock="1"/>
      </w:r>
      <w:r w:rsidR="00230579">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fldLock="1"/>
      </w:r>
      <w:r w:rsidR="00230579">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(Roopnarine, Byars, Fitzgerald, Paleobiology, &amp; Winter,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p>
    <w:p w14:paraId="7104B698" w14:textId="7E4A0E67"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Several studies used phylogenetic age a</w:t>
      </w:r>
      <w:r w:rsidR="00AC7EB6">
        <w:rPr>
          <w:rFonts w:ascii="Times New Roman" w:hAnsi="Times New Roman" w:cs="Times New Roman"/>
          <w:sz w:val="24"/>
          <w:szCs w:val="24"/>
          <w:lang w:val="en-US"/>
        </w:rPr>
        <w:t>t</w:t>
      </w:r>
      <w:r>
        <w:rPr>
          <w:rFonts w:ascii="Times New Roman" w:hAnsi="Times New Roman" w:cs="Times New Roman"/>
          <w:sz w:val="24"/>
          <w:szCs w:val="24"/>
          <w:lang w:val="en-US"/>
        </w:rPr>
        <w:t xml:space="preserve"> face value for species age</w:t>
      </w:r>
      <w:r w:rsidR="00416FD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w:t>
      </w:r>
      <w:r w:rsidR="00AC7EB6">
        <w:rPr>
          <w:rFonts w:ascii="Times New Roman" w:hAnsi="Times New Roman" w:cs="Times New Roman"/>
          <w:sz w:val="24"/>
          <w:szCs w:val="24"/>
          <w:lang w:val="en-US"/>
        </w:rPr>
        <w:t>,</w:t>
      </w:r>
      <w:r>
        <w:rPr>
          <w:rFonts w:ascii="Times New Roman" w:hAnsi="Times New Roman" w:cs="Times New Roman"/>
          <w:sz w:val="24"/>
          <w:szCs w:val="24"/>
          <w:lang w:val="en-US"/>
        </w:rPr>
        <w:t xml:space="preserve"> but the potential deviation from the true species ages due to the combined shortfalls </w:t>
      </w:r>
      <w:ins w:id="29" w:author="Carlos Calderon del Cid" w:date="2023-10-09T17:30:00Z">
        <w:r w:rsidR="005B52EA">
          <w:rPr>
            <w:rFonts w:ascii="Times New Roman" w:hAnsi="Times New Roman" w:cs="Times New Roman"/>
            <w:sz w:val="24"/>
            <w:szCs w:val="24"/>
            <w:lang w:val="en-US"/>
          </w:rPr>
          <w:t xml:space="preserve">referred </w:t>
        </w:r>
      </w:ins>
      <w:r>
        <w:rPr>
          <w:rFonts w:ascii="Times New Roman" w:hAnsi="Times New Roman" w:cs="Times New Roman"/>
          <w:sz w:val="24"/>
          <w:szCs w:val="24"/>
          <w:lang w:val="en-US"/>
        </w:rPr>
        <w:t xml:space="preserve">above is unknown. Here we use simulations to quantify the predictability of species age from phylogenetic trees of extant taxa, under different diversification scenarios. </w:t>
      </w:r>
      <w:del w:id="30" w:author="Carlos Calderon del Cid" w:date="2023-09-26T21:39:00Z">
        <w:r w:rsidDel="00CE0170">
          <w:rPr>
            <w:rFonts w:ascii="Times New Roman" w:hAnsi="Times New Roman" w:cs="Times New Roman"/>
            <w:sz w:val="24"/>
            <w:szCs w:val="24"/>
            <w:lang w:val="en-US"/>
          </w:rPr>
          <w:delText xml:space="preserve">Since the potential effects of incomplete taxon sampling are mitigated by the ever-growing taxonomic coverage of phylogenetic research and advances in augmenting trees with the missing species (e.g., </w:delText>
        </w:r>
        <w:r w:rsidDel="00CE0170">
          <w:fldChar w:fldCharType="begin" w:fldLock="1"/>
        </w:r>
        <w:r w:rsidR="00230579" w:rsidDel="00CE0170">
          <w:rPr>
            <w:rFonts w:ascii="Times New Roman" w:hAnsi="Times New Roman" w:cs="Times New Roman"/>
            <w:sz w:val="24"/>
            <w:szCs w:val="24"/>
            <w:lang w:val="en-US"/>
          </w:rPr>
          <w:del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delInstrText>
        </w:r>
        <w:r w:rsidDel="00CE0170">
          <w:rPr>
            <w:rFonts w:ascii="Times New Roman" w:hAnsi="Times New Roman" w:cs="Times New Roman"/>
            <w:sz w:val="24"/>
            <w:szCs w:val="24"/>
            <w:lang w:val="en-US"/>
          </w:rPr>
          <w:fldChar w:fldCharType="separate"/>
        </w:r>
        <w:r w:rsidDel="00CE0170">
          <w:rPr>
            <w:rFonts w:ascii="Times New Roman" w:hAnsi="Times New Roman" w:cs="Times New Roman"/>
            <w:noProof/>
            <w:sz w:val="24"/>
            <w:szCs w:val="24"/>
            <w:lang w:val="en-US"/>
          </w:rPr>
          <w:delText>Chang et al. 2020; Thomas et al. 2013)</w:delText>
        </w:r>
        <w:r w:rsidDel="00CE0170">
          <w:rPr>
            <w:rFonts w:ascii="Times New Roman" w:hAnsi="Times New Roman" w:cs="Times New Roman"/>
            <w:sz w:val="24"/>
            <w:szCs w:val="24"/>
            <w:lang w:val="en-US"/>
          </w:rPr>
          <w:fldChar w:fldCharType="end"/>
        </w:r>
        <w:r w:rsidDel="00CE0170">
          <w:rPr>
            <w:rFonts w:ascii="Times New Roman" w:hAnsi="Times New Roman" w:cs="Times New Roman"/>
            <w:sz w:val="24"/>
            <w:szCs w:val="24"/>
            <w:lang w:val="en-US"/>
          </w:rPr>
          <w:delText xml:space="preserve">, we focus on the effects of extinction and speciation modes on our ability to infer the age of extant species. </w:delText>
        </w:r>
      </w:del>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 (2) examine whether this error affects our ability to make qualitative decisions on the order of species ages;</w:t>
      </w:r>
      <w:ins w:id="31" w:author="Carlos Calderon del Cid" w:date="2023-09-26T21:45:00Z">
        <w:r w:rsidR="00514AA0">
          <w:rPr>
            <w:rFonts w:ascii="Times New Roman" w:hAnsi="Times New Roman" w:cs="Times New Roman"/>
            <w:sz w:val="24"/>
            <w:szCs w:val="24"/>
            <w:lang w:val="en-US"/>
          </w:rPr>
          <w:t xml:space="preserve"> (3) </w:t>
        </w:r>
        <w:r w:rsidR="00514AA0" w:rsidRPr="00514AA0">
          <w:rPr>
            <w:rFonts w:ascii="Times New Roman" w:hAnsi="Times New Roman" w:cs="Times New Roman"/>
            <w:sz w:val="24"/>
            <w:szCs w:val="24"/>
            <w:lang w:val="en-US"/>
          </w:rPr>
          <w:t>quantify the error in phylogenetic ages under three different levels on incomplete sampling combined with bifurcating and budding speciation in an intermediate extinction scenario;</w:t>
        </w:r>
      </w:ins>
      <w:r>
        <w:rPr>
          <w:rFonts w:ascii="Times New Roman" w:hAnsi="Times New Roman" w:cs="Times New Roman"/>
          <w:sz w:val="24"/>
          <w:szCs w:val="24"/>
          <w:lang w:val="en-US"/>
        </w:rPr>
        <w:t xml:space="preserve"> and, (</w:t>
      </w:r>
      <w:ins w:id="32" w:author="Carlos Calderon del Cid" w:date="2023-09-26T21:45:00Z">
        <w:r w:rsidR="00514AA0">
          <w:rPr>
            <w:rFonts w:ascii="Times New Roman" w:hAnsi="Times New Roman" w:cs="Times New Roman"/>
            <w:sz w:val="24"/>
            <w:szCs w:val="24"/>
            <w:lang w:val="en-US"/>
          </w:rPr>
          <w:t>4</w:t>
        </w:r>
      </w:ins>
      <w:del w:id="33" w:author="Carlos Calderon del Cid" w:date="2023-09-26T21:45:00Z">
        <w:r w:rsidDel="00514AA0">
          <w:rPr>
            <w:rFonts w:ascii="Times New Roman" w:hAnsi="Times New Roman" w:cs="Times New Roman"/>
            <w:sz w:val="24"/>
            <w:szCs w:val="24"/>
            <w:lang w:val="en-US"/>
          </w:rPr>
          <w:delText>3</w:delText>
        </w:r>
      </w:del>
      <w:r>
        <w:rPr>
          <w:rFonts w:ascii="Times New Roman" w:hAnsi="Times New Roman" w:cs="Times New Roman"/>
          <w:sz w:val="24"/>
          <w:szCs w:val="24"/>
          <w:lang w:val="en-US"/>
        </w:rPr>
        <w:t>) explore whether the signal of labeled age-correlated extinction risk is preserved in the phylogenetic age of species</w:t>
      </w:r>
      <w:ins w:id="34" w:author="Carlos Calderon del Cid" w:date="2023-09-26T21:41:00Z">
        <w:r w:rsidR="00CE0170">
          <w:rPr>
            <w:rFonts w:ascii="Times New Roman" w:hAnsi="Times New Roman" w:cs="Times New Roman"/>
            <w:sz w:val="24"/>
            <w:szCs w:val="24"/>
            <w:lang w:val="en-US"/>
          </w:rPr>
          <w:t xml:space="preserve">, given </w:t>
        </w:r>
      </w:ins>
      <w:ins w:id="35" w:author="Carlos Calderon del Cid" w:date="2023-10-09T15:15:00Z">
        <w:r w:rsidR="00A2705F">
          <w:rPr>
            <w:rFonts w:ascii="Times New Roman" w:hAnsi="Times New Roman" w:cs="Times New Roman"/>
            <w:sz w:val="24"/>
            <w:szCs w:val="24"/>
            <w:lang w:val="en-US"/>
          </w:rPr>
          <w:t>three</w:t>
        </w:r>
      </w:ins>
      <w:ins w:id="36" w:author="Carlos Calderon del Cid" w:date="2023-09-26T21:41:00Z">
        <w:r w:rsidR="00CE0170">
          <w:rPr>
            <w:rFonts w:ascii="Times New Roman" w:hAnsi="Times New Roman" w:cs="Times New Roman"/>
            <w:sz w:val="24"/>
            <w:szCs w:val="24"/>
            <w:lang w:val="en-US"/>
          </w:rPr>
          <w:t xml:space="preserve"> different </w:t>
        </w:r>
      </w:ins>
      <w:ins w:id="37" w:author="Carlos Calderon del Cid" w:date="2023-10-09T17:31:00Z">
        <w:r w:rsidR="005B52EA">
          <w:rPr>
            <w:rFonts w:ascii="Times New Roman" w:hAnsi="Times New Roman" w:cs="Times New Roman"/>
            <w:sz w:val="24"/>
            <w:szCs w:val="24"/>
            <w:lang w:val="en-US"/>
          </w:rPr>
          <w:t xml:space="preserve">extinction </w:t>
        </w:r>
      </w:ins>
      <w:ins w:id="38" w:author="Carlos Calderon del Cid" w:date="2023-09-26T21:41:00Z">
        <w:r w:rsidR="00CE0170">
          <w:rPr>
            <w:rFonts w:ascii="Times New Roman" w:hAnsi="Times New Roman" w:cs="Times New Roman"/>
            <w:sz w:val="24"/>
            <w:szCs w:val="24"/>
            <w:lang w:val="en-US"/>
          </w:rPr>
          <w:t xml:space="preserve">scenarios </w:t>
        </w:r>
      </w:ins>
      <w:ins w:id="39" w:author="Carlos Calderon del Cid" w:date="2023-10-09T17:31:00Z">
        <w:r w:rsidR="005B52EA">
          <w:rPr>
            <w:rFonts w:ascii="Times New Roman" w:hAnsi="Times New Roman" w:cs="Times New Roman"/>
            <w:sz w:val="24"/>
            <w:szCs w:val="24"/>
            <w:lang w:val="en-US"/>
          </w:rPr>
          <w:t>and three different</w:t>
        </w:r>
        <w:r w:rsidR="00E92E8C">
          <w:rPr>
            <w:rFonts w:ascii="Times New Roman" w:hAnsi="Times New Roman" w:cs="Times New Roman"/>
            <w:sz w:val="24"/>
            <w:szCs w:val="24"/>
            <w:lang w:val="en-US"/>
          </w:rPr>
          <w:t xml:space="preserve"> percentages</w:t>
        </w:r>
        <w:r w:rsidR="005B52EA">
          <w:rPr>
            <w:rFonts w:ascii="Times New Roman" w:hAnsi="Times New Roman" w:cs="Times New Roman"/>
            <w:sz w:val="24"/>
            <w:szCs w:val="24"/>
            <w:lang w:val="en-US"/>
          </w:rPr>
          <w:t xml:space="preserve"> of incomplete sampling</w:t>
        </w:r>
      </w:ins>
      <w:r>
        <w:rPr>
          <w:rFonts w:ascii="Times New Roman" w:hAnsi="Times New Roman" w:cs="Times New Roman"/>
          <w:sz w:val="24"/>
          <w:szCs w:val="24"/>
          <w:lang w:val="en-US"/>
        </w:rPr>
        <w:t xml:space="preserve">. Finally, we propose a new method </w:t>
      </w:r>
      <w:r w:rsidR="00614615">
        <w:rPr>
          <w:rFonts w:ascii="Times New Roman" w:hAnsi="Times New Roman" w:cs="Times New Roman"/>
          <w:sz w:val="24"/>
          <w:szCs w:val="24"/>
          <w:lang w:val="en-US"/>
        </w:rPr>
        <w:t xml:space="preserve">to more accurately estimate species age </w:t>
      </w:r>
      <w:r>
        <w:rPr>
          <w:rFonts w:ascii="Times New Roman" w:hAnsi="Times New Roman" w:cs="Times New Roman"/>
          <w:sz w:val="24"/>
          <w:szCs w:val="24"/>
          <w:lang w:val="en-US"/>
        </w:rPr>
        <w:t xml:space="preserve">under </w:t>
      </w:r>
      <w:r w:rsidR="00614615">
        <w:rPr>
          <w:rFonts w:ascii="Times New Roman" w:hAnsi="Times New Roman" w:cs="Times New Roman"/>
          <w:sz w:val="24"/>
          <w:szCs w:val="24"/>
          <w:lang w:val="en-US"/>
        </w:rPr>
        <w:t xml:space="preserve">the assumption </w:t>
      </w:r>
      <w:r>
        <w:rPr>
          <w:rFonts w:ascii="Times New Roman" w:hAnsi="Times New Roman" w:cs="Times New Roman"/>
          <w:sz w:val="24"/>
          <w:szCs w:val="24"/>
          <w:lang w:val="en-US"/>
        </w:rPr>
        <w:t xml:space="preserve">bifurcating speciation, which is </w:t>
      </w:r>
      <w:r w:rsidR="00614615">
        <w:rPr>
          <w:rFonts w:ascii="Times New Roman" w:hAnsi="Times New Roman" w:cs="Times New Roman"/>
          <w:sz w:val="24"/>
          <w:szCs w:val="24"/>
          <w:lang w:val="en-US"/>
        </w:rPr>
        <w:t xml:space="preserve">the most widely used </w:t>
      </w:r>
      <w:r>
        <w:rPr>
          <w:rFonts w:ascii="Times New Roman" w:hAnsi="Times New Roman" w:cs="Times New Roman"/>
          <w:sz w:val="24"/>
          <w:szCs w:val="24"/>
          <w:lang w:val="en-US"/>
        </w:rPr>
        <w:t>assu</w:t>
      </w:r>
      <w:r w:rsidR="00614615">
        <w:rPr>
          <w:rFonts w:ascii="Times New Roman" w:hAnsi="Times New Roman" w:cs="Times New Roman"/>
          <w:sz w:val="24"/>
          <w:szCs w:val="24"/>
          <w:lang w:val="en-US"/>
        </w:rPr>
        <w:t>mption</w:t>
      </w:r>
      <w:r>
        <w:rPr>
          <w:rFonts w:ascii="Times New Roman" w:hAnsi="Times New Roman" w:cs="Times New Roman"/>
          <w:sz w:val="24"/>
          <w:szCs w:val="24"/>
          <w:lang w:val="en-US"/>
        </w:rPr>
        <w:t xml:space="preserve"> in eco-evolutionary studies (e.g.,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w:t>
      </w:r>
    </w:p>
    <w:p w14:paraId="5CDDDF20" w14:textId="77777777" w:rsidR="009978B8" w:rsidRDefault="009978B8">
      <w:pPr>
        <w:spacing w:after="0" w:line="360" w:lineRule="auto"/>
        <w:ind w:firstLine="709"/>
        <w:jc w:val="both"/>
        <w:rPr>
          <w:rFonts w:ascii="Times New Roman" w:hAnsi="Times New Roman" w:cs="Times New Roman"/>
          <w:sz w:val="24"/>
          <w:szCs w:val="24"/>
          <w:lang w:val="en-US"/>
        </w:rPr>
      </w:pPr>
    </w:p>
    <w:p w14:paraId="46C5BCD8" w14:textId="77777777" w:rsidR="009978B8" w:rsidRDefault="009978B8">
      <w:pPr>
        <w:spacing w:after="0" w:line="360" w:lineRule="auto"/>
        <w:ind w:firstLine="709"/>
        <w:jc w:val="both"/>
        <w:rPr>
          <w:rFonts w:ascii="Times New Roman" w:hAnsi="Times New Roman" w:cs="Times New Roman"/>
          <w:sz w:val="24"/>
          <w:szCs w:val="24"/>
          <w:lang w:val="en-US"/>
        </w:rPr>
      </w:pPr>
    </w:p>
    <w:p w14:paraId="5152CE40" w14:textId="77777777" w:rsidR="009978B8" w:rsidRDefault="009978B8">
      <w:pPr>
        <w:spacing w:after="0" w:line="360" w:lineRule="auto"/>
        <w:ind w:firstLine="709"/>
        <w:jc w:val="both"/>
        <w:rPr>
          <w:rFonts w:ascii="Times New Roman" w:hAnsi="Times New Roman" w:cs="Times New Roman"/>
          <w:sz w:val="24"/>
          <w:szCs w:val="24"/>
          <w:lang w:val="en-US"/>
        </w:rPr>
      </w:pPr>
    </w:p>
    <w:p w14:paraId="4C0389E1"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3ECD541B"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5F38C121" w14:textId="74A4CC66" w:rsidR="00E92E8C" w:rsidRPr="00E92E8C" w:rsidDel="00670F90" w:rsidRDefault="00000000" w:rsidP="00670F90">
      <w:pPr>
        <w:spacing w:after="0" w:line="360" w:lineRule="auto"/>
        <w:ind w:firstLine="709"/>
        <w:jc w:val="both"/>
        <w:rPr>
          <w:del w:id="40" w:author="Carlos Calderon del Cid" w:date="2023-10-09T17:45:00Z"/>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fldLock="1"/>
      </w:r>
      <w:r w:rsidR="00230579">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fldLock="1"/>
      </w:r>
      <w:r w:rsidR="00230579">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ins w:id="41" w:author="Carlos Calderon del Cid" w:date="2023-10-09T17:32:00Z">
        <w:r w:rsidR="00E92E8C">
          <w:rPr>
            <w:rFonts w:ascii="Times New Roman" w:hAnsi="Times New Roman" w:cs="Times New Roman"/>
            <w:sz w:val="24"/>
            <w:szCs w:val="24"/>
            <w:lang w:val="en-US"/>
          </w:rPr>
          <w:t xml:space="preserve">Regarding the number of extant species, </w:t>
        </w:r>
      </w:ins>
      <w:ins w:id="42" w:author="Carlos Calderon del Cid" w:date="2023-10-09T17:34:00Z">
        <w:r w:rsidR="00E92E8C">
          <w:rPr>
            <w:rFonts w:ascii="Times New Roman" w:hAnsi="Times New Roman" w:cs="Times New Roman"/>
            <w:sz w:val="24"/>
            <w:szCs w:val="24"/>
            <w:lang w:val="en-US"/>
          </w:rPr>
          <w:t>we ran two types of simulations depending the shortfalls we intended to evaluate</w:t>
        </w:r>
      </w:ins>
      <w:ins w:id="43" w:author="Carlos Calderon del Cid" w:date="2023-10-09T17:39:00Z">
        <w:r w:rsidR="00E92E8C">
          <w:rPr>
            <w:rFonts w:ascii="Times New Roman" w:hAnsi="Times New Roman" w:cs="Times New Roman"/>
            <w:sz w:val="24"/>
            <w:szCs w:val="24"/>
            <w:lang w:val="en-US"/>
          </w:rPr>
          <w:t>.</w:t>
        </w:r>
      </w:ins>
      <w:ins w:id="44" w:author="Carlos Calderon del Cid" w:date="2023-10-09T17:35:00Z">
        <w:r w:rsidR="00E92E8C" w:rsidRPr="00E92E8C">
          <w:rPr>
            <w:rFonts w:ascii="Times New Roman" w:hAnsi="Times New Roman" w:cs="Times New Roman"/>
            <w:sz w:val="24"/>
            <w:szCs w:val="24"/>
            <w:lang w:val="en-US"/>
            <w:rPrChange w:id="45" w:author="Carlos Calderon del Cid" w:date="2023-10-09T17:35:00Z">
              <w:rPr>
                <w:rFonts w:ascii="Times New Roman" w:hAnsi="Times New Roman" w:cs="Times New Roman"/>
                <w:sz w:val="24"/>
                <w:szCs w:val="24"/>
                <w:lang w:val="pt-BR"/>
              </w:rPr>
            </w:rPrChange>
          </w:rPr>
          <w:t xml:space="preserve"> </w:t>
        </w:r>
      </w:ins>
      <w:ins w:id="46" w:author="Carlos Calderon del Cid" w:date="2023-10-09T17:39:00Z">
        <w:r w:rsidR="00E92E8C">
          <w:rPr>
            <w:rFonts w:ascii="Times New Roman" w:hAnsi="Times New Roman" w:cs="Times New Roman"/>
            <w:sz w:val="24"/>
            <w:szCs w:val="24"/>
            <w:lang w:val="en-US"/>
          </w:rPr>
          <w:t>F</w:t>
        </w:r>
      </w:ins>
      <w:ins w:id="47" w:author="Carlos Calderon del Cid" w:date="2023-10-09T17:35:00Z">
        <w:r w:rsidR="00E92E8C" w:rsidRPr="00E92E8C">
          <w:rPr>
            <w:rFonts w:ascii="Times New Roman" w:hAnsi="Times New Roman" w:cs="Times New Roman"/>
            <w:sz w:val="24"/>
            <w:szCs w:val="24"/>
            <w:lang w:val="en-US"/>
            <w:rPrChange w:id="48" w:author="Carlos Calderon del Cid" w:date="2023-10-09T17:35:00Z">
              <w:rPr>
                <w:rFonts w:ascii="Times New Roman" w:hAnsi="Times New Roman" w:cs="Times New Roman"/>
                <w:sz w:val="24"/>
                <w:szCs w:val="24"/>
                <w:lang w:val="pt-BR"/>
              </w:rPr>
            </w:rPrChange>
          </w:rPr>
          <w:t>o</w:t>
        </w:r>
        <w:r w:rsidR="00E92E8C">
          <w:rPr>
            <w:rFonts w:ascii="Times New Roman" w:hAnsi="Times New Roman" w:cs="Times New Roman"/>
            <w:sz w:val="24"/>
            <w:szCs w:val="24"/>
            <w:lang w:val="en-US"/>
          </w:rPr>
          <w:t>r speciation modes, we simu</w:t>
        </w:r>
      </w:ins>
      <w:ins w:id="49" w:author="Carlos Calderon del Cid" w:date="2023-10-09T17:36:00Z">
        <w:r w:rsidR="00E92E8C">
          <w:rPr>
            <w:rFonts w:ascii="Times New Roman" w:hAnsi="Times New Roman" w:cs="Times New Roman"/>
            <w:sz w:val="24"/>
            <w:szCs w:val="24"/>
            <w:lang w:val="en-US"/>
          </w:rPr>
          <w:t>lated for all trees 100 extant species</w:t>
        </w:r>
      </w:ins>
      <w:ins w:id="50" w:author="Carlos Calderon del Cid" w:date="2023-10-09T17:39:00Z">
        <w:r w:rsidR="00E92E8C">
          <w:rPr>
            <w:rFonts w:ascii="Times New Roman" w:hAnsi="Times New Roman" w:cs="Times New Roman"/>
            <w:sz w:val="24"/>
            <w:szCs w:val="24"/>
            <w:lang w:val="en-US"/>
          </w:rPr>
          <w:t>.</w:t>
        </w:r>
      </w:ins>
      <w:ins w:id="51" w:author="Carlos Calderon del Cid" w:date="2023-10-09T17:37:00Z">
        <w:r w:rsidR="00E92E8C">
          <w:rPr>
            <w:rFonts w:ascii="Times New Roman" w:hAnsi="Times New Roman" w:cs="Times New Roman"/>
            <w:sz w:val="24"/>
            <w:szCs w:val="24"/>
            <w:lang w:val="en-US"/>
          </w:rPr>
          <w:t xml:space="preserve"> </w:t>
        </w:r>
      </w:ins>
      <w:ins w:id="52" w:author="Carlos Calderon del Cid" w:date="2023-10-09T17:39:00Z">
        <w:r w:rsidR="00E92E8C">
          <w:rPr>
            <w:rFonts w:ascii="Times New Roman" w:hAnsi="Times New Roman" w:cs="Times New Roman"/>
            <w:sz w:val="24"/>
            <w:szCs w:val="24"/>
            <w:lang w:val="en-US"/>
          </w:rPr>
          <w:t>F</w:t>
        </w:r>
      </w:ins>
      <w:ins w:id="53" w:author="Carlos Calderon del Cid" w:date="2023-10-09T17:37:00Z">
        <w:r w:rsidR="00E92E8C">
          <w:rPr>
            <w:rFonts w:ascii="Times New Roman" w:hAnsi="Times New Roman" w:cs="Times New Roman"/>
            <w:sz w:val="24"/>
            <w:szCs w:val="24"/>
            <w:lang w:val="en-US"/>
          </w:rPr>
          <w:t>or incomplete sampling</w:t>
        </w:r>
      </w:ins>
      <w:ins w:id="54" w:author="Carlos Calderon del Cid" w:date="2023-10-09T17:42:00Z">
        <w:r w:rsidR="00670F90">
          <w:rPr>
            <w:rFonts w:ascii="Times New Roman" w:hAnsi="Times New Roman" w:cs="Times New Roman"/>
            <w:sz w:val="24"/>
            <w:szCs w:val="24"/>
            <w:lang w:val="en-US"/>
          </w:rPr>
          <w:t xml:space="preserve">, </w:t>
        </w:r>
      </w:ins>
      <w:ins w:id="55" w:author="Carlos Calderon del Cid" w:date="2023-10-09T17:40:00Z">
        <w:r w:rsidR="00E92E8C">
          <w:rPr>
            <w:rFonts w:ascii="Times New Roman" w:hAnsi="Times New Roman" w:cs="Times New Roman"/>
            <w:sz w:val="24"/>
            <w:szCs w:val="24"/>
            <w:lang w:val="en-US"/>
          </w:rPr>
          <w:t>we</w:t>
        </w:r>
      </w:ins>
      <w:ins w:id="56" w:author="Carlos Calderon del Cid" w:date="2023-10-09T17:43:00Z">
        <w:r w:rsidR="00670F90">
          <w:rPr>
            <w:rFonts w:ascii="Times New Roman" w:hAnsi="Times New Roman" w:cs="Times New Roman"/>
            <w:sz w:val="24"/>
            <w:szCs w:val="24"/>
            <w:lang w:val="en-US"/>
          </w:rPr>
          <w:t xml:space="preserve"> had three levels and</w:t>
        </w:r>
      </w:ins>
      <w:ins w:id="57" w:author="Carlos Calderon del Cid" w:date="2023-10-09T17:40:00Z">
        <w:r w:rsidR="00E92E8C">
          <w:rPr>
            <w:rFonts w:ascii="Times New Roman" w:hAnsi="Times New Roman" w:cs="Times New Roman"/>
            <w:sz w:val="24"/>
            <w:szCs w:val="24"/>
            <w:lang w:val="en-US"/>
          </w:rPr>
          <w:t xml:space="preserve"> </w:t>
        </w:r>
      </w:ins>
      <w:ins w:id="58" w:author="Carlos Calderon del Cid" w:date="2023-10-09T17:44:00Z">
        <w:r w:rsidR="00670F90">
          <w:rPr>
            <w:rFonts w:ascii="Times New Roman" w:hAnsi="Times New Roman" w:cs="Times New Roman"/>
            <w:sz w:val="24"/>
            <w:szCs w:val="24"/>
            <w:lang w:val="en-US"/>
          </w:rPr>
          <w:t>kept the trees’ size</w:t>
        </w:r>
      </w:ins>
      <w:ins w:id="59" w:author="Carlos Calderon del Cid" w:date="2023-10-09T17:45:00Z">
        <w:r w:rsidR="00670F90">
          <w:rPr>
            <w:rFonts w:ascii="Times New Roman" w:hAnsi="Times New Roman" w:cs="Times New Roman"/>
            <w:sz w:val="24"/>
            <w:szCs w:val="24"/>
            <w:lang w:val="en-US"/>
          </w:rPr>
          <w:t xml:space="preserve"> constant (100 species) after subsampling</w:t>
        </w:r>
      </w:ins>
      <w:ins w:id="60" w:author="Carlos Calderon del Cid" w:date="2023-10-09T17:39:00Z">
        <w:r w:rsidR="00E92E8C">
          <w:rPr>
            <w:rFonts w:ascii="Times New Roman" w:hAnsi="Times New Roman" w:cs="Times New Roman"/>
            <w:sz w:val="24"/>
            <w:szCs w:val="24"/>
            <w:lang w:val="en-US"/>
          </w:rPr>
          <w:t>: (1)</w:t>
        </w:r>
      </w:ins>
      <w:ins w:id="61" w:author="Carlos Calderon del Cid" w:date="2023-10-09T17:37:00Z">
        <w:r w:rsidR="00E92E8C">
          <w:rPr>
            <w:rFonts w:ascii="Times New Roman" w:hAnsi="Times New Roman" w:cs="Times New Roman"/>
            <w:sz w:val="24"/>
            <w:szCs w:val="24"/>
            <w:lang w:val="en-US"/>
          </w:rPr>
          <w:t xml:space="preserve"> </w:t>
        </w:r>
      </w:ins>
      <w:ins w:id="62" w:author="Carlos Calderon del Cid" w:date="2023-10-09T17:38:00Z">
        <w:r w:rsidR="00E92E8C">
          <w:rPr>
            <w:rFonts w:ascii="Times New Roman" w:hAnsi="Times New Roman" w:cs="Times New Roman"/>
            <w:sz w:val="24"/>
            <w:szCs w:val="24"/>
            <w:lang w:val="en-US"/>
          </w:rPr>
          <w:t>for “0% missing species”, we simulated all trees with 100 extant species</w:t>
        </w:r>
      </w:ins>
      <w:ins w:id="63" w:author="Carlos Calderon del Cid" w:date="2023-10-09T17:43:00Z">
        <w:r w:rsidR="00670F90">
          <w:rPr>
            <w:rFonts w:ascii="Times New Roman" w:hAnsi="Times New Roman" w:cs="Times New Roman"/>
            <w:sz w:val="24"/>
            <w:szCs w:val="24"/>
            <w:lang w:val="en-US"/>
          </w:rPr>
          <w:t xml:space="preserve">; (2) </w:t>
        </w:r>
      </w:ins>
      <w:ins w:id="64" w:author="Carlos Calderon del Cid" w:date="2023-10-09T17:38:00Z">
        <w:r w:rsidR="00E92E8C">
          <w:rPr>
            <w:rFonts w:ascii="Times New Roman" w:hAnsi="Times New Roman" w:cs="Times New Roman"/>
            <w:sz w:val="24"/>
            <w:szCs w:val="24"/>
            <w:lang w:val="en-US"/>
          </w:rPr>
          <w:t xml:space="preserve">for “25% missing species”, we simulated </w:t>
        </w:r>
      </w:ins>
      <w:ins w:id="65" w:author="Carlos Calderon del Cid" w:date="2023-10-09T17:39:00Z">
        <w:r w:rsidR="00E92E8C">
          <w:rPr>
            <w:rFonts w:ascii="Times New Roman" w:hAnsi="Times New Roman" w:cs="Times New Roman"/>
            <w:sz w:val="24"/>
            <w:szCs w:val="24"/>
            <w:lang w:val="en-US"/>
          </w:rPr>
          <w:t>all trees with 134 species</w:t>
        </w:r>
      </w:ins>
      <w:ins w:id="66" w:author="Carlos Calderon del Cid" w:date="2023-10-09T17:43:00Z">
        <w:r w:rsidR="00670F90">
          <w:rPr>
            <w:rFonts w:ascii="Times New Roman" w:hAnsi="Times New Roman" w:cs="Times New Roman"/>
            <w:sz w:val="24"/>
            <w:szCs w:val="24"/>
            <w:lang w:val="en-US"/>
          </w:rPr>
          <w:t xml:space="preserve">; and (3) for “50% missing species”, we simulated all trees with 200 species. </w:t>
        </w:r>
      </w:ins>
    </w:p>
    <w:p w14:paraId="662061B4" w14:textId="6577144A" w:rsidR="009978B8" w:rsidRDefault="00000000" w:rsidP="00670F90">
      <w:pPr>
        <w:spacing w:after="0" w:line="360" w:lineRule="auto"/>
        <w:ind w:firstLine="709"/>
        <w:jc w:val="both"/>
        <w:rPr>
          <w:rFonts w:ascii="Times New Roman" w:hAnsi="Times New Roman" w:cs="Times New Roman"/>
          <w:sz w:val="24"/>
          <w:szCs w:val="24"/>
          <w:lang w:val="en-US"/>
        </w:rPr>
      </w:pPr>
      <w:del w:id="67" w:author="Carlos Calderon del Cid" w:date="2023-10-09T17:45:00Z">
        <w:r w:rsidDel="00670F90">
          <w:rPr>
            <w:rFonts w:ascii="Times New Roman" w:hAnsi="Times New Roman" w:cs="Times New Roman"/>
            <w:sz w:val="24"/>
            <w:szCs w:val="24"/>
            <w:lang w:val="en-US"/>
          </w:rPr>
          <w:delText>For all trees, we simulated 100 extant species, while the number of extinct species was stochastically controlled by a fixed extinction rate (as specified below).</w:delText>
        </w:r>
      </w:del>
      <w:commentRangeStart w:id="68"/>
      <w:ins w:id="69" w:author="Carlos Calderon del Cid" w:date="2023-09-26T21:54:00Z">
        <w:r w:rsidR="004E3C32">
          <w:rPr>
            <w:rFonts w:ascii="Times New Roman" w:hAnsi="Times New Roman" w:cs="Times New Roman"/>
            <w:sz w:val="24"/>
            <w:szCs w:val="24"/>
            <w:lang w:val="en-US"/>
          </w:rPr>
          <w:t xml:space="preserve">Regarding extinction rates, we ran two types of simulations; </w:t>
        </w:r>
      </w:ins>
      <w:ins w:id="70" w:author="Carlos Calderon del Cid" w:date="2023-10-09T17:33:00Z">
        <w:r w:rsidR="00E92E8C">
          <w:rPr>
            <w:rFonts w:ascii="Times New Roman" w:hAnsi="Times New Roman" w:cs="Times New Roman"/>
            <w:sz w:val="24"/>
            <w:szCs w:val="24"/>
            <w:lang w:val="en-US"/>
          </w:rPr>
          <w:t>for the first group</w:t>
        </w:r>
      </w:ins>
      <w:ins w:id="71" w:author="Carlos Calderon del Cid" w:date="2023-09-26T21:55:00Z">
        <w:r w:rsidR="004E3C32">
          <w:rPr>
            <w:rFonts w:ascii="Times New Roman" w:hAnsi="Times New Roman" w:cs="Times New Roman"/>
            <w:sz w:val="24"/>
            <w:szCs w:val="24"/>
            <w:lang w:val="en-US"/>
          </w:rPr>
          <w:t xml:space="preserve">, we explored the extinction rates continuously to evaluate how impacts quantitatively the species age estimation, and, the </w:t>
        </w:r>
      </w:ins>
      <w:ins w:id="72" w:author="Carlos Calderon del Cid" w:date="2023-10-09T17:33:00Z">
        <w:r w:rsidR="00E92E8C">
          <w:rPr>
            <w:rFonts w:ascii="Times New Roman" w:hAnsi="Times New Roman" w:cs="Times New Roman"/>
            <w:sz w:val="24"/>
            <w:szCs w:val="24"/>
            <w:lang w:val="en-US"/>
          </w:rPr>
          <w:t xml:space="preserve">for </w:t>
        </w:r>
      </w:ins>
      <w:ins w:id="73" w:author="Carlos Calderon del Cid" w:date="2023-09-26T21:55:00Z">
        <w:r w:rsidR="004E3C32">
          <w:rPr>
            <w:rFonts w:ascii="Times New Roman" w:hAnsi="Times New Roman" w:cs="Times New Roman"/>
            <w:sz w:val="24"/>
            <w:szCs w:val="24"/>
            <w:lang w:val="en-US"/>
          </w:rPr>
          <w:t xml:space="preserve">second one, we set three discrete extinction scenarios, to evaluate how </w:t>
        </w:r>
      </w:ins>
      <w:ins w:id="74" w:author="Carlos Calderon del Cid" w:date="2023-09-26T21:56:00Z">
        <w:r w:rsidR="004E3C32">
          <w:rPr>
            <w:rFonts w:ascii="Times New Roman" w:hAnsi="Times New Roman" w:cs="Times New Roman"/>
            <w:sz w:val="24"/>
            <w:szCs w:val="24"/>
            <w:lang w:val="en-US"/>
          </w:rPr>
          <w:t>fixed extinction scenarios affected qualitatively the species age estimation.</w:t>
        </w:r>
      </w:ins>
      <w:commentRangeEnd w:id="68"/>
      <w:ins w:id="75" w:author="Carlos Calderon del Cid" w:date="2023-09-26T21:57:00Z">
        <w:r w:rsidR="004E3C32">
          <w:rPr>
            <w:rStyle w:val="Refdecomentario"/>
          </w:rPr>
          <w:commentReference w:id="68"/>
        </w:r>
      </w:ins>
      <w:ins w:id="76" w:author="Carlos Calderon del Cid" w:date="2023-09-26T21:56:00Z">
        <w:r w:rsidR="004E3C32">
          <w:rPr>
            <w:rFonts w:ascii="Times New Roman" w:hAnsi="Times New Roman" w:cs="Times New Roman"/>
            <w:sz w:val="24"/>
            <w:szCs w:val="24"/>
            <w:lang w:val="en-US"/>
          </w:rPr>
          <w:t xml:space="preserve"> Then,</w:t>
        </w:r>
      </w:ins>
      <w:r>
        <w:rPr>
          <w:rFonts w:ascii="Times New Roman" w:hAnsi="Times New Roman" w:cs="Times New Roman"/>
          <w:sz w:val="24"/>
          <w:szCs w:val="24"/>
          <w:lang w:val="en-US"/>
        </w:rPr>
        <w:t xml:space="preserve"> </w:t>
      </w:r>
      <w:ins w:id="77" w:author="Carlos Calderon del Cid" w:date="2023-09-26T21:56:00Z">
        <w:r w:rsidR="004E3C32">
          <w:rPr>
            <w:rFonts w:ascii="Times New Roman" w:hAnsi="Times New Roman" w:cs="Times New Roman"/>
            <w:sz w:val="24"/>
            <w:szCs w:val="24"/>
            <w:lang w:val="en-US"/>
          </w:rPr>
          <w:t>w</w:t>
        </w:r>
      </w:ins>
      <w:del w:id="78" w:author="Carlos Calderon del Cid" w:date="2023-09-26T21:56:00Z">
        <w:r w:rsidDel="004E3C32">
          <w:rPr>
            <w:rFonts w:ascii="Times New Roman" w:hAnsi="Times New Roman" w:cs="Times New Roman"/>
            <w:sz w:val="24"/>
            <w:szCs w:val="24"/>
            <w:lang w:val="en-US"/>
          </w:rPr>
          <w:delText>W</w:delText>
        </w:r>
      </w:del>
      <w:r>
        <w:rPr>
          <w:rFonts w:ascii="Times New Roman" w:hAnsi="Times New Roman" w:cs="Times New Roman"/>
          <w:sz w:val="24"/>
          <w:szCs w:val="24"/>
          <w:lang w:val="en-US"/>
        </w:rPr>
        <w:t xml:space="preserve">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fldLock="1"/>
      </w:r>
      <w:r w:rsidR="00230579">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(Barido-Sottani, Pett, O’Reilly, &amp; Warnock,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all extinct species from the tree and obtained the length of terminal branches, to quantify the phylogenetic age of extant species. Finally, we rescaled all phylogenetic trees to a root age of one</w:t>
      </w:r>
      <w:ins w:id="79" w:author="Carlos Calderon del Cid" w:date="2023-09-26T21:47:00Z">
        <w:r w:rsidR="00514AA0">
          <w:rPr>
            <w:rFonts w:ascii="Times New Roman" w:hAnsi="Times New Roman" w:cs="Times New Roman"/>
            <w:sz w:val="24"/>
            <w:szCs w:val="24"/>
            <w:lang w:val="en-US"/>
          </w:rPr>
          <w:t xml:space="preserve">, </w:t>
        </w:r>
      </w:ins>
      <w:ins w:id="80" w:author="Carlos Calderon del Cid" w:date="2023-09-26T21:48:00Z">
        <w:r w:rsidR="00514AA0">
          <w:rPr>
            <w:rFonts w:ascii="Times New Roman" w:hAnsi="Times New Roman" w:cs="Times New Roman"/>
            <w:sz w:val="24"/>
            <w:szCs w:val="24"/>
            <w:lang w:val="en-US"/>
          </w:rPr>
          <w:t>so that phylogenies were comparable to each other,</w:t>
        </w:r>
      </w:ins>
      <w:r>
        <w:rPr>
          <w:rFonts w:ascii="Times New Roman" w:hAnsi="Times New Roman" w:cs="Times New Roman"/>
          <w:sz w:val="24"/>
          <w:szCs w:val="24"/>
          <w:lang w:val="en-US"/>
        </w:rPr>
        <w:t xml:space="preserve"> and compared the relative true and phylogenetic ages among different simulation scenarios.</w:t>
      </w:r>
    </w:p>
    <w:p w14:paraId="035124B0" w14:textId="77777777" w:rsidR="009978B8" w:rsidRDefault="009978B8">
      <w:pPr>
        <w:spacing w:after="0" w:line="360" w:lineRule="auto"/>
        <w:jc w:val="both"/>
        <w:rPr>
          <w:rFonts w:ascii="Times New Roman" w:hAnsi="Times New Roman" w:cs="Times New Roman"/>
          <w:sz w:val="24"/>
          <w:szCs w:val="24"/>
          <w:lang w:val="en-US"/>
        </w:rPr>
      </w:pPr>
    </w:p>
    <w:p w14:paraId="5AF935C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2591C65A" w14:textId="49220F8C"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speciation modes and diversification rates. First, we simulated 3 </w:t>
      </w:r>
      <w:r>
        <w:rPr>
          <w:rFonts w:ascii="Times New Roman" w:hAnsi="Times New Roman" w:cs="Times New Roman"/>
          <w:sz w:val="24"/>
          <w:szCs w:val="24"/>
          <w:lang w:val="en-US"/>
        </w:rPr>
        <w:lastRenderedPageBreak/>
        <w:t xml:space="preserve">sets of 100 phylogenetic trees with birth rates defined to 0.1, 0.5, and 1, combined with 100 death rates ranging from 0 to 0.99 in equal increments. </w:t>
      </w:r>
      <w:r>
        <w:fldChar w:fldCharType="begin" w:fldLock="1"/>
      </w:r>
      <w:r w:rsidR="00230579">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Second, on each of these phylogenies, we then mapped species according to different scenarios of speciation: (1) budding speciation, (2) bifurcating speciation, (3) a combination of budding speciation and anagenetic speciation with the rate of anagenesis set to half of the birth rate, and (4) bifurcating speciation combined with anagenetic speciation</w:t>
      </w:r>
      <w:ins w:id="81" w:author="Carlos Calderon del Cid" w:date="2023-09-26T21:49:00Z">
        <w:r w:rsidR="00514AA0">
          <w:rPr>
            <w:rFonts w:ascii="Times New Roman" w:hAnsi="Times New Roman" w:cs="Times New Roman"/>
            <w:sz w:val="24"/>
            <w:szCs w:val="24"/>
            <w:lang w:val="en-US"/>
          </w:rPr>
          <w:t xml:space="preserve"> with the rate of anagenesis set to half of the birth rate</w:t>
        </w:r>
      </w:ins>
      <w:r>
        <w:rPr>
          <w:rFonts w:ascii="Times New Roman" w:hAnsi="Times New Roman" w:cs="Times New Roman"/>
          <w:sz w:val="24"/>
          <w:szCs w:val="24"/>
          <w:lang w:val="en-US"/>
        </w:rPr>
        <w:t>.</w:t>
      </w:r>
    </w:p>
    <w:p w14:paraId="6473431C"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p>
    <w:p w14:paraId="34E26FE6" w14:textId="50951A6E" w:rsidR="009978B8" w:rsidRDefault="009978B8">
      <w:pPr>
        <w:spacing w:after="0" w:line="360" w:lineRule="auto"/>
        <w:jc w:val="center"/>
        <w:rPr>
          <w:rFonts w:ascii="Times New Roman" w:hAnsi="Times New Roman" w:cs="Times New Roman"/>
          <w:sz w:val="24"/>
          <w:szCs w:val="24"/>
          <w:lang w:val="en-US"/>
        </w:rPr>
      </w:pPr>
    </w:p>
    <w:p w14:paraId="6DEBA584" w14:textId="53811F99"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f>
          <m:fPr>
            <m:ctrlPr>
              <w:rPr>
                <w:rFonts w:ascii="Cambria Math" w:hAnsi="Cambria Math"/>
              </w:rPr>
            </m:ctrlPr>
          </m:fPr>
          <m:num>
            <m:r>
              <w:rPr>
                <w:rFonts w:ascii="Cambria Math" w:hAnsi="Cambria Math"/>
              </w:rPr>
              <m:t>100</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ctrlPr>
                      <w:rPr>
                        <w:rFonts w:ascii="Cambria Math" w:hAnsi="Cambria Math"/>
                      </w:rPr>
                    </m:ctrlPr>
                  </m:fPr>
                  <m:num>
                    <m:r>
                      <w:rPr>
                        <w:rFonts w:ascii="Cambria Math" w:hAnsi="Cambria Math"/>
                      </w:rPr>
                      <m:t xml:space="preserve">True </m:t>
                    </m:r>
                    <m:sSub>
                      <m:sSubPr>
                        <m:ctrlPr>
                          <w:rPr>
                            <w:rFonts w:ascii="Cambria Math" w:hAnsi="Cambria Math"/>
                          </w:rPr>
                        </m:ctrlPr>
                      </m:sSubPr>
                      <m:e>
                        <m:r>
                          <w:rPr>
                            <w:rFonts w:ascii="Cambria Math" w:hAnsi="Cambria Math"/>
                          </w:rPr>
                          <m:t>age</m:t>
                        </m:r>
                      </m:e>
                      <m:sub>
                        <m:r>
                          <w:rPr>
                            <w:rFonts w:ascii="Cambria Math" w:hAnsi="Cambria Math"/>
                          </w:rPr>
                          <m:t>i</m:t>
                        </m:r>
                      </m:sub>
                    </m:sSub>
                    <m:r>
                      <w:rPr>
                        <w:rFonts w:ascii="Cambria Math" w:hAnsi="Cambria Math"/>
                      </w:rPr>
                      <m:t xml:space="preserve">-Phylogenetic </m:t>
                    </m:r>
                    <m:sSub>
                      <m:sSubPr>
                        <m:ctrlPr>
                          <w:rPr>
                            <w:rFonts w:ascii="Cambria Math" w:hAnsi="Cambria Math"/>
                          </w:rPr>
                        </m:ctrlPr>
                      </m:sSubPr>
                      <m:e>
                        <m:r>
                          <w:rPr>
                            <w:rFonts w:ascii="Cambria Math" w:hAnsi="Cambria Math"/>
                          </w:rPr>
                          <m:t>age</m:t>
                        </m:r>
                      </m:e>
                      <m:sub>
                        <m:r>
                          <w:rPr>
                            <w:rFonts w:ascii="Cambria Math" w:hAnsi="Cambria Math"/>
                          </w:rPr>
                          <m:t>i</m:t>
                        </m:r>
                      </m:sub>
                    </m:sSub>
                  </m:num>
                  <m:den>
                    <m:r>
                      <w:rPr>
                        <w:rFonts w:ascii="Cambria Math" w:hAnsi="Cambria Math"/>
                      </w:rPr>
                      <m:t>True</m:t>
                    </m:r>
                    <m:sSub>
                      <m:sSubPr>
                        <m:ctrlPr>
                          <w:rPr>
                            <w:rFonts w:ascii="Cambria Math" w:hAnsi="Cambria Math"/>
                          </w:rPr>
                        </m:ctrlPr>
                      </m:sSubPr>
                      <m:e>
                        <m:r>
                          <w:rPr>
                            <w:rFonts w:ascii="Cambria Math" w:hAnsi="Cambria Math"/>
                          </w:rPr>
                          <m:t xml:space="preserve"> age</m:t>
                        </m:r>
                      </m:e>
                      <m:sub>
                        <m:r>
                          <w:rPr>
                            <w:rFonts w:ascii="Cambria Math" w:hAnsi="Cambria Math"/>
                          </w:rPr>
                          <m:t>i</m:t>
                        </m:r>
                      </m:sub>
                    </m:sSub>
                  </m:den>
                </m:f>
              </m:e>
            </m:d>
          </m:e>
        </m:nary>
      </m:oMath>
    </w:p>
    <w:p w14:paraId="0439A66D" w14:textId="0323CA34"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32B2659C" w14:textId="77777777" w:rsidR="009978B8" w:rsidRDefault="009978B8">
      <w:pPr>
        <w:spacing w:after="0" w:line="360" w:lineRule="auto"/>
        <w:jc w:val="both"/>
        <w:rPr>
          <w:rFonts w:ascii="Times New Roman" w:hAnsi="Times New Roman" w:cs="Times New Roman"/>
          <w:sz w:val="24"/>
          <w:szCs w:val="24"/>
          <w:lang w:val="en-US"/>
        </w:rPr>
      </w:pPr>
    </w:p>
    <w:p w14:paraId="00F0EC7D"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in comparing species ages</w:t>
      </w:r>
    </w:p>
    <w:p w14:paraId="35AD3095" w14:textId="132F0256" w:rsidR="009978B8" w:rsidRDefault="00000000" w:rsidP="008851D9">
      <w:pPr>
        <w:spacing w:after="0" w:line="360" w:lineRule="auto"/>
        <w:ind w:firstLine="709"/>
        <w:jc w:val="both"/>
        <w:rPr>
          <w:ins w:id="82" w:author="Carlos Calderon del Cid" w:date="2023-09-26T21:58:00Z"/>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introduced by approximating species age with phylogenetic age impacts our ability to make qualitative judgements such as which of two extant species is the younger one, we simulated 1,000 phylogenetic trees with values of extinction fractions of 0.9, 0.5, and 0, combined with a fixed speciation rate of 1 (3000 trees). Second, on each of these phylogenies, we mapped species according to budding and bifurcating speciation. Thus, we simulated 300,000 extant species for each speciation mode. Next, we calculated the proportion of cases where the younger of two species, according to its phylogenetic age, is, in fact, the older one given the true age of the two species. We performed this comparison from the perspective of an empirical research that can only obtain the phylogenetic ages. We made two types of comparisons for each phylogeny: (1) between the youngest and oldest species in the phylogeny, and (2) between two randomly selected species.  </w:t>
      </w:r>
    </w:p>
    <w:p w14:paraId="23CFA9C6" w14:textId="77777777" w:rsidR="004E3C32" w:rsidRDefault="004E3C32" w:rsidP="004E3C32">
      <w:pPr>
        <w:spacing w:after="0" w:line="360" w:lineRule="auto"/>
        <w:jc w:val="both"/>
        <w:rPr>
          <w:ins w:id="83" w:author="Carlos Calderon del Cid" w:date="2023-09-26T21:58:00Z"/>
          <w:rFonts w:ascii="Times New Roman" w:hAnsi="Times New Roman" w:cs="Times New Roman"/>
          <w:sz w:val="24"/>
          <w:szCs w:val="24"/>
          <w:lang w:val="en-US"/>
        </w:rPr>
      </w:pPr>
    </w:p>
    <w:p w14:paraId="57CE36EB" w14:textId="625AEEAD" w:rsidR="004E3C32" w:rsidRDefault="004E3C32" w:rsidP="004E3C32">
      <w:pPr>
        <w:spacing w:after="0" w:line="360" w:lineRule="auto"/>
        <w:jc w:val="both"/>
        <w:rPr>
          <w:ins w:id="84" w:author="Carlos Calderon del Cid" w:date="2023-09-26T22:00:00Z"/>
          <w:rFonts w:ascii="Times New Roman" w:hAnsi="Times New Roman" w:cs="Times New Roman"/>
          <w:i/>
          <w:iCs/>
          <w:sz w:val="24"/>
          <w:szCs w:val="24"/>
          <w:u w:val="single"/>
          <w:lang w:val="en-US"/>
        </w:rPr>
      </w:pPr>
      <w:ins w:id="85" w:author="Carlos Calderon del Cid" w:date="2023-09-26T21:59:00Z">
        <w:r>
          <w:rPr>
            <w:rFonts w:ascii="Times New Roman" w:hAnsi="Times New Roman" w:cs="Times New Roman"/>
            <w:i/>
            <w:iCs/>
            <w:sz w:val="24"/>
            <w:szCs w:val="24"/>
            <w:u w:val="single"/>
            <w:lang w:val="en-US"/>
          </w:rPr>
          <w:lastRenderedPageBreak/>
          <w:t xml:space="preserve">Error in the phylogenetic age </w:t>
        </w:r>
      </w:ins>
      <w:ins w:id="86" w:author="Carlos Calderon del Cid" w:date="2023-09-27T21:45:00Z">
        <w:r w:rsidR="00263CE8">
          <w:rPr>
            <w:rFonts w:ascii="Times New Roman" w:hAnsi="Times New Roman" w:cs="Times New Roman"/>
            <w:i/>
            <w:iCs/>
            <w:sz w:val="24"/>
            <w:szCs w:val="24"/>
            <w:u w:val="single"/>
            <w:lang w:val="en-US"/>
          </w:rPr>
          <w:t>due to</w:t>
        </w:r>
      </w:ins>
      <w:ins w:id="87" w:author="Carlos Calderon del Cid" w:date="2023-09-26T22:00:00Z">
        <w:r>
          <w:rPr>
            <w:rFonts w:ascii="Times New Roman" w:hAnsi="Times New Roman" w:cs="Times New Roman"/>
            <w:i/>
            <w:iCs/>
            <w:sz w:val="24"/>
            <w:szCs w:val="24"/>
            <w:u w:val="single"/>
            <w:lang w:val="en-US"/>
          </w:rPr>
          <w:t xml:space="preserve"> uniform incomplete sa</w:t>
        </w:r>
      </w:ins>
      <w:ins w:id="88" w:author="Carlos Calderon del Cid" w:date="2023-09-27T21:45:00Z">
        <w:r w:rsidR="00263CE8">
          <w:rPr>
            <w:rFonts w:ascii="Times New Roman" w:hAnsi="Times New Roman" w:cs="Times New Roman"/>
            <w:i/>
            <w:iCs/>
            <w:sz w:val="24"/>
            <w:szCs w:val="24"/>
            <w:u w:val="single"/>
            <w:lang w:val="en-US"/>
          </w:rPr>
          <w:t>m</w:t>
        </w:r>
      </w:ins>
      <w:ins w:id="89" w:author="Carlos Calderon del Cid" w:date="2023-09-26T22:00:00Z">
        <w:r>
          <w:rPr>
            <w:rFonts w:ascii="Times New Roman" w:hAnsi="Times New Roman" w:cs="Times New Roman"/>
            <w:i/>
            <w:iCs/>
            <w:sz w:val="24"/>
            <w:szCs w:val="24"/>
            <w:u w:val="single"/>
            <w:lang w:val="en-US"/>
          </w:rPr>
          <w:t>pling</w:t>
        </w:r>
      </w:ins>
    </w:p>
    <w:p w14:paraId="594A016C" w14:textId="704009FC" w:rsidR="004E3C32" w:rsidRPr="004E3C32" w:rsidRDefault="004E3C32" w:rsidP="004E3C32">
      <w:pPr>
        <w:spacing w:after="0" w:line="360" w:lineRule="auto"/>
        <w:ind w:firstLine="709"/>
        <w:jc w:val="both"/>
        <w:rPr>
          <w:rFonts w:ascii="Times New Roman" w:hAnsi="Times New Roman" w:cs="Times New Roman"/>
          <w:sz w:val="24"/>
          <w:szCs w:val="24"/>
          <w:lang w:val="en-US"/>
        </w:rPr>
      </w:pPr>
      <w:ins w:id="90" w:author="Carlos Calderon del Cid" w:date="2023-09-26T22:00:00Z">
        <w:r>
          <w:rPr>
            <w:rFonts w:ascii="Times New Roman" w:hAnsi="Times New Roman" w:cs="Times New Roman"/>
            <w:sz w:val="24"/>
            <w:szCs w:val="24"/>
            <w:lang w:val="en-US"/>
          </w:rPr>
          <w:t>We used the intermediate extinction scenario</w:t>
        </w:r>
      </w:ins>
      <w:ins w:id="91" w:author="Carlos Calderon del Cid" w:date="2023-09-26T22:01:00Z">
        <w:r>
          <w:rPr>
            <w:rFonts w:ascii="Times New Roman" w:hAnsi="Times New Roman" w:cs="Times New Roman"/>
            <w:sz w:val="24"/>
            <w:szCs w:val="24"/>
            <w:lang w:val="en-US"/>
          </w:rPr>
          <w:t xml:space="preserve"> </w:t>
        </w:r>
      </w:ins>
      <w:ins w:id="92" w:author="Carlos Calderon del Cid" w:date="2023-09-26T22:00:00Z">
        <w:r>
          <w:rPr>
            <w:rFonts w:ascii="Times New Roman" w:hAnsi="Times New Roman" w:cs="Times New Roman"/>
            <w:sz w:val="24"/>
            <w:szCs w:val="24"/>
            <w:lang w:val="en-US"/>
          </w:rPr>
          <w:t>of the</w:t>
        </w:r>
      </w:ins>
      <w:ins w:id="93" w:author="Carlos Calderon del Cid" w:date="2023-09-26T22:01:00Z">
        <w:r>
          <w:rPr>
            <w:rFonts w:ascii="Times New Roman" w:hAnsi="Times New Roman" w:cs="Times New Roman"/>
            <w:sz w:val="24"/>
            <w:szCs w:val="24"/>
            <w:lang w:val="en-US"/>
          </w:rPr>
          <w:t xml:space="preserve"> previous section to explore</w:t>
        </w:r>
      </w:ins>
      <w:ins w:id="94" w:author="Carlos Calderon del Cid" w:date="2023-09-26T22:02:00Z">
        <w:r>
          <w:rPr>
            <w:rFonts w:ascii="Times New Roman" w:hAnsi="Times New Roman" w:cs="Times New Roman"/>
            <w:sz w:val="24"/>
            <w:szCs w:val="24"/>
            <w:lang w:val="en-US"/>
          </w:rPr>
          <w:t xml:space="preserve"> the</w:t>
        </w:r>
      </w:ins>
      <w:ins w:id="95" w:author="Carlos Calderon del Cid" w:date="2023-09-26T22:04:00Z">
        <w:r>
          <w:rPr>
            <w:rFonts w:ascii="Times New Roman" w:hAnsi="Times New Roman" w:cs="Times New Roman"/>
            <w:sz w:val="24"/>
            <w:szCs w:val="24"/>
            <w:lang w:val="en-US"/>
          </w:rPr>
          <w:t xml:space="preserve"> combined</w:t>
        </w:r>
      </w:ins>
      <w:ins w:id="96" w:author="Carlos Calderon del Cid" w:date="2023-09-26T22:02:00Z">
        <w:r>
          <w:rPr>
            <w:rFonts w:ascii="Times New Roman" w:hAnsi="Times New Roman" w:cs="Times New Roman"/>
            <w:sz w:val="24"/>
            <w:szCs w:val="24"/>
            <w:lang w:val="en-US"/>
          </w:rPr>
          <w:t xml:space="preserve"> effect of t</w:t>
        </w:r>
      </w:ins>
      <w:ins w:id="97" w:author="Carlos Calderon del Cid" w:date="2023-09-26T22:05:00Z">
        <w:r w:rsidR="009E0DDB">
          <w:rPr>
            <w:rFonts w:ascii="Times New Roman" w:hAnsi="Times New Roman" w:cs="Times New Roman"/>
            <w:sz w:val="24"/>
            <w:szCs w:val="24"/>
            <w:lang w:val="en-US"/>
          </w:rPr>
          <w:t>hree</w:t>
        </w:r>
      </w:ins>
      <w:ins w:id="98" w:author="Carlos Calderon del Cid" w:date="2023-09-26T22:02:00Z">
        <w:r>
          <w:rPr>
            <w:rFonts w:ascii="Times New Roman" w:hAnsi="Times New Roman" w:cs="Times New Roman"/>
            <w:sz w:val="24"/>
            <w:szCs w:val="24"/>
            <w:lang w:val="en-US"/>
          </w:rPr>
          <w:t xml:space="preserve"> levels of uniform incomplete sampling, </w:t>
        </w:r>
      </w:ins>
      <w:ins w:id="99" w:author="Carlos Calderon del Cid" w:date="2023-09-26T22:05:00Z">
        <w:r w:rsidR="009E0DDB">
          <w:rPr>
            <w:rFonts w:ascii="Times New Roman" w:hAnsi="Times New Roman" w:cs="Times New Roman"/>
            <w:sz w:val="24"/>
            <w:szCs w:val="24"/>
            <w:lang w:val="en-US"/>
          </w:rPr>
          <w:t xml:space="preserve">0%, </w:t>
        </w:r>
      </w:ins>
      <w:ins w:id="100" w:author="Carlos Calderon del Cid" w:date="2023-09-26T22:02:00Z">
        <w:r>
          <w:rPr>
            <w:rFonts w:ascii="Times New Roman" w:hAnsi="Times New Roman" w:cs="Times New Roman"/>
            <w:sz w:val="24"/>
            <w:szCs w:val="24"/>
            <w:lang w:val="en-US"/>
          </w:rPr>
          <w:t xml:space="preserve">25% and 50%, </w:t>
        </w:r>
      </w:ins>
      <w:ins w:id="101" w:author="Carlos Calderon del Cid" w:date="2023-09-26T22:04:00Z">
        <w:r>
          <w:rPr>
            <w:rFonts w:ascii="Times New Roman" w:hAnsi="Times New Roman" w:cs="Times New Roman"/>
            <w:sz w:val="24"/>
            <w:szCs w:val="24"/>
            <w:lang w:val="en-US"/>
          </w:rPr>
          <w:t xml:space="preserve">and bifurcating and budding speciation </w:t>
        </w:r>
      </w:ins>
      <w:ins w:id="102" w:author="Carlos Calderon del Cid" w:date="2023-09-26T22:02:00Z">
        <w:r>
          <w:rPr>
            <w:rFonts w:ascii="Times New Roman" w:hAnsi="Times New Roman" w:cs="Times New Roman"/>
            <w:sz w:val="24"/>
            <w:szCs w:val="24"/>
            <w:lang w:val="en-US"/>
          </w:rPr>
          <w:t>on equ</w:t>
        </w:r>
      </w:ins>
      <w:ins w:id="103" w:author="Carlos Calderon del Cid" w:date="2023-09-26T22:03:00Z">
        <w:r>
          <w:rPr>
            <w:rFonts w:ascii="Times New Roman" w:hAnsi="Times New Roman" w:cs="Times New Roman"/>
            <w:sz w:val="24"/>
            <w:szCs w:val="24"/>
            <w:lang w:val="en-US"/>
          </w:rPr>
          <w:t xml:space="preserve">ating phylogenetic and true age. </w:t>
        </w:r>
      </w:ins>
      <w:ins w:id="104" w:author="Carlos Calderon del Cid" w:date="2023-09-26T22:04:00Z">
        <w:r w:rsidR="009E0DDB">
          <w:rPr>
            <w:rFonts w:ascii="Times New Roman" w:hAnsi="Times New Roman" w:cs="Times New Roman"/>
            <w:sz w:val="24"/>
            <w:szCs w:val="24"/>
            <w:lang w:val="en-US"/>
          </w:rPr>
          <w:t xml:space="preserve">We calculated the </w:t>
        </w:r>
      </w:ins>
      <w:ins w:id="105" w:author="Carlos Calderon del Cid" w:date="2023-09-26T22:05:00Z">
        <w:r w:rsidR="009E0DDB">
          <w:rPr>
            <w:rFonts w:ascii="Times New Roman" w:hAnsi="Times New Roman" w:cs="Times New Roman"/>
            <w:sz w:val="24"/>
            <w:szCs w:val="24"/>
            <w:lang w:val="en-US"/>
          </w:rPr>
          <w:t>MAPE</w:t>
        </w:r>
      </w:ins>
      <w:ins w:id="106" w:author="Carlos Calderon del Cid" w:date="2023-09-26T22:09:00Z">
        <w:r w:rsidR="0094297A">
          <w:rPr>
            <w:rFonts w:ascii="Times New Roman" w:hAnsi="Times New Roman" w:cs="Times New Roman"/>
            <w:sz w:val="24"/>
            <w:szCs w:val="24"/>
            <w:lang w:val="en-US"/>
          </w:rPr>
          <w:t xml:space="preserve"> </w:t>
        </w:r>
      </w:ins>
      <w:ins w:id="107" w:author="Carlos Calderon del Cid" w:date="2023-09-26T22:04:00Z">
        <w:r w:rsidR="009E0DDB">
          <w:rPr>
            <w:rFonts w:ascii="Times New Roman" w:hAnsi="Times New Roman" w:cs="Times New Roman"/>
            <w:sz w:val="24"/>
            <w:szCs w:val="24"/>
            <w:lang w:val="en-US"/>
          </w:rPr>
          <w:t xml:space="preserve">for each </w:t>
        </w:r>
      </w:ins>
      <w:ins w:id="108" w:author="Carlos Calderon del Cid" w:date="2023-09-26T22:06:00Z">
        <w:r w:rsidR="009E0DDB">
          <w:rPr>
            <w:rFonts w:ascii="Times New Roman" w:hAnsi="Times New Roman" w:cs="Times New Roman"/>
            <w:sz w:val="24"/>
            <w:szCs w:val="24"/>
            <w:lang w:val="en-US"/>
          </w:rPr>
          <w:t>tree</w:t>
        </w:r>
      </w:ins>
      <w:ins w:id="109" w:author="Carlos Calderon del Cid" w:date="2023-09-26T22:10:00Z">
        <w:r w:rsidR="0094297A">
          <w:rPr>
            <w:rFonts w:ascii="Times New Roman" w:hAnsi="Times New Roman" w:cs="Times New Roman"/>
            <w:sz w:val="24"/>
            <w:szCs w:val="24"/>
            <w:lang w:val="en-US"/>
          </w:rPr>
          <w:t xml:space="preserve"> </w:t>
        </w:r>
      </w:ins>
      <w:ins w:id="110" w:author="Carlos Calderon del Cid" w:date="2023-09-26T22:08:00Z">
        <w:r w:rsidR="009E0DDB">
          <w:rPr>
            <w:rFonts w:ascii="Times New Roman" w:hAnsi="Times New Roman" w:cs="Times New Roman"/>
            <w:sz w:val="24"/>
            <w:szCs w:val="24"/>
            <w:lang w:val="en-US"/>
          </w:rPr>
          <w:t xml:space="preserve">as the difference between phylogenetic and true age, </w:t>
        </w:r>
      </w:ins>
      <w:ins w:id="111" w:author="Carlos Calderon del Cid" w:date="2023-09-26T22:06:00Z">
        <w:r w:rsidR="009E0DDB">
          <w:rPr>
            <w:rFonts w:ascii="Times New Roman" w:hAnsi="Times New Roman" w:cs="Times New Roman"/>
            <w:sz w:val="24"/>
            <w:szCs w:val="24"/>
            <w:lang w:val="en-US"/>
          </w:rPr>
          <w:t xml:space="preserve">and compared the incomplete sampling scenarios for each speciation mode. </w:t>
        </w:r>
      </w:ins>
    </w:p>
    <w:p w14:paraId="502D8E4F" w14:textId="77777777" w:rsidR="009978B8" w:rsidRDefault="009978B8">
      <w:pPr>
        <w:spacing w:after="0" w:line="360" w:lineRule="auto"/>
        <w:jc w:val="both"/>
        <w:rPr>
          <w:rFonts w:ascii="Times New Roman" w:hAnsi="Times New Roman" w:cs="Times New Roman"/>
          <w:sz w:val="24"/>
          <w:szCs w:val="24"/>
          <w:lang w:val="en-US"/>
        </w:rPr>
      </w:pPr>
    </w:p>
    <w:p w14:paraId="7EB94B41" w14:textId="303DF42B" w:rsidR="009978B8" w:rsidRDefault="008D312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3C86B1DC" w14:textId="4826C04C" w:rsidR="00342EEC" w:rsidRDefault="008D312C" w:rsidP="008851D9">
      <w:pPr>
        <w:spacing w:after="0" w:line="360" w:lineRule="auto"/>
        <w:ind w:firstLine="709"/>
        <w:jc w:val="both"/>
        <w:rPr>
          <w:rFonts w:ascii="Times New Roman" w:hAnsi="Times New Roman" w:cs="Times New Roman"/>
          <w:sz w:val="24"/>
          <w:szCs w:val="24"/>
          <w:lang w:val="en-US"/>
        </w:rPr>
      </w:pPr>
      <w:r w:rsidRPr="005D256A">
        <w:rPr>
          <w:rFonts w:ascii="Times New Roman" w:hAnsi="Times New Roman" w:cs="Times New Roman"/>
          <w:sz w:val="24"/>
          <w:szCs w:val="24"/>
          <w:lang w:val="en-US"/>
        </w:rPr>
        <w:t xml:space="preserve">Under the assumption of bifurcating speciation, the phylogenetic age represents the upper boundary of plausible species ages and corresponds to the true age in the absence of extinction. However, the true age could be younger if extinction led to the disappearance of recent cladogenetic events from the phylogeny of extant species. Given a phylogenic age </w:t>
      </w:r>
      <w:r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Pr="005D256A">
        <w:rPr>
          <w:rFonts w:ascii="Times New Roman" w:hAnsi="Times New Roman" w:cs="Times New Roman"/>
          <w:sz w:val="24"/>
          <w:szCs w:val="24"/>
          <w:lang w:val="en-US"/>
        </w:rPr>
        <w:t xml:space="preserve"> the probability that the true species age </w:t>
      </w:r>
      <w:proofErr w:type="spellStart"/>
      <w:r w:rsidR="00621D01" w:rsidRPr="005D256A">
        <w:rPr>
          <w:rFonts w:ascii="Times New Roman" w:hAnsi="Times New Roman" w:cs="Times New Roman"/>
          <w:i/>
          <w:iCs/>
          <w:sz w:val="24"/>
          <w:szCs w:val="24"/>
          <w:lang w:val="en-US"/>
        </w:rPr>
        <w:t>s</w:t>
      </w:r>
      <w:r w:rsidR="00621D01" w:rsidRPr="005D256A">
        <w:rPr>
          <w:rFonts w:ascii="Times New Roman" w:hAnsi="Times New Roman" w:cs="Times New Roman"/>
          <w:i/>
          <w:iCs/>
          <w:sz w:val="24"/>
          <w:szCs w:val="24"/>
          <w:vertAlign w:val="subscript"/>
          <w:lang w:val="en-US"/>
        </w:rPr>
        <w:t>i</w:t>
      </w:r>
      <w:proofErr w:type="spellEnd"/>
      <w:r w:rsidR="00621D01">
        <w:rPr>
          <w:rFonts w:ascii="Times New Roman" w:hAnsi="Times New Roman" w:cs="Times New Roman"/>
          <w:sz w:val="24"/>
          <w:szCs w:val="24"/>
          <w:lang w:val="en-US"/>
        </w:rPr>
        <w:t xml:space="preserve"> is exactly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is conditional on no other speciation or extinction event having occurred between </w:t>
      </w:r>
      <w:r w:rsidR="00621D01" w:rsidRPr="005D256A">
        <w:rPr>
          <w:rFonts w:ascii="Times New Roman" w:hAnsi="Times New Roman" w:cs="Times New Roman"/>
          <w:i/>
          <w:iCs/>
          <w:sz w:val="24"/>
          <w:szCs w:val="24"/>
          <w:lang w:val="en-US"/>
        </w:rPr>
        <w:t>v</w:t>
      </w:r>
      <w:r w:rsidR="00621D01" w:rsidRPr="005D256A">
        <w:rPr>
          <w:rFonts w:ascii="Times New Roman" w:hAnsi="Times New Roman" w:cs="Times New Roman"/>
          <w:i/>
          <w:iCs/>
          <w:sz w:val="24"/>
          <w:szCs w:val="24"/>
          <w:vertAlign w:val="subscript"/>
          <w:lang w:val="en-US"/>
        </w:rPr>
        <w:t>i</w:t>
      </w:r>
      <w:r w:rsidR="00621D01" w:rsidRPr="005D256A">
        <w:rPr>
          <w:rFonts w:ascii="Times New Roman" w:hAnsi="Times New Roman" w:cs="Times New Roman"/>
          <w:sz w:val="24"/>
          <w:szCs w:val="24"/>
          <w:lang w:val="en-US"/>
        </w:rPr>
        <w:t xml:space="preserve"> </w:t>
      </w:r>
      <w:r w:rsidR="00621D01">
        <w:rPr>
          <w:rFonts w:ascii="Times New Roman" w:hAnsi="Times New Roman" w:cs="Times New Roman"/>
          <w:sz w:val="24"/>
          <w:szCs w:val="24"/>
          <w:lang w:val="en-US"/>
        </w:rPr>
        <w:t xml:space="preserve">and the present. </w:t>
      </w:r>
      <w:r w:rsidR="00342EEC">
        <w:rPr>
          <w:rFonts w:ascii="Times New Roman" w:hAnsi="Times New Roman" w:cs="Times New Roman"/>
          <w:sz w:val="24"/>
          <w:szCs w:val="24"/>
          <w:lang w:val="en-US"/>
        </w:rPr>
        <w:t>We approximate the</w:t>
      </w:r>
      <w:r w:rsidR="000B1488">
        <w:rPr>
          <w:rFonts w:ascii="Times New Roman" w:hAnsi="Times New Roman" w:cs="Times New Roman"/>
          <w:sz w:val="24"/>
          <w:szCs w:val="24"/>
          <w:lang w:val="en-US"/>
        </w:rPr>
        <w:t xml:space="preserve"> probability of </w:t>
      </w:r>
      <w:r w:rsidR="00342EEC">
        <w:rPr>
          <w:rFonts w:ascii="Times New Roman" w:hAnsi="Times New Roman" w:cs="Times New Roman"/>
          <w:sz w:val="24"/>
          <w:szCs w:val="24"/>
          <w:lang w:val="en-US"/>
        </w:rPr>
        <w:t xml:space="preserve">no speciation or extinction for an arbitrary small time bin </w:t>
      </w:r>
      <w:r w:rsidR="001973FC">
        <w:rPr>
          <w:rFonts w:ascii="Times New Roman" w:hAnsi="Times New Roman" w:cs="Times New Roman"/>
          <w:i/>
          <w:iCs/>
          <w:sz w:val="24"/>
          <w:szCs w:val="24"/>
          <w:lang w:val="en-US"/>
        </w:rPr>
        <w:t xml:space="preserve">t </w:t>
      </w:r>
      <w:r w:rsidR="00011143">
        <w:rPr>
          <w:rFonts w:ascii="Times New Roman" w:hAnsi="Times New Roman" w:cs="Times New Roman"/>
          <w:sz w:val="24"/>
          <w:szCs w:val="24"/>
          <w:lang w:val="en-US"/>
        </w:rPr>
        <w:t>based on</w:t>
      </w:r>
      <w:r w:rsidR="00342EEC">
        <w:rPr>
          <w:rFonts w:ascii="Times New Roman" w:hAnsi="Times New Roman" w:cs="Times New Roman"/>
          <w:sz w:val="24"/>
          <w:szCs w:val="24"/>
          <w:lang w:val="en-US"/>
        </w:rPr>
        <w:t xml:space="preserve"> the probability </w:t>
      </w:r>
      <w:r w:rsidR="00011143">
        <w:rPr>
          <w:rFonts w:ascii="Times New Roman" w:hAnsi="Times New Roman" w:cs="Times New Roman"/>
          <w:sz w:val="24"/>
          <w:szCs w:val="24"/>
          <w:lang w:val="en-US"/>
        </w:rPr>
        <w:t>that</w:t>
      </w:r>
      <w:r w:rsidR="00342EEC">
        <w:rPr>
          <w:rFonts w:ascii="Times New Roman" w:hAnsi="Times New Roman" w:cs="Times New Roman"/>
          <w:sz w:val="24"/>
          <w:szCs w:val="24"/>
          <w:lang w:val="en-US"/>
        </w:rPr>
        <w:t xml:space="preserve"> a lineage</w:t>
      </w:r>
      <w:r w:rsidR="00011143">
        <w:rPr>
          <w:rFonts w:ascii="Times New Roman" w:hAnsi="Times New Roman" w:cs="Times New Roman"/>
          <w:sz w:val="24"/>
          <w:szCs w:val="24"/>
          <w:lang w:val="en-US"/>
        </w:rPr>
        <w:t xml:space="preserve"> </w:t>
      </w:r>
      <w:r w:rsidR="00342EEC">
        <w:rPr>
          <w:rFonts w:ascii="Times New Roman" w:hAnsi="Times New Roman" w:cs="Times New Roman"/>
          <w:sz w:val="24"/>
          <w:szCs w:val="24"/>
          <w:lang w:val="en-US"/>
        </w:rPr>
        <w:t>result</w:t>
      </w:r>
      <w:r w:rsidR="00011143">
        <w:rPr>
          <w:rFonts w:ascii="Times New Roman" w:hAnsi="Times New Roman" w:cs="Times New Roman"/>
          <w:sz w:val="24"/>
          <w:szCs w:val="24"/>
          <w:lang w:val="en-US"/>
        </w:rPr>
        <w:t>s</w:t>
      </w:r>
      <w:r w:rsidR="00342EEC">
        <w:rPr>
          <w:rFonts w:ascii="Times New Roman" w:hAnsi="Times New Roman" w:cs="Times New Roman"/>
          <w:sz w:val="24"/>
          <w:szCs w:val="24"/>
          <w:lang w:val="en-US"/>
        </w:rPr>
        <w:t xml:space="preserve"> in a single descendant, which is</w:t>
      </w:r>
      <w:r w:rsidR="00B14922">
        <w:rPr>
          <w:rFonts w:ascii="Times New Roman" w:hAnsi="Times New Roman" w:cs="Times New Roman"/>
          <w:sz w:val="24"/>
          <w:szCs w:val="24"/>
          <w:lang w:val="en-US"/>
        </w:rPr>
        <w:t xml:space="preserve"> </w:t>
      </w:r>
      <w:commentRangeStart w:id="112"/>
      <w:r w:rsidR="00B14922">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sidR="00B14922">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(Kendall, 1946)</w:t>
      </w:r>
      <w:r w:rsidR="00B14922">
        <w:rPr>
          <w:rFonts w:ascii="Times New Roman" w:hAnsi="Times New Roman" w:cs="Times New Roman"/>
          <w:sz w:val="24"/>
          <w:szCs w:val="24"/>
          <w:lang w:val="en-US"/>
        </w:rPr>
        <w:fldChar w:fldCharType="end"/>
      </w:r>
      <w:commentRangeEnd w:id="112"/>
      <w:r w:rsidR="009B2D2E">
        <w:rPr>
          <w:rStyle w:val="Refdecomentario"/>
        </w:rPr>
        <w:commentReference w:id="112"/>
      </w:r>
      <w:r w:rsidR="00342EEC">
        <w:rPr>
          <w:rFonts w:ascii="Times New Roman" w:hAnsi="Times New Roman" w:cs="Times New Roman"/>
          <w:sz w:val="24"/>
          <w:szCs w:val="24"/>
          <w:lang w:val="en-US"/>
        </w:rPr>
        <w:t>:</w:t>
      </w:r>
    </w:p>
    <w:p w14:paraId="79B6327A" w14:textId="3ED7EE1E" w:rsidR="00342EEC" w:rsidRDefault="00B50868" w:rsidP="001973FC">
      <w:pPr>
        <w:spacing w:after="0" w:line="360" w:lineRule="auto"/>
        <w:jc w:val="center"/>
        <w:rPr>
          <w:rFonts w:ascii="Times New Roman" w:hAnsi="Times New Roman" w:cs="Times New Roman"/>
          <w:sz w:val="24"/>
          <w:szCs w:val="24"/>
          <w:lang w:val="en-US"/>
        </w:rPr>
      </w:pPr>
      <w:r w:rsidRPr="00B50868">
        <w:rPr>
          <w:rFonts w:ascii="Times New Roman" w:hAnsi="Times New Roman" w:cs="Times New Roman"/>
          <w:lang w:val="en-US"/>
        </w:rPr>
        <w:t xml:space="preserve"> </w:t>
      </w:r>
      <w:r w:rsidR="00DC7695">
        <w:rPr>
          <w:noProof/>
        </w:rPr>
        <w:drawing>
          <wp:inline distT="0" distB="0" distL="0" distR="0" wp14:anchorId="41383316" wp14:editId="662F4787">
            <wp:extent cx="2194560" cy="437515"/>
            <wp:effectExtent l="0" t="0" r="0" b="0"/>
            <wp:docPr id="167351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437515"/>
                    </a:xfrm>
                    <a:prstGeom prst="rect">
                      <a:avLst/>
                    </a:prstGeom>
                    <a:noFill/>
                    <a:ln>
                      <a:noFill/>
                    </a:ln>
                  </pic:spPr>
                </pic:pic>
              </a:graphicData>
            </a:graphic>
          </wp:inline>
        </w:drawing>
      </w:r>
    </w:p>
    <w:p w14:paraId="0F202C39" w14:textId="4412BD33" w:rsidR="008D312C" w:rsidRDefault="00621D0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w:t>
      </w:r>
      <w:r w:rsidR="001973FC">
        <w:rPr>
          <w:rFonts w:ascii="Times New Roman" w:hAnsi="Times New Roman" w:cs="Times New Roman"/>
          <w:sz w:val="24"/>
          <w:szCs w:val="24"/>
          <w:lang w:val="en-US"/>
        </w:rPr>
        <w:t xml:space="preserve">time-homogenous </w:t>
      </w:r>
      <w:r>
        <w:rPr>
          <w:rFonts w:ascii="Times New Roman" w:hAnsi="Times New Roman" w:cs="Times New Roman"/>
          <w:sz w:val="24"/>
          <w:szCs w:val="24"/>
          <w:lang w:val="en-US"/>
        </w:rPr>
        <w:t xml:space="preserve">speciation rate </w:t>
      </w:r>
      <w:r>
        <w:rPr>
          <w:rFonts w:ascii="Times New Roman" w:hAnsi="Times New Roman" w:cs="Times New Roman"/>
          <w:sz w:val="24"/>
          <w:szCs w:val="24"/>
          <w:lang w:val="en-US"/>
        </w:rPr>
        <w:sym w:font="Symbol" w:char="F06C"/>
      </w:r>
      <w:r>
        <w:rPr>
          <w:rFonts w:ascii="Times New Roman" w:hAnsi="Times New Roman" w:cs="Times New Roman"/>
          <w:sz w:val="24"/>
          <w:szCs w:val="24"/>
          <w:lang w:val="en-US"/>
        </w:rPr>
        <w:t xml:space="preserve"> and extinction rate </w:t>
      </w:r>
      <w:r>
        <w:rPr>
          <w:rFonts w:ascii="Times New Roman" w:hAnsi="Times New Roman" w:cs="Times New Roman"/>
          <w:sz w:val="24"/>
          <w:szCs w:val="24"/>
          <w:lang w:val="en-US"/>
        </w:rPr>
        <w:sym w:font="Symbol" w:char="F06D"/>
      </w:r>
      <w:r w:rsidR="001973FC">
        <w:rPr>
          <w:rFonts w:ascii="Times New Roman" w:hAnsi="Times New Roman" w:cs="Times New Roman"/>
          <w:sz w:val="24"/>
          <w:szCs w:val="24"/>
          <w:lang w:val="en-US"/>
        </w:rPr>
        <w:t>. The probability that no event occur</w:t>
      </w:r>
      <w:r w:rsidR="00B50868">
        <w:rPr>
          <w:rFonts w:ascii="Times New Roman" w:hAnsi="Times New Roman" w:cs="Times New Roman"/>
          <w:sz w:val="24"/>
          <w:szCs w:val="24"/>
          <w:lang w:val="en-US"/>
        </w:rPr>
        <w:t>s</w:t>
      </w:r>
      <w:r w:rsidR="001973FC">
        <w:rPr>
          <w:rFonts w:ascii="Times New Roman" w:hAnsi="Times New Roman" w:cs="Times New Roman"/>
          <w:sz w:val="24"/>
          <w:szCs w:val="24"/>
          <w:lang w:val="en-US"/>
        </w:rPr>
        <w:t xml:space="preserve"> over </w:t>
      </w:r>
      <w:r w:rsidR="00B50868">
        <w:rPr>
          <w:rFonts w:ascii="Times New Roman" w:hAnsi="Times New Roman" w:cs="Times New Roman"/>
          <w:sz w:val="24"/>
          <w:szCs w:val="24"/>
          <w:lang w:val="en-US"/>
        </w:rPr>
        <w:t xml:space="preserve">a time window </w:t>
      </w:r>
      <w:r w:rsidR="00B50868"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lang w:val="en-US"/>
        </w:rPr>
        <w:t>, i.e.</w:t>
      </w:r>
      <w:r w:rsidR="00DB7386">
        <w:rPr>
          <w:rFonts w:ascii="Times New Roman" w:hAnsi="Times New Roman" w:cs="Times New Roman"/>
          <w:i/>
          <w:iCs/>
          <w:sz w:val="24"/>
          <w:szCs w:val="24"/>
          <w:lang w:val="en-US"/>
        </w:rPr>
        <w:t>,</w:t>
      </w:r>
      <w:r w:rsidR="0030751F" w:rsidRPr="00DB7386">
        <w:rPr>
          <w:rFonts w:ascii="Times New Roman" w:hAnsi="Times New Roman" w:cs="Times New Roman"/>
          <w:i/>
          <w:iCs/>
          <w:sz w:val="24"/>
          <w:szCs w:val="24"/>
          <w:lang w:val="en-US"/>
        </w:rPr>
        <w:t xml:space="preserve"> </w:t>
      </w:r>
      <w:r w:rsidR="0030751F" w:rsidRPr="00DB7386">
        <w:rPr>
          <w:rFonts w:ascii="Times New Roman" w:hAnsi="Times New Roman" w:cs="Times New Roman"/>
          <w:sz w:val="24"/>
          <w:szCs w:val="24"/>
          <w:lang w:val="en-US"/>
        </w:rPr>
        <w:t xml:space="preserve">until the age of the observed node </w:t>
      </w:r>
      <w:proofErr w:type="spellStart"/>
      <w:r w:rsidR="0030751F" w:rsidRPr="00DB7386">
        <w:rPr>
          <w:rFonts w:ascii="Times New Roman" w:hAnsi="Times New Roman" w:cs="Times New Roman"/>
          <w:i/>
          <w:iCs/>
          <w:sz w:val="24"/>
          <w:szCs w:val="24"/>
          <w:lang w:val="en-US"/>
        </w:rPr>
        <w:t>i</w:t>
      </w:r>
      <w:proofErr w:type="spellEnd"/>
      <w:r w:rsidR="0030751F" w:rsidRPr="00DB7386">
        <w:rPr>
          <w:rFonts w:ascii="Times New Roman" w:hAnsi="Times New Roman" w:cs="Times New Roman"/>
          <w:sz w:val="24"/>
          <w:szCs w:val="24"/>
          <w:lang w:val="en-US"/>
        </w:rPr>
        <w:t>,</w:t>
      </w:r>
      <w:r w:rsidR="00B50868" w:rsidRPr="00DB7386">
        <w:rPr>
          <w:rFonts w:ascii="Times New Roman" w:hAnsi="Times New Roman" w:cs="Times New Roman"/>
          <w:i/>
          <w:iCs/>
          <w:sz w:val="24"/>
          <w:szCs w:val="24"/>
          <w:lang w:val="en-US"/>
        </w:rPr>
        <w:t xml:space="preserve"> </w:t>
      </w:r>
      <w:r w:rsidR="00B50868">
        <w:rPr>
          <w:rFonts w:ascii="Times New Roman" w:hAnsi="Times New Roman" w:cs="Times New Roman"/>
          <w:sz w:val="24"/>
          <w:szCs w:val="24"/>
          <w:lang w:val="en-US"/>
        </w:rPr>
        <w:t>is approximated as:</w:t>
      </w:r>
    </w:p>
    <w:p w14:paraId="292F53CA" w14:textId="64CBF849" w:rsidR="00B50868" w:rsidRDefault="00DC7695" w:rsidP="00B50868">
      <w:pPr>
        <w:spacing w:after="0" w:line="360" w:lineRule="auto"/>
        <w:jc w:val="center"/>
        <w:rPr>
          <w:rFonts w:ascii="Times New Roman" w:hAnsi="Times New Roman" w:cs="Times New Roman"/>
          <w:sz w:val="24"/>
          <w:szCs w:val="24"/>
          <w:lang w:val="en-US"/>
        </w:rPr>
      </w:pPr>
      <w:r>
        <w:rPr>
          <w:noProof/>
        </w:rPr>
        <w:drawing>
          <wp:inline distT="0" distB="0" distL="0" distR="0" wp14:anchorId="62E6D80C" wp14:editId="3185604B">
            <wp:extent cx="2067560" cy="191135"/>
            <wp:effectExtent l="0" t="0" r="0" b="0"/>
            <wp:docPr id="15860023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7560" cy="191135"/>
                    </a:xfrm>
                    <a:prstGeom prst="rect">
                      <a:avLst/>
                    </a:prstGeom>
                    <a:noFill/>
                    <a:ln>
                      <a:noFill/>
                    </a:ln>
                  </pic:spPr>
                </pic:pic>
              </a:graphicData>
            </a:graphic>
          </wp:inline>
        </w:drawing>
      </w:r>
    </w:p>
    <w:p w14:paraId="55726365" w14:textId="5D297F5E" w:rsidR="00621D01" w:rsidRDefault="00B50868"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30751F">
        <w:rPr>
          <w:rFonts w:ascii="Times New Roman" w:hAnsi="Times New Roman" w:cs="Times New Roman"/>
          <w:sz w:val="24"/>
          <w:szCs w:val="24"/>
          <w:lang w:val="en-US"/>
        </w:rPr>
        <w:t xml:space="preserve"> of extinction (</w:t>
      </w:r>
      <w:r w:rsidR="0030751F">
        <w:rPr>
          <w:rFonts w:ascii="Times New Roman" w:hAnsi="Times New Roman" w:cs="Times New Roman"/>
          <w:sz w:val="24"/>
          <w:szCs w:val="24"/>
          <w:lang w:val="en-US"/>
        </w:rPr>
        <w:sym w:font="Symbol" w:char="F06D"/>
      </w:r>
      <w:r w:rsidR="0030751F">
        <w:rPr>
          <w:rFonts w:ascii="Times New Roman" w:hAnsi="Times New Roman" w:cs="Times New Roman"/>
          <w:sz w:val="24"/>
          <w:szCs w:val="24"/>
          <w:lang w:val="en-US"/>
        </w:rPr>
        <w:t xml:space="preserve"> = 0), the probability of the </w:t>
      </w:r>
      <w:r w:rsidR="0030751F" w:rsidRPr="00DB7386">
        <w:rPr>
          <w:rFonts w:ascii="Times New Roman" w:hAnsi="Times New Roman" w:cs="Times New Roman"/>
          <w:sz w:val="24"/>
          <w:szCs w:val="24"/>
          <w:lang w:val="en-US"/>
        </w:rPr>
        <w:t xml:space="preserve">true species age </w:t>
      </w:r>
      <w:proofErr w:type="spellStart"/>
      <w:r w:rsidR="0030751F" w:rsidRPr="00DB7386">
        <w:rPr>
          <w:rFonts w:ascii="Times New Roman" w:hAnsi="Times New Roman" w:cs="Times New Roman"/>
          <w:i/>
          <w:iCs/>
          <w:sz w:val="24"/>
          <w:szCs w:val="24"/>
          <w:lang w:val="en-US"/>
        </w:rPr>
        <w:t>s</w:t>
      </w:r>
      <w:r w:rsidR="0030751F" w:rsidRPr="00DB7386">
        <w:rPr>
          <w:rFonts w:ascii="Times New Roman" w:hAnsi="Times New Roman" w:cs="Times New Roman"/>
          <w:i/>
          <w:iCs/>
          <w:sz w:val="24"/>
          <w:szCs w:val="24"/>
          <w:vertAlign w:val="subscript"/>
          <w:lang w:val="en-US"/>
        </w:rPr>
        <w:t>i</w:t>
      </w:r>
      <w:proofErr w:type="spellEnd"/>
      <w:r w:rsidR="0030751F">
        <w:rPr>
          <w:rFonts w:ascii="Times New Roman" w:hAnsi="Times New Roman" w:cs="Times New Roman"/>
          <w:sz w:val="24"/>
          <w:szCs w:val="24"/>
          <w:lang w:val="en-US"/>
        </w:rPr>
        <w:t xml:space="preserve"> to be equal to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DB7386">
        <w:rPr>
          <w:rFonts w:ascii="Times New Roman" w:hAnsi="Times New Roman" w:cs="Times New Roman"/>
          <w:sz w:val="24"/>
          <w:szCs w:val="24"/>
          <w:lang w:val="en-US"/>
        </w:rPr>
        <w:t xml:space="preserve"> </w:t>
      </w:r>
      <w:r w:rsidR="0030751F">
        <w:rPr>
          <w:rFonts w:ascii="Times New Roman" w:hAnsi="Times New Roman" w:cs="Times New Roman"/>
          <w:sz w:val="24"/>
          <w:szCs w:val="24"/>
          <w:lang w:val="en-US"/>
        </w:rPr>
        <w:t xml:space="preserve">is 1, because any speciation event following the node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Pr>
          <w:rFonts w:ascii="Times New Roman" w:hAnsi="Times New Roman" w:cs="Times New Roman"/>
          <w:sz w:val="24"/>
          <w:szCs w:val="24"/>
          <w:lang w:val="en-US"/>
        </w:rPr>
        <w:t xml:space="preserve"> would be observed in the tree of extant species. Thus, we calculate the normalized probability of </w:t>
      </w:r>
      <w:r w:rsidR="0030751F" w:rsidRPr="00DB7386">
        <w:rPr>
          <w:rFonts w:ascii="Times New Roman" w:hAnsi="Times New Roman" w:cs="Times New Roman"/>
          <w:sz w:val="24"/>
          <w:szCs w:val="24"/>
          <w:lang w:val="en-US"/>
        </w:rPr>
        <w:t xml:space="preserve">the speciation event to occur at time </w:t>
      </w:r>
      <w:r w:rsidR="0030751F" w:rsidRPr="00DB7386">
        <w:rPr>
          <w:rFonts w:ascii="Times New Roman" w:hAnsi="Times New Roman" w:cs="Times New Roman"/>
          <w:i/>
          <w:iCs/>
          <w:sz w:val="24"/>
          <w:szCs w:val="24"/>
          <w:lang w:val="en-US"/>
        </w:rPr>
        <w:t>v</w:t>
      </w:r>
      <w:r w:rsidR="0030751F" w:rsidRPr="00DB7386">
        <w:rPr>
          <w:rFonts w:ascii="Times New Roman" w:hAnsi="Times New Roman" w:cs="Times New Roman"/>
          <w:i/>
          <w:iCs/>
          <w:sz w:val="24"/>
          <w:szCs w:val="24"/>
          <w:vertAlign w:val="subscript"/>
          <w:lang w:val="en-US"/>
        </w:rPr>
        <w:t>i</w:t>
      </w:r>
      <w:r w:rsidR="0030751F" w:rsidRPr="0030751F">
        <w:rPr>
          <w:rFonts w:ascii="Times New Roman" w:hAnsi="Times New Roman" w:cs="Times New Roman"/>
          <w:i/>
          <w:iCs/>
          <w:sz w:val="24"/>
          <w:szCs w:val="24"/>
          <w:u w:val="single"/>
          <w:lang w:val="en-US"/>
        </w:rPr>
        <w:t xml:space="preserve"> </w:t>
      </w:r>
      <w:r w:rsidR="0030751F">
        <w:rPr>
          <w:rFonts w:ascii="Times New Roman" w:hAnsi="Times New Roman" w:cs="Times New Roman"/>
          <w:sz w:val="24"/>
          <w:szCs w:val="24"/>
          <w:lang w:val="en-US"/>
        </w:rPr>
        <w:t>as:</w:t>
      </w:r>
    </w:p>
    <w:p w14:paraId="609F6A1D" w14:textId="4EA34377" w:rsidR="0030751F" w:rsidRDefault="003B07B6" w:rsidP="00321485">
      <w:pPr>
        <w:spacing w:after="0" w:line="360" w:lineRule="auto"/>
        <w:jc w:val="right"/>
        <w:rPr>
          <w:rFonts w:ascii="Times New Roman" w:hAnsi="Times New Roman" w:cs="Times New Roman"/>
          <w:sz w:val="24"/>
          <w:szCs w:val="24"/>
          <w:lang w:val="en-US"/>
        </w:rPr>
      </w:pPr>
      <w:r w:rsidRPr="003B07B6">
        <w:rPr>
          <w:rFonts w:ascii="Times New Roman" w:hAnsi="Times New Roman" w:cs="Times New Roman"/>
          <w:lang w:val="en-US"/>
        </w:rPr>
        <w:t xml:space="preserve"> </w:t>
      </w:r>
      <w:r w:rsidR="00DC7695">
        <w:rPr>
          <w:noProof/>
        </w:rPr>
        <w:drawing>
          <wp:inline distT="0" distB="0" distL="0" distR="0" wp14:anchorId="5EDA89AE" wp14:editId="70322430">
            <wp:extent cx="2011680" cy="381635"/>
            <wp:effectExtent l="0" t="0" r="0" b="0"/>
            <wp:docPr id="20893728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680" cy="381635"/>
                    </a:xfrm>
                    <a:prstGeom prst="rect">
                      <a:avLst/>
                    </a:prstGeom>
                    <a:noFill/>
                    <a:ln>
                      <a:noFill/>
                    </a:ln>
                  </pic:spPr>
                </pic:pic>
              </a:graphicData>
            </a:graphic>
          </wp:inline>
        </w:drawing>
      </w:r>
      <w:r w:rsidR="00321485">
        <w:rPr>
          <w:rFonts w:ascii="Times New Roman" w:hAnsi="Times New Roman" w:cs="Times New Roman"/>
          <w:lang w:val="en-US"/>
        </w:rPr>
        <w:t xml:space="preserve">                                             (1)</w:t>
      </w:r>
    </w:p>
    <w:p w14:paraId="5A3B567F" w14:textId="0CB486F3" w:rsidR="00621D01" w:rsidRPr="003B07B6" w:rsidRDefault="003B07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207BE29C" w14:textId="73A1CCEB" w:rsidR="00621D01" w:rsidRPr="00DB7386" w:rsidRDefault="00DC7695" w:rsidP="00321485">
      <w:pPr>
        <w:spacing w:after="0" w:line="360" w:lineRule="auto"/>
        <w:jc w:val="right"/>
        <w:rPr>
          <w:rFonts w:ascii="Times New Roman" w:hAnsi="Times New Roman" w:cs="Times New Roman"/>
          <w:sz w:val="24"/>
          <w:szCs w:val="24"/>
          <w:lang w:val="en-US"/>
        </w:rPr>
      </w:pPr>
      <w:r>
        <w:rPr>
          <w:noProof/>
        </w:rPr>
        <w:drawing>
          <wp:inline distT="0" distB="0" distL="0" distR="0" wp14:anchorId="1347D007" wp14:editId="61C23CC2">
            <wp:extent cx="4516120" cy="397510"/>
            <wp:effectExtent l="0" t="0" r="0" b="0"/>
            <wp:docPr id="105217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6120" cy="397510"/>
                    </a:xfrm>
                    <a:prstGeom prst="rect">
                      <a:avLst/>
                    </a:prstGeom>
                    <a:noFill/>
                    <a:ln>
                      <a:noFill/>
                    </a:ln>
                  </pic:spPr>
                </pic:pic>
              </a:graphicData>
            </a:graphic>
          </wp:inline>
        </w:drawing>
      </w:r>
      <w:r w:rsidR="00321485" w:rsidRPr="00DB7386">
        <w:rPr>
          <w:rFonts w:ascii="Times New Roman" w:hAnsi="Times New Roman" w:cs="Times New Roman"/>
          <w:lang w:val="en-US"/>
        </w:rPr>
        <w:t xml:space="preserve">             (2)</w:t>
      </w:r>
    </w:p>
    <w:p w14:paraId="41569628" w14:textId="1830EFA6" w:rsidR="00621D01" w:rsidRPr="007C5B06" w:rsidRDefault="007C5B06"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Where the first term quantifies the probability of the species age a long a vector of times, while the second term normalizes it after accounting for the probability that speciation occurred exactly at the node. </w:t>
      </w:r>
      <w:commentRangeStart w:id="113"/>
      <w:commentRangeStart w:id="114"/>
      <w:r w:rsidR="00321485">
        <w:rPr>
          <w:rFonts w:ascii="Times New Roman" w:hAnsi="Times New Roman" w:cs="Times New Roman"/>
          <w:sz w:val="24"/>
          <w:szCs w:val="24"/>
          <w:lang w:val="en-US"/>
        </w:rPr>
        <w:t xml:space="preserve">We use equations (1) and (2) to </w:t>
      </w:r>
      <w:commentRangeEnd w:id="113"/>
      <w:r w:rsidR="00F332F3">
        <w:rPr>
          <w:rStyle w:val="Refdecomentario"/>
        </w:rPr>
        <w:commentReference w:id="113"/>
      </w:r>
      <w:commentRangeEnd w:id="114"/>
      <w:r w:rsidR="00DB7386">
        <w:rPr>
          <w:rStyle w:val="Refdecomentario"/>
        </w:rPr>
        <w:commentReference w:id="114"/>
      </w:r>
      <w:r w:rsidR="00321485">
        <w:rPr>
          <w:rFonts w:ascii="Times New Roman" w:hAnsi="Times New Roman" w:cs="Times New Roman"/>
          <w:sz w:val="24"/>
          <w:szCs w:val="24"/>
          <w:lang w:val="en-US"/>
        </w:rPr>
        <w:t xml:space="preserve">approximate density describing the probability of a species origination at the observed phylogenetic age and along the branch connecting the node with tip. As point estimates of the species </w:t>
      </w:r>
      <w:r w:rsidR="00750B49">
        <w:rPr>
          <w:rFonts w:ascii="Times New Roman" w:hAnsi="Times New Roman" w:cs="Times New Roman"/>
          <w:sz w:val="24"/>
          <w:szCs w:val="24"/>
          <w:lang w:val="en-US"/>
        </w:rPr>
        <w:t>age,</w:t>
      </w:r>
      <w:r w:rsidR="00321485">
        <w:rPr>
          <w:rFonts w:ascii="Times New Roman" w:hAnsi="Times New Roman" w:cs="Times New Roman"/>
          <w:sz w:val="24"/>
          <w:szCs w:val="24"/>
          <w:lang w:val="en-US"/>
        </w:rPr>
        <w:t xml:space="preserve"> we tested the mean and the median of the distribution. </w:t>
      </w:r>
    </w:p>
    <w:p w14:paraId="14AAE06A" w14:textId="77777777" w:rsidR="009978B8" w:rsidRDefault="009978B8">
      <w:pPr>
        <w:spacing w:after="0" w:line="360" w:lineRule="auto"/>
        <w:jc w:val="both"/>
        <w:rPr>
          <w:rFonts w:ascii="Times New Roman" w:hAnsi="Times New Roman" w:cs="Times New Roman"/>
          <w:sz w:val="24"/>
          <w:szCs w:val="24"/>
          <w:u w:val="single"/>
          <w:lang w:val="en-US"/>
        </w:rPr>
      </w:pPr>
    </w:p>
    <w:p w14:paraId="7A7008F0" w14:textId="4E2DD8BA"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w:t>
      </w:r>
      <w:r w:rsidR="00750B49">
        <w:rPr>
          <w:rFonts w:ascii="Times New Roman" w:hAnsi="Times New Roman" w:cs="Times New Roman"/>
          <w:sz w:val="24"/>
          <w:szCs w:val="24"/>
          <w:lang w:val="en-US"/>
        </w:rPr>
        <w:t xml:space="preserve">the accuracy of our </w:t>
      </w:r>
      <w:r w:rsidR="007C5B06">
        <w:rPr>
          <w:rFonts w:ascii="Times New Roman" w:hAnsi="Times New Roman" w:cs="Times New Roman"/>
          <w:sz w:val="24"/>
          <w:szCs w:val="24"/>
          <w:lang w:val="en-US"/>
        </w:rPr>
        <w:t xml:space="preserve">probabilistic </w:t>
      </w:r>
      <w:r w:rsidR="00750B49">
        <w:rPr>
          <w:rFonts w:ascii="Times New Roman" w:hAnsi="Times New Roman" w:cs="Times New Roman"/>
          <w:sz w:val="24"/>
          <w:szCs w:val="24"/>
          <w:lang w:val="en-US"/>
        </w:rPr>
        <w:t>species age estimator</w:t>
      </w:r>
      <w:r>
        <w:rPr>
          <w:rFonts w:ascii="Times New Roman" w:hAnsi="Times New Roman" w:cs="Times New Roman"/>
          <w:sz w:val="24"/>
          <w:szCs w:val="24"/>
          <w:lang w:val="en-US"/>
        </w:rPr>
        <w:t>, we simulated 1,000 phylogenetic trees with extinction rates of 0.25, 0.15, and 0.05, and a fixed speciation rate of 0.3</w:t>
      </w:r>
      <w:commentRangeStart w:id="115"/>
      <w:commentRangeStart w:id="116"/>
      <w:r>
        <w:rPr>
          <w:rFonts w:ascii="Times New Roman" w:hAnsi="Times New Roman" w:cs="Times New Roman"/>
          <w:sz w:val="24"/>
          <w:szCs w:val="24"/>
          <w:lang w:val="en-US"/>
        </w:rPr>
        <w:t>.</w:t>
      </w:r>
      <w:commentRangeEnd w:id="115"/>
      <w:r>
        <w:commentReference w:id="115"/>
      </w:r>
      <w:commentRangeEnd w:id="116"/>
      <w:r w:rsidR="00DB7386">
        <w:rPr>
          <w:rStyle w:val="Refdecomentario"/>
        </w:rPr>
        <w:commentReference w:id="116"/>
      </w:r>
      <w:r>
        <w:rPr>
          <w:rFonts w:ascii="Times New Roman" w:hAnsi="Times New Roman" w:cs="Times New Roman"/>
          <w:sz w:val="24"/>
          <w:szCs w:val="24"/>
          <w:lang w:val="en-US"/>
        </w:rPr>
        <w:t xml:space="preserve"> Then, using the phylogenies as inputs, we mapped species on each tree based on a bifurcating speciation process. Then, we calculated the MAPE for each tree as measure of the deviation between the function’s estimated and the phylogenetic ages from the true age. </w:t>
      </w:r>
    </w:p>
    <w:p w14:paraId="3713D580" w14:textId="77777777" w:rsidR="009978B8" w:rsidRDefault="009978B8">
      <w:pPr>
        <w:spacing w:after="0" w:line="360" w:lineRule="auto"/>
        <w:jc w:val="both"/>
        <w:rPr>
          <w:rFonts w:ascii="Times New Roman" w:hAnsi="Times New Roman" w:cs="Times New Roman"/>
          <w:sz w:val="24"/>
          <w:szCs w:val="24"/>
          <w:lang w:val="en-US"/>
        </w:rPr>
      </w:pPr>
    </w:p>
    <w:p w14:paraId="0EF26226" w14:textId="476582DA" w:rsidR="009978B8" w:rsidDel="00263CE8" w:rsidRDefault="009978B8">
      <w:pPr>
        <w:spacing w:after="0" w:line="360" w:lineRule="auto"/>
        <w:jc w:val="both"/>
        <w:rPr>
          <w:del w:id="117" w:author="Carlos Calderon del Cid" w:date="2023-09-27T21:47:00Z"/>
          <w:rFonts w:ascii="Times New Roman" w:hAnsi="Times New Roman" w:cs="Times New Roman"/>
          <w:sz w:val="24"/>
          <w:szCs w:val="24"/>
          <w:lang w:val="en-US"/>
        </w:rPr>
      </w:pPr>
    </w:p>
    <w:p w14:paraId="03AC0CB2" w14:textId="77777777" w:rsidR="009978B8" w:rsidRDefault="009978B8">
      <w:pPr>
        <w:spacing w:after="0" w:line="360" w:lineRule="auto"/>
        <w:jc w:val="both"/>
        <w:rPr>
          <w:rFonts w:ascii="Times New Roman" w:hAnsi="Times New Roman" w:cs="Times New Roman"/>
          <w:sz w:val="24"/>
          <w:szCs w:val="24"/>
          <w:lang w:val="en-US"/>
        </w:rPr>
      </w:pPr>
    </w:p>
    <w:p w14:paraId="7A6FC7AD" w14:textId="21FAF610"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Imprint of extinction risk on phylogenetic ages</w:t>
      </w:r>
      <w:ins w:id="118" w:author="Carlos Calderon del Cid" w:date="2023-09-27T21:49:00Z">
        <w:r w:rsidR="00263CE8">
          <w:rPr>
            <w:rFonts w:ascii="Times New Roman" w:hAnsi="Times New Roman" w:cs="Times New Roman"/>
            <w:i/>
            <w:iCs/>
            <w:sz w:val="24"/>
            <w:szCs w:val="24"/>
            <w:u w:val="single"/>
            <w:lang w:val="en-US"/>
          </w:rPr>
          <w:t xml:space="preserve"> and the corrective probabilistic method</w:t>
        </w:r>
      </w:ins>
    </w:p>
    <w:p w14:paraId="2D4C2ED6" w14:textId="69E8A91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whether</w:t>
      </w:r>
      <w:ins w:id="119" w:author="Carlos Calderon del Cid" w:date="2023-09-27T21:58:00Z">
        <w:r w:rsidR="00CE2A7D">
          <w:rPr>
            <w:rFonts w:ascii="Times New Roman" w:hAnsi="Times New Roman" w:cs="Times New Roman"/>
            <w:sz w:val="24"/>
            <w:szCs w:val="24"/>
            <w:lang w:val="en-US"/>
          </w:rPr>
          <w:t xml:space="preserve"> the erroneous estimation of species age</w:t>
        </w:r>
      </w:ins>
      <w:ins w:id="120" w:author="Carlos Calderon del Cid" w:date="2023-09-27T22:00:00Z">
        <w:r w:rsidR="00CE2A7D">
          <w:rPr>
            <w:rFonts w:ascii="Times New Roman" w:hAnsi="Times New Roman" w:cs="Times New Roman"/>
            <w:sz w:val="24"/>
            <w:szCs w:val="24"/>
            <w:lang w:val="en-US"/>
          </w:rPr>
          <w:t>, due to</w:t>
        </w:r>
      </w:ins>
      <w:ins w:id="121" w:author="Carlos Calderon del Cid" w:date="2023-09-27T22:01:00Z">
        <w:r w:rsidR="00CE2A7D">
          <w:rPr>
            <w:rFonts w:ascii="Times New Roman" w:hAnsi="Times New Roman" w:cs="Times New Roman"/>
            <w:sz w:val="24"/>
            <w:szCs w:val="24"/>
            <w:lang w:val="en-US"/>
          </w:rPr>
          <w:t xml:space="preserve"> the</w:t>
        </w:r>
      </w:ins>
      <w:ins w:id="122" w:author="Carlos Calderon del Cid" w:date="2023-09-27T22:00:00Z">
        <w:r w:rsidR="00CE2A7D">
          <w:rPr>
            <w:rFonts w:ascii="Times New Roman" w:hAnsi="Times New Roman" w:cs="Times New Roman"/>
            <w:sz w:val="24"/>
            <w:szCs w:val="24"/>
            <w:lang w:val="en-US"/>
          </w:rPr>
          <w:t xml:space="preserve"> extinction </w:t>
        </w:r>
      </w:ins>
      <w:ins w:id="123" w:author="Carlos Calderon del Cid" w:date="2023-09-27T22:01:00Z">
        <w:r w:rsidR="00CE2A7D">
          <w:rPr>
            <w:rFonts w:ascii="Times New Roman" w:hAnsi="Times New Roman" w:cs="Times New Roman"/>
            <w:sz w:val="24"/>
            <w:szCs w:val="24"/>
            <w:lang w:val="en-US"/>
          </w:rPr>
          <w:t>shortfall,</w:t>
        </w:r>
      </w:ins>
      <w:ins w:id="124" w:author="Carlos Calderon del Cid" w:date="2023-09-27T21:58:00Z">
        <w:r w:rsidR="00CE2A7D">
          <w:rPr>
            <w:rFonts w:ascii="Times New Roman" w:hAnsi="Times New Roman" w:cs="Times New Roman"/>
            <w:sz w:val="24"/>
            <w:szCs w:val="24"/>
            <w:lang w:val="en-US"/>
          </w:rPr>
          <w:t xml:space="preserve"> has </w:t>
        </w:r>
      </w:ins>
      <w:ins w:id="125" w:author="Carlos Calderon del Cid" w:date="2023-09-27T21:59:00Z">
        <w:r w:rsidR="00CE2A7D">
          <w:rPr>
            <w:rFonts w:ascii="Times New Roman" w:hAnsi="Times New Roman" w:cs="Times New Roman"/>
            <w:sz w:val="24"/>
            <w:szCs w:val="24"/>
            <w:lang w:val="en-US"/>
          </w:rPr>
          <w:t>material consequences over eco-evolutionary relationships, we explored</w:t>
        </w:r>
      </w:ins>
      <w:r>
        <w:rPr>
          <w:rFonts w:ascii="Times New Roman" w:hAnsi="Times New Roman" w:cs="Times New Roman"/>
          <w:sz w:val="24"/>
          <w:szCs w:val="24"/>
          <w:lang w:val="en-US"/>
        </w:rPr>
        <w:t xml:space="preserve"> the assumed relationship between species age and present extinction risk (e.g., </w:t>
      </w:r>
      <w:r>
        <w:fldChar w:fldCharType="begin" w:fldLock="1"/>
      </w:r>
      <w:r w:rsidR="00230579">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ins w:id="126" w:author="Carlos Calderon del Cid" w:date="2023-09-27T21:59:00Z">
        <w:r w:rsidR="00CE2A7D">
          <w:rPr>
            <w:rFonts w:ascii="Times New Roman" w:hAnsi="Times New Roman" w:cs="Times New Roman"/>
            <w:sz w:val="24"/>
            <w:szCs w:val="24"/>
            <w:lang w:val="en-US"/>
          </w:rPr>
          <w:t>.</w:t>
        </w:r>
      </w:ins>
      <w:del w:id="127" w:author="Carlos Calderon del Cid" w:date="2023-09-27T21:59:00Z">
        <w:r w:rsidDel="00CE2A7D">
          <w:rPr>
            <w:rFonts w:ascii="Times New Roman" w:hAnsi="Times New Roman" w:cs="Times New Roman"/>
            <w:sz w:val="24"/>
            <w:szCs w:val="24"/>
            <w:lang w:val="en-US"/>
          </w:rPr>
          <w:delText xml:space="preserve"> is preserved in the phylogenetic ages, </w:delText>
        </w:r>
      </w:del>
      <w:ins w:id="128" w:author="Carlos Calderon del Cid" w:date="2023-09-27T22:00:00Z">
        <w:r w:rsidR="00CE2A7D">
          <w:rPr>
            <w:rFonts w:ascii="Times New Roman" w:hAnsi="Times New Roman" w:cs="Times New Roman"/>
            <w:sz w:val="24"/>
            <w:szCs w:val="24"/>
            <w:lang w:val="en-US"/>
          </w:rPr>
          <w:t>W</w:t>
        </w:r>
      </w:ins>
      <w:del w:id="129" w:author="Carlos Calderon del Cid" w:date="2023-09-27T22:00:00Z">
        <w:r w:rsidDel="00CE2A7D">
          <w:rPr>
            <w:rFonts w:ascii="Times New Roman" w:hAnsi="Times New Roman" w:cs="Times New Roman"/>
            <w:sz w:val="24"/>
            <w:szCs w:val="24"/>
            <w:lang w:val="en-US"/>
          </w:rPr>
          <w:delText>w</w:delText>
        </w:r>
      </w:del>
      <w:r>
        <w:rPr>
          <w:rFonts w:ascii="Times New Roman" w:hAnsi="Times New Roman" w:cs="Times New Roman"/>
          <w:sz w:val="24"/>
          <w:szCs w:val="24"/>
          <w:lang w:val="en-US"/>
        </w:rPr>
        <w:t>e used the same phylogenies and taxonomies (assuming bifurcating speciation) generated in the previous section. Next, we binned the true ages of extant species in five categories corresponding to the IUCN conservation categories: Least Concern (LC), Near Threatened (NT), Vulnerable (VU), Endangered (EN), and Critically Endangered (CR; International Union for the Conservation of Nature</w:t>
      </w:r>
      <w:r>
        <w:fldChar w:fldCharType="begin" w:fldLock="1"/>
      </w:r>
      <w:r w:rsidR="00230579">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scenario with older species being at higher</w:t>
      </w:r>
      <w:r w:rsidR="00B81F00">
        <w:rPr>
          <w:rFonts w:ascii="Times New Roman" w:hAnsi="Times New Roman" w:cs="Times New Roman"/>
          <w:sz w:val="24"/>
          <w:szCs w:val="24"/>
          <w:lang w:val="en-US"/>
        </w:rPr>
        <w:t xml:space="preserve"> risk regarding the </w:t>
      </w:r>
      <w:r>
        <w:rPr>
          <w:rFonts w:ascii="Times New Roman" w:hAnsi="Times New Roman" w:cs="Times New Roman"/>
          <w:sz w:val="24"/>
          <w:szCs w:val="24"/>
          <w:lang w:val="en-US"/>
        </w:rPr>
        <w:t>IUCN</w:t>
      </w:r>
      <w:r w:rsidR="00B81F00">
        <w:rPr>
          <w:rFonts w:ascii="Times New Roman" w:hAnsi="Times New Roman" w:cs="Times New Roman"/>
          <w:sz w:val="24"/>
          <w:szCs w:val="24"/>
          <w:lang w:val="en-US"/>
        </w:rPr>
        <w:t xml:space="preserve"> categories</w:t>
      </w:r>
      <w:r>
        <w:rPr>
          <w:rFonts w:ascii="Times New Roman" w:hAnsi="Times New Roman" w:cs="Times New Roman"/>
          <w:sz w:val="24"/>
          <w:szCs w:val="24"/>
          <w:lang w:val="en-US"/>
        </w:rPr>
        <w:t xml:space="preserve">. Then, we quantified the error rate for the phylogenetic and the </w:t>
      </w:r>
      <w:r w:rsidR="00B81F00">
        <w:rPr>
          <w:rFonts w:ascii="Times New Roman" w:hAnsi="Times New Roman" w:cs="Times New Roman"/>
          <w:sz w:val="24"/>
          <w:szCs w:val="24"/>
          <w:lang w:val="en-US"/>
        </w:rPr>
        <w:t>probabilistic species age estimator</w:t>
      </w:r>
      <w:r>
        <w:rPr>
          <w:rFonts w:ascii="Times New Roman" w:hAnsi="Times New Roman" w:cs="Times New Roman"/>
          <w:sz w:val="24"/>
          <w:szCs w:val="24"/>
          <w:lang w:val="en-US"/>
        </w:rPr>
        <w:t xml:space="preserve">, </w:t>
      </w:r>
      <w:r w:rsidR="00B679A7">
        <w:rPr>
          <w:rFonts w:ascii="Times New Roman" w:hAnsi="Times New Roman" w:cs="Times New Roman"/>
          <w:sz w:val="24"/>
          <w:szCs w:val="24"/>
          <w:lang w:val="en-US"/>
        </w:rPr>
        <w:t>as</w:t>
      </w:r>
      <w:r>
        <w:rPr>
          <w:rFonts w:ascii="Times New Roman" w:hAnsi="Times New Roman" w:cs="Times New Roman"/>
          <w:sz w:val="24"/>
          <w:szCs w:val="24"/>
          <w:lang w:val="en-US"/>
        </w:rPr>
        <w:t xml:space="preserve"> the share of the 1000 dat</w:t>
      </w:r>
      <w:r w:rsidR="00B679A7">
        <w:rPr>
          <w:rFonts w:ascii="Times New Roman" w:hAnsi="Times New Roman" w:cs="Times New Roman"/>
          <w:sz w:val="24"/>
          <w:szCs w:val="24"/>
          <w:lang w:val="en-US"/>
        </w:rPr>
        <w:t>a</w:t>
      </w:r>
      <w:r>
        <w:rPr>
          <w:rFonts w:ascii="Times New Roman" w:hAnsi="Times New Roman" w:cs="Times New Roman"/>
          <w:sz w:val="24"/>
          <w:szCs w:val="24"/>
          <w:lang w:val="en-US"/>
        </w:rPr>
        <w:t>sets</w:t>
      </w:r>
      <w:r w:rsidR="00B679A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 the ranking of mean age per conservation status category </w:t>
      </w:r>
      <w:r w:rsidR="00B679A7">
        <w:rPr>
          <w:rFonts w:ascii="Times New Roman" w:hAnsi="Times New Roman" w:cs="Times New Roman"/>
          <w:sz w:val="24"/>
          <w:szCs w:val="24"/>
          <w:lang w:val="en-US"/>
        </w:rPr>
        <w:t xml:space="preserve">did not match </w:t>
      </w:r>
      <w:r>
        <w:rPr>
          <w:rFonts w:ascii="Times New Roman" w:hAnsi="Times New Roman" w:cs="Times New Roman"/>
          <w:sz w:val="24"/>
          <w:szCs w:val="24"/>
          <w:lang w:val="en-US"/>
        </w:rPr>
        <w:t>with the simulated monotonic increase.</w:t>
      </w:r>
    </w:p>
    <w:p w14:paraId="5EAD8C4D" w14:textId="77777777" w:rsidR="009978B8" w:rsidRDefault="009978B8">
      <w:pPr>
        <w:spacing w:after="0" w:line="360" w:lineRule="auto"/>
        <w:jc w:val="both"/>
        <w:rPr>
          <w:ins w:id="130" w:author="Carlos Calderon del Cid" w:date="2023-09-27T21:49:00Z"/>
          <w:rFonts w:ascii="Times New Roman" w:hAnsi="Times New Roman" w:cs="Times New Roman"/>
          <w:i/>
          <w:iCs/>
          <w:sz w:val="24"/>
          <w:szCs w:val="24"/>
          <w:u w:val="single"/>
          <w:lang w:val="en-US"/>
        </w:rPr>
      </w:pPr>
    </w:p>
    <w:p w14:paraId="29E7EA21" w14:textId="6B4DE1C5" w:rsidR="00263CE8" w:rsidRDefault="00263CE8">
      <w:pPr>
        <w:spacing w:after="0" w:line="360" w:lineRule="auto"/>
        <w:jc w:val="both"/>
        <w:rPr>
          <w:ins w:id="131" w:author="Carlos Calderon del Cid" w:date="2023-09-27T21:50:00Z"/>
          <w:rFonts w:ascii="Times New Roman" w:hAnsi="Times New Roman" w:cs="Times New Roman"/>
          <w:i/>
          <w:iCs/>
          <w:sz w:val="24"/>
          <w:szCs w:val="24"/>
          <w:u w:val="single"/>
          <w:lang w:val="en-US"/>
        </w:rPr>
      </w:pPr>
      <w:ins w:id="132" w:author="Carlos Calderon del Cid" w:date="2023-09-27T21:49:00Z">
        <w:r>
          <w:rPr>
            <w:rFonts w:ascii="Times New Roman" w:hAnsi="Times New Roman" w:cs="Times New Roman"/>
            <w:i/>
            <w:iCs/>
            <w:sz w:val="24"/>
            <w:szCs w:val="24"/>
            <w:u w:val="single"/>
            <w:lang w:val="en-US"/>
          </w:rPr>
          <w:lastRenderedPageBreak/>
          <w:t>Imprint of extinction risk on phylogenetic ages given three</w:t>
        </w:r>
      </w:ins>
      <w:ins w:id="133" w:author="Carlos Calderon del Cid" w:date="2023-09-27T21:50:00Z">
        <w:r>
          <w:rPr>
            <w:rFonts w:ascii="Times New Roman" w:hAnsi="Times New Roman" w:cs="Times New Roman"/>
            <w:i/>
            <w:iCs/>
            <w:sz w:val="24"/>
            <w:szCs w:val="24"/>
            <w:u w:val="single"/>
            <w:lang w:val="en-US"/>
          </w:rPr>
          <w:t xml:space="preserve"> levels of nonrandom incomplete sampling</w:t>
        </w:r>
      </w:ins>
    </w:p>
    <w:p w14:paraId="35C10685" w14:textId="0E53EA5C" w:rsidR="00685F72" w:rsidRDefault="00263CE8" w:rsidP="00685F72">
      <w:pPr>
        <w:spacing w:after="0" w:line="360" w:lineRule="auto"/>
        <w:ind w:firstLine="709"/>
        <w:jc w:val="both"/>
        <w:rPr>
          <w:ins w:id="134" w:author="Carlos Calderon del Cid" w:date="2023-09-27T22:15:00Z"/>
          <w:rFonts w:ascii="Times New Roman" w:hAnsi="Times New Roman" w:cs="Times New Roman"/>
          <w:sz w:val="24"/>
          <w:szCs w:val="24"/>
          <w:lang w:val="en-US"/>
        </w:rPr>
      </w:pPr>
      <w:ins w:id="135" w:author="Carlos Calderon del Cid" w:date="2023-09-27T21:51:00Z">
        <w:r>
          <w:rPr>
            <w:rFonts w:ascii="Times New Roman" w:hAnsi="Times New Roman" w:cs="Times New Roman"/>
            <w:sz w:val="24"/>
            <w:szCs w:val="24"/>
            <w:lang w:val="en-US"/>
          </w:rPr>
          <w:t>To e</w:t>
        </w:r>
      </w:ins>
      <w:ins w:id="136" w:author="Carlos Calderon del Cid" w:date="2023-09-27T21:52:00Z">
        <w:r>
          <w:rPr>
            <w:rFonts w:ascii="Times New Roman" w:hAnsi="Times New Roman" w:cs="Times New Roman"/>
            <w:sz w:val="24"/>
            <w:szCs w:val="24"/>
            <w:lang w:val="en-US"/>
          </w:rPr>
          <w:t>xplore whether</w:t>
        </w:r>
      </w:ins>
      <w:ins w:id="137" w:author="Carlos Calderon del Cid" w:date="2023-09-27T22:02:00Z">
        <w:r w:rsidR="00CE2A7D">
          <w:rPr>
            <w:rFonts w:ascii="Times New Roman" w:hAnsi="Times New Roman" w:cs="Times New Roman"/>
            <w:sz w:val="24"/>
            <w:szCs w:val="24"/>
            <w:lang w:val="en-US"/>
          </w:rPr>
          <w:t xml:space="preserve"> </w:t>
        </w:r>
      </w:ins>
      <w:ins w:id="138" w:author="Carlos Calderon del Cid" w:date="2023-09-27T21:52:00Z">
        <w:r>
          <w:rPr>
            <w:rFonts w:ascii="Times New Roman" w:hAnsi="Times New Roman" w:cs="Times New Roman"/>
            <w:sz w:val="24"/>
            <w:szCs w:val="24"/>
            <w:lang w:val="en-US"/>
          </w:rPr>
          <w:t>the</w:t>
        </w:r>
      </w:ins>
      <w:ins w:id="139" w:author="Carlos Calderon del Cid" w:date="2023-09-27T22:02:00Z">
        <w:r w:rsidR="00CE2A7D">
          <w:rPr>
            <w:rFonts w:ascii="Times New Roman" w:hAnsi="Times New Roman" w:cs="Times New Roman"/>
            <w:sz w:val="24"/>
            <w:szCs w:val="24"/>
            <w:lang w:val="en-US"/>
          </w:rPr>
          <w:t xml:space="preserve"> erroneous estimation of species age</w:t>
        </w:r>
      </w:ins>
      <w:ins w:id="140" w:author="Carlos Calderon del Cid" w:date="2023-09-27T22:03:00Z">
        <w:r w:rsidR="00CE2A7D">
          <w:rPr>
            <w:rFonts w:ascii="Times New Roman" w:hAnsi="Times New Roman" w:cs="Times New Roman"/>
            <w:sz w:val="24"/>
            <w:szCs w:val="24"/>
            <w:lang w:val="en-US"/>
          </w:rPr>
          <w:t>,</w:t>
        </w:r>
      </w:ins>
      <w:ins w:id="141" w:author="Carlos Calderon del Cid" w:date="2023-09-27T22:02:00Z">
        <w:r w:rsidR="00CE2A7D">
          <w:rPr>
            <w:rFonts w:ascii="Times New Roman" w:hAnsi="Times New Roman" w:cs="Times New Roman"/>
            <w:sz w:val="24"/>
            <w:szCs w:val="24"/>
            <w:lang w:val="en-US"/>
          </w:rPr>
          <w:t xml:space="preserve"> due to</w:t>
        </w:r>
      </w:ins>
      <w:ins w:id="142" w:author="Carlos Calderon del Cid" w:date="2023-09-27T22:03:00Z">
        <w:r w:rsidR="00CE2A7D">
          <w:rPr>
            <w:rFonts w:ascii="Times New Roman" w:hAnsi="Times New Roman" w:cs="Times New Roman"/>
            <w:sz w:val="24"/>
            <w:szCs w:val="24"/>
            <w:lang w:val="en-US"/>
          </w:rPr>
          <w:t xml:space="preserve"> </w:t>
        </w:r>
      </w:ins>
      <w:ins w:id="143" w:author="Carlos Calderon del Cid" w:date="2023-09-27T22:02:00Z">
        <w:r w:rsidR="00CE2A7D">
          <w:rPr>
            <w:rFonts w:ascii="Times New Roman" w:hAnsi="Times New Roman" w:cs="Times New Roman"/>
            <w:sz w:val="24"/>
            <w:szCs w:val="24"/>
            <w:lang w:val="en-US"/>
          </w:rPr>
          <w:t>nonrandom incomplete sampling,</w:t>
        </w:r>
      </w:ins>
      <w:ins w:id="144" w:author="Carlos Calderon del Cid" w:date="2023-09-27T21:52:00Z">
        <w:r>
          <w:rPr>
            <w:rFonts w:ascii="Times New Roman" w:hAnsi="Times New Roman" w:cs="Times New Roman"/>
            <w:sz w:val="24"/>
            <w:szCs w:val="24"/>
            <w:lang w:val="en-US"/>
          </w:rPr>
          <w:t xml:space="preserve"> </w:t>
        </w:r>
      </w:ins>
      <w:ins w:id="145" w:author="Carlos Calderon del Cid" w:date="2023-09-27T22:03:00Z">
        <w:r w:rsidR="00CE2A7D">
          <w:rPr>
            <w:rFonts w:ascii="Times New Roman" w:hAnsi="Times New Roman" w:cs="Times New Roman"/>
            <w:sz w:val="24"/>
            <w:szCs w:val="24"/>
            <w:lang w:val="en-US"/>
          </w:rPr>
          <w:t>has consequences over the inference of the assumed rela</w:t>
        </w:r>
      </w:ins>
      <w:ins w:id="146" w:author="Carlos Calderon del Cid" w:date="2023-09-27T22:04:00Z">
        <w:r w:rsidR="00CE2A7D">
          <w:rPr>
            <w:rFonts w:ascii="Times New Roman" w:hAnsi="Times New Roman" w:cs="Times New Roman"/>
            <w:sz w:val="24"/>
            <w:szCs w:val="24"/>
            <w:lang w:val="en-US"/>
          </w:rPr>
          <w:t>tionship be</w:t>
        </w:r>
      </w:ins>
      <w:ins w:id="147" w:author="Carlos Calderon del Cid" w:date="2023-09-27T21:52:00Z">
        <w:r>
          <w:rPr>
            <w:rFonts w:ascii="Times New Roman" w:hAnsi="Times New Roman" w:cs="Times New Roman"/>
            <w:sz w:val="24"/>
            <w:szCs w:val="24"/>
            <w:lang w:val="en-US"/>
          </w:rPr>
          <w:t>tween species age and present extinction risk</w:t>
        </w:r>
      </w:ins>
      <w:ins w:id="148" w:author="Carlos Calderon del Cid" w:date="2023-09-27T22:05:00Z">
        <w:r w:rsidR="00CE2A7D">
          <w:rPr>
            <w:rFonts w:ascii="Times New Roman" w:hAnsi="Times New Roman" w:cs="Times New Roman"/>
            <w:sz w:val="24"/>
            <w:szCs w:val="24"/>
            <w:lang w:val="en-US"/>
          </w:rPr>
          <w:t xml:space="preserve">, we used the intermediate extinction scenario phylogenies and the taxonomies </w:t>
        </w:r>
      </w:ins>
      <w:ins w:id="149" w:author="Carlos Calderon del Cid" w:date="2023-09-27T22:07:00Z">
        <w:r w:rsidR="00685F72">
          <w:rPr>
            <w:rFonts w:ascii="Times New Roman" w:hAnsi="Times New Roman" w:cs="Times New Roman"/>
            <w:sz w:val="24"/>
            <w:szCs w:val="24"/>
            <w:lang w:val="en-US"/>
          </w:rPr>
          <w:t xml:space="preserve">assuming all speciation occurs via bifurcation or budding. Then, </w:t>
        </w:r>
      </w:ins>
      <w:ins w:id="150" w:author="Carlos Calderon del Cid" w:date="2023-09-27T22:08:00Z">
        <w:r w:rsidR="00685F72">
          <w:rPr>
            <w:rFonts w:ascii="Times New Roman" w:hAnsi="Times New Roman" w:cs="Times New Roman"/>
            <w:sz w:val="24"/>
            <w:szCs w:val="24"/>
            <w:lang w:val="en-US"/>
          </w:rPr>
          <w:t>to simulate</w:t>
        </w:r>
      </w:ins>
      <w:ins w:id="151" w:author="Carlos Calderon del Cid" w:date="2023-09-27T22:11:00Z">
        <w:r w:rsidR="00685F72">
          <w:rPr>
            <w:rFonts w:ascii="Times New Roman" w:hAnsi="Times New Roman" w:cs="Times New Roman"/>
            <w:sz w:val="24"/>
            <w:szCs w:val="24"/>
            <w:lang w:val="en-US"/>
          </w:rPr>
          <w:t xml:space="preserve"> </w:t>
        </w:r>
      </w:ins>
      <w:ins w:id="152" w:author="Carlos Calderon del Cid" w:date="2023-09-27T22:15:00Z">
        <w:r w:rsidR="00685F72">
          <w:rPr>
            <w:rFonts w:ascii="Times New Roman" w:hAnsi="Times New Roman" w:cs="Times New Roman"/>
            <w:sz w:val="24"/>
            <w:szCs w:val="24"/>
            <w:lang w:val="en-US"/>
          </w:rPr>
          <w:t>three levels of</w:t>
        </w:r>
      </w:ins>
      <w:ins w:id="153" w:author="Carlos Calderon del Cid" w:date="2023-09-27T22:11:00Z">
        <w:r w:rsidR="00685F72">
          <w:rPr>
            <w:rFonts w:ascii="Times New Roman" w:hAnsi="Times New Roman" w:cs="Times New Roman"/>
            <w:sz w:val="24"/>
            <w:szCs w:val="24"/>
            <w:lang w:val="en-US"/>
          </w:rPr>
          <w:t xml:space="preserve"> nonrandom incomplete sampling</w:t>
        </w:r>
      </w:ins>
      <w:ins w:id="154" w:author="Carlos Calderon del Cid" w:date="2023-09-27T22:15:00Z">
        <w:r w:rsidR="00685F72">
          <w:rPr>
            <w:rFonts w:ascii="Times New Roman" w:hAnsi="Times New Roman" w:cs="Times New Roman"/>
            <w:sz w:val="24"/>
            <w:szCs w:val="24"/>
            <w:lang w:val="en-US"/>
          </w:rPr>
          <w:t xml:space="preserve"> (0%, 25%, 50%)</w:t>
        </w:r>
      </w:ins>
      <w:ins w:id="155" w:author="Carlos Calderon del Cid" w:date="2023-09-27T22:11:00Z">
        <w:r w:rsidR="00685F72">
          <w:rPr>
            <w:rFonts w:ascii="Times New Roman" w:hAnsi="Times New Roman" w:cs="Times New Roman"/>
            <w:sz w:val="24"/>
            <w:szCs w:val="24"/>
            <w:lang w:val="en-US"/>
          </w:rPr>
          <w:t xml:space="preserve">, </w:t>
        </w:r>
      </w:ins>
      <w:ins w:id="156" w:author="Carlos Calderon del Cid" w:date="2023-09-27T22:13:00Z">
        <w:r w:rsidR="00685F72">
          <w:rPr>
            <w:rFonts w:ascii="Times New Roman" w:hAnsi="Times New Roman" w:cs="Times New Roman"/>
            <w:sz w:val="24"/>
            <w:szCs w:val="24"/>
            <w:lang w:val="en-US"/>
          </w:rPr>
          <w:t>we implemented a function to remove species with a probability prop</w:t>
        </w:r>
      </w:ins>
      <w:ins w:id="157" w:author="Carlos Calderon del Cid" w:date="2023-09-27T22:14:00Z">
        <w:r w:rsidR="00685F72">
          <w:rPr>
            <w:rFonts w:ascii="Times New Roman" w:hAnsi="Times New Roman" w:cs="Times New Roman"/>
            <w:sz w:val="24"/>
            <w:szCs w:val="24"/>
            <w:lang w:val="en-US"/>
          </w:rPr>
          <w:t>ortional to its age, i.e., older species are less likely to be sample.</w:t>
        </w:r>
      </w:ins>
      <w:ins w:id="158" w:author="Carlos Calderon del Cid" w:date="2023-10-09T19:29:00Z">
        <w:r w:rsidR="003E11D7">
          <w:rPr>
            <w:rFonts w:ascii="Times New Roman" w:hAnsi="Times New Roman" w:cs="Times New Roman"/>
            <w:sz w:val="24"/>
            <w:szCs w:val="24"/>
            <w:lang w:val="en-US"/>
          </w:rPr>
          <w:t xml:space="preserve"> </w:t>
        </w:r>
      </w:ins>
      <w:ins w:id="159" w:author="Carlos Calderon del Cid" w:date="2023-09-27T22:15:00Z">
        <w:r w:rsidR="00685F72">
          <w:rPr>
            <w:rFonts w:ascii="Times New Roman" w:hAnsi="Times New Roman" w:cs="Times New Roman"/>
            <w:sz w:val="24"/>
            <w:szCs w:val="24"/>
            <w:lang w:val="en-US"/>
          </w:rPr>
          <w:t>Next, we binned the true ages of extant species in five categories corresponding to the IUCN conservation categories: Least Concern (LC), Near Threatened (NT), Vulnerable (VU), Endangered (EN), and Critically Endangered (CR; International Union for the Conservation of Nature</w:t>
        </w:r>
        <w:r w:rsidR="00685F72">
          <w:fldChar w:fldCharType="begin" w:fldLock="1"/>
        </w:r>
        <w:r w:rsidR="00685F72">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sidR="00685F72">
          <w:rPr>
            <w:rFonts w:ascii="Times New Roman" w:hAnsi="Times New Roman" w:cs="Times New Roman"/>
            <w:sz w:val="24"/>
            <w:szCs w:val="24"/>
            <w:lang w:val="en-US"/>
          </w:rPr>
          <w:fldChar w:fldCharType="separate"/>
        </w:r>
        <w:r w:rsidR="00685F72">
          <w:rPr>
            <w:rFonts w:ascii="Times New Roman" w:hAnsi="Times New Roman" w:cs="Times New Roman"/>
            <w:noProof/>
            <w:sz w:val="24"/>
            <w:szCs w:val="24"/>
            <w:lang w:val="en-US"/>
          </w:rPr>
          <w:t xml:space="preserve"> 2016)</w:t>
        </w:r>
        <w:r w:rsidR="00685F72">
          <w:rPr>
            <w:rFonts w:ascii="Times New Roman" w:hAnsi="Times New Roman" w:cs="Times New Roman"/>
            <w:sz w:val="24"/>
            <w:szCs w:val="24"/>
            <w:lang w:val="en-US"/>
          </w:rPr>
          <w:fldChar w:fldCharType="end"/>
        </w:r>
        <w:r w:rsidR="00685F72">
          <w:rPr>
            <w:rFonts w:ascii="Times New Roman" w:hAnsi="Times New Roman" w:cs="Times New Roman"/>
            <w:sz w:val="24"/>
            <w:szCs w:val="24"/>
            <w:lang w:val="en-US"/>
          </w:rPr>
          <w:t>. With this, we generated a positive effect scenario with older species being at higher risk regarding the IUCN categories. Then, we quantified the error rate for the phylogenetic</w:t>
        </w:r>
      </w:ins>
      <w:ins w:id="160" w:author="Carlos Calderon del Cid" w:date="2023-09-27T22:16:00Z">
        <w:r w:rsidR="00685F72">
          <w:rPr>
            <w:rFonts w:ascii="Times New Roman" w:hAnsi="Times New Roman" w:cs="Times New Roman"/>
            <w:sz w:val="24"/>
            <w:szCs w:val="24"/>
            <w:lang w:val="en-US"/>
          </w:rPr>
          <w:t xml:space="preserve"> age in the three incomplete sampling scenarios for bifurcating and budding speciation mode</w:t>
        </w:r>
      </w:ins>
      <w:ins w:id="161" w:author="Carlos Calderon del Cid" w:date="2023-09-27T22:15:00Z">
        <w:r w:rsidR="00685F72">
          <w:rPr>
            <w:rFonts w:ascii="Times New Roman" w:hAnsi="Times New Roman" w:cs="Times New Roman"/>
            <w:sz w:val="24"/>
            <w:szCs w:val="24"/>
            <w:lang w:val="en-US"/>
          </w:rPr>
          <w:t>, as the share of the 1000 datasets where the ranking of mean age per conservation status category did not match with the simulated monotonic increase.</w:t>
        </w:r>
      </w:ins>
    </w:p>
    <w:p w14:paraId="456B074D" w14:textId="0EA4DDE8" w:rsidR="00263CE8" w:rsidDel="00685F72" w:rsidRDefault="00263CE8">
      <w:pPr>
        <w:spacing w:after="0" w:line="360" w:lineRule="auto"/>
        <w:ind w:firstLine="709"/>
        <w:jc w:val="both"/>
        <w:rPr>
          <w:del w:id="162" w:author="Carlos Calderon del Cid" w:date="2023-09-27T22:17:00Z"/>
          <w:rFonts w:ascii="Times New Roman" w:hAnsi="Times New Roman" w:cs="Times New Roman"/>
          <w:i/>
          <w:iCs/>
          <w:sz w:val="24"/>
          <w:szCs w:val="24"/>
          <w:u w:val="single"/>
          <w:lang w:val="en-US"/>
        </w:rPr>
        <w:pPrChange w:id="163" w:author="Carlos Calderon del Cid" w:date="2023-09-27T22:07:00Z">
          <w:pPr>
            <w:spacing w:after="0" w:line="360" w:lineRule="auto"/>
            <w:jc w:val="both"/>
          </w:pPr>
        </w:pPrChange>
      </w:pPr>
    </w:p>
    <w:p w14:paraId="42EC4788" w14:textId="48CC2C12" w:rsidR="009978B8" w:rsidDel="00685F72" w:rsidRDefault="009978B8">
      <w:pPr>
        <w:spacing w:after="0" w:line="360" w:lineRule="auto"/>
        <w:jc w:val="both"/>
        <w:rPr>
          <w:del w:id="164" w:author="Carlos Calderon del Cid" w:date="2023-09-27T22:17:00Z"/>
          <w:rFonts w:ascii="Times New Roman" w:hAnsi="Times New Roman" w:cs="Times New Roman"/>
          <w:sz w:val="24"/>
          <w:szCs w:val="24"/>
          <w:lang w:val="en-US"/>
        </w:rPr>
      </w:pPr>
    </w:p>
    <w:p w14:paraId="7D80F2E9"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56F3D1EC" w14:textId="77777777" w:rsidR="009978B8" w:rsidRDefault="00000000">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2C93F8C" w14:textId="637E895D"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species (Figure 3). At low extinction fraction (&lt; 0.25), 96% of the phylogenetic age estimations were congruent with the true age. At high extinction fraction (&gt; 0.75), this was also the case for most species (73%). However, age overestimation increased with extinction fraction and in some cases the phylogenetic age </w:t>
      </w:r>
      <w:r w:rsidR="00B679A7">
        <w:rPr>
          <w:rFonts w:ascii="Times New Roman" w:hAnsi="Times New Roman" w:cs="Times New Roman"/>
          <w:sz w:val="24"/>
          <w:szCs w:val="24"/>
          <w:lang w:val="en-US"/>
        </w:rPr>
        <w:t>erroneously</w:t>
      </w:r>
      <w:r>
        <w:rPr>
          <w:rFonts w:ascii="Times New Roman" w:hAnsi="Times New Roman" w:cs="Times New Roman"/>
          <w:sz w:val="24"/>
          <w:szCs w:val="24"/>
          <w:lang w:val="en-US"/>
        </w:rPr>
        <w:t xml:space="preserve"> suggested that the species is as old as the root age. Under bifurcating speciation, the phylogenetic age never </w:t>
      </w:r>
      <w:r w:rsidR="00F332F3">
        <w:rPr>
          <w:rFonts w:ascii="Times New Roman" w:hAnsi="Times New Roman" w:cs="Times New Roman"/>
          <w:sz w:val="24"/>
          <w:szCs w:val="24"/>
          <w:lang w:val="en-US"/>
        </w:rPr>
        <w:t>underestimate</w:t>
      </w:r>
      <w:r w:rsidR="004F7BC4">
        <w:rPr>
          <w:rFonts w:ascii="Times New Roman" w:hAnsi="Times New Roman" w:cs="Times New Roman"/>
          <w:sz w:val="24"/>
          <w:szCs w:val="24"/>
          <w:lang w:val="en-US"/>
        </w:rPr>
        <w:t>d</w:t>
      </w:r>
      <w:r>
        <w:rPr>
          <w:rFonts w:ascii="Times New Roman" w:hAnsi="Times New Roman" w:cs="Times New Roman"/>
          <w:sz w:val="24"/>
          <w:szCs w:val="24"/>
          <w:lang w:val="en-US"/>
        </w:rPr>
        <w:t xml:space="preserve"> the true species age, while in the case of budding speciation over- and underestimation occur</w:t>
      </w:r>
      <w:r w:rsidR="004F7BC4">
        <w:rPr>
          <w:rFonts w:ascii="Times New Roman" w:hAnsi="Times New Roman" w:cs="Times New Roman"/>
          <w:sz w:val="24"/>
          <w:szCs w:val="24"/>
          <w:lang w:val="en-US"/>
        </w:rPr>
        <w:t>red</w:t>
      </w:r>
      <w:r>
        <w:rPr>
          <w:rFonts w:ascii="Times New Roman" w:hAnsi="Times New Roman" w:cs="Times New Roman"/>
          <w:sz w:val="24"/>
          <w:szCs w:val="24"/>
          <w:lang w:val="en-US"/>
        </w:rPr>
        <w:t xml:space="preserve">. </w:t>
      </w:r>
      <w:r w:rsidR="00FF70B4">
        <w:rPr>
          <w:rFonts w:ascii="Times New Roman" w:hAnsi="Times New Roman" w:cs="Times New Roman"/>
          <w:sz w:val="24"/>
          <w:szCs w:val="24"/>
          <w:lang w:val="en-US"/>
        </w:rPr>
        <w:t xml:space="preserve">Also, the proportion of cases were the phylogenetic ages equal the species age was lower than in the bifurcating scenario. </w:t>
      </w:r>
      <w:r w:rsidR="004F7BC4">
        <w:rPr>
          <w:rFonts w:ascii="Times New Roman" w:hAnsi="Times New Roman" w:cs="Times New Roman"/>
          <w:sz w:val="24"/>
          <w:szCs w:val="24"/>
          <w:lang w:val="en-US"/>
        </w:rPr>
        <w:t xml:space="preserve">Regarding </w:t>
      </w:r>
      <w:r w:rsidR="00FF70B4">
        <w:rPr>
          <w:rFonts w:ascii="Times New Roman" w:hAnsi="Times New Roman" w:cs="Times New Roman"/>
          <w:sz w:val="24"/>
          <w:szCs w:val="24"/>
          <w:lang w:val="en-US"/>
        </w:rPr>
        <w:t>budding speciation</w:t>
      </w:r>
      <w:r w:rsidR="004F7BC4">
        <w:rPr>
          <w:rFonts w:ascii="Times New Roman" w:hAnsi="Times New Roman" w:cs="Times New Roman"/>
          <w:sz w:val="24"/>
          <w:szCs w:val="24"/>
          <w:lang w:val="en-US"/>
        </w:rPr>
        <w:t>, o</w:t>
      </w:r>
      <w:r>
        <w:rPr>
          <w:rFonts w:ascii="Times New Roman" w:hAnsi="Times New Roman" w:cs="Times New Roman"/>
          <w:sz w:val="24"/>
          <w:szCs w:val="24"/>
          <w:lang w:val="en-US"/>
        </w:rPr>
        <w:t>verestimated ages were more frequent</w:t>
      </w:r>
      <w:r w:rsidR="004F7BC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high extinction while </w:t>
      </w:r>
      <w:r>
        <w:rPr>
          <w:rFonts w:ascii="Times New Roman" w:hAnsi="Times New Roman" w:cs="Times New Roman"/>
          <w:sz w:val="24"/>
          <w:szCs w:val="24"/>
          <w:lang w:val="en-US"/>
        </w:rPr>
        <w:lastRenderedPageBreak/>
        <w:t>underestimations occurred with low extinction but in principle both happened under all extinction scenarios</w:t>
      </w:r>
      <w:r w:rsidR="00FF70B4">
        <w:rPr>
          <w:rFonts w:ascii="Times New Roman" w:hAnsi="Times New Roman" w:cs="Times New Roman"/>
          <w:sz w:val="24"/>
          <w:szCs w:val="24"/>
          <w:lang w:val="en-US"/>
        </w:rPr>
        <w:t xml:space="preserve"> (Figure 3)</w:t>
      </w:r>
      <w:r>
        <w:rPr>
          <w:rFonts w:ascii="Times New Roman" w:hAnsi="Times New Roman" w:cs="Times New Roman"/>
          <w:sz w:val="24"/>
          <w:szCs w:val="24"/>
          <w:lang w:val="en-US"/>
        </w:rPr>
        <w:t>. Even at low extinction fraction, ~50% of phylogenetic ages did not match the true ages. With higher extinction fraction, phylogenetic ages overestimated true age more often (17%)</w:t>
      </w:r>
      <w:r w:rsidR="006E31A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5D97BE84" w14:textId="62E675FE"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datasets simulated under a mixture of anagenetic and bifurcating speciation, phylogenetic ages deviated </w:t>
      </w:r>
      <w:r w:rsidR="00B679A7">
        <w:rPr>
          <w:rFonts w:ascii="Times New Roman" w:hAnsi="Times New Roman" w:cs="Times New Roman"/>
          <w:sz w:val="24"/>
          <w:szCs w:val="24"/>
          <w:lang w:val="en-US"/>
        </w:rPr>
        <w:t xml:space="preserve">more strongly </w:t>
      </w:r>
      <w:r>
        <w:rPr>
          <w:rFonts w:ascii="Times New Roman" w:hAnsi="Times New Roman" w:cs="Times New Roman"/>
          <w:sz w:val="24"/>
          <w:szCs w:val="24"/>
          <w:lang w:val="en-US"/>
        </w:rPr>
        <w:t>from the true ages than under</w:t>
      </w:r>
      <w:r w:rsidR="00B679A7">
        <w:rPr>
          <w:rFonts w:ascii="Times New Roman" w:hAnsi="Times New Roman" w:cs="Times New Roman"/>
          <w:sz w:val="24"/>
          <w:szCs w:val="24"/>
          <w:lang w:val="en-US"/>
        </w:rPr>
        <w:t xml:space="preserve"> a</w:t>
      </w:r>
      <w:r>
        <w:rPr>
          <w:rFonts w:ascii="Times New Roman" w:hAnsi="Times New Roman" w:cs="Times New Roman"/>
          <w:sz w:val="24"/>
          <w:szCs w:val="24"/>
          <w:lang w:val="en-US"/>
        </w:rPr>
        <w:t xml:space="preserve"> pure bifurcating </w:t>
      </w:r>
      <w:r w:rsidR="00B679A7">
        <w:rPr>
          <w:rFonts w:ascii="Times New Roman" w:hAnsi="Times New Roman" w:cs="Times New Roman"/>
          <w:sz w:val="24"/>
          <w:szCs w:val="24"/>
          <w:lang w:val="en-US"/>
        </w:rPr>
        <w:t>process</w:t>
      </w:r>
      <w:r>
        <w:rPr>
          <w:rFonts w:ascii="Times New Roman" w:hAnsi="Times New Roman" w:cs="Times New Roman"/>
          <w:sz w:val="24"/>
          <w:szCs w:val="24"/>
          <w:lang w:val="en-US"/>
        </w:rPr>
        <w:t xml:space="preserve">, given that anagenetic </w:t>
      </w:r>
      <w:r w:rsidR="00B679A7">
        <w:rPr>
          <w:rFonts w:ascii="Times New Roman" w:hAnsi="Times New Roman" w:cs="Times New Roman"/>
          <w:sz w:val="24"/>
          <w:szCs w:val="24"/>
          <w:lang w:val="en-US"/>
        </w:rPr>
        <w:t xml:space="preserve">events are unobserved in </w:t>
      </w:r>
      <w:r>
        <w:rPr>
          <w:rFonts w:ascii="Times New Roman" w:hAnsi="Times New Roman" w:cs="Times New Roman"/>
          <w:sz w:val="24"/>
          <w:szCs w:val="24"/>
          <w:lang w:val="en-US"/>
        </w:rPr>
        <w:t>the phylogeny (Figure S1). In a low extinction fraction scenario, phylogenetic ages were congruent with the true species ages 78% instead of 96% of the cases, and with high extinction the share decreases from 73% to 62%. Datasets with mixed anagenetic and budding speciation,</w:t>
      </w:r>
      <w:r w:rsidR="00845461">
        <w:rPr>
          <w:rFonts w:ascii="Times New Roman" w:hAnsi="Times New Roman" w:cs="Times New Roman"/>
          <w:sz w:val="24"/>
          <w:szCs w:val="24"/>
          <w:lang w:val="en-US"/>
        </w:rPr>
        <w:t xml:space="preserve"> phylogenetic ages also deviated more that under a pure budding process; in a low extinction scenario</w:t>
      </w:r>
      <w:r w:rsidR="00DD4E4B">
        <w:rPr>
          <w:rFonts w:ascii="Times New Roman" w:hAnsi="Times New Roman" w:cs="Times New Roman"/>
          <w:sz w:val="24"/>
          <w:szCs w:val="24"/>
          <w:lang w:val="en-US"/>
        </w:rPr>
        <w:t>, phylogenetic ages were congruent 40% instead of 50%, and with high extinction the accuracy decreased to 34%.</w:t>
      </w:r>
    </w:p>
    <w:p w14:paraId="15279378" w14:textId="06AAEB01" w:rsidR="009978B8" w:rsidRDefault="00000000">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w:t>
      </w:r>
      <w:r w:rsidR="005F7C25">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budding speciation </w:t>
      </w:r>
      <w:r w:rsidR="005F7C25">
        <w:rPr>
          <w:rFonts w:ascii="Times New Roman" w:hAnsi="Times New Roman" w:cs="Times New Roman"/>
          <w:sz w:val="24"/>
          <w:szCs w:val="24"/>
          <w:lang w:val="en-US"/>
        </w:rPr>
        <w:t xml:space="preserve">mode led to </w:t>
      </w:r>
      <w:r>
        <w:rPr>
          <w:rFonts w:ascii="Times New Roman" w:hAnsi="Times New Roman" w:cs="Times New Roman"/>
          <w:sz w:val="24"/>
          <w:szCs w:val="24"/>
          <w:lang w:val="en-US"/>
        </w:rPr>
        <w:t xml:space="preserve">a higher baseline error than bifurcation, the latter showed a stronger increase with extinction fraction (Figure 4). Under both modes of speciation, speciation rates did not have a substantial impact on error in age. For strictly bifurcating speciation, there was no error in the absence of extinction, but the MAPE increased to up to 150% with extinction fractions exceeding 0.75 (Figure 4a). In contrast, under budding speciation the MAPE was around 25% in the absence of extinction, increasing to 30-120% with extinction fractions exceeding 0.75 (Figure 4b). In datasets that included anagenetic speciation, the MAPE reached as high as 500% in some simulations (Figure SM2). </w:t>
      </w:r>
    </w:p>
    <w:p w14:paraId="2A512C8D" w14:textId="77777777" w:rsidR="009978B8" w:rsidRDefault="009978B8">
      <w:pPr>
        <w:spacing w:after="0" w:line="360" w:lineRule="auto"/>
        <w:jc w:val="both"/>
        <w:rPr>
          <w:rFonts w:ascii="Times New Roman" w:hAnsi="Times New Roman" w:cs="Times New Roman"/>
          <w:sz w:val="24"/>
          <w:szCs w:val="24"/>
          <w:lang w:val="en-US"/>
        </w:rPr>
      </w:pPr>
    </w:p>
    <w:p w14:paraId="0726DB6B" w14:textId="77777777" w:rsidR="009978B8" w:rsidRDefault="00000000">
      <w:pPr>
        <w:spacing w:after="0" w:line="360" w:lineRule="auto"/>
        <w:jc w:val="both"/>
        <w:rPr>
          <w:rFonts w:ascii="Times New Roman" w:hAnsi="Times New Roman" w:cs="Times New Roman"/>
          <w:i/>
          <w:iCs/>
          <w:sz w:val="24"/>
          <w:szCs w:val="24"/>
          <w:u w:val="single"/>
          <w:lang w:val="en-US"/>
        </w:rPr>
      </w:pPr>
      <w:commentRangeStart w:id="165"/>
      <w:commentRangeStart w:id="166"/>
      <w:commentRangeStart w:id="167"/>
      <w:r>
        <w:rPr>
          <w:rFonts w:ascii="Times New Roman" w:hAnsi="Times New Roman" w:cs="Times New Roman"/>
          <w:i/>
          <w:iCs/>
          <w:sz w:val="24"/>
          <w:szCs w:val="24"/>
          <w:u w:val="single"/>
          <w:lang w:val="en-US"/>
        </w:rPr>
        <w:t>Impact of age error on comparing species ages</w:t>
      </w:r>
      <w:commentRangeEnd w:id="165"/>
      <w:r>
        <w:commentReference w:id="165"/>
      </w:r>
      <w:commentRangeEnd w:id="166"/>
      <w:r w:rsidR="005F7C25">
        <w:rPr>
          <w:rStyle w:val="Refdecomentario"/>
        </w:rPr>
        <w:commentReference w:id="166"/>
      </w:r>
      <w:commentRangeEnd w:id="167"/>
      <w:r w:rsidR="00DD4E4B">
        <w:rPr>
          <w:rStyle w:val="Refdecomentario"/>
        </w:rPr>
        <w:commentReference w:id="167"/>
      </w:r>
    </w:p>
    <w:p w14:paraId="78BC4234" w14:textId="77777777"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 (Figure 5a). Thus, for this speciation mode, there is no risk of a qualitative error when comparing species at the extremes of the age range of a time-calibrated phylogeny. In contrast, for budding speciation, the age rank of the oldest and youngest species was erroneously determined in 2.2% of the simulations in the absence of extinction, increasing to 7.5% and 12.2% for intermediate and high extinction, respectively (Figure 5b).</w:t>
      </w:r>
    </w:p>
    <w:p w14:paraId="6944B6C8" w14:textId="77777777" w:rsidR="009978B8" w:rsidRDefault="00000000">
      <w:pPr>
        <w:spacing w:after="0" w:line="360" w:lineRule="auto"/>
        <w:jc w:val="both"/>
        <w:rPr>
          <w:ins w:id="168" w:author="Carlos Calderon del Cid" w:date="2023-09-27T22:17:00Z"/>
          <w:rFonts w:ascii="Times New Roman" w:hAnsi="Times New Roman" w:cs="Times New Roman"/>
          <w:sz w:val="24"/>
          <w:szCs w:val="24"/>
          <w:lang w:val="en-US"/>
        </w:rPr>
      </w:pPr>
      <w:r>
        <w:rPr>
          <w:rFonts w:ascii="Times New Roman" w:hAnsi="Times New Roman" w:cs="Times New Roman"/>
          <w:sz w:val="24"/>
          <w:szCs w:val="24"/>
          <w:lang w:val="en-US"/>
        </w:rPr>
        <w:lastRenderedPageBreak/>
        <w:t>Under bifurcating speciation, the age ranking of two randomly selected was incorrect in 6% and 8%, for intermediate and high extinction, respectively (Figure 6a). Under budding speciation, the error exceeded 25%, irrespectively of the extinction level (Figure 6b).</w:t>
      </w:r>
    </w:p>
    <w:p w14:paraId="4C4A9AD6" w14:textId="77777777" w:rsidR="00CC0724" w:rsidRDefault="00CC0724">
      <w:pPr>
        <w:spacing w:after="0" w:line="360" w:lineRule="auto"/>
        <w:jc w:val="both"/>
        <w:rPr>
          <w:ins w:id="169" w:author="Carlos Calderon del Cid" w:date="2023-09-27T22:17:00Z"/>
          <w:rFonts w:ascii="Times New Roman" w:hAnsi="Times New Roman" w:cs="Times New Roman"/>
          <w:sz w:val="24"/>
          <w:szCs w:val="24"/>
          <w:lang w:val="en-US"/>
        </w:rPr>
      </w:pPr>
    </w:p>
    <w:p w14:paraId="6C73C1B7" w14:textId="2061D8AA" w:rsidR="00CC0724" w:rsidRDefault="00CC0724">
      <w:pPr>
        <w:spacing w:after="0" w:line="360" w:lineRule="auto"/>
        <w:jc w:val="both"/>
        <w:rPr>
          <w:ins w:id="170" w:author="Carlos Calderon del Cid" w:date="2023-09-27T22:19:00Z"/>
          <w:rFonts w:ascii="Times New Roman" w:hAnsi="Times New Roman" w:cs="Times New Roman"/>
          <w:i/>
          <w:iCs/>
          <w:sz w:val="24"/>
          <w:szCs w:val="24"/>
          <w:u w:val="single"/>
          <w:lang w:val="en-US"/>
        </w:rPr>
      </w:pPr>
      <w:ins w:id="171" w:author="Carlos Calderon del Cid" w:date="2023-09-27T22:18:00Z">
        <w:r>
          <w:rPr>
            <w:rFonts w:ascii="Times New Roman" w:hAnsi="Times New Roman" w:cs="Times New Roman"/>
            <w:i/>
            <w:iCs/>
            <w:sz w:val="24"/>
            <w:szCs w:val="24"/>
            <w:u w:val="single"/>
            <w:lang w:val="en-US"/>
          </w:rPr>
          <w:t xml:space="preserve">Error on equating phylogenetic and species age given </w:t>
        </w:r>
      </w:ins>
      <w:ins w:id="172" w:author="Carlos Calderon del Cid" w:date="2023-09-27T22:19:00Z">
        <w:r>
          <w:rPr>
            <w:rFonts w:ascii="Times New Roman" w:hAnsi="Times New Roman" w:cs="Times New Roman"/>
            <w:i/>
            <w:iCs/>
            <w:sz w:val="24"/>
            <w:szCs w:val="24"/>
            <w:u w:val="single"/>
            <w:lang w:val="en-US"/>
          </w:rPr>
          <w:t>uniform incomplete sampling</w:t>
        </w:r>
      </w:ins>
    </w:p>
    <w:p w14:paraId="087358A8" w14:textId="0A32560C" w:rsidR="003E11D7" w:rsidRDefault="003E11D7" w:rsidP="003E11D7">
      <w:pPr>
        <w:spacing w:after="0" w:line="360" w:lineRule="auto"/>
        <w:ind w:firstLine="709"/>
        <w:jc w:val="both"/>
        <w:rPr>
          <w:ins w:id="173" w:author="Carlos Calderon del Cid" w:date="2023-10-09T19:37:00Z"/>
          <w:rFonts w:ascii="Times New Roman" w:hAnsi="Times New Roman" w:cs="Times New Roman"/>
          <w:sz w:val="24"/>
          <w:szCs w:val="24"/>
          <w:lang w:val="en-US"/>
        </w:rPr>
      </w:pPr>
      <w:ins w:id="174" w:author="Carlos Calderon del Cid" w:date="2023-10-09T19:36:00Z">
        <w:r>
          <w:rPr>
            <w:rFonts w:ascii="Times New Roman" w:hAnsi="Times New Roman" w:cs="Times New Roman"/>
            <w:sz w:val="24"/>
            <w:szCs w:val="24"/>
            <w:lang w:val="en-US"/>
          </w:rPr>
          <w:t xml:space="preserve">Under bifurcating speciation, the MAPE </w:t>
        </w:r>
      </w:ins>
      <w:ins w:id="175" w:author="Carlos Calderon del Cid" w:date="2023-10-09T23:14:00Z">
        <w:r w:rsidR="00C04B51">
          <w:rPr>
            <w:rFonts w:ascii="Times New Roman" w:hAnsi="Times New Roman" w:cs="Times New Roman"/>
            <w:sz w:val="24"/>
            <w:szCs w:val="24"/>
            <w:lang w:val="en-US"/>
          </w:rPr>
          <w:t xml:space="preserve">for trees </w:t>
        </w:r>
      </w:ins>
      <w:ins w:id="176" w:author="Carlos Calderon del Cid" w:date="2023-10-09T23:26:00Z">
        <w:r w:rsidR="0009461D">
          <w:rPr>
            <w:rFonts w:ascii="Times New Roman" w:hAnsi="Times New Roman" w:cs="Times New Roman"/>
            <w:sz w:val="24"/>
            <w:szCs w:val="24"/>
            <w:lang w:val="en-US"/>
          </w:rPr>
          <w:t>completely sampled</w:t>
        </w:r>
      </w:ins>
      <w:ins w:id="177" w:author="Carlos Calderon del Cid" w:date="2023-10-09T19:36:00Z">
        <w:r>
          <w:rPr>
            <w:rFonts w:ascii="Times New Roman" w:hAnsi="Times New Roman" w:cs="Times New Roman"/>
            <w:sz w:val="24"/>
            <w:szCs w:val="24"/>
            <w:lang w:val="en-US"/>
          </w:rPr>
          <w:t xml:space="preserve"> was 2</w:t>
        </w:r>
      </w:ins>
      <w:ins w:id="178" w:author="Carlos Calderon del Cid" w:date="2023-10-09T23:13:00Z">
        <w:r w:rsidR="00C04B51">
          <w:rPr>
            <w:rFonts w:ascii="Times New Roman" w:hAnsi="Times New Roman" w:cs="Times New Roman"/>
            <w:sz w:val="24"/>
            <w:szCs w:val="24"/>
            <w:lang w:val="en-US"/>
          </w:rPr>
          <w:t>5</w:t>
        </w:r>
      </w:ins>
      <w:ins w:id="179" w:author="Carlos Calderon del Cid" w:date="2023-10-09T19:36:00Z">
        <w:r w:rsidRPr="003E11D7">
          <w:rPr>
            <w:rFonts w:ascii="Times New Roman" w:hAnsi="Times New Roman" w:cs="Times New Roman"/>
            <w:sz w:val="24"/>
            <w:szCs w:val="24"/>
            <w:lang w:val="en-US"/>
          </w:rPr>
          <w:t xml:space="preserve"> ± </w:t>
        </w:r>
      </w:ins>
      <w:ins w:id="180" w:author="Carlos Calderon del Cid" w:date="2023-10-09T19:37:00Z">
        <w:r>
          <w:rPr>
            <w:rFonts w:ascii="Times New Roman" w:hAnsi="Times New Roman" w:cs="Times New Roman"/>
            <w:sz w:val="24"/>
            <w:szCs w:val="24"/>
            <w:lang w:val="en-US"/>
          </w:rPr>
          <w:t>2</w:t>
        </w:r>
      </w:ins>
      <w:ins w:id="181" w:author="Carlos Calderon del Cid" w:date="2023-10-09T23:13:00Z">
        <w:r w:rsidR="00C04B51">
          <w:rPr>
            <w:rFonts w:ascii="Times New Roman" w:hAnsi="Times New Roman" w:cs="Times New Roman"/>
            <w:sz w:val="24"/>
            <w:szCs w:val="24"/>
            <w:lang w:val="en-US"/>
          </w:rPr>
          <w:t>0</w:t>
        </w:r>
      </w:ins>
      <w:ins w:id="182" w:author="Carlos Calderon del Cid" w:date="2023-10-09T19:36:00Z">
        <w:r w:rsidRPr="003E11D7">
          <w:rPr>
            <w:rFonts w:ascii="Times New Roman" w:hAnsi="Times New Roman" w:cs="Times New Roman"/>
            <w:sz w:val="24"/>
            <w:szCs w:val="24"/>
            <w:lang w:val="en-US"/>
          </w:rPr>
          <w:t xml:space="preserve"> %</w:t>
        </w:r>
      </w:ins>
      <w:ins w:id="183" w:author="Carlos Calderon del Cid" w:date="2023-10-09T19:42:00Z">
        <w:r w:rsidR="00C277AE">
          <w:rPr>
            <w:rFonts w:ascii="Times New Roman" w:hAnsi="Times New Roman" w:cs="Times New Roman"/>
            <w:sz w:val="24"/>
            <w:szCs w:val="24"/>
            <w:lang w:val="en-US"/>
          </w:rPr>
          <w:t>;</w:t>
        </w:r>
      </w:ins>
      <w:ins w:id="184" w:author="Carlos Calderon del Cid" w:date="2023-10-09T19:38:00Z">
        <w:r>
          <w:rPr>
            <w:rFonts w:ascii="Times New Roman" w:hAnsi="Times New Roman" w:cs="Times New Roman"/>
            <w:sz w:val="24"/>
            <w:szCs w:val="24"/>
            <w:lang w:val="en-US"/>
          </w:rPr>
          <w:t xml:space="preserve"> for</w:t>
        </w:r>
      </w:ins>
      <w:ins w:id="185" w:author="Carlos Calderon del Cid" w:date="2023-10-09T23:14:00Z">
        <w:r w:rsidR="00C04B51">
          <w:rPr>
            <w:rFonts w:ascii="Times New Roman" w:hAnsi="Times New Roman" w:cs="Times New Roman"/>
            <w:sz w:val="24"/>
            <w:szCs w:val="24"/>
            <w:lang w:val="en-US"/>
          </w:rPr>
          <w:t xml:space="preserve"> trees missing 25% </w:t>
        </w:r>
      </w:ins>
      <w:ins w:id="186" w:author="Carlos Calderon del Cid" w:date="2023-10-09T19:38:00Z">
        <w:r>
          <w:rPr>
            <w:rFonts w:ascii="Times New Roman" w:hAnsi="Times New Roman" w:cs="Times New Roman"/>
            <w:sz w:val="24"/>
            <w:szCs w:val="24"/>
            <w:lang w:val="en-US"/>
          </w:rPr>
          <w:t xml:space="preserve">species was </w:t>
        </w:r>
      </w:ins>
      <w:ins w:id="187" w:author="Carlos Calderon del Cid" w:date="2023-10-09T23:15:00Z">
        <w:r w:rsidR="00C04B51">
          <w:rPr>
            <w:rFonts w:ascii="Times New Roman" w:hAnsi="Times New Roman" w:cs="Times New Roman"/>
            <w:sz w:val="24"/>
            <w:szCs w:val="24"/>
            <w:lang w:val="en-US"/>
          </w:rPr>
          <w:t>362</w:t>
        </w:r>
      </w:ins>
      <w:ins w:id="188" w:author="Carlos Calderon del Cid" w:date="2023-10-09T19:37:00Z">
        <w:r>
          <w:rPr>
            <w:rFonts w:ascii="Times New Roman" w:hAnsi="Times New Roman" w:cs="Times New Roman"/>
            <w:sz w:val="24"/>
            <w:szCs w:val="24"/>
            <w:lang w:val="en-US"/>
          </w:rPr>
          <w:t xml:space="preserve"> </w:t>
        </w:r>
      </w:ins>
      <w:ins w:id="189" w:author="Carlos Calderon del Cid" w:date="2023-10-09T19:40:00Z">
        <w:r w:rsidR="00C277AE" w:rsidRPr="003E11D7">
          <w:rPr>
            <w:rFonts w:ascii="Times New Roman" w:hAnsi="Times New Roman" w:cs="Times New Roman"/>
            <w:sz w:val="24"/>
            <w:szCs w:val="24"/>
            <w:lang w:val="en-US"/>
          </w:rPr>
          <w:t xml:space="preserve">± </w:t>
        </w:r>
      </w:ins>
      <w:ins w:id="190" w:author="Carlos Calderon del Cid" w:date="2023-10-09T23:15:00Z">
        <w:r w:rsidR="00C04B51">
          <w:rPr>
            <w:rFonts w:ascii="Times New Roman" w:hAnsi="Times New Roman" w:cs="Times New Roman"/>
            <w:sz w:val="24"/>
            <w:szCs w:val="24"/>
            <w:lang w:val="en-US"/>
          </w:rPr>
          <w:t>1406</w:t>
        </w:r>
      </w:ins>
      <w:ins w:id="191" w:author="Carlos Calderon del Cid" w:date="2023-10-09T19:40:00Z">
        <w:r w:rsidR="00C277AE">
          <w:rPr>
            <w:rFonts w:ascii="Times New Roman" w:hAnsi="Times New Roman" w:cs="Times New Roman"/>
            <w:sz w:val="24"/>
            <w:szCs w:val="24"/>
            <w:lang w:val="en-US"/>
          </w:rPr>
          <w:t xml:space="preserve"> </w:t>
        </w:r>
        <w:r w:rsidR="00C277AE" w:rsidRPr="003E11D7">
          <w:rPr>
            <w:rFonts w:ascii="Times New Roman" w:hAnsi="Times New Roman" w:cs="Times New Roman"/>
            <w:sz w:val="24"/>
            <w:szCs w:val="24"/>
            <w:lang w:val="en-US"/>
          </w:rPr>
          <w:t>%</w:t>
        </w:r>
      </w:ins>
      <w:ins w:id="192" w:author="Carlos Calderon del Cid" w:date="2023-10-09T19:42:00Z">
        <w:r w:rsidR="00C277AE">
          <w:rPr>
            <w:rFonts w:ascii="Times New Roman" w:hAnsi="Times New Roman" w:cs="Times New Roman"/>
            <w:sz w:val="24"/>
            <w:szCs w:val="24"/>
            <w:lang w:val="en-US"/>
          </w:rPr>
          <w:t>;</w:t>
        </w:r>
      </w:ins>
      <w:ins w:id="193" w:author="Carlos Calderon del Cid" w:date="2023-10-09T19:40:00Z">
        <w:r w:rsidR="00C277AE">
          <w:rPr>
            <w:rFonts w:ascii="Times New Roman" w:hAnsi="Times New Roman" w:cs="Times New Roman"/>
            <w:sz w:val="24"/>
            <w:szCs w:val="24"/>
            <w:lang w:val="en-US"/>
          </w:rPr>
          <w:t xml:space="preserve"> and for</w:t>
        </w:r>
      </w:ins>
      <w:ins w:id="194" w:author="Carlos Calderon del Cid" w:date="2023-10-09T23:15:00Z">
        <w:r w:rsidR="00C04B51">
          <w:rPr>
            <w:rFonts w:ascii="Times New Roman" w:hAnsi="Times New Roman" w:cs="Times New Roman"/>
            <w:sz w:val="24"/>
            <w:szCs w:val="24"/>
            <w:lang w:val="en-US"/>
          </w:rPr>
          <w:t xml:space="preserve"> trees</w:t>
        </w:r>
      </w:ins>
      <w:ins w:id="195" w:author="Carlos Calderon del Cid" w:date="2023-10-09T23:26:00Z">
        <w:r w:rsidR="0009461D">
          <w:rPr>
            <w:rFonts w:ascii="Times New Roman" w:hAnsi="Times New Roman" w:cs="Times New Roman"/>
            <w:sz w:val="24"/>
            <w:szCs w:val="24"/>
            <w:lang w:val="en-US"/>
          </w:rPr>
          <w:t xml:space="preserve"> sampled</w:t>
        </w:r>
      </w:ins>
      <w:ins w:id="196" w:author="Carlos Calderon del Cid" w:date="2023-10-09T19:40:00Z">
        <w:r w:rsidR="00C277AE">
          <w:rPr>
            <w:rFonts w:ascii="Times New Roman" w:hAnsi="Times New Roman" w:cs="Times New Roman"/>
            <w:sz w:val="24"/>
            <w:szCs w:val="24"/>
            <w:lang w:val="en-US"/>
          </w:rPr>
          <w:t xml:space="preserve"> 50% was </w:t>
        </w:r>
      </w:ins>
      <w:ins w:id="197" w:author="Carlos Calderon del Cid" w:date="2023-10-09T23:16:00Z">
        <w:r w:rsidR="00C04B51">
          <w:rPr>
            <w:rFonts w:ascii="Times New Roman" w:hAnsi="Times New Roman" w:cs="Times New Roman"/>
            <w:sz w:val="24"/>
            <w:szCs w:val="24"/>
            <w:lang w:val="en-US"/>
          </w:rPr>
          <w:t xml:space="preserve">2120 </w:t>
        </w:r>
      </w:ins>
      <w:ins w:id="198" w:author="Carlos Calderon del Cid" w:date="2023-10-09T19:40:00Z">
        <w:r w:rsidR="00C277AE" w:rsidRPr="003E11D7">
          <w:rPr>
            <w:rFonts w:ascii="Times New Roman" w:hAnsi="Times New Roman" w:cs="Times New Roman"/>
            <w:sz w:val="24"/>
            <w:szCs w:val="24"/>
            <w:lang w:val="en-US"/>
          </w:rPr>
          <w:t xml:space="preserve">± </w:t>
        </w:r>
      </w:ins>
      <w:ins w:id="199" w:author="Carlos Calderon del Cid" w:date="2023-10-09T23:16:00Z">
        <w:r w:rsidR="00C04B51">
          <w:rPr>
            <w:rFonts w:ascii="Times New Roman" w:hAnsi="Times New Roman" w:cs="Times New Roman"/>
            <w:sz w:val="24"/>
            <w:szCs w:val="24"/>
            <w:lang w:val="en-US"/>
          </w:rPr>
          <w:t>18950</w:t>
        </w:r>
      </w:ins>
      <w:ins w:id="200" w:author="Carlos Calderon del Cid" w:date="2023-10-09T19:40:00Z">
        <w:r w:rsidR="00C277AE" w:rsidRPr="003E11D7">
          <w:rPr>
            <w:rFonts w:ascii="Times New Roman" w:hAnsi="Times New Roman" w:cs="Times New Roman"/>
            <w:sz w:val="24"/>
            <w:szCs w:val="24"/>
            <w:lang w:val="en-US"/>
          </w:rPr>
          <w:t xml:space="preserve"> %</w:t>
        </w:r>
      </w:ins>
      <w:ins w:id="201" w:author="Carlos Calderon del Cid" w:date="2023-10-09T19:41:00Z">
        <w:r w:rsidR="00C277AE">
          <w:rPr>
            <w:rFonts w:ascii="Times New Roman" w:hAnsi="Times New Roman" w:cs="Times New Roman"/>
            <w:sz w:val="24"/>
            <w:szCs w:val="24"/>
            <w:lang w:val="en-US"/>
          </w:rPr>
          <w:t xml:space="preserve"> (Figure 7a). Under budding speciation, the MAPE for </w:t>
        </w:r>
      </w:ins>
      <w:ins w:id="202" w:author="Carlos Calderon del Cid" w:date="2023-10-09T23:16:00Z">
        <w:r w:rsidR="00C04B51">
          <w:rPr>
            <w:rFonts w:ascii="Times New Roman" w:hAnsi="Times New Roman" w:cs="Times New Roman"/>
            <w:sz w:val="24"/>
            <w:szCs w:val="24"/>
            <w:lang w:val="en-US"/>
          </w:rPr>
          <w:t xml:space="preserve">trees </w:t>
        </w:r>
      </w:ins>
      <w:ins w:id="203" w:author="Carlos Calderon del Cid" w:date="2023-10-09T23:26:00Z">
        <w:r w:rsidR="0009461D">
          <w:rPr>
            <w:rFonts w:ascii="Times New Roman" w:hAnsi="Times New Roman" w:cs="Times New Roman"/>
            <w:sz w:val="24"/>
            <w:szCs w:val="24"/>
            <w:lang w:val="en-US"/>
          </w:rPr>
          <w:t>completely sampled</w:t>
        </w:r>
      </w:ins>
      <w:ins w:id="204" w:author="Carlos Calderon del Cid" w:date="2023-10-09T19:41:00Z">
        <w:r w:rsidR="00C277AE">
          <w:rPr>
            <w:rFonts w:ascii="Times New Roman" w:hAnsi="Times New Roman" w:cs="Times New Roman"/>
            <w:sz w:val="24"/>
            <w:szCs w:val="24"/>
            <w:lang w:val="en-US"/>
          </w:rPr>
          <w:t xml:space="preserve"> was 42 </w:t>
        </w:r>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1</w:t>
        </w:r>
      </w:ins>
      <w:ins w:id="205" w:author="Carlos Calderon del Cid" w:date="2023-10-09T23:16:00Z">
        <w:r w:rsidR="00C04B51">
          <w:rPr>
            <w:rFonts w:ascii="Times New Roman" w:hAnsi="Times New Roman" w:cs="Times New Roman"/>
            <w:sz w:val="24"/>
            <w:szCs w:val="24"/>
            <w:lang w:val="en-US"/>
          </w:rPr>
          <w:t>5</w:t>
        </w:r>
      </w:ins>
      <w:ins w:id="206" w:author="Carlos Calderon del Cid" w:date="2023-10-09T19:41:00Z">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w:t>
        </w:r>
      </w:ins>
      <w:ins w:id="207" w:author="Carlos Calderon del Cid" w:date="2023-10-09T19:42:00Z">
        <w:r w:rsidR="00C277AE">
          <w:rPr>
            <w:rFonts w:ascii="Times New Roman" w:hAnsi="Times New Roman" w:cs="Times New Roman"/>
            <w:sz w:val="24"/>
            <w:szCs w:val="24"/>
            <w:lang w:val="en-US"/>
          </w:rPr>
          <w:t xml:space="preserve"> for</w:t>
        </w:r>
      </w:ins>
      <w:ins w:id="208" w:author="Carlos Calderon del Cid" w:date="2023-10-09T23:16:00Z">
        <w:r w:rsidR="00C04B51">
          <w:rPr>
            <w:rFonts w:ascii="Times New Roman" w:hAnsi="Times New Roman" w:cs="Times New Roman"/>
            <w:sz w:val="24"/>
            <w:szCs w:val="24"/>
            <w:lang w:val="en-US"/>
          </w:rPr>
          <w:t xml:space="preserve"> trees missing</w:t>
        </w:r>
      </w:ins>
      <w:ins w:id="209" w:author="Carlos Calderon del Cid" w:date="2023-10-09T19:42:00Z">
        <w:r w:rsidR="00C277AE">
          <w:rPr>
            <w:rFonts w:ascii="Times New Roman" w:hAnsi="Times New Roman" w:cs="Times New Roman"/>
            <w:sz w:val="24"/>
            <w:szCs w:val="24"/>
            <w:lang w:val="en-US"/>
          </w:rPr>
          <w:t xml:space="preserve"> 25% species was 2</w:t>
        </w:r>
      </w:ins>
      <w:ins w:id="210" w:author="Carlos Calderon del Cid" w:date="2023-10-09T23:16:00Z">
        <w:r w:rsidR="00C04B51">
          <w:rPr>
            <w:rFonts w:ascii="Times New Roman" w:hAnsi="Times New Roman" w:cs="Times New Roman"/>
            <w:sz w:val="24"/>
            <w:szCs w:val="24"/>
            <w:lang w:val="en-US"/>
          </w:rPr>
          <w:t>09</w:t>
        </w:r>
      </w:ins>
      <w:ins w:id="211" w:author="Carlos Calderon del Cid" w:date="2023-10-09T19:42:00Z">
        <w:r w:rsidR="00C277AE">
          <w:rPr>
            <w:rFonts w:ascii="Times New Roman" w:hAnsi="Times New Roman" w:cs="Times New Roman"/>
            <w:sz w:val="24"/>
            <w:szCs w:val="24"/>
            <w:lang w:val="en-US"/>
          </w:rPr>
          <w:t xml:space="preserve"> </w:t>
        </w:r>
        <w:r w:rsidR="00C277AE" w:rsidRPr="003E11D7">
          <w:rPr>
            <w:rFonts w:ascii="Times New Roman" w:hAnsi="Times New Roman" w:cs="Times New Roman"/>
            <w:sz w:val="24"/>
            <w:szCs w:val="24"/>
            <w:lang w:val="en-US"/>
          </w:rPr>
          <w:t xml:space="preserve">± </w:t>
        </w:r>
      </w:ins>
      <w:ins w:id="212" w:author="Carlos Calderon del Cid" w:date="2023-10-09T23:16:00Z">
        <w:r w:rsidR="00C04B51">
          <w:rPr>
            <w:rFonts w:ascii="Times New Roman" w:hAnsi="Times New Roman" w:cs="Times New Roman"/>
            <w:sz w:val="24"/>
            <w:szCs w:val="24"/>
            <w:lang w:val="en-US"/>
          </w:rPr>
          <w:t>847</w:t>
        </w:r>
      </w:ins>
      <w:ins w:id="213" w:author="Carlos Calderon del Cid" w:date="2023-10-09T19:42:00Z">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 and for</w:t>
        </w:r>
      </w:ins>
      <w:ins w:id="214" w:author="Carlos Calderon del Cid" w:date="2023-10-09T23:17:00Z">
        <w:r w:rsidR="00C04B51">
          <w:rPr>
            <w:rFonts w:ascii="Times New Roman" w:hAnsi="Times New Roman" w:cs="Times New Roman"/>
            <w:sz w:val="24"/>
            <w:szCs w:val="24"/>
            <w:lang w:val="en-US"/>
          </w:rPr>
          <w:t xml:space="preserve"> trees </w:t>
        </w:r>
      </w:ins>
      <w:ins w:id="215" w:author="Carlos Calderon del Cid" w:date="2023-10-09T23:27:00Z">
        <w:r w:rsidR="0009461D">
          <w:rPr>
            <w:rFonts w:ascii="Times New Roman" w:hAnsi="Times New Roman" w:cs="Times New Roman"/>
            <w:sz w:val="24"/>
            <w:szCs w:val="24"/>
            <w:lang w:val="en-US"/>
          </w:rPr>
          <w:t>sampled</w:t>
        </w:r>
      </w:ins>
      <w:ins w:id="216" w:author="Carlos Calderon del Cid" w:date="2023-10-09T19:42:00Z">
        <w:r w:rsidR="00C277AE">
          <w:rPr>
            <w:rFonts w:ascii="Times New Roman" w:hAnsi="Times New Roman" w:cs="Times New Roman"/>
            <w:sz w:val="24"/>
            <w:szCs w:val="24"/>
            <w:lang w:val="en-US"/>
          </w:rPr>
          <w:t xml:space="preserve"> 50% was </w:t>
        </w:r>
      </w:ins>
      <w:ins w:id="217" w:author="Carlos Calderon del Cid" w:date="2023-10-09T23:17:00Z">
        <w:r w:rsidR="00C04B51">
          <w:rPr>
            <w:rFonts w:ascii="Times New Roman" w:hAnsi="Times New Roman" w:cs="Times New Roman"/>
            <w:sz w:val="24"/>
            <w:szCs w:val="24"/>
            <w:lang w:val="en-US"/>
          </w:rPr>
          <w:t>9</w:t>
        </w:r>
      </w:ins>
      <w:ins w:id="218" w:author="Carlos Calderon del Cid" w:date="2023-10-09T19:43:00Z">
        <w:r w:rsidR="00C277AE">
          <w:rPr>
            <w:rFonts w:ascii="Times New Roman" w:hAnsi="Times New Roman" w:cs="Times New Roman"/>
            <w:sz w:val="24"/>
            <w:szCs w:val="24"/>
            <w:lang w:val="en-US"/>
          </w:rPr>
          <w:t xml:space="preserve">09 </w:t>
        </w:r>
        <w:r w:rsidR="00C277AE" w:rsidRPr="003E11D7">
          <w:rPr>
            <w:rFonts w:ascii="Times New Roman" w:hAnsi="Times New Roman" w:cs="Times New Roman"/>
            <w:sz w:val="24"/>
            <w:szCs w:val="24"/>
            <w:lang w:val="en-US"/>
          </w:rPr>
          <w:t xml:space="preserve">± </w:t>
        </w:r>
      </w:ins>
      <w:ins w:id="219" w:author="Carlos Calderon del Cid" w:date="2023-10-09T23:17:00Z">
        <w:r w:rsidR="00C04B51">
          <w:rPr>
            <w:rFonts w:ascii="Times New Roman" w:hAnsi="Times New Roman" w:cs="Times New Roman"/>
            <w:sz w:val="24"/>
            <w:szCs w:val="24"/>
            <w:lang w:val="en-US"/>
          </w:rPr>
          <w:t>8961</w:t>
        </w:r>
      </w:ins>
      <w:ins w:id="220" w:author="Carlos Calderon del Cid" w:date="2023-10-09T19:43:00Z">
        <w:r w:rsidR="00C277AE" w:rsidRPr="003E11D7">
          <w:rPr>
            <w:rFonts w:ascii="Times New Roman" w:hAnsi="Times New Roman" w:cs="Times New Roman"/>
            <w:sz w:val="24"/>
            <w:szCs w:val="24"/>
            <w:lang w:val="en-US"/>
          </w:rPr>
          <w:t xml:space="preserve"> %</w:t>
        </w:r>
        <w:r w:rsidR="00C277AE">
          <w:rPr>
            <w:rFonts w:ascii="Times New Roman" w:hAnsi="Times New Roman" w:cs="Times New Roman"/>
            <w:sz w:val="24"/>
            <w:szCs w:val="24"/>
            <w:lang w:val="en-US"/>
          </w:rPr>
          <w:t>.</w:t>
        </w:r>
      </w:ins>
    </w:p>
    <w:p w14:paraId="1C532166" w14:textId="5360319D" w:rsidR="00CC0724" w:rsidRPr="00CC0724" w:rsidDel="00C277AE" w:rsidRDefault="00CC0724" w:rsidP="003E11D7">
      <w:pPr>
        <w:spacing w:after="0" w:line="360" w:lineRule="auto"/>
        <w:ind w:firstLine="709"/>
        <w:jc w:val="both"/>
        <w:rPr>
          <w:del w:id="221" w:author="Carlos Calderon del Cid" w:date="2023-10-09T19:43:00Z"/>
          <w:rFonts w:ascii="Times New Roman" w:hAnsi="Times New Roman" w:cs="Times New Roman"/>
          <w:sz w:val="24"/>
          <w:szCs w:val="24"/>
          <w:lang w:val="en-US"/>
        </w:rPr>
        <w:pPrChange w:id="222" w:author="Carlos Calderon del Cid" w:date="2023-10-09T19:32:00Z">
          <w:pPr>
            <w:spacing w:after="0" w:line="360" w:lineRule="auto"/>
            <w:jc w:val="both"/>
          </w:pPr>
        </w:pPrChange>
      </w:pPr>
    </w:p>
    <w:p w14:paraId="0C24F418" w14:textId="0D2DD00F" w:rsidR="009978B8" w:rsidDel="00C277AE" w:rsidRDefault="009978B8">
      <w:pPr>
        <w:spacing w:after="0" w:line="360" w:lineRule="auto"/>
        <w:jc w:val="both"/>
        <w:rPr>
          <w:del w:id="223" w:author="Carlos Calderon del Cid" w:date="2023-10-09T19:43:00Z"/>
          <w:rFonts w:ascii="Times New Roman" w:hAnsi="Times New Roman" w:cs="Times New Roman"/>
          <w:sz w:val="24"/>
          <w:szCs w:val="24"/>
          <w:lang w:val="en-US"/>
        </w:rPr>
      </w:pPr>
    </w:p>
    <w:p w14:paraId="3B57FE57" w14:textId="17F0ED88" w:rsidR="009978B8" w:rsidRDefault="00F332F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Probabilistic species age estimation</w:t>
      </w:r>
    </w:p>
    <w:p w14:paraId="159F80F2" w14:textId="79F545D5" w:rsidR="002C17FB" w:rsidRPr="002C17FB" w:rsidRDefault="002C17FB"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a low extinction scenario, the phylogenetic age MAPE (7.7 ± 15 %) was lower than both point estimates of the probabilistic function, 10.7 ± 10 % and 8.3 ± 15 % for expected and median age, respectively (Figure 7</w:t>
      </w:r>
      <w:r w:rsidR="00A9166F">
        <w:rPr>
          <w:rFonts w:ascii="Times New Roman" w:hAnsi="Times New Roman" w:cs="Times New Roman"/>
          <w:sz w:val="24"/>
          <w:szCs w:val="24"/>
          <w:lang w:val="en-US"/>
        </w:rPr>
        <w:t>a</w:t>
      </w:r>
      <w:r>
        <w:rPr>
          <w:rFonts w:ascii="Times New Roman" w:hAnsi="Times New Roman" w:cs="Times New Roman"/>
          <w:sz w:val="24"/>
          <w:szCs w:val="24"/>
          <w:lang w:val="en-US"/>
        </w:rPr>
        <w:t>). In an intermediate extinction scenario, both expected (22.6 ± 14 %) and median age (18.2 ± 17.7 %) presented a slightly lower MAPE than phylogenetic age (25.9 ± 22 %</w:t>
      </w:r>
      <w:r w:rsidR="00A9166F">
        <w:rPr>
          <w:rFonts w:ascii="Times New Roman" w:hAnsi="Times New Roman" w:cs="Times New Roman"/>
          <w:sz w:val="24"/>
          <w:szCs w:val="24"/>
          <w:lang w:val="en-US"/>
        </w:rPr>
        <w:t>; Figure 7b</w:t>
      </w:r>
      <w:r>
        <w:rPr>
          <w:rFonts w:ascii="Times New Roman" w:hAnsi="Times New Roman" w:cs="Times New Roman"/>
          <w:sz w:val="24"/>
          <w:szCs w:val="24"/>
          <w:lang w:val="en-US"/>
        </w:rPr>
        <w:t>). Finally, in a high extinction scenario, both point estimates</w:t>
      </w:r>
      <w:r w:rsidR="00A9166F">
        <w:rPr>
          <w:rFonts w:ascii="Times New Roman" w:hAnsi="Times New Roman" w:cs="Times New Roman"/>
          <w:sz w:val="24"/>
          <w:szCs w:val="24"/>
          <w:lang w:val="en-US"/>
        </w:rPr>
        <w:t xml:space="preserve"> MAPE</w:t>
      </w:r>
      <w:r>
        <w:rPr>
          <w:rFonts w:ascii="Times New Roman" w:hAnsi="Times New Roman" w:cs="Times New Roman"/>
          <w:sz w:val="24"/>
          <w:szCs w:val="24"/>
          <w:lang w:val="en-US"/>
        </w:rPr>
        <w:t xml:space="preserve">, expected </w:t>
      </w:r>
      <w:r w:rsidR="00A9166F">
        <w:rPr>
          <w:rFonts w:ascii="Times New Roman" w:hAnsi="Times New Roman" w:cs="Times New Roman"/>
          <w:sz w:val="24"/>
          <w:szCs w:val="24"/>
          <w:lang w:val="en-US"/>
        </w:rPr>
        <w:t>(</w:t>
      </w:r>
      <w:r>
        <w:rPr>
          <w:rFonts w:ascii="Times New Roman" w:hAnsi="Times New Roman" w:cs="Times New Roman"/>
          <w:sz w:val="24"/>
          <w:szCs w:val="24"/>
          <w:lang w:val="en-US"/>
        </w:rPr>
        <w:t>30.7 ± 13 %</w:t>
      </w:r>
      <w:r w:rsidR="00A9166F">
        <w:rPr>
          <w:rFonts w:ascii="Times New Roman" w:hAnsi="Times New Roman" w:cs="Times New Roman"/>
          <w:sz w:val="24"/>
          <w:szCs w:val="24"/>
          <w:lang w:val="en-US"/>
        </w:rPr>
        <w:t>)</w:t>
      </w:r>
      <w:r>
        <w:rPr>
          <w:rFonts w:ascii="Times New Roman" w:hAnsi="Times New Roman" w:cs="Times New Roman"/>
          <w:sz w:val="24"/>
          <w:szCs w:val="24"/>
          <w:lang w:val="en-US"/>
        </w:rPr>
        <w:t xml:space="preserve"> and median </w:t>
      </w:r>
      <w:r w:rsidR="00A9166F">
        <w:rPr>
          <w:rFonts w:ascii="Times New Roman" w:hAnsi="Times New Roman" w:cs="Times New Roman"/>
          <w:sz w:val="24"/>
          <w:szCs w:val="24"/>
          <w:lang w:val="en-US"/>
        </w:rPr>
        <w:t>(</w:t>
      </w:r>
      <w:r>
        <w:rPr>
          <w:rFonts w:ascii="Times New Roman" w:hAnsi="Times New Roman" w:cs="Times New Roman"/>
          <w:sz w:val="24"/>
          <w:szCs w:val="24"/>
          <w:lang w:val="en-US"/>
        </w:rPr>
        <w:t>25.3 ± 14 %</w:t>
      </w:r>
      <w:r w:rsidR="00A9166F">
        <w:rPr>
          <w:rFonts w:ascii="Times New Roman" w:hAnsi="Times New Roman" w:cs="Times New Roman"/>
          <w:sz w:val="24"/>
          <w:szCs w:val="24"/>
          <w:lang w:val="en-US"/>
        </w:rPr>
        <w:t xml:space="preserve">), presented a two-fold decrease regarding the phylogenetic age (60.2 ± 38 %; Figure 7c).  </w:t>
      </w:r>
    </w:p>
    <w:p w14:paraId="0662364E" w14:textId="77777777" w:rsidR="009978B8" w:rsidRDefault="009978B8">
      <w:pPr>
        <w:spacing w:after="0" w:line="360" w:lineRule="auto"/>
        <w:jc w:val="both"/>
        <w:rPr>
          <w:rFonts w:ascii="Times New Roman" w:hAnsi="Times New Roman" w:cs="Times New Roman"/>
          <w:sz w:val="24"/>
          <w:szCs w:val="24"/>
          <w:lang w:val="en-US"/>
        </w:rPr>
      </w:pPr>
    </w:p>
    <w:p w14:paraId="00CA0556" w14:textId="2F1D6F94" w:rsidR="009978B8" w:rsidRDefault="00046A4B">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Effect of approximate species age on estimated extinction risk correlations</w:t>
      </w:r>
    </w:p>
    <w:p w14:paraId="613B7428" w14:textId="13FE0A9E" w:rsidR="009978B8" w:rsidRDefault="00046A4B" w:rsidP="008851D9">
      <w:pPr>
        <w:spacing w:after="0" w:line="360" w:lineRule="auto"/>
        <w:ind w:firstLine="709"/>
        <w:jc w:val="both"/>
        <w:rPr>
          <w:ins w:id="224" w:author="Carlos Calderon del Cid" w:date="2023-10-09T23:18:00Z"/>
          <w:rFonts w:ascii="Times New Roman" w:hAnsi="Times New Roman" w:cs="Times New Roman"/>
          <w:sz w:val="24"/>
          <w:szCs w:val="24"/>
          <w:lang w:val="en-US"/>
        </w:rPr>
      </w:pPr>
      <w:r>
        <w:rPr>
          <w:rFonts w:ascii="Times New Roman" w:hAnsi="Times New Roman" w:cs="Times New Roman"/>
          <w:sz w:val="24"/>
          <w:szCs w:val="24"/>
          <w:lang w:val="en-US"/>
        </w:rPr>
        <w:t>The use of phylogenetic age as an approximation of species age led to error rates of 1.3, 7.2, and 18.6 % for scenarios with low, intermediate and high extinction rates, respectively (Figure 8). Thus, even under intermediate extinction the true relationship between age and conservation status was wrongly estimated in a significant fraction of the simulations, and higher extinction rates led to a further substantial drop in the reliability of this approach. In contrast, estimating species ages based on our probabilistic method led to much lower error rates</w:t>
      </w:r>
      <w:r w:rsidR="00822B8C">
        <w:rPr>
          <w:rFonts w:ascii="Times New Roman" w:hAnsi="Times New Roman" w:cs="Times New Roman"/>
          <w:sz w:val="24"/>
          <w:szCs w:val="24"/>
          <w:lang w:val="en-US"/>
        </w:rPr>
        <w:t xml:space="preserve"> (3 to </w:t>
      </w:r>
      <w:r w:rsidR="00506218">
        <w:rPr>
          <w:rFonts w:ascii="Times New Roman" w:hAnsi="Times New Roman" w:cs="Times New Roman"/>
          <w:sz w:val="24"/>
          <w:szCs w:val="24"/>
          <w:lang w:val="en-US"/>
        </w:rPr>
        <w:t>4-fold</w:t>
      </w:r>
      <w:r w:rsidR="00822B8C">
        <w:rPr>
          <w:rFonts w:ascii="Times New Roman" w:hAnsi="Times New Roman" w:cs="Times New Roman"/>
          <w:sz w:val="24"/>
          <w:szCs w:val="24"/>
          <w:lang w:val="en-US"/>
        </w:rPr>
        <w:t>)</w:t>
      </w:r>
      <w:r>
        <w:rPr>
          <w:rFonts w:ascii="Times New Roman" w:hAnsi="Times New Roman" w:cs="Times New Roman"/>
          <w:sz w:val="24"/>
          <w:szCs w:val="24"/>
          <w:lang w:val="en-US"/>
        </w:rPr>
        <w:t xml:space="preserve"> that dropped to 2% and 4%</w:t>
      </w:r>
      <w:r w:rsidR="00822B8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with intermediate and high extinction, respectively.  </w:t>
      </w:r>
    </w:p>
    <w:p w14:paraId="729A9B2C" w14:textId="77777777" w:rsidR="00C04B51" w:rsidRDefault="00C04B51" w:rsidP="008851D9">
      <w:pPr>
        <w:spacing w:after="0" w:line="360" w:lineRule="auto"/>
        <w:ind w:firstLine="709"/>
        <w:jc w:val="both"/>
        <w:rPr>
          <w:ins w:id="225" w:author="Carlos Calderon del Cid" w:date="2023-10-09T23:18:00Z"/>
          <w:rFonts w:ascii="Times New Roman" w:hAnsi="Times New Roman" w:cs="Times New Roman"/>
          <w:sz w:val="24"/>
          <w:szCs w:val="24"/>
          <w:lang w:val="en-US"/>
        </w:rPr>
      </w:pPr>
    </w:p>
    <w:p w14:paraId="5C5FB30E" w14:textId="618A5471" w:rsidR="00C04B51" w:rsidRPr="00C04B51" w:rsidRDefault="00C04B51" w:rsidP="00C04B51">
      <w:pPr>
        <w:spacing w:after="0" w:line="360" w:lineRule="auto"/>
        <w:jc w:val="both"/>
        <w:rPr>
          <w:rFonts w:ascii="Times New Roman" w:hAnsi="Times New Roman" w:cs="Times New Roman"/>
          <w:i/>
          <w:iCs/>
          <w:sz w:val="24"/>
          <w:szCs w:val="24"/>
          <w:u w:val="single"/>
          <w:lang w:val="en-US"/>
          <w:rPrChange w:id="226" w:author="Carlos Calderon del Cid" w:date="2023-10-09T23:19:00Z">
            <w:rPr>
              <w:rFonts w:ascii="Times New Roman" w:hAnsi="Times New Roman" w:cs="Times New Roman"/>
              <w:sz w:val="24"/>
              <w:szCs w:val="24"/>
              <w:lang w:val="en-US"/>
            </w:rPr>
          </w:rPrChange>
        </w:rPr>
        <w:pPrChange w:id="227" w:author="Carlos Calderon del Cid" w:date="2023-10-09T23:18:00Z">
          <w:pPr>
            <w:spacing w:after="0" w:line="360" w:lineRule="auto"/>
            <w:ind w:firstLine="709"/>
            <w:jc w:val="both"/>
          </w:pPr>
        </w:pPrChange>
      </w:pPr>
      <w:ins w:id="228" w:author="Carlos Calderon del Cid" w:date="2023-10-09T23:20:00Z">
        <w:r>
          <w:rPr>
            <w:rFonts w:ascii="Times New Roman" w:hAnsi="Times New Roman" w:cs="Times New Roman"/>
            <w:i/>
            <w:iCs/>
            <w:sz w:val="24"/>
            <w:szCs w:val="24"/>
            <w:u w:val="single"/>
            <w:lang w:val="en-US"/>
          </w:rPr>
          <w:lastRenderedPageBreak/>
          <w:t>Effect of nonrandom incomplete sampling on the correlation between species ages and extinction risk</w:t>
        </w:r>
      </w:ins>
    </w:p>
    <w:p w14:paraId="40E3FA0D" w14:textId="3C70426B" w:rsidR="009978B8" w:rsidRDefault="0009461D" w:rsidP="00C04B51">
      <w:pPr>
        <w:spacing w:after="0" w:line="360" w:lineRule="auto"/>
        <w:ind w:firstLine="709"/>
        <w:jc w:val="both"/>
        <w:rPr>
          <w:rFonts w:ascii="Times New Roman" w:hAnsi="Times New Roman" w:cs="Times New Roman"/>
          <w:sz w:val="24"/>
          <w:szCs w:val="24"/>
          <w:lang w:val="en-US"/>
        </w:rPr>
        <w:pPrChange w:id="229" w:author="Carlos Calderon del Cid" w:date="2023-10-09T23:21:00Z">
          <w:pPr>
            <w:spacing w:after="0" w:line="360" w:lineRule="auto"/>
            <w:jc w:val="both"/>
          </w:pPr>
        </w:pPrChange>
      </w:pPr>
      <w:ins w:id="230" w:author="Carlos Calderon del Cid" w:date="2023-10-09T23:27:00Z">
        <w:r>
          <w:rPr>
            <w:rFonts w:ascii="Times New Roman" w:hAnsi="Times New Roman" w:cs="Times New Roman"/>
            <w:sz w:val="24"/>
            <w:szCs w:val="24"/>
            <w:lang w:val="en-US"/>
          </w:rPr>
          <w:t>Under bifurcating speciation, the</w:t>
        </w:r>
      </w:ins>
      <w:ins w:id="231" w:author="Carlos Calderon del Cid" w:date="2023-10-09T23:21:00Z">
        <w:r w:rsidR="00C04B51" w:rsidRPr="00C04B51">
          <w:rPr>
            <w:rFonts w:ascii="Times New Roman" w:hAnsi="Times New Roman" w:cs="Times New Roman"/>
            <w:sz w:val="24"/>
            <w:szCs w:val="24"/>
            <w:lang w:val="en-US"/>
          </w:rPr>
          <w:t xml:space="preserve"> use of phylogenetic age as an approximation of species age led to error rates of </w:t>
        </w:r>
      </w:ins>
      <w:ins w:id="232" w:author="Carlos Calderon del Cid" w:date="2023-10-09T23:28:00Z">
        <w:r>
          <w:rPr>
            <w:rFonts w:ascii="Times New Roman" w:hAnsi="Times New Roman" w:cs="Times New Roman"/>
            <w:sz w:val="24"/>
            <w:szCs w:val="24"/>
            <w:lang w:val="en-US"/>
          </w:rPr>
          <w:t>6.2</w:t>
        </w:r>
      </w:ins>
      <w:ins w:id="233" w:author="Carlos Calderon del Cid" w:date="2023-10-09T23:21:00Z">
        <w:r w:rsidR="00C04B51" w:rsidRPr="00C04B51">
          <w:rPr>
            <w:rFonts w:ascii="Times New Roman" w:hAnsi="Times New Roman" w:cs="Times New Roman"/>
            <w:sz w:val="24"/>
            <w:szCs w:val="24"/>
            <w:lang w:val="en-US"/>
          </w:rPr>
          <w:t xml:space="preserve">, </w:t>
        </w:r>
      </w:ins>
      <w:ins w:id="234" w:author="Carlos Calderon del Cid" w:date="2023-10-09T23:28:00Z">
        <w:r>
          <w:rPr>
            <w:rFonts w:ascii="Times New Roman" w:hAnsi="Times New Roman" w:cs="Times New Roman"/>
            <w:sz w:val="24"/>
            <w:szCs w:val="24"/>
            <w:lang w:val="en-US"/>
          </w:rPr>
          <w:t>12.8</w:t>
        </w:r>
      </w:ins>
      <w:ins w:id="235" w:author="Carlos Calderon del Cid" w:date="2023-10-09T23:21:00Z">
        <w:r w:rsidR="00C04B51" w:rsidRPr="00C04B51">
          <w:rPr>
            <w:rFonts w:ascii="Times New Roman" w:hAnsi="Times New Roman" w:cs="Times New Roman"/>
            <w:sz w:val="24"/>
            <w:szCs w:val="24"/>
            <w:lang w:val="en-US"/>
          </w:rPr>
          <w:t xml:space="preserve">, and </w:t>
        </w:r>
      </w:ins>
      <w:ins w:id="236" w:author="Carlos Calderon del Cid" w:date="2023-10-09T23:28:00Z">
        <w:r>
          <w:rPr>
            <w:rFonts w:ascii="Times New Roman" w:hAnsi="Times New Roman" w:cs="Times New Roman"/>
            <w:sz w:val="24"/>
            <w:szCs w:val="24"/>
            <w:lang w:val="en-US"/>
          </w:rPr>
          <w:t>49.5</w:t>
        </w:r>
      </w:ins>
      <w:ins w:id="237" w:author="Carlos Calderon del Cid" w:date="2023-10-09T23:21:00Z">
        <w:r w:rsidR="00C04B51" w:rsidRPr="00C04B51">
          <w:rPr>
            <w:rFonts w:ascii="Times New Roman" w:hAnsi="Times New Roman" w:cs="Times New Roman"/>
            <w:sz w:val="24"/>
            <w:szCs w:val="24"/>
            <w:lang w:val="en-US"/>
          </w:rPr>
          <w:t xml:space="preserve"> % for scenarios </w:t>
        </w:r>
      </w:ins>
      <w:ins w:id="238" w:author="Carlos Calderon del Cid" w:date="2023-10-09T23:28:00Z">
        <w:r>
          <w:rPr>
            <w:rFonts w:ascii="Times New Roman" w:hAnsi="Times New Roman" w:cs="Times New Roman"/>
            <w:sz w:val="24"/>
            <w:szCs w:val="24"/>
            <w:lang w:val="en-US"/>
          </w:rPr>
          <w:t>with 0%, 25%, and 50% of missing species</w:t>
        </w:r>
      </w:ins>
      <w:ins w:id="239" w:author="Carlos Calderon del Cid" w:date="2023-10-09T23:21:00Z">
        <w:r w:rsidR="00C04B51" w:rsidRPr="00C04B51">
          <w:rPr>
            <w:rFonts w:ascii="Times New Roman" w:hAnsi="Times New Roman" w:cs="Times New Roman"/>
            <w:sz w:val="24"/>
            <w:szCs w:val="24"/>
            <w:lang w:val="en-US"/>
          </w:rPr>
          <w:t xml:space="preserve">, respectively (Figure 8). </w:t>
        </w:r>
      </w:ins>
      <w:ins w:id="240" w:author="Carlos Calderon del Cid" w:date="2023-10-09T23:29:00Z">
        <w:r>
          <w:rPr>
            <w:rFonts w:ascii="Times New Roman" w:hAnsi="Times New Roman" w:cs="Times New Roman"/>
            <w:sz w:val="24"/>
            <w:szCs w:val="24"/>
            <w:lang w:val="en-US"/>
          </w:rPr>
          <w:t>Under budding speciation, the use of phylogenetic age as an approximation of species</w:t>
        </w:r>
      </w:ins>
      <w:ins w:id="241" w:author="Carlos Calderon del Cid" w:date="2023-10-09T23:32:00Z">
        <w:r>
          <w:rPr>
            <w:rFonts w:ascii="Times New Roman" w:hAnsi="Times New Roman" w:cs="Times New Roman"/>
            <w:sz w:val="24"/>
            <w:szCs w:val="24"/>
            <w:lang w:val="en-US"/>
          </w:rPr>
          <w:t xml:space="preserve"> age </w:t>
        </w:r>
      </w:ins>
      <w:ins w:id="242" w:author="Carlos Calderon del Cid" w:date="2023-10-09T23:30:00Z">
        <w:r>
          <w:rPr>
            <w:rFonts w:ascii="Times New Roman" w:hAnsi="Times New Roman" w:cs="Times New Roman"/>
            <w:sz w:val="24"/>
            <w:szCs w:val="24"/>
            <w:lang w:val="en-US"/>
          </w:rPr>
          <w:t xml:space="preserve">led to error rates of 30.1, 65.2, and 91.3% for scenarios with </w:t>
        </w:r>
        <w:r>
          <w:rPr>
            <w:rFonts w:ascii="Times New Roman" w:hAnsi="Times New Roman" w:cs="Times New Roman"/>
            <w:sz w:val="24"/>
            <w:szCs w:val="24"/>
            <w:lang w:val="en-US"/>
          </w:rPr>
          <w:t>0%, 25%, and 50% of missing species</w:t>
        </w:r>
        <w:r w:rsidRPr="00C04B51">
          <w:rPr>
            <w:rFonts w:ascii="Times New Roman" w:hAnsi="Times New Roman" w:cs="Times New Roman"/>
            <w:sz w:val="24"/>
            <w:szCs w:val="24"/>
            <w:lang w:val="en-US"/>
          </w:rPr>
          <w:t>, respectively (Figure 8)</w:t>
        </w:r>
      </w:ins>
    </w:p>
    <w:p w14:paraId="04FC89A9" w14:textId="77777777" w:rsidR="009978B8" w:rsidRDefault="009978B8">
      <w:pPr>
        <w:spacing w:after="0" w:line="360" w:lineRule="auto"/>
        <w:jc w:val="both"/>
        <w:rPr>
          <w:rFonts w:ascii="Times New Roman" w:hAnsi="Times New Roman" w:cs="Times New Roman"/>
          <w:sz w:val="24"/>
          <w:szCs w:val="24"/>
          <w:lang w:val="en-US"/>
        </w:rPr>
      </w:pPr>
    </w:p>
    <w:p w14:paraId="6739D010" w14:textId="77777777" w:rsidR="009978B8" w:rsidRDefault="009978B8">
      <w:pPr>
        <w:spacing w:after="0" w:line="360" w:lineRule="auto"/>
        <w:jc w:val="both"/>
        <w:rPr>
          <w:rFonts w:ascii="Times New Roman" w:hAnsi="Times New Roman" w:cs="Times New Roman"/>
          <w:sz w:val="24"/>
          <w:szCs w:val="24"/>
          <w:lang w:val="en-US"/>
        </w:rPr>
      </w:pPr>
    </w:p>
    <w:p w14:paraId="6E19956B" w14:textId="77777777"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66861936" w14:textId="6278BD58"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shows that extinction rate and speciation mode greatly influence the mismatch between true and phylogenetic age. Moreover, the error patterns are different regarding the combination of both processes. As we expected, a phylogeny whose taxonomy was derived from a bifurcating speciation process presents no or low mismatch between true and phylogenetic age due to the bifurcating node structure of phylogenies and the way phylogenetic age is measured </w:t>
      </w:r>
      <w:r>
        <w:fldChar w:fldCharType="begin" w:fldLock="1"/>
      </w:r>
      <w:r w:rsidR="00230579">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&amp; Willmann, 2000)"},"properties":{"noteIndex":0},"schema":"https://github.com/citation-style-language/schema/raw/master/csl-citation.json"}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(Meier &amp; Willmann,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Our study has also shown that under budding speciation phylogenetic age shows a high error even with no extinction rates (Figure 4). Likewise, anagenetic speciation, combined with budding or bifurcating speciation, resulted in high errors. The anagenetic error is not affected</w:t>
      </w:r>
      <w:r w:rsidR="00822B8C">
        <w:rPr>
          <w:rFonts w:ascii="Times New Roman" w:hAnsi="Times New Roman" w:cs="Times New Roman"/>
          <w:sz w:val="24"/>
          <w:szCs w:val="24"/>
          <w:lang w:val="en-US"/>
        </w:rPr>
        <w:t xml:space="preserve"> substantially</w:t>
      </w:r>
      <w:r>
        <w:rPr>
          <w:rFonts w:ascii="Times New Roman" w:hAnsi="Times New Roman" w:cs="Times New Roman"/>
          <w:sz w:val="24"/>
          <w:szCs w:val="24"/>
          <w:lang w:val="en-US"/>
        </w:rPr>
        <w:t xml:space="preserve"> by extinction rates, suggesting that if a clade experiences a certain degree of anagenesis, it should be discouraged to estimate ages from phylogenies.</w:t>
      </w:r>
      <w:r w:rsidR="008851D9">
        <w:rPr>
          <w:rFonts w:ascii="Times New Roman" w:hAnsi="Times New Roman" w:cs="Times New Roman"/>
          <w:sz w:val="24"/>
          <w:szCs w:val="24"/>
          <w:lang w:val="en-US"/>
        </w:rPr>
        <w:t xml:space="preserve"> Our probability age estimator performed well when compared with phylogenetic age, especially in high extinction scenarios. However, it should be implemented when the</w:t>
      </w:r>
      <w:r w:rsidR="00197E73">
        <w:rPr>
          <w:rFonts w:ascii="Times New Roman" w:hAnsi="Times New Roman" w:cs="Times New Roman"/>
          <w:sz w:val="24"/>
          <w:szCs w:val="24"/>
          <w:lang w:val="en-US"/>
        </w:rPr>
        <w:t xml:space="preserve">re is evidence that the clade under study had speciated by bifurcating speciation. </w:t>
      </w:r>
      <w:r>
        <w:rPr>
          <w:rFonts w:ascii="Times New Roman" w:hAnsi="Times New Roman" w:cs="Times New Roman"/>
          <w:sz w:val="24"/>
          <w:szCs w:val="24"/>
          <w:lang w:val="en-US"/>
        </w:rPr>
        <w:t xml:space="preserve">Thus, our study points out that budding and anagenetic speciation are the principal source of inaccuracy in estimating species ages from time-calibrated phylogenies. </w:t>
      </w:r>
    </w:p>
    <w:p w14:paraId="418229D3" w14:textId="1D8E0BB3"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bifurcating speciation, the mean error between true and phylogenetic age was the </w:t>
      </w:r>
      <w:commentRangeStart w:id="243"/>
      <w:commentRangeStart w:id="244"/>
      <w:r>
        <w:rPr>
          <w:rFonts w:ascii="Times New Roman" w:hAnsi="Times New Roman" w:cs="Times New Roman"/>
          <w:sz w:val="24"/>
          <w:szCs w:val="24"/>
          <w:lang w:val="en-US"/>
        </w:rPr>
        <w:t xml:space="preserve">lowest </w:t>
      </w:r>
      <w:commentRangeEnd w:id="243"/>
      <w:r>
        <w:commentReference w:id="243"/>
      </w:r>
      <w:commentRangeEnd w:id="244"/>
      <w:r w:rsidR="00486840">
        <w:rPr>
          <w:rStyle w:val="Refdecomentario"/>
        </w:rPr>
        <w:commentReference w:id="244"/>
      </w:r>
      <w:r w:rsidR="00486840">
        <w:rPr>
          <w:rFonts w:ascii="Times New Roman" w:hAnsi="Times New Roman" w:cs="Times New Roman"/>
          <w:sz w:val="24"/>
          <w:szCs w:val="24"/>
          <w:lang w:val="en-US"/>
        </w:rPr>
        <w:t xml:space="preserve"> when compared with the other speciation modes</w:t>
      </w:r>
      <w:r>
        <w:rPr>
          <w:rFonts w:ascii="Times New Roman" w:hAnsi="Times New Roman" w:cs="Times New Roman"/>
          <w:sz w:val="24"/>
          <w:szCs w:val="24"/>
          <w:lang w:val="en-US"/>
        </w:rPr>
        <w:t xml:space="preserve">. This is because taking the most recent ancestral node as phylogenetic age results in sister species to be identical in age, the same as implied by bifurcating speciation. Due to only introducing bias by extinction, there was a low risk of confusing the oldest with the youngest species but a considerable risk to </w:t>
      </w:r>
      <w:r>
        <w:rPr>
          <w:rFonts w:ascii="Times New Roman" w:hAnsi="Times New Roman" w:cs="Times New Roman"/>
          <w:sz w:val="24"/>
          <w:szCs w:val="24"/>
          <w:lang w:val="en-US"/>
        </w:rPr>
        <w:lastRenderedPageBreak/>
        <w:t>jumble two random species. Therefore, under a bifurcating speciation scenario, the phylogenetic age indeed captures</w:t>
      </w:r>
      <w:r w:rsidR="00486840">
        <w:rPr>
          <w:rFonts w:ascii="Times New Roman" w:hAnsi="Times New Roman" w:cs="Times New Roman"/>
          <w:sz w:val="24"/>
          <w:szCs w:val="24"/>
          <w:lang w:val="en-US"/>
        </w:rPr>
        <w:t xml:space="preserve"> most of</w:t>
      </w:r>
      <w:r>
        <w:rPr>
          <w:rFonts w:ascii="Times New Roman" w:hAnsi="Times New Roman" w:cs="Times New Roman"/>
          <w:sz w:val="24"/>
          <w:szCs w:val="24"/>
          <w:lang w:val="en-US"/>
        </w:rPr>
        <w:t xml:space="preserve"> the signal of the true species age. For budding speciation, there is a high mismatch between ages, even in no-extinction scenarios; however, the overall error does not increase considerably with increasing extinction rates. 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 identical in age, which, in no extinction scenario, only correctly estimates the youngest species of any bifurcation. Moreover, when extinction rates increase, the youngest species of a clade evolving through b</w:t>
      </w:r>
      <w:r w:rsidR="00BE7023">
        <w:rPr>
          <w:rFonts w:ascii="Times New Roman" w:hAnsi="Times New Roman" w:cs="Times New Roman"/>
          <w:sz w:val="24"/>
          <w:szCs w:val="24"/>
          <w:lang w:val="en-US"/>
        </w:rPr>
        <w:t>udding</w:t>
      </w:r>
      <w:r>
        <w:rPr>
          <w:rFonts w:ascii="Times New Roman" w:hAnsi="Times New Roman" w:cs="Times New Roman"/>
          <w:sz w:val="24"/>
          <w:szCs w:val="24"/>
          <w:lang w:val="en-US"/>
        </w:rPr>
        <w:t xml:space="preserve"> speciation can be wrongly taken as phylogenetically old (i.e., having a long terminal branch) if all ancestral species to that branch are extinct. Due to these misinterpretation patterns, the qualitative error is high and increases considerably with extinction rates in the example of the oldest vs. youngest species (Figure 5). Thus, for clades diversifying predominantly through budding speciation, the phylogenetic age is not equal to the true age for half of the species, and some of these mismatches would be time substantial regarding the true age. </w:t>
      </w:r>
    </w:p>
    <w:p w14:paraId="2FCE3C22" w14:textId="324D9FD6"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Given the large inaccuracy in phylogenetic age, especially for taxa originating under budding speciation, the question is whether this affects the inferences made from the relationship between species age and eco-evolutionary variables, such as extinction risk, range size or environmental variables </w:t>
      </w:r>
      <w:r>
        <w:fldChar w:fldCharType="begin" w:fldLock="1"/>
      </w:r>
      <w:r w:rsidR="00230579">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(Gaston &amp; Blackburn 1997, Johnson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2002, Tanentzap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2015, 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If phylogenetic ages capture the true age signal, it could be argued that phylogenetic age is a valuable measure of species longevity. Some authors acknowledge the problems associated with measuring species age from phylogenies</w:t>
      </w:r>
      <w:r w:rsidR="003F4D29">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(Swenson, 2019)</w:t>
      </w:r>
      <w:r w:rsidR="003F4D29">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w:t>
      </w:r>
      <w:commentRangeStart w:id="245"/>
      <w:r>
        <w:rPr>
          <w:rFonts w:ascii="Times New Roman" w:hAnsi="Times New Roman" w:cs="Times New Roman"/>
          <w:sz w:val="24"/>
          <w:szCs w:val="24"/>
          <w:lang w:val="en-US"/>
        </w:rPr>
        <w:t>For example</w:t>
      </w:r>
      <w:commentRangeEnd w:id="245"/>
      <w:r w:rsidR="00B35C65">
        <w:rPr>
          <w:rStyle w:val="Refdecomentario"/>
        </w:rPr>
        <w:commentReference w:id="245"/>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fldChar w:fldCharType="begin" w:fldLock="1"/>
      </w:r>
      <w:r w:rsidR="00230579">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3F4D29" w:rsidRPr="003F4D29">
        <w:rPr>
          <w:rFonts w:ascii="Times New Roman" w:hAnsi="Times New Roman" w:cs="Times New Roman"/>
          <w:noProof/>
          <w:sz w:val="24"/>
          <w:szCs w:val="24"/>
          <w:lang w:val="en-US"/>
        </w:rPr>
        <w:t xml:space="preserve">Sonne </w:t>
      </w:r>
      <w:r w:rsidR="003F4D29" w:rsidRPr="003F4D29">
        <w:rPr>
          <w:rFonts w:ascii="Times New Roman" w:hAnsi="Times New Roman" w:cs="Times New Roman"/>
          <w:i/>
          <w:noProof/>
          <w:sz w:val="24"/>
          <w:szCs w:val="24"/>
          <w:lang w:val="en-US"/>
        </w:rPr>
        <w:t>et al.</w:t>
      </w:r>
      <w:r w:rsidR="003F4D29" w:rsidRPr="003F4D29">
        <w:rPr>
          <w:rFonts w:ascii="Times New Roman" w:hAnsi="Times New Roman" w:cs="Times New Roman"/>
          <w:noProof/>
          <w:sz w:val="24"/>
          <w:szCs w:val="24"/>
          <w:lang w:val="en-US"/>
        </w:rPr>
        <w:t xml:space="preserve"> </w:t>
      </w:r>
      <w:r w:rsidR="003F4D29">
        <w:rPr>
          <w:rFonts w:ascii="Times New Roman" w:hAnsi="Times New Roman" w:cs="Times New Roman"/>
          <w:noProof/>
          <w:sz w:val="24"/>
          <w:szCs w:val="24"/>
          <w:lang w:val="en-US"/>
        </w:rPr>
        <w:t>(</w:t>
      </w:r>
      <w:r w:rsidR="003F4D29" w:rsidRPr="003F4D29">
        <w:rPr>
          <w:rFonts w:ascii="Times New Roman" w:hAnsi="Times New Roman" w:cs="Times New Roman"/>
          <w:noProof/>
          <w:sz w:val="24"/>
          <w:szCs w:val="24"/>
          <w:lang w:val="en-US"/>
        </w:rPr>
        <w:t>2022)</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sidR="003F4D29" w:rsidRPr="003F4D29">
        <w:rPr>
          <w:rFonts w:ascii="Times New Roman" w:hAnsi="Times New Roman" w:cs="Times New Roman"/>
          <w:sz w:val="24"/>
          <w:szCs w:val="24"/>
          <w:lang w:val="en-US"/>
        </w:rPr>
        <w:t xml:space="preserve">determined young and old </w:t>
      </w:r>
      <w:r>
        <w:rPr>
          <w:rFonts w:ascii="Times New Roman" w:hAnsi="Times New Roman" w:cs="Times New Roman"/>
          <w:sz w:val="24"/>
          <w:szCs w:val="24"/>
          <w:lang w:val="en-US"/>
        </w:rPr>
        <w:t xml:space="preserve">Andean hummingbirds by generating 1000 trees and listing the species that fell into the first and fourth branch length quartile, respectively, and then used a sensitivity analysis to evaluate the consequences on their results </w:t>
      </w:r>
      <w:r>
        <w:fldChar w:fldCharType="begin" w:fldLock="1"/>
      </w:r>
      <w:r w:rsidR="00230579">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Bowie, &amp; Rahbek, 2012)","plainTextFormattedCitation":"(Fjeldså, Bowie, &amp; Rahbek, 2012)","previouslyFormattedCitation":"(Fjeldså, Bowie, &amp; Rahbek, 2012)"},"properties":{"noteIndex":0},"schema":"https://github.com/citation-style-language/schema/raw/master/csl-citation.json"}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(Fjeldså, Bowie, &amp; Rahbek, 2012)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Additionally, </w:t>
      </w:r>
      <w:r>
        <w:fldChar w:fldCharType="begin" w:fldLock="1"/>
      </w:r>
      <w:r w:rsidR="00230579">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Pie &amp; Caron (2023)</w:t>
      </w:r>
      <w:r>
        <w:rPr>
          <w:rFonts w:ascii="Times New Roman" w:hAnsi="Times New Roman" w:cs="Times New Roman"/>
          <w:sz w:val="24"/>
          <w:szCs w:val="24"/>
          <w:lang w:val="en-US"/>
        </w:rPr>
        <w:fldChar w:fldCharType="end"/>
      </w:r>
      <w:r w:rsidR="00B35C6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accounted for taxonomic incompleteness, the first shortfall in species age, by pruning randomly 1 ~ 5% of species and evaluated if their conclusions changed. Nevertheless, neither strategy acknowledges the most pressuring problems of age uncertainty: the unknown extinction rates, which for most groups is probably </w:t>
      </w:r>
      <w:r>
        <w:rPr>
          <w:rFonts w:ascii="Times New Roman" w:hAnsi="Times New Roman" w:cs="Times New Roman"/>
          <w:sz w:val="24"/>
          <w:szCs w:val="24"/>
          <w:lang w:val="en-US"/>
        </w:rPr>
        <w:lastRenderedPageBreak/>
        <w:t xml:space="preserve">high </w:t>
      </w:r>
      <w:r>
        <w:fldChar w:fldCharType="begin" w:fldLock="1"/>
      </w:r>
      <w:r w:rsidR="00230579">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(Pimm et al.,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and the speciation modes of phylogenies. Our evaluation of the imprint of extinction risk on phylogenetic ages makes this point clear because it showed that, even with the strong extinction signal we assigned on purpose to the true ages and the assumption of bifurcating speciation, which presents the lowest mismatch regarding true age, the number of incorrect inferences is considerable high (around 18%) for high extinction scenarios (Figure 8).</w:t>
      </w:r>
    </w:p>
    <w:p w14:paraId="442D036E" w14:textId="1586DD3A" w:rsidR="00BE7023"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results point out the errors associated with budding and bifurcating speciation; however, how do we know which is the predominant speciation mode of a clade? There is some debate on whether this is possible in first place </w:t>
      </w:r>
      <w:r>
        <w:fldChar w:fldCharType="begin" w:fldLock="1"/>
      </w:r>
      <w:r w:rsidR="00230579">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However, </w:t>
      </w:r>
      <w:r>
        <w:fldChar w:fldCharType="begin" w:fldLock="1"/>
      </w:r>
      <w:r w:rsidR="00230579">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&amp; Strauss,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Anacker and Strauss (2014)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proposed that budding speciation leaves some signatures in sister species: they should have overlapped or adjacent ranges, their range sizes should be asymmetrical, and specific ecological traits should differ between them. These signatures are associated with sympatric and peripatric speciation </w:t>
      </w:r>
      <w:r>
        <w:fldChar w:fldCharType="begin" w:fldLock="1"/>
      </w:r>
      <w:r w:rsidR="00230579">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Vogler, &amp; Harvey, 1998)","plainTextFormattedCitation":"(Barraclough, Vogler, &amp; Harvey, 1998)","previouslyFormattedCitation":"(Barraclough, Vogler, &amp; Harvey, 1998)"},"properties":{"noteIndex":0},"schema":"https://github.com/citation-style-language/schema/raw/master/csl-citation.json"}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Vogler, &amp; Harvey, 1998)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were used to estimate speciation modes (Skeels &amp; Cardillo, 2018)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fldChar w:fldCharType="begin" w:fldLock="1"/>
      </w:r>
      <w:r w:rsidR="00230579">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&amp; Vogler, 2000; Fitzpatrick &amp; Turelli, 2006)"},"properties":{"noteIndex":0},"schema":"https://github.com/citation-style-language/schema/raw/master/csl-citation.json"}</w:instrText>
      </w:r>
      <w:r>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(Barraclough &amp; Vogler, 2000; Fitzpatrick &amp; Turelli, 2006)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3F4D29">
        <w:rPr>
          <w:rFonts w:ascii="Times New Roman" w:hAnsi="Times New Roman" w:cs="Times New Roman"/>
          <w:sz w:val="24"/>
          <w:szCs w:val="24"/>
          <w:lang w:val="en-US"/>
        </w:rPr>
        <w:t xml:space="preserve">Complementarily, extinction rates could be estimated from the phylogeny, the fossil record, or a combination of both </w:t>
      </w:r>
      <w:r w:rsidR="003F4D29">
        <w:fldChar w:fldCharType="begin" w:fldLock="1"/>
      </w:r>
      <w:r w:rsidR="00230579">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Evidence","type":"article-journal","volume":"syad017"},"uris":["http://www.mendeley.com/documents/?uuid=929d4547-a05a-45f9-8004-f9e7c27dfc7f"]}],"mendeley":{"formattedCitation":"(Brée, Condamine, &amp; Guinot, 2022; López-Martínez et al., 2023; Rabosky, 2010; D. Silvestro, Salamin, &amp; Schnitzler, 2014)","plainTextFormattedCitation":"(Brée, Condamine, &amp; Guinot, 2022; López-Martínez et al., 2023; Rabosky, 2010; D. Silvestro, Salamin, &amp; Schnitzler, 2014)","previouslyFormattedCitation":"(Brée, Condamine, &amp; Guinot, 2022; López-Martínez et al., 2023; Rabosky, 2010; D. Silvestro, Salamin, &amp; Schnitzler, 2014)"},"properties":{"noteIndex":0},"schema":"https://github.com/citation-style-language/schema/raw/master/csl-citation.json"}</w:instrText>
      </w:r>
      <w:r w:rsidR="003F4D29">
        <w:rPr>
          <w:rFonts w:ascii="Times New Roman" w:hAnsi="Times New Roman" w:cs="Times New Roman"/>
          <w:sz w:val="24"/>
          <w:szCs w:val="24"/>
          <w:lang w:val="en-US"/>
        </w:rPr>
        <w:fldChar w:fldCharType="separate"/>
      </w:r>
      <w:r w:rsidR="00B14922" w:rsidRPr="00B14922">
        <w:rPr>
          <w:rFonts w:ascii="Times New Roman" w:hAnsi="Times New Roman" w:cs="Times New Roman"/>
          <w:noProof/>
          <w:sz w:val="24"/>
          <w:szCs w:val="24"/>
          <w:lang w:val="en-US"/>
        </w:rPr>
        <w:t>(Brée, Condamine, &amp; Guinot, 2022; López-Martínez et al., 2023; Rabosky, 2010; D. Silvestro, Salamin, &amp; Schnitzler, 2014)</w:t>
      </w:r>
      <w:r w:rsidR="003F4D29">
        <w:rPr>
          <w:rFonts w:ascii="Times New Roman" w:hAnsi="Times New Roman" w:cs="Times New Roman"/>
          <w:sz w:val="24"/>
          <w:szCs w:val="24"/>
          <w:lang w:val="en-US"/>
        </w:rPr>
        <w:fldChar w:fldCharType="end"/>
      </w:r>
      <w:r w:rsidR="003F4D2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Thus, assessing a clade’s </w:t>
      </w:r>
      <w:r w:rsidR="003F4D29">
        <w:rPr>
          <w:rFonts w:ascii="Times New Roman" w:hAnsi="Times New Roman" w:cs="Times New Roman"/>
          <w:sz w:val="24"/>
          <w:szCs w:val="24"/>
          <w:lang w:val="en-US"/>
        </w:rPr>
        <w:t>speciation mode (through spatial dynamics) and extinction rates</w:t>
      </w:r>
      <w:r>
        <w:rPr>
          <w:rFonts w:ascii="Times New Roman" w:hAnsi="Times New Roman" w:cs="Times New Roman"/>
          <w:sz w:val="24"/>
          <w:szCs w:val="24"/>
          <w:lang w:val="en-US"/>
        </w:rPr>
        <w:t xml:space="preserve"> before performing species age analyses could help to approximate the error of phylogenetic ages.</w:t>
      </w:r>
      <w:r w:rsidR="003F4D29">
        <w:rPr>
          <w:rFonts w:ascii="Times New Roman" w:hAnsi="Times New Roman" w:cs="Times New Roman"/>
          <w:sz w:val="24"/>
          <w:szCs w:val="24"/>
          <w:lang w:val="en-US"/>
        </w:rPr>
        <w:t xml:space="preserve"> </w:t>
      </w:r>
    </w:p>
    <w:p w14:paraId="582627FE" w14:textId="5850B7F7" w:rsidR="006E6716" w:rsidRDefault="006E6716" w:rsidP="008851D9">
      <w:pPr>
        <w:spacing w:after="0" w:line="360" w:lineRule="auto"/>
        <w:ind w:firstLine="709"/>
        <w:jc w:val="both"/>
        <w:rPr>
          <w:rFonts w:ascii="Times New Roman" w:hAnsi="Times New Roman" w:cs="Times New Roman"/>
          <w:sz w:val="24"/>
          <w:szCs w:val="24"/>
          <w:lang w:val="en-US"/>
        </w:rPr>
      </w:pPr>
      <w:commentRangeStart w:id="246"/>
      <w:r w:rsidRPr="006E6716">
        <w:rPr>
          <w:rFonts w:ascii="Times New Roman" w:hAnsi="Times New Roman" w:cs="Times New Roman"/>
          <w:sz w:val="24"/>
          <w:szCs w:val="24"/>
          <w:lang w:val="en-US"/>
        </w:rPr>
        <w:t>For instance, let’s suppose that</w:t>
      </w:r>
      <w:r w:rsidR="0048609D">
        <w:rPr>
          <w:rFonts w:ascii="Times New Roman" w:hAnsi="Times New Roman" w:cs="Times New Roman"/>
          <w:sz w:val="24"/>
          <w:szCs w:val="24"/>
          <w:lang w:val="en-US"/>
        </w:rPr>
        <w:t xml:space="preserve"> the approaches described in the previous paragraph</w:t>
      </w:r>
      <w:r w:rsidR="004A01AB">
        <w:rPr>
          <w:rFonts w:ascii="Times New Roman" w:hAnsi="Times New Roman" w:cs="Times New Roman"/>
          <w:sz w:val="24"/>
          <w:szCs w:val="24"/>
          <w:lang w:val="en-US"/>
        </w:rPr>
        <w:t>, besides estimating reliable speciation and extinction rates,</w:t>
      </w:r>
      <w:r w:rsidR="0048609D">
        <w:rPr>
          <w:rFonts w:ascii="Times New Roman" w:hAnsi="Times New Roman" w:cs="Times New Roman"/>
          <w:sz w:val="24"/>
          <w:szCs w:val="24"/>
          <w:lang w:val="en-US"/>
        </w:rPr>
        <w:t xml:space="preserve"> suggest that the studied clade speciated predominantly under bifurcating speciation</w:t>
      </w:r>
      <w:r w:rsidRPr="006E6716">
        <w:rPr>
          <w:rFonts w:ascii="Times New Roman" w:hAnsi="Times New Roman" w:cs="Times New Roman"/>
          <w:sz w:val="24"/>
          <w:szCs w:val="24"/>
          <w:lang w:val="en-US"/>
        </w:rPr>
        <w:t xml:space="preserve">; in this case, we advise the implementation of our probabilistic age estimator to correct phylogenetic ages. When compared with phylogenetic age, this estimator improved the overall accuracy of age estimation across species in a phylogenetic tree, particularly in a high extinction scenario. Additionally, the function enhanced the capacity to capture the proper relationship between species age and extinction risk, pointing out that </w:t>
      </w:r>
      <w:r w:rsidR="0048609D">
        <w:rPr>
          <w:rFonts w:ascii="Times New Roman" w:hAnsi="Times New Roman" w:cs="Times New Roman"/>
          <w:sz w:val="24"/>
          <w:szCs w:val="24"/>
          <w:lang w:val="en-US"/>
        </w:rPr>
        <w:t>under</w:t>
      </w:r>
      <w:r w:rsidRPr="006E6716">
        <w:rPr>
          <w:rFonts w:ascii="Times New Roman" w:hAnsi="Times New Roman" w:cs="Times New Roman"/>
          <w:sz w:val="24"/>
          <w:szCs w:val="24"/>
          <w:lang w:val="en-US"/>
        </w:rPr>
        <w:t xml:space="preserve"> these conditions is a good proxy of </w:t>
      </w:r>
      <w:r w:rsidRPr="006E6716">
        <w:rPr>
          <w:rFonts w:ascii="Times New Roman" w:hAnsi="Times New Roman" w:cs="Times New Roman"/>
          <w:sz w:val="24"/>
          <w:szCs w:val="24"/>
          <w:lang w:val="en-US"/>
        </w:rPr>
        <w:lastRenderedPageBreak/>
        <w:t xml:space="preserve">species longevity. Therefore, its point estimates can be used to test more safely how species age influence eco-evolutionary dynamics. </w:t>
      </w:r>
      <w:commentRangeEnd w:id="246"/>
      <w:r w:rsidR="00AF514B">
        <w:rPr>
          <w:rStyle w:val="Refdecomentario"/>
        </w:rPr>
        <w:commentReference w:id="246"/>
      </w:r>
    </w:p>
    <w:p w14:paraId="25C1BD63" w14:textId="6BA9476E" w:rsidR="009978B8" w:rsidRDefault="00000000" w:rsidP="008851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Using simulations, we showed the problems in estimating species age from phylogenetic trees and quantified the error in doing so under different scenarios. The challenges of using phylogenetic age as a proxy for species longevity are not merely methodological. Time-calibrated phylogenetic trees alone do not contain information on speciation modes. Thus, the phylogenetic age provides some information about species age, but it is a weak proxy to measure evolutionary history. Assessing the speciation modes with the methods suggested here, such as spatial range signatures, and estimated extinction rates might help to get aware of the potential error in species age. Given the high performance of our </w:t>
      </w:r>
      <w:r w:rsidR="008851D9">
        <w:rPr>
          <w:rFonts w:ascii="Times New Roman" w:hAnsi="Times New Roman" w:cs="Times New Roman"/>
          <w:sz w:val="24"/>
          <w:szCs w:val="24"/>
          <w:lang w:val="en-US"/>
        </w:rPr>
        <w:t>probability age estimator</w:t>
      </w:r>
      <w:r>
        <w:rPr>
          <w:rFonts w:ascii="Times New Roman" w:hAnsi="Times New Roman" w:cs="Times New Roman"/>
          <w:sz w:val="24"/>
          <w:szCs w:val="24"/>
          <w:lang w:val="en-US"/>
        </w:rPr>
        <w:t>, we recommend its use for correcting species ages when there is evidence that the studied clade has evolved predominantly under bifurcating speciation. Approaches combining phylogenies, biogeography, diversification rates, and traits might provide a more comprehensive understanding on the relationship of species ages and eco-evolutionary processes.</w:t>
      </w:r>
    </w:p>
    <w:p w14:paraId="62A03189" w14:textId="77777777" w:rsidR="00416FDA" w:rsidRDefault="00416FDA">
      <w:pPr>
        <w:spacing w:after="0" w:line="360" w:lineRule="auto"/>
        <w:jc w:val="both"/>
        <w:rPr>
          <w:rFonts w:ascii="Times New Roman" w:hAnsi="Times New Roman" w:cs="Times New Roman"/>
          <w:sz w:val="24"/>
          <w:szCs w:val="24"/>
          <w:lang w:val="en-US"/>
        </w:rPr>
      </w:pPr>
    </w:p>
    <w:p w14:paraId="1FF67128" w14:textId="789049C5" w:rsidR="00416FDA" w:rsidRPr="00416FDA" w:rsidRDefault="00416FDA">
      <w:pPr>
        <w:spacing w:after="0" w:line="360" w:lineRule="auto"/>
        <w:jc w:val="both"/>
        <w:rPr>
          <w:rFonts w:ascii="Times New Roman" w:hAnsi="Times New Roman" w:cs="Times New Roman"/>
          <w:b/>
          <w:bCs/>
          <w:sz w:val="24"/>
          <w:szCs w:val="24"/>
          <w:lang w:val="en-US"/>
        </w:rPr>
      </w:pPr>
      <w:r w:rsidRPr="00416FDA">
        <w:rPr>
          <w:rFonts w:ascii="Times New Roman" w:hAnsi="Times New Roman" w:cs="Times New Roman"/>
          <w:b/>
          <w:bCs/>
          <w:sz w:val="24"/>
          <w:szCs w:val="24"/>
          <w:lang w:val="en-US"/>
        </w:rPr>
        <w:t>Conclusion</w:t>
      </w:r>
    </w:p>
    <w:p w14:paraId="3BD00293" w14:textId="0C2A29E4" w:rsidR="009978B8" w:rsidRDefault="00AF514B" w:rsidP="00AF514B">
      <w:pPr>
        <w:spacing w:after="0" w:line="360" w:lineRule="auto"/>
        <w:ind w:firstLine="709"/>
        <w:jc w:val="both"/>
        <w:rPr>
          <w:rFonts w:ascii="Times New Roman" w:hAnsi="Times New Roman" w:cs="Times New Roman"/>
          <w:sz w:val="24"/>
          <w:szCs w:val="24"/>
          <w:lang w:val="en-US"/>
        </w:rPr>
      </w:pPr>
      <w:commentRangeStart w:id="247"/>
      <w:r w:rsidRPr="00AF514B">
        <w:rPr>
          <w:rFonts w:ascii="Times New Roman" w:hAnsi="Times New Roman" w:cs="Times New Roman"/>
          <w:sz w:val="24"/>
          <w:szCs w:val="24"/>
          <w:lang w:val="en-US"/>
        </w:rPr>
        <w:t xml:space="preserve">This study aimed to estimate the potential deviations between true and phylogenetic age due to extinction rates and speciation modes. We identified that budding and anagenetic speciation considerably influence the mismatch between phylogenetic age and true species age. By contrast, when a clade speciated under bifurcating speciation and possesses a low extinction rate due to phylogenies' bifurcating node structure, phylogenetic age is a good proxy of species age; nevertheless, the tree's overall error rate augments exponentially with higher extinction rates. Thus, inferences made with phylogenetic age should be taken with caution. Besides pointing out these shortfalls, we proposed a probabilistic estimator, based on the birth-death process, to correct species age under the assumption of bifurcating speciation. We showed that the probabilistic estimator has a good performance, particularly in high extinction scenarios, both in the overall age accuracy of the phylogenetic tree and when species ages are used in eco-evolutionary analyses. Thus, we advise its implementation when the assumptions are met. We hope this paper will stimulate discussions about the </w:t>
      </w:r>
      <w:r w:rsidRPr="00AF514B">
        <w:rPr>
          <w:rFonts w:ascii="Times New Roman" w:hAnsi="Times New Roman" w:cs="Times New Roman"/>
          <w:sz w:val="24"/>
          <w:szCs w:val="24"/>
          <w:lang w:val="en-US"/>
        </w:rPr>
        <w:lastRenderedPageBreak/>
        <w:t>evolutionary information in phylogenetic trees and a critical evaluation of the pertinence of using them to infer species ages.</w:t>
      </w:r>
      <w:commentRangeEnd w:id="247"/>
      <w:r>
        <w:rPr>
          <w:rStyle w:val="Refdecomentario"/>
        </w:rPr>
        <w:commentReference w:id="247"/>
      </w:r>
    </w:p>
    <w:p w14:paraId="59423640" w14:textId="77777777" w:rsidR="00AF514B" w:rsidRDefault="00AF514B" w:rsidP="00AF514B">
      <w:pPr>
        <w:spacing w:after="0" w:line="360" w:lineRule="auto"/>
        <w:ind w:firstLine="709"/>
        <w:jc w:val="both"/>
        <w:rPr>
          <w:rFonts w:ascii="Times New Roman" w:hAnsi="Times New Roman" w:cs="Times New Roman"/>
          <w:sz w:val="24"/>
          <w:szCs w:val="24"/>
          <w:lang w:val="en-US"/>
        </w:rPr>
      </w:pPr>
    </w:p>
    <w:p w14:paraId="35FFA3B6" w14:textId="77777777" w:rsidR="009978B8" w:rsidRDefault="00000000">
      <w:pPr>
        <w:spacing w:after="0" w:line="360" w:lineRule="auto"/>
        <w:jc w:val="both"/>
        <w:rPr>
          <w:rFonts w:ascii="Times New Roman" w:hAnsi="Times New Roman" w:cs="Times New Roman"/>
          <w:sz w:val="24"/>
          <w:szCs w:val="24"/>
          <w:lang w:val="en-US"/>
        </w:rPr>
      </w:pPr>
      <w:r>
        <w:rPr>
          <w:noProof/>
        </w:rPr>
        <w:drawing>
          <wp:inline distT="0" distB="0" distL="0" distR="0" wp14:anchorId="08149792" wp14:editId="6C6DEF36">
            <wp:extent cx="4945380" cy="40487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srcRect l="22246" t="10834" r="22355" b="8556"/>
                    <a:stretch>
                      <a:fillRect/>
                    </a:stretch>
                  </pic:blipFill>
                  <pic:spPr bwMode="auto">
                    <a:xfrm>
                      <a:off x="0" y="0"/>
                      <a:ext cx="4945380" cy="4048760"/>
                    </a:xfrm>
                    <a:prstGeom prst="rect">
                      <a:avLst/>
                    </a:prstGeom>
                    <a:ln w="12700">
                      <a:noFill/>
                    </a:ln>
                  </pic:spPr>
                </pic:pic>
              </a:graphicData>
            </a:graphic>
          </wp:inline>
        </w:drawing>
      </w:r>
    </w:p>
    <w:p w14:paraId="2B383C95" w14:textId="316AD95D"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w:t>
      </w:r>
      <w:r w:rsidR="00A9166F">
        <w:rPr>
          <w:rFonts w:ascii="Times New Roman" w:hAnsi="Times New Roman" w:cs="Times New Roman"/>
          <w:sz w:val="24"/>
          <w:szCs w:val="24"/>
          <w:lang w:val="en-US"/>
        </w:rPr>
        <w:t>fossil</w:t>
      </w:r>
      <w:r>
        <w:rPr>
          <w:rFonts w:ascii="Times New Roman" w:hAnsi="Times New Roman" w:cs="Times New Roman"/>
          <w:sz w:val="24"/>
          <w:szCs w:val="24"/>
          <w:lang w:val="en-US"/>
        </w:rPr>
        <w:t xml:space="preserve">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fldLock="1"/>
      </w:r>
      <w:r w:rsidR="00230579">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Silvestro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fldLock="1"/>
      </w:r>
      <w:r w:rsidR="00230579">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fldLock="1"/>
      </w:r>
      <w:r w:rsidR="00230579">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2778F433" w14:textId="77777777" w:rsidR="009978B8" w:rsidRDefault="009978B8">
      <w:pPr>
        <w:spacing w:after="0" w:line="360" w:lineRule="auto"/>
        <w:ind w:firstLine="709"/>
        <w:jc w:val="both"/>
        <w:rPr>
          <w:rFonts w:ascii="Times New Roman" w:hAnsi="Times New Roman" w:cs="Times New Roman"/>
          <w:sz w:val="24"/>
          <w:szCs w:val="24"/>
          <w:lang w:val="en-US"/>
        </w:rPr>
      </w:pPr>
    </w:p>
    <w:p w14:paraId="663D1AB9" w14:textId="77777777" w:rsidR="009978B8" w:rsidRDefault="009978B8">
      <w:pPr>
        <w:spacing w:after="0" w:line="360" w:lineRule="auto"/>
        <w:ind w:firstLine="709"/>
        <w:jc w:val="both"/>
        <w:rPr>
          <w:rFonts w:ascii="Times New Roman" w:hAnsi="Times New Roman" w:cs="Times New Roman"/>
          <w:sz w:val="24"/>
          <w:szCs w:val="24"/>
          <w:lang w:val="en-US"/>
        </w:rPr>
      </w:pPr>
    </w:p>
    <w:p w14:paraId="51370F03" w14:textId="77777777" w:rsidR="009978B8" w:rsidRDefault="009978B8">
      <w:pPr>
        <w:spacing w:after="0" w:line="360" w:lineRule="auto"/>
        <w:jc w:val="both"/>
        <w:rPr>
          <w:rFonts w:ascii="Times New Roman" w:hAnsi="Times New Roman" w:cs="Times New Roman"/>
          <w:sz w:val="24"/>
          <w:szCs w:val="24"/>
          <w:lang w:val="en-US"/>
        </w:rPr>
      </w:pPr>
    </w:p>
    <w:p w14:paraId="4847BDD5" w14:textId="77777777" w:rsidR="009978B8" w:rsidRDefault="009978B8">
      <w:pPr>
        <w:spacing w:after="0" w:line="360" w:lineRule="auto"/>
        <w:jc w:val="both"/>
        <w:rPr>
          <w:rFonts w:ascii="Times New Roman" w:hAnsi="Times New Roman" w:cs="Times New Roman"/>
          <w:sz w:val="24"/>
          <w:szCs w:val="24"/>
          <w:lang w:val="en-US"/>
        </w:rPr>
      </w:pPr>
    </w:p>
    <w:p w14:paraId="034A62C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D288E4E" wp14:editId="67FA6CBF">
            <wp:extent cx="5923280" cy="33312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5"/>
                    <a:stretch>
                      <a:fillRect/>
                    </a:stretch>
                  </pic:blipFill>
                  <pic:spPr bwMode="auto">
                    <a:xfrm>
                      <a:off x="0" y="0"/>
                      <a:ext cx="5923280" cy="3331210"/>
                    </a:xfrm>
                    <a:prstGeom prst="rect">
                      <a:avLst/>
                    </a:prstGeom>
                    <a:ln w="12700">
                      <a:noFill/>
                    </a:ln>
                  </pic:spPr>
                </pic:pic>
              </a:graphicData>
            </a:graphic>
          </wp:inline>
        </w:drawing>
      </w:r>
    </w:p>
    <w:p w14:paraId="57BB5FC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4A572593" w14:textId="77777777" w:rsidR="009978B8" w:rsidRDefault="009978B8">
      <w:pPr>
        <w:spacing w:after="0" w:line="360" w:lineRule="auto"/>
        <w:jc w:val="both"/>
        <w:rPr>
          <w:rFonts w:ascii="Times New Roman" w:hAnsi="Times New Roman" w:cs="Times New Roman"/>
          <w:b/>
          <w:bCs/>
          <w:sz w:val="24"/>
          <w:szCs w:val="24"/>
          <w:lang w:val="en-US"/>
        </w:rPr>
      </w:pPr>
    </w:p>
    <w:p w14:paraId="0C494AAD" w14:textId="77777777" w:rsidR="009978B8" w:rsidRDefault="009978B8">
      <w:pPr>
        <w:spacing w:after="0" w:line="360" w:lineRule="auto"/>
        <w:ind w:firstLine="709"/>
        <w:jc w:val="both"/>
        <w:rPr>
          <w:rFonts w:ascii="Times New Roman" w:hAnsi="Times New Roman" w:cs="Times New Roman"/>
          <w:sz w:val="24"/>
          <w:szCs w:val="24"/>
          <w:lang w:val="en-US"/>
        </w:rPr>
      </w:pPr>
    </w:p>
    <w:p w14:paraId="72C29341" w14:textId="77777777" w:rsidR="009978B8" w:rsidRDefault="009978B8">
      <w:pPr>
        <w:spacing w:after="0" w:line="360" w:lineRule="auto"/>
        <w:jc w:val="both"/>
        <w:rPr>
          <w:rFonts w:ascii="Times New Roman" w:hAnsi="Times New Roman" w:cs="Times New Roman"/>
          <w:b/>
          <w:bCs/>
          <w:sz w:val="24"/>
          <w:szCs w:val="24"/>
          <w:lang w:val="en-US"/>
        </w:rPr>
      </w:pPr>
    </w:p>
    <w:p w14:paraId="2D981E99" w14:textId="77777777" w:rsidR="009978B8" w:rsidRDefault="009978B8">
      <w:pPr>
        <w:spacing w:after="0" w:line="360" w:lineRule="auto"/>
        <w:jc w:val="both"/>
        <w:rPr>
          <w:rFonts w:ascii="Times New Roman" w:hAnsi="Times New Roman" w:cs="Times New Roman"/>
          <w:b/>
          <w:bCs/>
          <w:sz w:val="24"/>
          <w:szCs w:val="24"/>
          <w:lang w:val="en-US"/>
        </w:rPr>
      </w:pPr>
    </w:p>
    <w:p w14:paraId="3FDAA255" w14:textId="77777777" w:rsidR="009978B8" w:rsidRDefault="009978B8">
      <w:pPr>
        <w:spacing w:after="0" w:line="360" w:lineRule="auto"/>
        <w:jc w:val="both"/>
        <w:rPr>
          <w:rFonts w:ascii="Times New Roman" w:hAnsi="Times New Roman" w:cs="Times New Roman"/>
          <w:b/>
          <w:bCs/>
          <w:sz w:val="24"/>
          <w:szCs w:val="24"/>
          <w:lang w:val="en-US"/>
        </w:rPr>
      </w:pPr>
    </w:p>
    <w:p w14:paraId="41926D0C" w14:textId="77777777" w:rsidR="009978B8" w:rsidRDefault="009978B8">
      <w:pPr>
        <w:spacing w:after="0" w:line="360" w:lineRule="auto"/>
        <w:jc w:val="both"/>
        <w:rPr>
          <w:rFonts w:ascii="Times New Roman" w:hAnsi="Times New Roman" w:cs="Times New Roman"/>
          <w:b/>
          <w:bCs/>
          <w:sz w:val="24"/>
          <w:szCs w:val="24"/>
          <w:lang w:val="en-US"/>
        </w:rPr>
      </w:pPr>
    </w:p>
    <w:p w14:paraId="296E3ADB" w14:textId="77777777" w:rsidR="009978B8" w:rsidRDefault="009978B8">
      <w:pPr>
        <w:spacing w:after="0" w:line="360" w:lineRule="auto"/>
        <w:jc w:val="both"/>
        <w:rPr>
          <w:rFonts w:ascii="Times New Roman" w:hAnsi="Times New Roman" w:cs="Times New Roman"/>
          <w:b/>
          <w:bCs/>
          <w:sz w:val="24"/>
          <w:szCs w:val="24"/>
          <w:lang w:val="en-US"/>
        </w:rPr>
      </w:pPr>
    </w:p>
    <w:p w14:paraId="127A04C1"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115D768C" wp14:editId="499985AB">
            <wp:extent cx="5851525" cy="413131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5851525" cy="4131310"/>
                    </a:xfrm>
                    <a:prstGeom prst="rect">
                      <a:avLst/>
                    </a:prstGeom>
                  </pic:spPr>
                </pic:pic>
              </a:graphicData>
            </a:graphic>
          </wp:inline>
        </w:drawing>
      </w:r>
    </w:p>
    <w:p w14:paraId="6E152665" w14:textId="2512E095"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extinction fraction for bifurcating (left) and budding (right) speciation. Each point represents a species and both ages, true and phylogenetic, are scaled to the root age of the correspondent phylogenetic tree. </w:t>
      </w:r>
    </w:p>
    <w:p w14:paraId="3C6ED911" w14:textId="77777777" w:rsidR="009978B8" w:rsidRDefault="009978B8">
      <w:pPr>
        <w:spacing w:after="0" w:line="360" w:lineRule="auto"/>
        <w:jc w:val="both"/>
        <w:rPr>
          <w:rFonts w:ascii="Times New Roman" w:hAnsi="Times New Roman" w:cs="Times New Roman"/>
          <w:b/>
          <w:bCs/>
          <w:sz w:val="24"/>
          <w:szCs w:val="24"/>
          <w:lang w:val="en-US"/>
        </w:rPr>
      </w:pPr>
    </w:p>
    <w:p w14:paraId="038A3C11" w14:textId="77777777" w:rsidR="009978B8" w:rsidRDefault="009978B8">
      <w:pPr>
        <w:spacing w:after="0" w:line="360" w:lineRule="auto"/>
        <w:jc w:val="both"/>
        <w:rPr>
          <w:rFonts w:ascii="Times New Roman" w:hAnsi="Times New Roman" w:cs="Times New Roman"/>
          <w:b/>
          <w:bCs/>
          <w:sz w:val="24"/>
          <w:szCs w:val="24"/>
          <w:lang w:val="en-US"/>
        </w:rPr>
      </w:pPr>
    </w:p>
    <w:p w14:paraId="692F1850" w14:textId="77777777" w:rsidR="009978B8" w:rsidRDefault="009978B8">
      <w:pPr>
        <w:spacing w:after="0" w:line="360" w:lineRule="auto"/>
        <w:jc w:val="both"/>
        <w:rPr>
          <w:rFonts w:ascii="Times New Roman" w:hAnsi="Times New Roman" w:cs="Times New Roman"/>
          <w:b/>
          <w:bCs/>
          <w:sz w:val="24"/>
          <w:szCs w:val="24"/>
          <w:lang w:val="en-US"/>
        </w:rPr>
      </w:pPr>
    </w:p>
    <w:p w14:paraId="4EC4A17C" w14:textId="77777777" w:rsidR="009978B8" w:rsidRDefault="009978B8">
      <w:pPr>
        <w:spacing w:after="0" w:line="360" w:lineRule="auto"/>
        <w:jc w:val="both"/>
        <w:rPr>
          <w:rFonts w:ascii="Times New Roman" w:hAnsi="Times New Roman" w:cs="Times New Roman"/>
          <w:b/>
          <w:bCs/>
          <w:sz w:val="24"/>
          <w:szCs w:val="24"/>
          <w:lang w:val="en-US"/>
        </w:rPr>
      </w:pPr>
    </w:p>
    <w:p w14:paraId="6873E584" w14:textId="77777777" w:rsidR="009978B8" w:rsidRDefault="009978B8">
      <w:pPr>
        <w:spacing w:after="0" w:line="360" w:lineRule="auto"/>
        <w:jc w:val="both"/>
        <w:rPr>
          <w:rFonts w:ascii="Times New Roman" w:hAnsi="Times New Roman" w:cs="Times New Roman"/>
          <w:b/>
          <w:bCs/>
          <w:sz w:val="24"/>
          <w:szCs w:val="24"/>
          <w:lang w:val="en-US"/>
        </w:rPr>
      </w:pPr>
    </w:p>
    <w:p w14:paraId="4138E021" w14:textId="77777777" w:rsidR="009978B8" w:rsidRDefault="009978B8">
      <w:pPr>
        <w:spacing w:after="0" w:line="360" w:lineRule="auto"/>
        <w:jc w:val="both"/>
        <w:rPr>
          <w:rFonts w:ascii="Times New Roman" w:hAnsi="Times New Roman" w:cs="Times New Roman"/>
          <w:b/>
          <w:bCs/>
          <w:sz w:val="24"/>
          <w:szCs w:val="24"/>
          <w:lang w:val="en-US"/>
        </w:rPr>
      </w:pPr>
    </w:p>
    <w:p w14:paraId="3DFB3066" w14:textId="77777777" w:rsidR="009978B8" w:rsidRDefault="009978B8">
      <w:pPr>
        <w:spacing w:after="0" w:line="360" w:lineRule="auto"/>
        <w:jc w:val="both"/>
        <w:rPr>
          <w:rFonts w:ascii="Times New Roman" w:hAnsi="Times New Roman" w:cs="Times New Roman"/>
          <w:b/>
          <w:bCs/>
          <w:sz w:val="24"/>
          <w:szCs w:val="24"/>
          <w:lang w:val="en-US"/>
        </w:rPr>
      </w:pPr>
    </w:p>
    <w:p w14:paraId="687C8DCC" w14:textId="77777777" w:rsidR="009978B8" w:rsidRDefault="009978B8">
      <w:pPr>
        <w:spacing w:after="0" w:line="360" w:lineRule="auto"/>
        <w:jc w:val="both"/>
        <w:rPr>
          <w:rFonts w:ascii="Times New Roman" w:hAnsi="Times New Roman" w:cs="Times New Roman"/>
          <w:b/>
          <w:bCs/>
          <w:sz w:val="24"/>
          <w:szCs w:val="24"/>
          <w:lang w:val="en-US"/>
        </w:rPr>
      </w:pPr>
    </w:p>
    <w:p w14:paraId="0D58B5A9" w14:textId="77777777" w:rsidR="009978B8" w:rsidRDefault="009978B8">
      <w:pPr>
        <w:spacing w:after="0" w:line="360" w:lineRule="auto"/>
        <w:jc w:val="both"/>
        <w:rPr>
          <w:rFonts w:ascii="Times New Roman" w:hAnsi="Times New Roman" w:cs="Times New Roman"/>
          <w:b/>
          <w:bCs/>
          <w:sz w:val="24"/>
          <w:szCs w:val="24"/>
          <w:lang w:val="en-US"/>
        </w:rPr>
      </w:pPr>
    </w:p>
    <w:p w14:paraId="1F3DD31D" w14:textId="77777777" w:rsidR="009978B8" w:rsidRDefault="009978B8">
      <w:pPr>
        <w:spacing w:after="0" w:line="360" w:lineRule="auto"/>
        <w:jc w:val="both"/>
        <w:rPr>
          <w:rFonts w:ascii="Times New Roman" w:hAnsi="Times New Roman" w:cs="Times New Roman"/>
          <w:b/>
          <w:bCs/>
          <w:sz w:val="24"/>
          <w:szCs w:val="24"/>
          <w:lang w:val="en-US"/>
        </w:rPr>
      </w:pPr>
    </w:p>
    <w:p w14:paraId="21D8B449" w14:textId="77777777" w:rsidR="009978B8" w:rsidRDefault="009978B8">
      <w:pPr>
        <w:spacing w:after="0" w:line="360" w:lineRule="auto"/>
        <w:jc w:val="both"/>
        <w:rPr>
          <w:rFonts w:ascii="Times New Roman" w:hAnsi="Times New Roman" w:cs="Times New Roman"/>
          <w:b/>
          <w:bCs/>
          <w:sz w:val="24"/>
          <w:szCs w:val="24"/>
          <w:lang w:val="en-US"/>
        </w:rPr>
      </w:pPr>
    </w:p>
    <w:p w14:paraId="11892991" w14:textId="77777777" w:rsidR="009978B8" w:rsidRDefault="009978B8">
      <w:pPr>
        <w:spacing w:after="0" w:line="360" w:lineRule="auto"/>
        <w:jc w:val="both"/>
        <w:rPr>
          <w:rFonts w:ascii="Times New Roman" w:hAnsi="Times New Roman" w:cs="Times New Roman"/>
          <w:b/>
          <w:bCs/>
          <w:sz w:val="24"/>
          <w:szCs w:val="24"/>
          <w:lang w:val="en-US"/>
        </w:rPr>
      </w:pPr>
    </w:p>
    <w:p w14:paraId="560C595F" w14:textId="77777777" w:rsidR="009978B8" w:rsidRDefault="00000000">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21A9BC6D" wp14:editId="07AE6A22">
            <wp:extent cx="5671820" cy="378206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7"/>
                    <a:stretch>
                      <a:fillRect/>
                    </a:stretch>
                  </pic:blipFill>
                  <pic:spPr bwMode="auto">
                    <a:xfrm>
                      <a:off x="0" y="0"/>
                      <a:ext cx="5671820" cy="3782060"/>
                    </a:xfrm>
                    <a:prstGeom prst="rect">
                      <a:avLst/>
                    </a:prstGeom>
                  </pic:spPr>
                </pic:pic>
              </a:graphicData>
            </a:graphic>
          </wp:inline>
        </w:drawing>
      </w:r>
    </w:p>
    <w:p w14:paraId="32CD661B"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4.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bifurcating (left) and budding speciation (right). Each dot represents one replicate of the 300 trees for each speciation mode using different rates of speciation and extinction fraction. </w:t>
      </w:r>
    </w:p>
    <w:p w14:paraId="0CD2F66C" w14:textId="77777777" w:rsidR="009978B8" w:rsidRDefault="009978B8">
      <w:pPr>
        <w:spacing w:after="0" w:line="360" w:lineRule="auto"/>
        <w:jc w:val="both"/>
        <w:rPr>
          <w:rFonts w:ascii="Times New Roman" w:hAnsi="Times New Roman" w:cs="Times New Roman"/>
          <w:b/>
          <w:bCs/>
          <w:sz w:val="24"/>
          <w:szCs w:val="24"/>
          <w:lang w:val="en-US"/>
        </w:rPr>
      </w:pPr>
    </w:p>
    <w:p w14:paraId="14445432" w14:textId="77777777" w:rsidR="009978B8" w:rsidRDefault="009978B8">
      <w:pPr>
        <w:spacing w:after="0" w:line="360" w:lineRule="auto"/>
        <w:jc w:val="both"/>
      </w:pPr>
    </w:p>
    <w:p w14:paraId="1C5EB62B" w14:textId="77777777" w:rsidR="009978B8" w:rsidRDefault="009978B8">
      <w:pPr>
        <w:spacing w:after="0" w:line="360" w:lineRule="auto"/>
        <w:jc w:val="both"/>
      </w:pPr>
    </w:p>
    <w:p w14:paraId="787F4557" w14:textId="77777777" w:rsidR="009978B8" w:rsidRDefault="009978B8">
      <w:pPr>
        <w:spacing w:after="0" w:line="360" w:lineRule="auto"/>
        <w:jc w:val="both"/>
      </w:pPr>
    </w:p>
    <w:p w14:paraId="459423E0" w14:textId="77777777" w:rsidR="009978B8" w:rsidRDefault="009978B8">
      <w:pPr>
        <w:spacing w:after="0" w:line="360" w:lineRule="auto"/>
        <w:jc w:val="both"/>
      </w:pPr>
    </w:p>
    <w:p w14:paraId="5F311939" w14:textId="77777777" w:rsidR="009978B8" w:rsidRDefault="009978B8">
      <w:pPr>
        <w:spacing w:after="0" w:line="360" w:lineRule="auto"/>
        <w:jc w:val="both"/>
      </w:pPr>
    </w:p>
    <w:p w14:paraId="79A1792B" w14:textId="77777777" w:rsidR="009978B8" w:rsidRDefault="009978B8">
      <w:pPr>
        <w:spacing w:after="0" w:line="360" w:lineRule="auto"/>
        <w:jc w:val="both"/>
      </w:pPr>
    </w:p>
    <w:p w14:paraId="42B2622E" w14:textId="77777777" w:rsidR="009978B8" w:rsidRDefault="009978B8">
      <w:pPr>
        <w:spacing w:after="0" w:line="360" w:lineRule="auto"/>
        <w:jc w:val="both"/>
      </w:pPr>
    </w:p>
    <w:p w14:paraId="506D466B" w14:textId="77777777" w:rsidR="009978B8" w:rsidRDefault="009978B8">
      <w:pPr>
        <w:spacing w:after="0" w:line="360" w:lineRule="auto"/>
        <w:jc w:val="both"/>
      </w:pPr>
    </w:p>
    <w:p w14:paraId="0B334A32" w14:textId="77777777" w:rsidR="009978B8" w:rsidRDefault="009978B8">
      <w:pPr>
        <w:spacing w:after="0" w:line="360" w:lineRule="auto"/>
        <w:jc w:val="both"/>
      </w:pPr>
    </w:p>
    <w:p w14:paraId="49B2130A" w14:textId="77777777" w:rsidR="009978B8" w:rsidRDefault="009978B8">
      <w:pPr>
        <w:spacing w:after="0" w:line="360" w:lineRule="auto"/>
        <w:jc w:val="both"/>
      </w:pPr>
    </w:p>
    <w:p w14:paraId="4F914D49" w14:textId="77777777" w:rsidR="009978B8" w:rsidRDefault="009978B8">
      <w:pPr>
        <w:spacing w:after="0" w:line="360" w:lineRule="auto"/>
        <w:jc w:val="both"/>
      </w:pPr>
    </w:p>
    <w:p w14:paraId="144EBD84" w14:textId="77777777" w:rsidR="009978B8" w:rsidRDefault="00000000">
      <w:pPr>
        <w:spacing w:after="0" w:line="360" w:lineRule="auto"/>
        <w:jc w:val="both"/>
      </w:pPr>
      <w:r>
        <w:rPr>
          <w:noProof/>
        </w:rPr>
        <w:lastRenderedPageBreak/>
        <w:drawing>
          <wp:inline distT="0" distB="0" distL="0" distR="0" wp14:anchorId="492A473C" wp14:editId="75FB9B11">
            <wp:extent cx="5398135" cy="5398135"/>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noChangeArrowheads="1"/>
                    </pic:cNvPicPr>
                  </pic:nvPicPr>
                  <pic:blipFill>
                    <a:blip r:embed="rId18"/>
                    <a:stretch>
                      <a:fillRect/>
                    </a:stretch>
                  </pic:blipFill>
                  <pic:spPr bwMode="auto">
                    <a:xfrm>
                      <a:off x="0" y="0"/>
                      <a:ext cx="5398135" cy="5398135"/>
                    </a:xfrm>
                    <a:prstGeom prst="rect">
                      <a:avLst/>
                    </a:prstGeom>
                  </pic:spPr>
                </pic:pic>
              </a:graphicData>
            </a:graphic>
          </wp:inline>
        </w:drawing>
      </w:r>
    </w:p>
    <w:p w14:paraId="2BC93C2F" w14:textId="7D76D8C8" w:rsidR="009978B8" w:rsidRDefault="00000000">
      <w:pPr>
        <w:spacing w:after="0" w:line="360" w:lineRule="auto"/>
        <w:jc w:val="both"/>
        <w:rPr>
          <w:rFonts w:ascii="Times New Roman" w:hAnsi="Times New Roman" w:cs="Times New Roman"/>
          <w:sz w:val="24"/>
          <w:szCs w:val="24"/>
          <w:lang w:val="en-US"/>
        </w:rPr>
      </w:pPr>
      <w:commentRangeStart w:id="248"/>
      <w:r>
        <w:rPr>
          <w:rFonts w:ascii="Times New Roman" w:hAnsi="Times New Roman" w:cs="Times New Roman"/>
          <w:b/>
          <w:bCs/>
          <w:sz w:val="24"/>
          <w:szCs w:val="24"/>
          <w:lang w:val="en-US"/>
        </w:rPr>
        <w:t xml:space="preserve">Figure 5. </w:t>
      </w:r>
      <w:commentRangeEnd w:id="248"/>
      <w:r>
        <w:commentReference w:id="248"/>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621698A2" w14:textId="77777777" w:rsidR="009978B8" w:rsidRDefault="009978B8">
      <w:pPr>
        <w:spacing w:after="0" w:line="360" w:lineRule="auto"/>
        <w:jc w:val="both"/>
        <w:rPr>
          <w:rFonts w:ascii="Times New Roman" w:hAnsi="Times New Roman" w:cs="Times New Roman"/>
          <w:sz w:val="24"/>
          <w:szCs w:val="24"/>
          <w:lang w:val="en-US"/>
        </w:rPr>
      </w:pPr>
    </w:p>
    <w:p w14:paraId="17EA7C96" w14:textId="77777777" w:rsidR="009978B8" w:rsidRDefault="009978B8">
      <w:pPr>
        <w:spacing w:after="0" w:line="360" w:lineRule="auto"/>
        <w:jc w:val="both"/>
        <w:rPr>
          <w:rFonts w:ascii="Times New Roman" w:hAnsi="Times New Roman" w:cs="Times New Roman"/>
          <w:sz w:val="24"/>
          <w:szCs w:val="24"/>
          <w:lang w:val="en-US"/>
        </w:rPr>
      </w:pPr>
    </w:p>
    <w:p w14:paraId="19BA3207"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078C5F3" wp14:editId="444ECEF9">
            <wp:extent cx="5398135" cy="539813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19"/>
                    <a:stretch>
                      <a:fillRect/>
                    </a:stretch>
                  </pic:blipFill>
                  <pic:spPr bwMode="auto">
                    <a:xfrm>
                      <a:off x="0" y="0"/>
                      <a:ext cx="5398135" cy="5398135"/>
                    </a:xfrm>
                    <a:prstGeom prst="rect">
                      <a:avLst/>
                    </a:prstGeom>
                  </pic:spPr>
                </pic:pic>
              </a:graphicData>
            </a:graphic>
          </wp:inline>
        </w:drawing>
      </w:r>
    </w:p>
    <w:p w14:paraId="171DFE7A" w14:textId="0F37678B"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6.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74B8502E" w14:textId="77777777" w:rsidR="009978B8" w:rsidRDefault="009978B8">
      <w:pPr>
        <w:spacing w:after="0" w:line="360" w:lineRule="auto"/>
        <w:jc w:val="both"/>
        <w:rPr>
          <w:rFonts w:ascii="Times New Roman" w:hAnsi="Times New Roman" w:cs="Times New Roman"/>
          <w:sz w:val="24"/>
          <w:szCs w:val="24"/>
          <w:lang w:val="en-US"/>
        </w:rPr>
      </w:pPr>
    </w:p>
    <w:p w14:paraId="5DE8E7F3" w14:textId="553A7A0D" w:rsidR="009978B8" w:rsidRDefault="009978B8">
      <w:pPr>
        <w:spacing w:after="0" w:line="360" w:lineRule="auto"/>
        <w:jc w:val="both"/>
        <w:rPr>
          <w:noProof/>
        </w:rPr>
      </w:pPr>
    </w:p>
    <w:p w14:paraId="0D4236AF" w14:textId="77777777" w:rsidR="006E6716" w:rsidRDefault="006E6716">
      <w:pPr>
        <w:spacing w:after="0" w:line="360" w:lineRule="auto"/>
        <w:jc w:val="both"/>
        <w:rPr>
          <w:noProof/>
        </w:rPr>
      </w:pPr>
    </w:p>
    <w:p w14:paraId="09B23B7C" w14:textId="18138299" w:rsidR="006E6716" w:rsidRDefault="006E6716">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F85F6DB" wp14:editId="20B87D11">
            <wp:extent cx="5840959" cy="3570136"/>
            <wp:effectExtent l="0" t="0" r="0" b="0"/>
            <wp:docPr id="1270030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30636" name="Imagen 1270030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6892" cy="3573762"/>
                    </a:xfrm>
                    <a:prstGeom prst="rect">
                      <a:avLst/>
                    </a:prstGeom>
                  </pic:spPr>
                </pic:pic>
              </a:graphicData>
            </a:graphic>
          </wp:inline>
        </w:drawing>
      </w:r>
    </w:p>
    <w:p w14:paraId="4B173D34" w14:textId="03415C79" w:rsidR="009978B8"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7. </w:t>
      </w:r>
      <w:r>
        <w:rPr>
          <w:rFonts w:ascii="Times New Roman" w:hAnsi="Times New Roman" w:cs="Times New Roman"/>
          <w:sz w:val="24"/>
          <w:szCs w:val="24"/>
          <w:lang w:val="en-US"/>
        </w:rPr>
        <w:t>Error in equating the</w:t>
      </w:r>
      <w:r w:rsidR="006E6716">
        <w:rPr>
          <w:rFonts w:ascii="Times New Roman" w:hAnsi="Times New Roman" w:cs="Times New Roman"/>
          <w:sz w:val="24"/>
          <w:szCs w:val="24"/>
          <w:lang w:val="en-US"/>
        </w:rPr>
        <w:t xml:space="preserve"> phylogenetic age and the probability estimator point estimates (Expected and Median)</w:t>
      </w:r>
      <w:r>
        <w:rPr>
          <w:rFonts w:ascii="Times New Roman" w:hAnsi="Times New Roman" w:cs="Times New Roman"/>
          <w:sz w:val="24"/>
          <w:szCs w:val="24"/>
          <w:lang w:val="en-US"/>
        </w:rPr>
        <w:t xml:space="preserve"> </w:t>
      </w:r>
      <w:r w:rsidR="006E6716">
        <w:rPr>
          <w:rFonts w:ascii="Times New Roman" w:hAnsi="Times New Roman" w:cs="Times New Roman"/>
          <w:sz w:val="24"/>
          <w:szCs w:val="24"/>
          <w:lang w:val="en-US"/>
        </w:rPr>
        <w:t>with true</w:t>
      </w:r>
      <w:r>
        <w:rPr>
          <w:rFonts w:ascii="Times New Roman" w:hAnsi="Times New Roman" w:cs="Times New Roman"/>
          <w:sz w:val="24"/>
          <w:szCs w:val="24"/>
          <w:lang w:val="en-US"/>
        </w:rPr>
        <w:t xml:space="preserve"> species age for three extinction scenarios (low, intermediate, and high; from left to right). The error was quantified as mean absolute percentage error (MAPE) between the true and </w:t>
      </w:r>
      <w:r w:rsidR="006E6716">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or phylogenetic ages across 100 species for each of 1000 trees for each extinction scenario simulated under bifurcating speciation.</w:t>
      </w:r>
    </w:p>
    <w:p w14:paraId="5593CB42" w14:textId="77777777" w:rsidR="009978B8" w:rsidRDefault="009978B8">
      <w:pPr>
        <w:spacing w:after="0" w:line="360" w:lineRule="auto"/>
        <w:jc w:val="both"/>
        <w:rPr>
          <w:rFonts w:ascii="Times New Roman" w:hAnsi="Times New Roman" w:cs="Times New Roman"/>
          <w:sz w:val="24"/>
          <w:szCs w:val="24"/>
          <w:lang w:val="en-US"/>
        </w:rPr>
      </w:pPr>
    </w:p>
    <w:p w14:paraId="21E974E0" w14:textId="77777777" w:rsidR="009978B8" w:rsidRDefault="009978B8">
      <w:pPr>
        <w:spacing w:after="0" w:line="360" w:lineRule="auto"/>
        <w:jc w:val="both"/>
        <w:rPr>
          <w:rFonts w:ascii="Times New Roman" w:hAnsi="Times New Roman" w:cs="Times New Roman"/>
          <w:sz w:val="24"/>
          <w:szCs w:val="24"/>
          <w:lang w:val="en-US"/>
        </w:rPr>
      </w:pPr>
    </w:p>
    <w:p w14:paraId="14357D4F" w14:textId="77777777" w:rsidR="009978B8" w:rsidRDefault="009978B8">
      <w:pPr>
        <w:spacing w:after="0" w:line="360" w:lineRule="auto"/>
        <w:jc w:val="both"/>
        <w:rPr>
          <w:rFonts w:ascii="Times New Roman" w:hAnsi="Times New Roman" w:cs="Times New Roman"/>
          <w:sz w:val="24"/>
          <w:szCs w:val="24"/>
          <w:lang w:val="en-US"/>
        </w:rPr>
      </w:pPr>
    </w:p>
    <w:p w14:paraId="6315018F" w14:textId="77777777" w:rsidR="009978B8" w:rsidRDefault="009978B8">
      <w:pPr>
        <w:spacing w:after="0" w:line="360" w:lineRule="auto"/>
        <w:jc w:val="both"/>
        <w:rPr>
          <w:rFonts w:ascii="Times New Roman" w:hAnsi="Times New Roman" w:cs="Times New Roman"/>
          <w:sz w:val="24"/>
          <w:szCs w:val="24"/>
          <w:lang w:val="en-US"/>
        </w:rPr>
      </w:pPr>
    </w:p>
    <w:p w14:paraId="37E9BE31" w14:textId="77777777" w:rsidR="009978B8" w:rsidRDefault="009978B8">
      <w:pPr>
        <w:spacing w:after="0" w:line="360" w:lineRule="auto"/>
        <w:jc w:val="both"/>
        <w:rPr>
          <w:rFonts w:ascii="Times New Roman" w:hAnsi="Times New Roman" w:cs="Times New Roman"/>
          <w:sz w:val="24"/>
          <w:szCs w:val="24"/>
          <w:lang w:val="en-US"/>
        </w:rPr>
      </w:pPr>
    </w:p>
    <w:p w14:paraId="1D321F37" w14:textId="77777777" w:rsidR="009978B8" w:rsidRDefault="009978B8">
      <w:pPr>
        <w:spacing w:after="0" w:line="360" w:lineRule="auto"/>
        <w:jc w:val="both"/>
        <w:rPr>
          <w:rFonts w:ascii="Times New Roman" w:hAnsi="Times New Roman" w:cs="Times New Roman"/>
          <w:sz w:val="24"/>
          <w:szCs w:val="24"/>
          <w:lang w:val="en-US"/>
        </w:rPr>
      </w:pPr>
    </w:p>
    <w:p w14:paraId="26E44A69" w14:textId="77777777" w:rsidR="009978B8" w:rsidRDefault="009978B8">
      <w:pPr>
        <w:spacing w:after="0" w:line="360" w:lineRule="auto"/>
        <w:jc w:val="both"/>
        <w:rPr>
          <w:rFonts w:ascii="Times New Roman" w:hAnsi="Times New Roman" w:cs="Times New Roman"/>
          <w:sz w:val="24"/>
          <w:szCs w:val="24"/>
          <w:lang w:val="en-US"/>
        </w:rPr>
      </w:pPr>
    </w:p>
    <w:p w14:paraId="1F077849" w14:textId="77777777" w:rsidR="009978B8" w:rsidRDefault="009978B8">
      <w:pPr>
        <w:spacing w:after="0" w:line="360" w:lineRule="auto"/>
        <w:jc w:val="both"/>
        <w:rPr>
          <w:rFonts w:ascii="Times New Roman" w:hAnsi="Times New Roman" w:cs="Times New Roman"/>
          <w:sz w:val="24"/>
          <w:szCs w:val="24"/>
          <w:lang w:val="en-US"/>
        </w:rPr>
      </w:pPr>
    </w:p>
    <w:p w14:paraId="7C9E4FB3" w14:textId="77777777" w:rsidR="009978B8" w:rsidRDefault="009978B8">
      <w:pPr>
        <w:spacing w:after="0" w:line="360" w:lineRule="auto"/>
        <w:jc w:val="both"/>
        <w:rPr>
          <w:rFonts w:ascii="Times New Roman" w:hAnsi="Times New Roman" w:cs="Times New Roman"/>
          <w:sz w:val="24"/>
          <w:szCs w:val="24"/>
          <w:lang w:val="en-US"/>
        </w:rPr>
      </w:pPr>
    </w:p>
    <w:p w14:paraId="6064754B" w14:textId="77777777" w:rsidR="009978B8" w:rsidRDefault="009978B8">
      <w:pPr>
        <w:spacing w:after="0" w:line="360" w:lineRule="auto"/>
        <w:jc w:val="both"/>
        <w:rPr>
          <w:rFonts w:ascii="Times New Roman" w:hAnsi="Times New Roman" w:cs="Times New Roman"/>
          <w:sz w:val="24"/>
          <w:szCs w:val="24"/>
          <w:lang w:val="en-US"/>
        </w:rPr>
      </w:pPr>
    </w:p>
    <w:p w14:paraId="08F4B469" w14:textId="77777777" w:rsidR="009978B8" w:rsidRDefault="009978B8">
      <w:pPr>
        <w:spacing w:after="0" w:line="360" w:lineRule="auto"/>
        <w:jc w:val="both"/>
        <w:rPr>
          <w:rFonts w:ascii="Times New Roman" w:hAnsi="Times New Roman" w:cs="Times New Roman"/>
          <w:sz w:val="24"/>
          <w:szCs w:val="24"/>
          <w:lang w:val="en-US"/>
        </w:rPr>
      </w:pPr>
    </w:p>
    <w:p w14:paraId="2C8A8ED2" w14:textId="77777777" w:rsidR="009978B8" w:rsidRDefault="00000000">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37F248F" wp14:editId="7FAA6214">
            <wp:extent cx="5661660" cy="6362700"/>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5661660" cy="6362700"/>
                    </a:xfrm>
                    <a:prstGeom prst="rect">
                      <a:avLst/>
                    </a:prstGeom>
                  </pic:spPr>
                </pic:pic>
              </a:graphicData>
            </a:graphic>
          </wp:inline>
        </w:drawing>
      </w:r>
    </w:p>
    <w:p w14:paraId="5A95D0AD" w14:textId="77777777" w:rsidR="009978B8"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8. </w:t>
      </w:r>
      <w:r>
        <w:rPr>
          <w:rFonts w:ascii="Times New Roman" w:hAnsi="Times New Roman" w:cs="Times New Roman"/>
          <w:sz w:val="24"/>
          <w:szCs w:val="24"/>
          <w:lang w:val="en-US"/>
        </w:rPr>
        <w:t xml:space="preserve">Positive Extinction signal comparison between True age, Phylogenetic age, and the Expected and Median age generated by the bifurcating function, for three extinction scenarios (Low, Intermediate, and High) regarding the phylogeny simulation (1000 trees). Extinction signal is represented by the conservation status categories (LC = Least Concern; NT = Near Threatened; VU = Vulnerable; EN = Endangered; CR = Critically Endangered). The Error rate is based on the percentage of trees that were estimated wrong regarding the relationship between the True age and all the Conservation status categories. </w:t>
      </w:r>
    </w:p>
    <w:p w14:paraId="40735424" w14:textId="77777777" w:rsidR="009978B8" w:rsidRDefault="00000000">
      <w:pPr>
        <w:spacing w:after="0" w:line="360" w:lineRule="auto"/>
        <w:jc w:val="both"/>
        <w:rPr>
          <w:rFonts w:ascii="Times New Roman" w:hAnsi="Times New Roman" w:cs="Times New Roman"/>
          <w:b/>
          <w:bCs/>
          <w:sz w:val="24"/>
          <w:szCs w:val="24"/>
          <w:lang w:val="en-US"/>
        </w:rPr>
      </w:pPr>
      <w:commentRangeStart w:id="249"/>
      <w:commentRangeStart w:id="250"/>
      <w:r>
        <w:rPr>
          <w:rFonts w:ascii="Times New Roman" w:hAnsi="Times New Roman" w:cs="Times New Roman"/>
          <w:b/>
          <w:bCs/>
          <w:sz w:val="24"/>
          <w:szCs w:val="24"/>
          <w:lang w:val="en-US"/>
        </w:rPr>
        <w:lastRenderedPageBreak/>
        <w:t>References</w:t>
      </w:r>
      <w:commentRangeEnd w:id="249"/>
      <w:r>
        <w:commentReference w:id="249"/>
      </w:r>
      <w:commentRangeEnd w:id="250"/>
      <w:r w:rsidR="009B2D2E">
        <w:rPr>
          <w:rStyle w:val="Refdecomentario"/>
        </w:rPr>
        <w:commentReference w:id="250"/>
      </w:r>
    </w:p>
    <w:p w14:paraId="78FCD01B" w14:textId="42C4004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230579">
        <w:rPr>
          <w:rFonts w:ascii="Times New Roman" w:hAnsi="Times New Roman" w:cs="Times New Roman"/>
          <w:noProof/>
          <w:sz w:val="24"/>
          <w:szCs w:val="24"/>
        </w:rPr>
        <w:t>Alroy, J., Marshall, C. R., Bambach, R. K., Bezusko, K., Foote, M., Fürsich,</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(2001). Effects of sampling standardization on estimates of phanerozoic marine diversification.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98</w:t>
      </w:r>
      <w:r w:rsidRPr="00230579">
        <w:rPr>
          <w:rFonts w:ascii="Times New Roman" w:hAnsi="Times New Roman" w:cs="Times New Roman"/>
          <w:noProof/>
          <w:sz w:val="24"/>
          <w:szCs w:val="24"/>
        </w:rPr>
        <w:t>(11), 6261–6266. doi: 10.1073/pnas.111144698</w:t>
      </w:r>
    </w:p>
    <w:p w14:paraId="15C8A1D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Anacker, B. L., &amp; Strauss, S. Y. (2014). The geography and ecology of plant speciation: Range overlap and niche divergence in sister species.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281</w:t>
      </w:r>
      <w:r w:rsidRPr="00230579">
        <w:rPr>
          <w:rFonts w:ascii="Times New Roman" w:hAnsi="Times New Roman" w:cs="Times New Roman"/>
          <w:noProof/>
          <w:sz w:val="24"/>
          <w:szCs w:val="24"/>
        </w:rPr>
        <w:t>(1778). doi: 10.1098/rspb.2013.2980</w:t>
      </w:r>
    </w:p>
    <w:p w14:paraId="4CF626C0"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Aze, T., Ezard, T. H. G., Purvis, A., Coxall, H. K., Stewart, D. R. M., Wade, B. S., &amp; Pearson, P. N. (2011). A phylogeny of Cenozoic macroperforate planktonic foraminifera from fossil data. </w:t>
      </w:r>
      <w:r w:rsidRPr="00230579">
        <w:rPr>
          <w:rFonts w:ascii="Times New Roman" w:hAnsi="Times New Roman" w:cs="Times New Roman"/>
          <w:i/>
          <w:iCs/>
          <w:noProof/>
          <w:sz w:val="24"/>
          <w:szCs w:val="24"/>
        </w:rPr>
        <w:t>Biological Reviews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86</w:t>
      </w:r>
      <w:r w:rsidRPr="00230579">
        <w:rPr>
          <w:rFonts w:ascii="Times New Roman" w:hAnsi="Times New Roman" w:cs="Times New Roman"/>
          <w:noProof/>
          <w:sz w:val="24"/>
          <w:szCs w:val="24"/>
        </w:rPr>
        <w:t>(4), 900–927. doi: 10.1111/j.1469-185X.2011.00178.x</w:t>
      </w:r>
    </w:p>
    <w:p w14:paraId="1A39659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Balmford, A. (1996). Extinction filters and current resilience: The significance of past selection pressures for conservation biology.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doi: 10.1016/0169-5347(96)10026-4</w:t>
      </w:r>
    </w:p>
    <w:p w14:paraId="26FA795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Barido-Sottani, J., Pett, W., O’Reilly, J. E., &amp; Warnock, R. C. M. (2019). FossilSim: An r package for simulating fossil occurrence data under mechanistic models of preservation and recovery.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10</w:t>
      </w:r>
      <w:r w:rsidRPr="00230579">
        <w:rPr>
          <w:rFonts w:ascii="Times New Roman" w:hAnsi="Times New Roman" w:cs="Times New Roman"/>
          <w:noProof/>
          <w:sz w:val="24"/>
          <w:szCs w:val="24"/>
        </w:rPr>
        <w:t>(6), 835–840. doi: 10.1111/2041-210X.13170</w:t>
      </w:r>
    </w:p>
    <w:p w14:paraId="720ED121" w14:textId="527036F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&amp; Vogler, A. P. (2000). Detecting the geographical pattern of speciation from species-level phylogenies. </w:t>
      </w:r>
      <w:r w:rsidRPr="00230579">
        <w:rPr>
          <w:rFonts w:ascii="Times New Roman" w:hAnsi="Times New Roman" w:cs="Times New Roman"/>
          <w:i/>
          <w:iCs/>
          <w:noProof/>
          <w:sz w:val="24"/>
          <w:szCs w:val="24"/>
        </w:rPr>
        <w:t>The 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155</w:t>
      </w:r>
      <w:r w:rsidRPr="00230579">
        <w:rPr>
          <w:rFonts w:ascii="Times New Roman" w:hAnsi="Times New Roman" w:cs="Times New Roman"/>
          <w:noProof/>
          <w:sz w:val="24"/>
          <w:szCs w:val="24"/>
        </w:rPr>
        <w:t>(4), 419–434.</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10.1086/303332</w:t>
      </w:r>
    </w:p>
    <w:p w14:paraId="3D79D1D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Barraclough, T. G., Vogler, A. P., &amp; Harvey, P. H. (1998). Revealing the factors that promote speciation. </w:t>
      </w:r>
      <w:r w:rsidRPr="00230579">
        <w:rPr>
          <w:rFonts w:ascii="Times New Roman" w:hAnsi="Times New Roman" w:cs="Times New Roman"/>
          <w:i/>
          <w:iCs/>
          <w:noProof/>
          <w:sz w:val="24"/>
          <w:szCs w:val="24"/>
        </w:rPr>
        <w:t>Philosophical Transactions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353</w:t>
      </w:r>
      <w:r w:rsidRPr="00230579">
        <w:rPr>
          <w:rFonts w:ascii="Times New Roman" w:hAnsi="Times New Roman" w:cs="Times New Roman"/>
          <w:noProof/>
          <w:sz w:val="24"/>
          <w:szCs w:val="24"/>
        </w:rPr>
        <w:t>(1366), 241–249. doi: 10.1098/rstb.1998.0206</w:t>
      </w:r>
    </w:p>
    <w:p w14:paraId="0574839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Baum, D. A., Smith, S. D. W., &amp; Donovan, S. S. S. (2005). The tree-thinking challenge.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310</w:t>
      </w:r>
      <w:r w:rsidRPr="00230579">
        <w:rPr>
          <w:rFonts w:ascii="Times New Roman" w:hAnsi="Times New Roman" w:cs="Times New Roman"/>
          <w:noProof/>
          <w:sz w:val="24"/>
          <w:szCs w:val="24"/>
        </w:rPr>
        <w:t>(5750), 979–980. doi: 10.1126/science.1117727</w:t>
      </w:r>
    </w:p>
    <w:p w14:paraId="61E836AD"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Beaulieu, J. M., &amp; O’Meara, B. C. (2016). Detecting hidden diversification shifts in models of trait-dependent speciation and extinction.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65</w:t>
      </w:r>
      <w:r w:rsidRPr="00230579">
        <w:rPr>
          <w:rFonts w:ascii="Times New Roman" w:hAnsi="Times New Roman" w:cs="Times New Roman"/>
          <w:noProof/>
          <w:sz w:val="24"/>
          <w:szCs w:val="24"/>
        </w:rPr>
        <w:t>(4), 583–601. doi: 10.1093/sysbio/syw022</w:t>
      </w:r>
    </w:p>
    <w:p w14:paraId="248685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Benton, M. J. (2013). Origins of biodiversity. </w:t>
      </w:r>
      <w:r w:rsidRPr="00230579">
        <w:rPr>
          <w:rFonts w:ascii="Times New Roman" w:hAnsi="Times New Roman" w:cs="Times New Roman"/>
          <w:i/>
          <w:iCs/>
          <w:noProof/>
          <w:sz w:val="24"/>
          <w:szCs w:val="24"/>
        </w:rPr>
        <w:t>Palaeontology</w:t>
      </w:r>
      <w:r w:rsidRPr="00230579">
        <w:rPr>
          <w:rFonts w:ascii="Times New Roman" w:hAnsi="Times New Roman" w:cs="Times New Roman"/>
          <w:noProof/>
          <w:sz w:val="24"/>
          <w:szCs w:val="24"/>
        </w:rPr>
        <w:t>. doi: 10.1111/pala.12012</w:t>
      </w:r>
    </w:p>
    <w:p w14:paraId="57B6CD3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Benton, M. J. (2016). Origins of Biodiversity.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14</w:t>
      </w:r>
      <w:r w:rsidRPr="00230579">
        <w:rPr>
          <w:rFonts w:ascii="Times New Roman" w:hAnsi="Times New Roman" w:cs="Times New Roman"/>
          <w:noProof/>
          <w:sz w:val="24"/>
          <w:szCs w:val="24"/>
        </w:rPr>
        <w:t>(11), 1–7. doi: 10.1371/journal.pbio.2000724</w:t>
      </w:r>
    </w:p>
    <w:p w14:paraId="1AEBE365" w14:textId="04569D61"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Brée, B., Condamine, F. L., &amp; Guinot, G. (2022). Combining palaeontological and neontological data shows a delayed diversification burst of carcharhiniform sharks likely mediated by environmental change. </w:t>
      </w:r>
      <w:r w:rsidRPr="00230579">
        <w:rPr>
          <w:rFonts w:ascii="Times New Roman" w:hAnsi="Times New Roman" w:cs="Times New Roman"/>
          <w:i/>
          <w:iCs/>
          <w:noProof/>
          <w:sz w:val="24"/>
          <w:szCs w:val="24"/>
        </w:rPr>
        <w:t>Scientific Reports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12</w:t>
      </w:r>
      <w:r w:rsidRPr="00230579">
        <w:rPr>
          <w:rFonts w:ascii="Times New Roman" w:hAnsi="Times New Roman" w:cs="Times New Roman"/>
          <w:noProof/>
          <w:sz w:val="24"/>
          <w:szCs w:val="24"/>
        </w:rPr>
        <w:t>(1), 21906.</w:t>
      </w:r>
      <w:r>
        <w:rPr>
          <w:rFonts w:ascii="Times New Roman" w:hAnsi="Times New Roman" w:cs="Times New Roman"/>
          <w:noProof/>
          <w:sz w:val="24"/>
          <w:szCs w:val="24"/>
        </w:rPr>
        <w:t xml:space="preserve"> doi:</w:t>
      </w:r>
      <w:r w:rsidRPr="00230579">
        <w:t xml:space="preserve"> </w:t>
      </w:r>
      <w:r w:rsidRPr="00230579">
        <w:rPr>
          <w:rFonts w:ascii="Times New Roman" w:hAnsi="Times New Roman" w:cs="Times New Roman"/>
          <w:noProof/>
          <w:sz w:val="24"/>
          <w:szCs w:val="24"/>
        </w:rPr>
        <w:t>10.1038/s41598-022-26010-7</w:t>
      </w:r>
      <w:r>
        <w:rPr>
          <w:rFonts w:ascii="Times New Roman" w:hAnsi="Times New Roman" w:cs="Times New Roman"/>
          <w:noProof/>
          <w:sz w:val="24"/>
          <w:szCs w:val="24"/>
        </w:rPr>
        <w:t xml:space="preserve"> </w:t>
      </w:r>
    </w:p>
    <w:p w14:paraId="667F4B71" w14:textId="2FCC502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Caetano, D. S., &amp; Quental, T. B. (2022). How important is budding speciaiton for comparative studies?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doi: </w:t>
      </w:r>
      <w:r w:rsidRPr="00230579">
        <w:rPr>
          <w:rFonts w:ascii="Times New Roman" w:hAnsi="Times New Roman" w:cs="Times New Roman"/>
          <w:noProof/>
          <w:sz w:val="24"/>
          <w:szCs w:val="24"/>
        </w:rPr>
        <w:t>10.1101/2022.05.24.493296</w:t>
      </w:r>
    </w:p>
    <w:p w14:paraId="3C7E1F45" w14:textId="650AB6E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Callaway, E. (2017). Oldest Homo sapiens fossil claim rewrites our species’ history. </w:t>
      </w:r>
      <w:r w:rsidRPr="00230579">
        <w:rPr>
          <w:rFonts w:ascii="Times New Roman" w:hAnsi="Times New Roman" w:cs="Times New Roman"/>
          <w:i/>
          <w:iCs/>
          <w:noProof/>
          <w:sz w:val="24"/>
          <w:szCs w:val="24"/>
        </w:rPr>
        <w:t>Nature</w:t>
      </w:r>
      <w:r w:rsidRPr="00230579">
        <w:rPr>
          <w:rFonts w:ascii="Times New Roman" w:hAnsi="Times New Roman" w:cs="Times New Roman"/>
          <w:noProof/>
          <w:sz w:val="24"/>
          <w:szCs w:val="24"/>
        </w:rPr>
        <w:t>,</w:t>
      </w:r>
      <w:r>
        <w:rPr>
          <w:rFonts w:ascii="Times New Roman" w:hAnsi="Times New Roman" w:cs="Times New Roman"/>
          <w:noProof/>
          <w:sz w:val="24"/>
          <w:szCs w:val="24"/>
        </w:rPr>
        <w:t xml:space="preserve"> 546, 289-293</w:t>
      </w:r>
      <w:r w:rsidRPr="00230579">
        <w:rPr>
          <w:rFonts w:ascii="Times New Roman" w:hAnsi="Times New Roman" w:cs="Times New Roman"/>
          <w:noProof/>
          <w:sz w:val="24"/>
          <w:szCs w:val="24"/>
        </w:rPr>
        <w:t>. doi: 10.1038/nature.2017.22114</w:t>
      </w:r>
    </w:p>
    <w:p w14:paraId="4D825F26"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Faurby, S., Silvestro, D., Zizka, A., Jaramillo, C., Bacon, C. D., &amp; Antonelli, A. (2020). Disproportionate extinction of South American mammals drove the asymmetry of the Great American Biotic Interchange. </w:t>
      </w:r>
      <w:r w:rsidRPr="00230579">
        <w:rPr>
          <w:rFonts w:ascii="Times New Roman" w:hAnsi="Times New Roman" w:cs="Times New Roman"/>
          <w:i/>
          <w:iCs/>
          <w:noProof/>
          <w:sz w:val="24"/>
          <w:szCs w:val="24"/>
        </w:rPr>
        <w:t>Proceedings of the National Academy of Sciences of the United States of America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117</w:t>
      </w:r>
      <w:r w:rsidRPr="00230579">
        <w:rPr>
          <w:rFonts w:ascii="Times New Roman" w:hAnsi="Times New Roman" w:cs="Times New Roman"/>
          <w:noProof/>
          <w:sz w:val="24"/>
          <w:szCs w:val="24"/>
        </w:rPr>
        <w:t>(42), 26281–26287. doi: 10.1073/pnas.2009397117</w:t>
      </w:r>
    </w:p>
    <w:p w14:paraId="1D8920C7"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Carrillo, J. D., Forasiepi, A., Jaramillo, C., Sánchez-villagra, M. R., &amp; Richardson, J. E. (2015). </w:t>
      </w:r>
      <w:r w:rsidRPr="00230579">
        <w:rPr>
          <w:rFonts w:ascii="Times New Roman" w:hAnsi="Times New Roman" w:cs="Times New Roman"/>
          <w:i/>
          <w:iCs/>
          <w:noProof/>
          <w:sz w:val="24"/>
          <w:szCs w:val="24"/>
        </w:rPr>
        <w:t>Neotropical mammal diversity and the Great American Biotic Interchange : spatial and temporal variation in South America ’ s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(January), 1–11. doi: 10.3389/fgene.2014.00451</w:t>
      </w:r>
    </w:p>
    <w:p w14:paraId="30BB4251"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Chang, J., Rabosky, D. L., &amp; Alfaro, M. E. (2020). Estimating Diversification Rates on Incompletely Sampled Phylogenies: Theoretical Concerns and Practical Solutions.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69</w:t>
      </w:r>
      <w:r w:rsidRPr="00230579">
        <w:rPr>
          <w:rFonts w:ascii="Times New Roman" w:hAnsi="Times New Roman" w:cs="Times New Roman"/>
          <w:noProof/>
          <w:sz w:val="24"/>
          <w:szCs w:val="24"/>
        </w:rPr>
        <w:t>(3), 602–611. doi: 10.1093/sysbio/syz081</w:t>
      </w:r>
    </w:p>
    <w:p w14:paraId="1AEBF6F8" w14:textId="2E37936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Davies, T. J., Smith, G. F., Bellstedt, D. U., Boatwright, J. S., Bytebier, B., Cowling, R. M., </w:t>
      </w:r>
      <w:r>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(2011). Extinction risk and diversification are linked in a plant biodiversity hotspot. </w:t>
      </w:r>
      <w:r w:rsidRPr="00230579">
        <w:rPr>
          <w:rFonts w:ascii="Times New Roman" w:hAnsi="Times New Roman" w:cs="Times New Roman"/>
          <w:i/>
          <w:iCs/>
          <w:noProof/>
          <w:sz w:val="24"/>
          <w:szCs w:val="24"/>
        </w:rPr>
        <w:t>PLoS Biology</w:t>
      </w:r>
      <w:r w:rsidRPr="00230579">
        <w:rPr>
          <w:rFonts w:ascii="Times New Roman" w:hAnsi="Times New Roman" w:cs="Times New Roman"/>
          <w:noProof/>
          <w:sz w:val="24"/>
          <w:szCs w:val="24"/>
        </w:rPr>
        <w:t xml:space="preserve">. </w:t>
      </w:r>
      <w:r>
        <w:rPr>
          <w:rFonts w:ascii="Times New Roman" w:hAnsi="Times New Roman" w:cs="Times New Roman"/>
          <w:noProof/>
          <w:sz w:val="24"/>
          <w:szCs w:val="24"/>
        </w:rPr>
        <w:t xml:space="preserve">9(5), e1000620. </w:t>
      </w:r>
      <w:r w:rsidRPr="00230579">
        <w:rPr>
          <w:rFonts w:ascii="Times New Roman" w:hAnsi="Times New Roman" w:cs="Times New Roman"/>
          <w:noProof/>
          <w:sz w:val="24"/>
          <w:szCs w:val="24"/>
        </w:rPr>
        <w:t>doi: 10.1371/journal.pbio.1000620</w:t>
      </w:r>
    </w:p>
    <w:p w14:paraId="696E3DE4" w14:textId="1E59AA9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Eldredge, N., Thompson, J. N., Brakefield, P. M., Gavrilets, S., Jablonski, D., Jackson, J. B. C.,</w:t>
      </w:r>
      <w:r>
        <w:rPr>
          <w:rFonts w:ascii="Times New Roman" w:hAnsi="Times New Roman" w:cs="Times New Roman"/>
          <w:noProof/>
          <w:sz w:val="24"/>
          <w:szCs w:val="24"/>
        </w:rPr>
        <w:t xml:space="preserve"> et al.,</w:t>
      </w:r>
      <w:r w:rsidRPr="00230579">
        <w:rPr>
          <w:rFonts w:ascii="Times New Roman" w:hAnsi="Times New Roman" w:cs="Times New Roman"/>
          <w:noProof/>
          <w:sz w:val="24"/>
          <w:szCs w:val="24"/>
        </w:rPr>
        <w:t xml:space="preserve"> (2005). The dynamics of evolutionary stasis. </w:t>
      </w:r>
      <w:r w:rsidRPr="00230579">
        <w:rPr>
          <w:rFonts w:ascii="Times New Roman" w:hAnsi="Times New Roman" w:cs="Times New Roman"/>
          <w:i/>
          <w:iCs/>
          <w:noProof/>
          <w:sz w:val="24"/>
          <w:szCs w:val="24"/>
        </w:rPr>
        <w:t>Paleobiology</w:t>
      </w:r>
      <w:r w:rsidR="006F349E">
        <w:rPr>
          <w:rFonts w:ascii="Times New Roman" w:hAnsi="Times New Roman" w:cs="Times New Roman"/>
          <w:noProof/>
          <w:sz w:val="24"/>
          <w:szCs w:val="24"/>
        </w:rPr>
        <w:t xml:space="preserve"> 31(S2), 133-145.</w:t>
      </w:r>
      <w:r w:rsidRPr="00230579">
        <w:rPr>
          <w:rFonts w:ascii="Times New Roman" w:hAnsi="Times New Roman" w:cs="Times New Roman"/>
          <w:noProof/>
          <w:sz w:val="24"/>
          <w:szCs w:val="24"/>
        </w:rPr>
        <w:t xml:space="preserve"> doi: 10.1666/0094-8373(2005)031[0133:tdoes]2.0.co;2</w:t>
      </w:r>
    </w:p>
    <w:p w14:paraId="45493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Emerson, B. C., &amp; Patiño, J. (2018). Anagenesis, Cladogenesis, and Speciation on Islands.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33</w:t>
      </w:r>
      <w:r w:rsidRPr="00230579">
        <w:rPr>
          <w:rFonts w:ascii="Times New Roman" w:hAnsi="Times New Roman" w:cs="Times New Roman"/>
          <w:noProof/>
          <w:sz w:val="24"/>
          <w:szCs w:val="24"/>
        </w:rPr>
        <w:t>(7), 488–491. doi: 10.1016/j.tree.2018.04.006</w:t>
      </w:r>
    </w:p>
    <w:p w14:paraId="25D0EF1E"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Fitzpatrick, B. M., &amp; Turelli, M. (2006). The Geography of Mammalian Speciation: Mixed </w:t>
      </w:r>
      <w:r w:rsidRPr="00230579">
        <w:rPr>
          <w:rFonts w:ascii="Times New Roman" w:hAnsi="Times New Roman" w:cs="Times New Roman"/>
          <w:noProof/>
          <w:sz w:val="24"/>
          <w:szCs w:val="24"/>
        </w:rPr>
        <w:lastRenderedPageBreak/>
        <w:t xml:space="preserve">Signals From Phylogenies and Range Maps.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60</w:t>
      </w:r>
      <w:r w:rsidRPr="00230579">
        <w:rPr>
          <w:rFonts w:ascii="Times New Roman" w:hAnsi="Times New Roman" w:cs="Times New Roman"/>
          <w:noProof/>
          <w:sz w:val="24"/>
          <w:szCs w:val="24"/>
        </w:rPr>
        <w:t>(3), 601–615. doi: 10.1111/j.0014-3820.2006.tb01140.x</w:t>
      </w:r>
    </w:p>
    <w:p w14:paraId="5B722BB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Fjeldså, J., Bowie, R. C. K., &amp; Rahbek, C. (2012). The role of mountain ranges in the diversification of birds. </w:t>
      </w:r>
      <w:r w:rsidRPr="00230579">
        <w:rPr>
          <w:rFonts w:ascii="Times New Roman" w:hAnsi="Times New Roman" w:cs="Times New Roman"/>
          <w:i/>
          <w:iCs/>
          <w:noProof/>
          <w:sz w:val="24"/>
          <w:szCs w:val="24"/>
        </w:rPr>
        <w:t>Annual Review of Ecology, Evolution, and Systematics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43</w:t>
      </w:r>
      <w:r w:rsidRPr="00230579">
        <w:rPr>
          <w:rFonts w:ascii="Times New Roman" w:hAnsi="Times New Roman" w:cs="Times New Roman"/>
          <w:noProof/>
          <w:sz w:val="24"/>
          <w:szCs w:val="24"/>
        </w:rPr>
        <w:t>, 249–265. doi: 10.1146/annurev-ecolsys-102710-145113</w:t>
      </w:r>
    </w:p>
    <w:p w14:paraId="4604C355" w14:textId="020722E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(1996). </w:t>
      </w:r>
      <w:r w:rsidRPr="00230579">
        <w:rPr>
          <w:rFonts w:ascii="Times New Roman" w:hAnsi="Times New Roman" w:cs="Times New Roman"/>
          <w:i/>
          <w:iCs/>
          <w:noProof/>
          <w:sz w:val="24"/>
          <w:szCs w:val="24"/>
        </w:rPr>
        <w:t>On the Probability of Ancestors in the Fossil Record</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141–151.</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10.1017/S0094837300016146</w:t>
      </w:r>
    </w:p>
    <w:p w14:paraId="3FC66D45" w14:textId="1D4DB62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Foote, M., &amp; Raup, D. M. (1996). </w:t>
      </w:r>
      <w:r w:rsidRPr="00230579">
        <w:rPr>
          <w:rFonts w:ascii="Times New Roman" w:hAnsi="Times New Roman" w:cs="Times New Roman"/>
          <w:i/>
          <w:iCs/>
          <w:noProof/>
          <w:sz w:val="24"/>
          <w:szCs w:val="24"/>
        </w:rPr>
        <w:t>Fossil Preservation and the Stratigraphic Ranges of Taxa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22</w:t>
      </w:r>
      <w:r w:rsidRPr="00230579">
        <w:rPr>
          <w:rFonts w:ascii="Times New Roman" w:hAnsi="Times New Roman" w:cs="Times New Roman"/>
          <w:noProof/>
          <w:sz w:val="24"/>
          <w:szCs w:val="24"/>
        </w:rPr>
        <w:t>(2), 121–140.</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10.1017/S0094837300016134</w:t>
      </w:r>
    </w:p>
    <w:p w14:paraId="3A5ABE4B" w14:textId="40A73A2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Gaston, K. J., &amp; Blackburn, T. M. (1997). Evolutionary age and risk of extinction in the global avifauna. </w:t>
      </w:r>
      <w:r w:rsidRPr="00230579">
        <w:rPr>
          <w:rFonts w:ascii="Times New Roman" w:hAnsi="Times New Roman" w:cs="Times New Roman"/>
          <w:i/>
          <w:iCs/>
          <w:noProof/>
          <w:sz w:val="24"/>
          <w:szCs w:val="24"/>
        </w:rPr>
        <w:t>Evolutionary Ecology</w:t>
      </w:r>
      <w:r w:rsidR="006F349E">
        <w:rPr>
          <w:rFonts w:ascii="Times New Roman" w:hAnsi="Times New Roman" w:cs="Times New Roman"/>
          <w:i/>
          <w:iCs/>
          <w:noProof/>
          <w:sz w:val="24"/>
          <w:szCs w:val="24"/>
        </w:rPr>
        <w:t xml:space="preserve">, </w:t>
      </w:r>
      <w:r w:rsidR="006F349E">
        <w:rPr>
          <w:rFonts w:ascii="Times New Roman" w:hAnsi="Times New Roman" w:cs="Times New Roman"/>
          <w:noProof/>
          <w:sz w:val="24"/>
          <w:szCs w:val="24"/>
        </w:rPr>
        <w:t>11, 557</w:t>
      </w:r>
      <w:r w:rsidR="006F349E" w:rsidRPr="00230579">
        <w:rPr>
          <w:rFonts w:ascii="Times New Roman" w:hAnsi="Times New Roman" w:cs="Times New Roman"/>
          <w:noProof/>
          <w:sz w:val="24"/>
          <w:szCs w:val="24"/>
        </w:rPr>
        <w:t>–</w:t>
      </w:r>
      <w:r w:rsidR="006F349E">
        <w:rPr>
          <w:rFonts w:ascii="Times New Roman" w:hAnsi="Times New Roman" w:cs="Times New Roman"/>
          <w:noProof/>
          <w:sz w:val="24"/>
          <w:szCs w:val="24"/>
        </w:rPr>
        <w:t>565</w:t>
      </w:r>
      <w:r w:rsidRPr="00230579">
        <w:rPr>
          <w:rFonts w:ascii="Times New Roman" w:hAnsi="Times New Roman" w:cs="Times New Roman"/>
          <w:noProof/>
          <w:sz w:val="24"/>
          <w:szCs w:val="24"/>
        </w:rPr>
        <w:t>. doi: 10.1007/s10682-997-1511-4</w:t>
      </w:r>
    </w:p>
    <w:p w14:paraId="46430F00" w14:textId="1DCCE2A0"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Harvey, P. H., May, R. M., &amp; Nee, S. (1994). Phylogenies without fossils.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48</w:t>
      </w:r>
      <w:r w:rsidRPr="00230579">
        <w:rPr>
          <w:rFonts w:ascii="Times New Roman" w:hAnsi="Times New Roman" w:cs="Times New Roman"/>
          <w:noProof/>
          <w:sz w:val="24"/>
          <w:szCs w:val="24"/>
        </w:rPr>
        <w:t>(3), 523–529.</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10.1111/j.1558-5646.1994.tb01341.x</w:t>
      </w:r>
    </w:p>
    <w:p w14:paraId="15A33EF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Heath, T. A., Hedtke, S. M., &amp; Hillis, D. M. (2008). Taxon sampling and the accuracy of phylogenetic analyses. </w:t>
      </w:r>
      <w:r w:rsidRPr="00230579">
        <w:rPr>
          <w:rFonts w:ascii="Times New Roman" w:hAnsi="Times New Roman" w:cs="Times New Roman"/>
          <w:i/>
          <w:iCs/>
          <w:noProof/>
          <w:sz w:val="24"/>
          <w:szCs w:val="24"/>
        </w:rPr>
        <w:t>Journal of Systematics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46</w:t>
      </w:r>
      <w:r w:rsidRPr="00230579">
        <w:rPr>
          <w:rFonts w:ascii="Times New Roman" w:hAnsi="Times New Roman" w:cs="Times New Roman"/>
          <w:noProof/>
          <w:sz w:val="24"/>
          <w:szCs w:val="24"/>
        </w:rPr>
        <w:t>(3), 239–257. doi: 10.3724/SP.J.1002.2008.08016</w:t>
      </w:r>
    </w:p>
    <w:p w14:paraId="32B3DDB4"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Henning, W. (1999). </w:t>
      </w:r>
      <w:r w:rsidRPr="00230579">
        <w:rPr>
          <w:rFonts w:ascii="Times New Roman" w:hAnsi="Times New Roman" w:cs="Times New Roman"/>
          <w:i/>
          <w:iCs/>
          <w:noProof/>
          <w:sz w:val="24"/>
          <w:szCs w:val="24"/>
        </w:rPr>
        <w:t>Phylogenetic systematics</w:t>
      </w:r>
      <w:r w:rsidRPr="00230579">
        <w:rPr>
          <w:rFonts w:ascii="Times New Roman" w:hAnsi="Times New Roman" w:cs="Times New Roman"/>
          <w:noProof/>
          <w:sz w:val="24"/>
          <w:szCs w:val="24"/>
        </w:rPr>
        <w:t>. University of Illinois Press.</w:t>
      </w:r>
    </w:p>
    <w:p w14:paraId="394D16E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IUCN. (2016). IUCN Red List of Threatened Species. Version 2016-2. </w:t>
      </w:r>
      <w:r w:rsidRPr="00230579">
        <w:rPr>
          <w:rFonts w:ascii="Times New Roman" w:hAnsi="Times New Roman" w:cs="Times New Roman"/>
          <w:i/>
          <w:iCs/>
          <w:noProof/>
          <w:sz w:val="24"/>
          <w:szCs w:val="24"/>
        </w:rPr>
        <w:t>Fourth Quarter</w:t>
      </w:r>
      <w:r w:rsidRPr="00230579">
        <w:rPr>
          <w:rFonts w:ascii="Times New Roman" w:hAnsi="Times New Roman" w:cs="Times New Roman"/>
          <w:noProof/>
          <w:sz w:val="24"/>
          <w:szCs w:val="24"/>
        </w:rPr>
        <w:t>.</w:t>
      </w:r>
    </w:p>
    <w:p w14:paraId="62B4E7F6" w14:textId="535CBFF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Johnson, C. N., Delean, S., &amp; Balmford, A. (2002). </w:t>
      </w:r>
      <w:r w:rsidRPr="00230579">
        <w:rPr>
          <w:rFonts w:ascii="Times New Roman" w:hAnsi="Times New Roman" w:cs="Times New Roman"/>
          <w:i/>
          <w:iCs/>
          <w:noProof/>
          <w:sz w:val="24"/>
          <w:szCs w:val="24"/>
        </w:rPr>
        <w:t>Phylogeny and the selectivity of extinction in Australian marsupials</w:t>
      </w:r>
      <w:r w:rsidRPr="00230579">
        <w:rPr>
          <w:rFonts w:ascii="Times New Roman" w:hAnsi="Times New Roman" w:cs="Times New Roman"/>
          <w:noProof/>
          <w:sz w:val="24"/>
          <w:szCs w:val="24"/>
        </w:rPr>
        <w:t>. 135–142. doi: 10.1017/S1367943002002196</w:t>
      </w:r>
    </w:p>
    <w:p w14:paraId="5133A25B"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Kendall, M. G. (1946). </w:t>
      </w:r>
      <w:r w:rsidRPr="00230579">
        <w:rPr>
          <w:rFonts w:ascii="Times New Roman" w:hAnsi="Times New Roman" w:cs="Times New Roman"/>
          <w:i/>
          <w:iCs/>
          <w:noProof/>
          <w:sz w:val="24"/>
          <w:szCs w:val="24"/>
        </w:rPr>
        <w:t>The advanced theory of statistics</w:t>
      </w:r>
      <w:r w:rsidRPr="00230579">
        <w:rPr>
          <w:rFonts w:ascii="Times New Roman" w:hAnsi="Times New Roman" w:cs="Times New Roman"/>
          <w:noProof/>
          <w:sz w:val="24"/>
          <w:szCs w:val="24"/>
        </w:rPr>
        <w:t xml:space="preserve"> (2nd ed.). Charles Griffin adn Co., Ltd., London.</w:t>
      </w:r>
    </w:p>
    <w:p w14:paraId="44E85CAB" w14:textId="3294DEF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López-Martínez, A. M., Schonenberger, J., von Balthazar, M., González-Martínez, C. A., Ramírez-Barahona, S., Sauquet, H., &amp; Magallón, S. (2023). Integrating Fossil Flowers into the Angiosperm Phylogeny Using Molecular and Morphological Evidence.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syad017</w:t>
      </w:r>
      <w:r w:rsidRPr="00230579">
        <w:rPr>
          <w:rFonts w:ascii="Times New Roman" w:hAnsi="Times New Roman" w:cs="Times New Roman"/>
          <w:noProof/>
          <w:sz w:val="24"/>
          <w:szCs w:val="24"/>
        </w:rPr>
        <w:t>.</w:t>
      </w:r>
      <w:r w:rsidR="006F349E">
        <w:rPr>
          <w:rFonts w:ascii="Times New Roman" w:hAnsi="Times New Roman" w:cs="Times New Roman"/>
          <w:noProof/>
          <w:sz w:val="24"/>
          <w:szCs w:val="24"/>
        </w:rPr>
        <w:t xml:space="preserve"> doi: </w:t>
      </w:r>
      <w:r w:rsidR="006F349E" w:rsidRPr="006F349E">
        <w:rPr>
          <w:rFonts w:ascii="Times New Roman" w:hAnsi="Times New Roman" w:cs="Times New Roman"/>
          <w:noProof/>
          <w:sz w:val="24"/>
          <w:szCs w:val="24"/>
        </w:rPr>
        <w:t>10.1093/sysbio/syad017</w:t>
      </w:r>
    </w:p>
    <w:p w14:paraId="2137DD4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Losos, J. B., &amp; Glor, R. E. (2003). Phylogenetic comparative methods and the geography of speciation. </w:t>
      </w:r>
      <w:r w:rsidRPr="00230579">
        <w:rPr>
          <w:rFonts w:ascii="Times New Roman" w:hAnsi="Times New Roman" w:cs="Times New Roman"/>
          <w:i/>
          <w:iCs/>
          <w:noProof/>
          <w:sz w:val="24"/>
          <w:szCs w:val="24"/>
        </w:rPr>
        <w:t>Trends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18</w:t>
      </w:r>
      <w:r w:rsidRPr="00230579">
        <w:rPr>
          <w:rFonts w:ascii="Times New Roman" w:hAnsi="Times New Roman" w:cs="Times New Roman"/>
          <w:noProof/>
          <w:sz w:val="24"/>
          <w:szCs w:val="24"/>
        </w:rPr>
        <w:t>(5), 220–227. doi: 10.1016/S0169-5347(03)00037-5</w:t>
      </w:r>
    </w:p>
    <w:p w14:paraId="77306F0A"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Meier, R., &amp; Willmann, R. (2000). A defense of the Hennigian Species Concept.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 167).</w:t>
      </w:r>
    </w:p>
    <w:p w14:paraId="1820BDB5" w14:textId="16AED33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lastRenderedPageBreak/>
        <w:t xml:space="preserve">Mynard, P., Algar, A., Lancaster, L., Bocedi, G., Fahri, F., Gubry-Rangin, C., </w:t>
      </w:r>
      <w:r w:rsidR="006F349E">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Impact of Phylogenetic Tree Completeness and Misspecification of Sampling Fractions on Trait Dependent Diversification Models. </w:t>
      </w:r>
      <w:r w:rsidRPr="00230579">
        <w:rPr>
          <w:rFonts w:ascii="Times New Roman" w:hAnsi="Times New Roman" w:cs="Times New Roman"/>
          <w:i/>
          <w:iCs/>
          <w:noProof/>
          <w:sz w:val="24"/>
          <w:szCs w:val="24"/>
        </w:rPr>
        <w:t>Systematic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72</w:t>
      </w:r>
      <w:r w:rsidRPr="00230579">
        <w:rPr>
          <w:rFonts w:ascii="Times New Roman" w:hAnsi="Times New Roman" w:cs="Times New Roman"/>
          <w:noProof/>
          <w:sz w:val="24"/>
          <w:szCs w:val="24"/>
        </w:rPr>
        <w:t>(1), 106–119. doi: 10.1093/sysbio/syad001</w:t>
      </w:r>
    </w:p>
    <w:p w14:paraId="3B1A91F6" w14:textId="18936EF4"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Nee, S., &amp; May, R. M. (1997). Extinction and the Loss of Evolutionary History.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278</w:t>
      </w:r>
      <w:r w:rsidRPr="00230579">
        <w:rPr>
          <w:rFonts w:ascii="Times New Roman" w:hAnsi="Times New Roman" w:cs="Times New Roman"/>
          <w:noProof/>
          <w:sz w:val="24"/>
          <w:szCs w:val="24"/>
        </w:rPr>
        <w:t>(5338), 692–694.</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10.1126/science.278.5338.692</w:t>
      </w:r>
    </w:p>
    <w:p w14:paraId="055E4F9B" w14:textId="5EF5B27B"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Pearson, P. N. (1995). Investigating age-dependency of species extinction rates using dynamic survivorship analysis. </w:t>
      </w:r>
      <w:r w:rsidRPr="00230579">
        <w:rPr>
          <w:rFonts w:ascii="Times New Roman" w:hAnsi="Times New Roman" w:cs="Times New Roman"/>
          <w:i/>
          <w:iCs/>
          <w:noProof/>
          <w:sz w:val="24"/>
          <w:szCs w:val="24"/>
        </w:rPr>
        <w:t>Historical Biology</w:t>
      </w:r>
      <w:r w:rsidR="008D0099">
        <w:rPr>
          <w:rFonts w:ascii="Times New Roman" w:hAnsi="Times New Roman" w:cs="Times New Roman"/>
          <w:noProof/>
          <w:sz w:val="24"/>
          <w:szCs w:val="24"/>
        </w:rPr>
        <w:t>, 10(2), 119</w:t>
      </w:r>
      <w:r w:rsidR="008D0099" w:rsidRPr="00230579">
        <w:rPr>
          <w:rFonts w:ascii="Times New Roman" w:hAnsi="Times New Roman" w:cs="Times New Roman"/>
          <w:noProof/>
          <w:sz w:val="24"/>
          <w:szCs w:val="24"/>
        </w:rPr>
        <w:t>–</w:t>
      </w:r>
      <w:r w:rsidR="008D0099">
        <w:rPr>
          <w:rFonts w:ascii="Times New Roman" w:hAnsi="Times New Roman" w:cs="Times New Roman"/>
          <w:noProof/>
          <w:sz w:val="24"/>
          <w:szCs w:val="24"/>
        </w:rPr>
        <w:t>136.</w:t>
      </w:r>
      <w:r w:rsidRPr="00230579">
        <w:rPr>
          <w:rFonts w:ascii="Times New Roman" w:hAnsi="Times New Roman" w:cs="Times New Roman"/>
          <w:noProof/>
          <w:sz w:val="24"/>
          <w:szCs w:val="24"/>
        </w:rPr>
        <w:t xml:space="preserve"> doi: 10.1080/10292389509380516</w:t>
      </w:r>
    </w:p>
    <w:p w14:paraId="0E209A7E" w14:textId="4540A36E"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Pie, M. R., &amp; Caron, F. (2023). Substantial variation in species ages among vertebrate clades. </w:t>
      </w:r>
      <w:r w:rsidRPr="00230579">
        <w:rPr>
          <w:rFonts w:ascii="Times New Roman" w:hAnsi="Times New Roman" w:cs="Times New Roman"/>
          <w:i/>
          <w:iCs/>
          <w:noProof/>
          <w:sz w:val="24"/>
          <w:szCs w:val="24"/>
        </w:rPr>
        <w:t>BioRxiv</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06</w:t>
      </w:r>
      <w:r w:rsidR="008D0099">
        <w:rPr>
          <w:rFonts w:ascii="Times New Roman" w:hAnsi="Times New Roman" w:cs="Times New Roman"/>
          <w:noProof/>
          <w:sz w:val="24"/>
          <w:szCs w:val="24"/>
        </w:rPr>
        <w:t>. doi: 1</w:t>
      </w:r>
      <w:r w:rsidR="008D0099" w:rsidRPr="008D0099">
        <w:rPr>
          <w:rFonts w:ascii="Times New Roman" w:hAnsi="Times New Roman" w:cs="Times New Roman"/>
          <w:noProof/>
          <w:sz w:val="24"/>
          <w:szCs w:val="24"/>
        </w:rPr>
        <w:t>0.1101/2023.06.08.544238</w:t>
      </w:r>
    </w:p>
    <w:p w14:paraId="13D39B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Pimm, S. L., Jenkins, C. N., Abell, R., Brooks, T. M., Gittleman, J. L., Joppa, L. N., … Sexton, J. O. (2014). The biodiversity of species and their rates of extinction, distribution, and protection.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344</w:t>
      </w:r>
      <w:r w:rsidRPr="00230579">
        <w:rPr>
          <w:rFonts w:ascii="Times New Roman" w:hAnsi="Times New Roman" w:cs="Times New Roman"/>
          <w:noProof/>
          <w:sz w:val="24"/>
          <w:szCs w:val="24"/>
        </w:rPr>
        <w:t>(6187). doi: 10.1126/science.1246752</w:t>
      </w:r>
    </w:p>
    <w:p w14:paraId="380370E0" w14:textId="6886E34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R Core Team. (2019). R: A language and environment for statistical computing.</w:t>
      </w:r>
      <w:r w:rsidR="008D0099">
        <w:rPr>
          <w:rFonts w:ascii="Times New Roman" w:hAnsi="Times New Roman" w:cs="Times New Roman"/>
          <w:noProof/>
          <w:sz w:val="24"/>
          <w:szCs w:val="24"/>
        </w:rPr>
        <w:t xml:space="preserve"> Vienna, Austria:</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R Foundation for Statistical Computing</w:t>
      </w:r>
      <w:r w:rsidRPr="00230579">
        <w:rPr>
          <w:rFonts w:ascii="Times New Roman" w:hAnsi="Times New Roman" w:cs="Times New Roman"/>
          <w:noProof/>
          <w:sz w:val="24"/>
          <w:szCs w:val="24"/>
        </w:rPr>
        <w:t>.</w:t>
      </w:r>
      <w:r w:rsidR="008D0099">
        <w:rPr>
          <w:rFonts w:ascii="Times New Roman" w:hAnsi="Times New Roman" w:cs="Times New Roman"/>
          <w:noProof/>
          <w:sz w:val="24"/>
          <w:szCs w:val="24"/>
        </w:rPr>
        <w:t xml:space="preserve"> Retrieved from </w:t>
      </w:r>
      <w:r w:rsidR="008D0099" w:rsidRPr="008D0099">
        <w:rPr>
          <w:rFonts w:ascii="Times New Roman" w:hAnsi="Times New Roman" w:cs="Times New Roman"/>
          <w:noProof/>
          <w:sz w:val="24"/>
          <w:szCs w:val="24"/>
        </w:rPr>
        <w:t>https://www.r-project.org/</w:t>
      </w:r>
    </w:p>
    <w:p w14:paraId="770E167E" w14:textId="281C3086"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Rabosky, D. L. (2010). Extinction rates should not be estimated from molecular phylogenies. </w:t>
      </w:r>
      <w:r w:rsidRPr="00230579">
        <w:rPr>
          <w:rFonts w:ascii="Times New Roman" w:hAnsi="Times New Roman" w:cs="Times New Roman"/>
          <w:i/>
          <w:iCs/>
          <w:noProof/>
          <w:sz w:val="24"/>
          <w:szCs w:val="24"/>
        </w:rPr>
        <w:t>Evolution</w:t>
      </w:r>
      <w:r w:rsidR="008D0099">
        <w:rPr>
          <w:rFonts w:ascii="Times New Roman" w:hAnsi="Times New Roman" w:cs="Times New Roman"/>
          <w:noProof/>
          <w:sz w:val="24"/>
          <w:szCs w:val="24"/>
        </w:rPr>
        <w:t>, 64(6), 1816</w:t>
      </w:r>
      <w:r w:rsidR="008D0099" w:rsidRPr="008D0099">
        <w:rPr>
          <w:rFonts w:ascii="Times New Roman" w:hAnsi="Times New Roman" w:cs="Times New Roman"/>
          <w:noProof/>
          <w:sz w:val="24"/>
          <w:szCs w:val="24"/>
        </w:rPr>
        <w:t>–</w:t>
      </w:r>
      <w:r w:rsidR="008D0099">
        <w:rPr>
          <w:rFonts w:ascii="Times New Roman" w:hAnsi="Times New Roman" w:cs="Times New Roman"/>
          <w:noProof/>
          <w:sz w:val="24"/>
          <w:szCs w:val="24"/>
        </w:rPr>
        <w:t>1824.</w:t>
      </w:r>
      <w:r w:rsidRPr="00230579">
        <w:rPr>
          <w:rFonts w:ascii="Times New Roman" w:hAnsi="Times New Roman" w:cs="Times New Roman"/>
          <w:noProof/>
          <w:sz w:val="24"/>
          <w:szCs w:val="24"/>
        </w:rPr>
        <w:t xml:space="preserve"> doi: 10.1111/j.1558-5646.2009.00926.x</w:t>
      </w:r>
    </w:p>
    <w:p w14:paraId="7281C6CC" w14:textId="309267B5"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Rivas-Gonzáles, I., Rousselle, M., Li, F., Zhou, L., Dutheil, J., Munch, K.,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(2023). Pervasive incomplete lineage sorting illuminates speciation and selection in primates. </w:t>
      </w:r>
      <w:r w:rsidRPr="00230579">
        <w:rPr>
          <w:rFonts w:ascii="Times New Roman" w:hAnsi="Times New Roman" w:cs="Times New Roman"/>
          <w:i/>
          <w:iCs/>
          <w:noProof/>
          <w:sz w:val="24"/>
          <w:szCs w:val="24"/>
        </w:rPr>
        <w:t>Science</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380</w:t>
      </w:r>
      <w:r w:rsidRPr="00230579">
        <w:rPr>
          <w:rFonts w:ascii="Times New Roman" w:hAnsi="Times New Roman" w:cs="Times New Roman"/>
          <w:noProof/>
          <w:sz w:val="24"/>
          <w:szCs w:val="24"/>
        </w:rPr>
        <w:t>(6648), eabn4409.</w:t>
      </w:r>
      <w:r w:rsidR="008D0099">
        <w:rPr>
          <w:rFonts w:ascii="Times New Roman" w:hAnsi="Times New Roman" w:cs="Times New Roman"/>
          <w:noProof/>
          <w:sz w:val="24"/>
          <w:szCs w:val="24"/>
        </w:rPr>
        <w:t xml:space="preserve"> doi:</w:t>
      </w:r>
      <w:r w:rsidR="008D0099" w:rsidRPr="008D0099">
        <w:t xml:space="preserve"> </w:t>
      </w:r>
      <w:r w:rsidR="008D0099" w:rsidRPr="008D0099">
        <w:rPr>
          <w:rFonts w:ascii="Times New Roman" w:hAnsi="Times New Roman" w:cs="Times New Roman"/>
          <w:noProof/>
          <w:sz w:val="24"/>
          <w:szCs w:val="24"/>
        </w:rPr>
        <w:t>10.1126/science.abn4409</w:t>
      </w:r>
      <w:r w:rsidR="008D0099">
        <w:rPr>
          <w:rFonts w:ascii="Times New Roman" w:hAnsi="Times New Roman" w:cs="Times New Roman"/>
          <w:noProof/>
          <w:sz w:val="24"/>
          <w:szCs w:val="24"/>
        </w:rPr>
        <w:t xml:space="preserve"> </w:t>
      </w:r>
    </w:p>
    <w:p w14:paraId="77B47704" w14:textId="28F85F6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Roopnarine, P. D., Byars, G., Fitzgerald, P., Paleobiology, S., &amp; Winter, N. (1999). </w:t>
      </w:r>
      <w:r w:rsidRPr="008D0099">
        <w:rPr>
          <w:rFonts w:ascii="Times New Roman" w:hAnsi="Times New Roman" w:cs="Times New Roman"/>
          <w:noProof/>
          <w:sz w:val="24"/>
          <w:szCs w:val="24"/>
        </w:rPr>
        <w:t xml:space="preserve">Anagenetic </w:t>
      </w:r>
      <w:r w:rsidR="008D0099">
        <w:rPr>
          <w:rFonts w:ascii="Times New Roman" w:hAnsi="Times New Roman" w:cs="Times New Roman"/>
          <w:noProof/>
          <w:sz w:val="24"/>
          <w:szCs w:val="24"/>
        </w:rPr>
        <w:t>e</w:t>
      </w:r>
      <w:r w:rsidRPr="008D0099">
        <w:rPr>
          <w:rFonts w:ascii="Times New Roman" w:hAnsi="Times New Roman" w:cs="Times New Roman"/>
          <w:noProof/>
          <w:sz w:val="24"/>
          <w:szCs w:val="24"/>
        </w:rPr>
        <w:t xml:space="preserve">volution, </w:t>
      </w:r>
      <w:r w:rsidR="008D0099">
        <w:rPr>
          <w:rFonts w:ascii="Times New Roman" w:hAnsi="Times New Roman" w:cs="Times New Roman"/>
          <w:noProof/>
          <w:sz w:val="24"/>
          <w:szCs w:val="24"/>
        </w:rPr>
        <w:t>st</w:t>
      </w:r>
      <w:r w:rsidRPr="008D0099">
        <w:rPr>
          <w:rFonts w:ascii="Times New Roman" w:hAnsi="Times New Roman" w:cs="Times New Roman"/>
          <w:noProof/>
          <w:sz w:val="24"/>
          <w:szCs w:val="24"/>
        </w:rPr>
        <w:t xml:space="preserve">ratophenetic </w:t>
      </w:r>
      <w:r w:rsidR="008D0099">
        <w:rPr>
          <w:rFonts w:ascii="Times New Roman" w:hAnsi="Times New Roman" w:cs="Times New Roman"/>
          <w:noProof/>
          <w:sz w:val="24"/>
          <w:szCs w:val="24"/>
        </w:rPr>
        <w:t>p</w:t>
      </w:r>
      <w:r w:rsidRPr="008D0099">
        <w:rPr>
          <w:rFonts w:ascii="Times New Roman" w:hAnsi="Times New Roman" w:cs="Times New Roman"/>
          <w:noProof/>
          <w:sz w:val="24"/>
          <w:szCs w:val="24"/>
        </w:rPr>
        <w:t xml:space="preserve">atterns, and </w:t>
      </w:r>
      <w:r w:rsidR="008D0099">
        <w:rPr>
          <w:rFonts w:ascii="Times New Roman" w:hAnsi="Times New Roman" w:cs="Times New Roman"/>
          <w:noProof/>
          <w:sz w:val="24"/>
          <w:szCs w:val="24"/>
        </w:rPr>
        <w:t>r</w:t>
      </w:r>
      <w:r w:rsidRPr="008D0099">
        <w:rPr>
          <w:rFonts w:ascii="Times New Roman" w:hAnsi="Times New Roman" w:cs="Times New Roman"/>
          <w:noProof/>
          <w:sz w:val="24"/>
          <w:szCs w:val="24"/>
        </w:rPr>
        <w:t xml:space="preserve">andom </w:t>
      </w:r>
      <w:r w:rsidR="008D0099">
        <w:rPr>
          <w:rFonts w:ascii="Times New Roman" w:hAnsi="Times New Roman" w:cs="Times New Roman"/>
          <w:noProof/>
          <w:sz w:val="24"/>
          <w:szCs w:val="24"/>
        </w:rPr>
        <w:t>w</w:t>
      </w:r>
      <w:r w:rsidRPr="008D0099">
        <w:rPr>
          <w:rFonts w:ascii="Times New Roman" w:hAnsi="Times New Roman" w:cs="Times New Roman"/>
          <w:noProof/>
          <w:sz w:val="24"/>
          <w:szCs w:val="24"/>
        </w:rPr>
        <w:t xml:space="preserve">alk </w:t>
      </w:r>
      <w:r w:rsidR="008D0099">
        <w:rPr>
          <w:rFonts w:ascii="Times New Roman" w:hAnsi="Times New Roman" w:cs="Times New Roman"/>
          <w:noProof/>
          <w:sz w:val="24"/>
          <w:szCs w:val="24"/>
        </w:rPr>
        <w:t>m</w:t>
      </w:r>
      <w:r w:rsidRPr="008D0099">
        <w:rPr>
          <w:rFonts w:ascii="Times New Roman" w:hAnsi="Times New Roman" w:cs="Times New Roman"/>
          <w:noProof/>
          <w:sz w:val="24"/>
          <w:szCs w:val="24"/>
        </w:rPr>
        <w:t>odels</w:t>
      </w:r>
      <w:r w:rsidR="008D0099">
        <w:rPr>
          <w:rFonts w:ascii="Times New Roman" w:hAnsi="Times New Roman" w:cs="Times New Roman"/>
          <w:noProof/>
          <w:sz w:val="24"/>
          <w:szCs w:val="24"/>
        </w:rPr>
        <w:t xml:space="preserve">. </w:t>
      </w:r>
      <w:r w:rsidR="008D0099">
        <w:rPr>
          <w:rFonts w:ascii="Times New Roman" w:hAnsi="Times New Roman" w:cs="Times New Roman"/>
          <w:i/>
          <w:iCs/>
          <w:noProof/>
          <w:sz w:val="24"/>
          <w:szCs w:val="24"/>
        </w:rPr>
        <w:t>Paleobiology,</w:t>
      </w:r>
      <w:r w:rsidRPr="00230579">
        <w:rPr>
          <w:rFonts w:ascii="Times New Roman" w:hAnsi="Times New Roman" w:cs="Times New Roman"/>
          <w:i/>
          <w:iCs/>
          <w:noProof/>
          <w:sz w:val="24"/>
          <w:szCs w:val="24"/>
        </w:rPr>
        <w:t xml:space="preserve"> </w:t>
      </w:r>
      <w:r w:rsidRPr="008D0099">
        <w:rPr>
          <w:rFonts w:ascii="Times New Roman" w:hAnsi="Times New Roman" w:cs="Times New Roman"/>
          <w:noProof/>
          <w:sz w:val="24"/>
          <w:szCs w:val="24"/>
        </w:rPr>
        <w:t>25</w:t>
      </w:r>
      <w:r w:rsidRPr="00230579">
        <w:rPr>
          <w:rFonts w:ascii="Times New Roman" w:hAnsi="Times New Roman" w:cs="Times New Roman"/>
          <w:noProof/>
          <w:sz w:val="24"/>
          <w:szCs w:val="24"/>
        </w:rPr>
        <w:t>(1), 41–57.</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10.1666/0094-8373(1999)0252.3.CO;2</w:t>
      </w:r>
    </w:p>
    <w:p w14:paraId="6146DED8" w14:textId="75F5537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Rosenblum, E. B., Sarver, B. A. J., Brown, J. W., Des Roches, S., Hardwick, K. M., Hether, T. D., </w:t>
      </w:r>
      <w:r w:rsidR="008D0099">
        <w:rPr>
          <w:rFonts w:ascii="Times New Roman" w:hAnsi="Times New Roman" w:cs="Times New Roman"/>
          <w:noProof/>
          <w:sz w:val="24"/>
          <w:szCs w:val="24"/>
        </w:rPr>
        <w:t xml:space="preserve">et al., </w:t>
      </w:r>
      <w:r w:rsidRPr="00230579">
        <w:rPr>
          <w:rFonts w:ascii="Times New Roman" w:hAnsi="Times New Roman" w:cs="Times New Roman"/>
          <w:noProof/>
          <w:sz w:val="24"/>
          <w:szCs w:val="24"/>
        </w:rPr>
        <w:t xml:space="preserve">(2012). Goldilocks Meets Santa Rosalia: An Ephemeral Speciation Model Explains Patterns of Diversification Across Time Scales. </w:t>
      </w:r>
      <w:r w:rsidRPr="00230579">
        <w:rPr>
          <w:rFonts w:ascii="Times New Roman" w:hAnsi="Times New Roman" w:cs="Times New Roman"/>
          <w:i/>
          <w:iCs/>
          <w:noProof/>
          <w:sz w:val="24"/>
          <w:szCs w:val="24"/>
        </w:rPr>
        <w:t>Evolutionary 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39</w:t>
      </w:r>
      <w:r w:rsidRPr="00230579">
        <w:rPr>
          <w:rFonts w:ascii="Times New Roman" w:hAnsi="Times New Roman" w:cs="Times New Roman"/>
          <w:noProof/>
          <w:sz w:val="24"/>
          <w:szCs w:val="24"/>
        </w:rPr>
        <w:t>(2), 255–261. doi: 10.1007/s11692-012-9171-x</w:t>
      </w:r>
    </w:p>
    <w:p w14:paraId="76DFF130" w14:textId="20BA56B8"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Silvestro, D., Salamin, N., &amp; Schnitzler, J. (2014). PyRate: a new program to estimate speciation and extinction rates from incomplete fossil data. </w:t>
      </w:r>
      <w:r w:rsidRPr="00230579">
        <w:rPr>
          <w:rFonts w:ascii="Times New Roman" w:hAnsi="Times New Roman" w:cs="Times New Roman"/>
          <w:i/>
          <w:iCs/>
          <w:noProof/>
          <w:sz w:val="24"/>
          <w:szCs w:val="24"/>
        </w:rPr>
        <w:t xml:space="preserve">Methods in Ecology and </w:t>
      </w:r>
      <w:r w:rsidRPr="00230579">
        <w:rPr>
          <w:rFonts w:ascii="Times New Roman" w:hAnsi="Times New Roman" w:cs="Times New Roman"/>
          <w:i/>
          <w:iCs/>
          <w:noProof/>
          <w:sz w:val="24"/>
          <w:szCs w:val="24"/>
        </w:rPr>
        <w:lastRenderedPageBreak/>
        <w:t>Evolution2</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(10), 1126–1131.</w:t>
      </w:r>
      <w:r w:rsidR="008D0099">
        <w:rPr>
          <w:rFonts w:ascii="Times New Roman" w:hAnsi="Times New Roman" w:cs="Times New Roman"/>
          <w:noProof/>
          <w:sz w:val="24"/>
          <w:szCs w:val="24"/>
        </w:rPr>
        <w:t xml:space="preserve"> doi: </w:t>
      </w:r>
      <w:r w:rsidR="008D0099" w:rsidRPr="008D0099">
        <w:rPr>
          <w:rFonts w:ascii="Times New Roman" w:hAnsi="Times New Roman" w:cs="Times New Roman"/>
          <w:noProof/>
          <w:sz w:val="24"/>
          <w:szCs w:val="24"/>
        </w:rPr>
        <w:t>10.1111/2041-210X.12263</w:t>
      </w:r>
    </w:p>
    <w:p w14:paraId="0834ADC9" w14:textId="1037A03C"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Castiglione, S., Mondanaro, A., Serio, C., Melchionna, M., Piras, P., </w:t>
      </w:r>
      <w:r w:rsidR="008D0099">
        <w:rPr>
          <w:rFonts w:ascii="Times New Roman" w:hAnsi="Times New Roman" w:cs="Times New Roman"/>
          <w:noProof/>
          <w:sz w:val="24"/>
          <w:szCs w:val="24"/>
        </w:rPr>
        <w:t xml:space="preserve"> et al., </w:t>
      </w:r>
      <w:r w:rsidRPr="00230579">
        <w:rPr>
          <w:rFonts w:ascii="Times New Roman" w:hAnsi="Times New Roman" w:cs="Times New Roman"/>
          <w:noProof/>
          <w:sz w:val="24"/>
          <w:szCs w:val="24"/>
        </w:rPr>
        <w:t xml:space="preserve">(2020). A 450 million years long latitudinal gradient in age-dependent extinction. </w:t>
      </w:r>
      <w:r w:rsidRPr="00230579">
        <w:rPr>
          <w:rFonts w:ascii="Times New Roman" w:hAnsi="Times New Roman" w:cs="Times New Roman"/>
          <w:i/>
          <w:iCs/>
          <w:noProof/>
          <w:sz w:val="24"/>
          <w:szCs w:val="24"/>
        </w:rPr>
        <w:t>Ecology Letters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23</w:t>
      </w:r>
      <w:r w:rsidRPr="00230579">
        <w:rPr>
          <w:rFonts w:ascii="Times New Roman" w:hAnsi="Times New Roman" w:cs="Times New Roman"/>
          <w:noProof/>
          <w:sz w:val="24"/>
          <w:szCs w:val="24"/>
        </w:rPr>
        <w:t>(3), 439–446. doi: 10.1111/ele.13441</w:t>
      </w:r>
    </w:p>
    <w:p w14:paraId="67FBA87F" w14:textId="77AF0C2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Salamin, N., Antonelli, A., &amp; Meyer, X. (2019). Improved estimation of macroevolutionary rates from fossil data using a Bayesian framework. </w:t>
      </w:r>
      <w:r w:rsidRPr="00230579">
        <w:rPr>
          <w:rFonts w:ascii="Times New Roman" w:hAnsi="Times New Roman" w:cs="Times New Roman"/>
          <w:i/>
          <w:iCs/>
          <w:noProof/>
          <w:sz w:val="24"/>
          <w:szCs w:val="24"/>
        </w:rPr>
        <w:t>Paleobiology</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45</w:t>
      </w:r>
      <w:r w:rsidRPr="00230579">
        <w:rPr>
          <w:rFonts w:ascii="Times New Roman" w:hAnsi="Times New Roman" w:cs="Times New Roman"/>
          <w:noProof/>
          <w:sz w:val="24"/>
          <w:szCs w:val="24"/>
        </w:rPr>
        <w:t>(4), 546–570. doi: 10.1017/pab.2019.23</w:t>
      </w:r>
    </w:p>
    <w:p w14:paraId="3C7BFDFB" w14:textId="115971B9"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Silvestro, D</w:t>
      </w:r>
      <w:r w:rsidR="002F46CC">
        <w:rPr>
          <w:rFonts w:ascii="Times New Roman" w:hAnsi="Times New Roman" w:cs="Times New Roman"/>
          <w:noProof/>
          <w:sz w:val="24"/>
          <w:szCs w:val="24"/>
        </w:rPr>
        <w:t>.</w:t>
      </w:r>
      <w:r w:rsidRPr="00230579">
        <w:rPr>
          <w:rFonts w:ascii="Times New Roman" w:hAnsi="Times New Roman" w:cs="Times New Roman"/>
          <w:noProof/>
          <w:sz w:val="24"/>
          <w:szCs w:val="24"/>
        </w:rPr>
        <w:t xml:space="preserve">, Warnock, R. C. M., Gavryushkina, A., &amp; Stadler, T. (2018). Closing the gap between palaeontological and neontological speciation and extinction rate estimates. </w:t>
      </w:r>
      <w:r w:rsidRPr="00230579">
        <w:rPr>
          <w:rFonts w:ascii="Times New Roman" w:hAnsi="Times New Roman" w:cs="Times New Roman"/>
          <w:i/>
          <w:iCs/>
          <w:noProof/>
          <w:sz w:val="24"/>
          <w:szCs w:val="24"/>
        </w:rPr>
        <w:t>Nature Communications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9</w:t>
      </w:r>
      <w:r w:rsidRPr="00230579">
        <w:rPr>
          <w:rFonts w:ascii="Times New Roman" w:hAnsi="Times New Roman" w:cs="Times New Roman"/>
          <w:noProof/>
          <w:sz w:val="24"/>
          <w:szCs w:val="24"/>
        </w:rPr>
        <w:t>(1). doi: 10.1038/s41467-018-07622-y</w:t>
      </w:r>
    </w:p>
    <w:p w14:paraId="7BCB6AF5"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(1961). </w:t>
      </w:r>
      <w:r w:rsidRPr="00230579">
        <w:rPr>
          <w:rFonts w:ascii="Times New Roman" w:hAnsi="Times New Roman" w:cs="Times New Roman"/>
          <w:i/>
          <w:iCs/>
          <w:noProof/>
          <w:sz w:val="24"/>
          <w:szCs w:val="24"/>
        </w:rPr>
        <w:t>Principles of animal taxonomy</w:t>
      </w:r>
      <w:r w:rsidRPr="00230579">
        <w:rPr>
          <w:rFonts w:ascii="Times New Roman" w:hAnsi="Times New Roman" w:cs="Times New Roman"/>
          <w:noProof/>
          <w:sz w:val="24"/>
          <w:szCs w:val="24"/>
        </w:rPr>
        <w:t>. Columbia University Press.</w:t>
      </w:r>
    </w:p>
    <w:p w14:paraId="45D344F8"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George Gaylord. (1984). </w:t>
      </w:r>
      <w:r w:rsidRPr="00230579">
        <w:rPr>
          <w:rFonts w:ascii="Times New Roman" w:hAnsi="Times New Roman" w:cs="Times New Roman"/>
          <w:i/>
          <w:iCs/>
          <w:noProof/>
          <w:sz w:val="24"/>
          <w:szCs w:val="24"/>
        </w:rPr>
        <w:t>Tempo and mode in evolution</w:t>
      </w:r>
      <w:r w:rsidRPr="00230579">
        <w:rPr>
          <w:rFonts w:ascii="Times New Roman" w:hAnsi="Times New Roman" w:cs="Times New Roman"/>
          <w:noProof/>
          <w:sz w:val="24"/>
          <w:szCs w:val="24"/>
        </w:rPr>
        <w:t>. Columbia University Press.</w:t>
      </w:r>
    </w:p>
    <w:p w14:paraId="5509C39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Simpson, Geroge G. (1951). The species concept. </w:t>
      </w:r>
      <w:r w:rsidRPr="00230579">
        <w:rPr>
          <w:rFonts w:ascii="Times New Roman" w:hAnsi="Times New Roman" w:cs="Times New Roman"/>
          <w:i/>
          <w:iCs/>
          <w:noProof/>
          <w:sz w:val="24"/>
          <w:szCs w:val="24"/>
        </w:rPr>
        <w:t>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5</w:t>
      </w:r>
      <w:r w:rsidRPr="00230579">
        <w:rPr>
          <w:rFonts w:ascii="Times New Roman" w:hAnsi="Times New Roman" w:cs="Times New Roman"/>
          <w:noProof/>
          <w:sz w:val="24"/>
          <w:szCs w:val="24"/>
        </w:rPr>
        <w:t>(4), 285–298.</w:t>
      </w:r>
    </w:p>
    <w:p w14:paraId="72A28952"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Skeels, A., &amp; Cardillo, M. (2019). Reconstructing the geography of speciation from contemporary biodiversity data. </w:t>
      </w:r>
      <w:r w:rsidRPr="00230579">
        <w:rPr>
          <w:rFonts w:ascii="Times New Roman" w:hAnsi="Times New Roman" w:cs="Times New Roman"/>
          <w:i/>
          <w:iCs/>
          <w:noProof/>
          <w:sz w:val="24"/>
          <w:szCs w:val="24"/>
        </w:rPr>
        <w:t>American Naturalist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193</w:t>
      </w:r>
      <w:r w:rsidRPr="00230579">
        <w:rPr>
          <w:rFonts w:ascii="Times New Roman" w:hAnsi="Times New Roman" w:cs="Times New Roman"/>
          <w:noProof/>
          <w:sz w:val="24"/>
          <w:szCs w:val="24"/>
        </w:rPr>
        <w:t>(2), 240–255. doi: 10.1086/701125</w:t>
      </w:r>
    </w:p>
    <w:p w14:paraId="607AF178" w14:textId="715BC132"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Sonne, J., Dalsgaard, B., Borregaard, M. K., Kennedy, J., Fjeldså, J., &amp; Rahbek, C. (2022). Biodiversity cradles and museums segregating within hotspots of endemism. </w:t>
      </w:r>
      <w:r w:rsidRPr="00230579">
        <w:rPr>
          <w:rFonts w:ascii="Times New Roman" w:hAnsi="Times New Roman" w:cs="Times New Roman"/>
          <w:i/>
          <w:iCs/>
          <w:noProof/>
          <w:sz w:val="24"/>
          <w:szCs w:val="24"/>
        </w:rPr>
        <w:t>Proceedings of the Royal Society B: Biological Sciences</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289</w:t>
      </w:r>
      <w:r w:rsidRPr="00230579">
        <w:rPr>
          <w:rFonts w:ascii="Times New Roman" w:hAnsi="Times New Roman" w:cs="Times New Roman"/>
          <w:noProof/>
          <w:sz w:val="24"/>
          <w:szCs w:val="24"/>
        </w:rPr>
        <w:t>(1981)</w:t>
      </w:r>
      <w:r w:rsidR="002F46CC">
        <w:rPr>
          <w:rFonts w:ascii="Times New Roman" w:hAnsi="Times New Roman" w:cs="Times New Roman"/>
          <w:noProof/>
          <w:sz w:val="24"/>
          <w:szCs w:val="24"/>
        </w:rPr>
        <w:t>, 20221102</w:t>
      </w:r>
      <w:r w:rsidRPr="00230579">
        <w:rPr>
          <w:rFonts w:ascii="Times New Roman" w:hAnsi="Times New Roman" w:cs="Times New Roman"/>
          <w:noProof/>
          <w:sz w:val="24"/>
          <w:szCs w:val="24"/>
        </w:rPr>
        <w:t>. doi: 10.1098/rspb.2022.1102</w:t>
      </w:r>
    </w:p>
    <w:p w14:paraId="5537D33B" w14:textId="13E790D0" w:rsidR="00F97445" w:rsidRP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Stadler T (2019). TreeSim: Simulating Phylogenetic Trees. R package version</w:t>
      </w:r>
    </w:p>
    <w:p w14:paraId="17B95F04" w14:textId="59199CCA" w:rsidR="00F97445" w:rsidRDefault="00F97445"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F97445">
        <w:rPr>
          <w:rFonts w:ascii="Times New Roman" w:hAnsi="Times New Roman" w:cs="Times New Roman"/>
          <w:noProof/>
          <w:sz w:val="24"/>
          <w:szCs w:val="24"/>
        </w:rPr>
        <w:t xml:space="preserve">  2.4, https://CRAN.R-project.org/package=TreeSim</w:t>
      </w:r>
    </w:p>
    <w:p w14:paraId="5DAABF40" w14:textId="47E0D788" w:rsidR="00230579" w:rsidRPr="00230579" w:rsidRDefault="00230579" w:rsidP="00F97445">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Swenson, N. G. (2019). </w:t>
      </w:r>
      <w:r w:rsidRPr="00230579">
        <w:rPr>
          <w:rFonts w:ascii="Times New Roman" w:hAnsi="Times New Roman" w:cs="Times New Roman"/>
          <w:i/>
          <w:iCs/>
          <w:noProof/>
          <w:sz w:val="24"/>
          <w:szCs w:val="24"/>
        </w:rPr>
        <w:t>Phylogenetic ecology: A history, critique, and remodeling</w:t>
      </w:r>
      <w:r w:rsidRPr="00230579">
        <w:rPr>
          <w:rFonts w:ascii="Times New Roman" w:hAnsi="Times New Roman" w:cs="Times New Roman"/>
          <w:noProof/>
          <w:sz w:val="24"/>
          <w:szCs w:val="24"/>
        </w:rPr>
        <w:t>. University of Chicago Press.</w:t>
      </w:r>
    </w:p>
    <w:p w14:paraId="7A77F08F"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Brandt, A. J., Smissen, R. D., Heenan, P. B., Fukami, T., &amp; Lee, W. G. (2015). When do plant radiations influence community assembly? The importance of historical contingency in the race for niche space. </w:t>
      </w:r>
      <w:r w:rsidRPr="00230579">
        <w:rPr>
          <w:rFonts w:ascii="Times New Roman" w:hAnsi="Times New Roman" w:cs="Times New Roman"/>
          <w:i/>
          <w:iCs/>
          <w:noProof/>
          <w:sz w:val="24"/>
          <w:szCs w:val="24"/>
        </w:rPr>
        <w:t>New Phytologist</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207</w:t>
      </w:r>
      <w:r w:rsidRPr="00230579">
        <w:rPr>
          <w:rFonts w:ascii="Times New Roman" w:hAnsi="Times New Roman" w:cs="Times New Roman"/>
          <w:noProof/>
          <w:sz w:val="24"/>
          <w:szCs w:val="24"/>
        </w:rPr>
        <w:t>(2), 468–479. doi: 10.1111/nph.13362</w:t>
      </w:r>
    </w:p>
    <w:p w14:paraId="665496E2" w14:textId="0DCA40DF"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Tanentzap, A. J., Igea, J., Johnston, M. G., &amp; Larcombe, M. J. (2020). Does evolutionary </w:t>
      </w:r>
      <w:r w:rsidRPr="00230579">
        <w:rPr>
          <w:rFonts w:ascii="Times New Roman" w:hAnsi="Times New Roman" w:cs="Times New Roman"/>
          <w:noProof/>
          <w:sz w:val="24"/>
          <w:szCs w:val="24"/>
        </w:rPr>
        <w:lastRenderedPageBreak/>
        <w:t xml:space="preserve">history correlate with contemporary extinction risk by influencing range size dynamics? </w:t>
      </w:r>
      <w:r w:rsidRPr="00230579">
        <w:rPr>
          <w:rFonts w:ascii="Times New Roman" w:hAnsi="Times New Roman" w:cs="Times New Roman"/>
          <w:i/>
          <w:iCs/>
          <w:noProof/>
          <w:sz w:val="24"/>
          <w:szCs w:val="24"/>
        </w:rPr>
        <w:t>American Naturalist</w:t>
      </w:r>
      <w:r w:rsidR="002F46CC">
        <w:rPr>
          <w:rFonts w:ascii="Times New Roman" w:hAnsi="Times New Roman" w:cs="Times New Roman"/>
          <w:noProof/>
          <w:sz w:val="24"/>
          <w:szCs w:val="24"/>
        </w:rPr>
        <w:t>, 195(3), 569</w:t>
      </w:r>
      <w:r w:rsidR="002F46CC" w:rsidRPr="00230579">
        <w:rPr>
          <w:rFonts w:ascii="Times New Roman" w:hAnsi="Times New Roman" w:cs="Times New Roman"/>
          <w:noProof/>
          <w:sz w:val="24"/>
          <w:szCs w:val="24"/>
        </w:rPr>
        <w:t>–</w:t>
      </w:r>
      <w:r w:rsidR="002F46CC">
        <w:rPr>
          <w:rFonts w:ascii="Times New Roman" w:hAnsi="Times New Roman" w:cs="Times New Roman"/>
          <w:noProof/>
          <w:sz w:val="24"/>
          <w:szCs w:val="24"/>
        </w:rPr>
        <w:t>576.</w:t>
      </w:r>
      <w:r w:rsidRPr="00230579">
        <w:rPr>
          <w:rFonts w:ascii="Times New Roman" w:hAnsi="Times New Roman" w:cs="Times New Roman"/>
          <w:noProof/>
          <w:sz w:val="24"/>
          <w:szCs w:val="24"/>
        </w:rPr>
        <w:t xml:space="preserve"> doi: 10.1086/707207</w:t>
      </w:r>
    </w:p>
    <w:p w14:paraId="562D3C89"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Thomas, G. H., Hartmann, K., Jetz, W., Joy, J. B., Mimoto, A., &amp; Mooers, A. O. (2013). PASTIS: An R package to facilitate phylogenetic assembly with soft taxonomic inferences. </w:t>
      </w:r>
      <w:r w:rsidRPr="00230579">
        <w:rPr>
          <w:rFonts w:ascii="Times New Roman" w:hAnsi="Times New Roman" w:cs="Times New Roman"/>
          <w:i/>
          <w:iCs/>
          <w:noProof/>
          <w:sz w:val="24"/>
          <w:szCs w:val="24"/>
        </w:rPr>
        <w:t>Methods in Ecology and Evolution</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4</w:t>
      </w:r>
      <w:r w:rsidRPr="00230579">
        <w:rPr>
          <w:rFonts w:ascii="Times New Roman" w:hAnsi="Times New Roman" w:cs="Times New Roman"/>
          <w:noProof/>
          <w:sz w:val="24"/>
          <w:szCs w:val="24"/>
        </w:rPr>
        <w:t>(11), 1011–1017. doi: 10.1111/2041-210X.12117</w:t>
      </w:r>
    </w:p>
    <w:p w14:paraId="207824D8" w14:textId="0D55CD4D"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Upham, N. S., Esselstyn, J. A., &amp; Jetz, W. (2019). Inferring the mammal tree: Species-level sets of phylogenies for questions in ecology, evolution, and conservation. In </w:t>
      </w:r>
      <w:r w:rsidRPr="00230579">
        <w:rPr>
          <w:rFonts w:ascii="Times New Roman" w:hAnsi="Times New Roman" w:cs="Times New Roman"/>
          <w:i/>
          <w:iCs/>
          <w:noProof/>
          <w:sz w:val="24"/>
          <w:szCs w:val="24"/>
        </w:rPr>
        <w:t>PLoS Biology</w:t>
      </w:r>
      <w:r w:rsidR="002F46CC">
        <w:rPr>
          <w:rFonts w:ascii="Times New Roman" w:hAnsi="Times New Roman" w:cs="Times New Roman"/>
          <w:noProof/>
          <w:sz w:val="24"/>
          <w:szCs w:val="24"/>
        </w:rPr>
        <w:t>, 17(12), e3000494</w:t>
      </w:r>
      <w:r w:rsidRPr="00230579">
        <w:rPr>
          <w:rFonts w:ascii="Times New Roman" w:hAnsi="Times New Roman" w:cs="Times New Roman"/>
          <w:noProof/>
          <w:sz w:val="24"/>
          <w:szCs w:val="24"/>
        </w:rPr>
        <w:t>. doi: 10.1371/journal.pbio.3000494</w:t>
      </w:r>
    </w:p>
    <w:p w14:paraId="3C2A3A7A" w14:textId="5A7374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Van Valen, L. (1973). A new evolutionary </w:t>
      </w:r>
      <w:r w:rsidR="002F46CC">
        <w:rPr>
          <w:rFonts w:ascii="Times New Roman" w:hAnsi="Times New Roman" w:cs="Times New Roman"/>
          <w:noProof/>
          <w:sz w:val="24"/>
          <w:szCs w:val="24"/>
        </w:rPr>
        <w:t>law</w:t>
      </w:r>
      <w:r w:rsidRPr="00230579">
        <w:rPr>
          <w:rFonts w:ascii="Times New Roman" w:hAnsi="Times New Roman" w:cs="Times New Roman"/>
          <w:noProof/>
          <w:sz w:val="24"/>
          <w:szCs w:val="24"/>
        </w:rPr>
        <w:t xml:space="preserve">. </w:t>
      </w:r>
      <w:r w:rsidRPr="00230579">
        <w:rPr>
          <w:rFonts w:ascii="Times New Roman" w:hAnsi="Times New Roman" w:cs="Times New Roman"/>
          <w:i/>
          <w:iCs/>
          <w:noProof/>
          <w:sz w:val="24"/>
          <w:szCs w:val="24"/>
        </w:rPr>
        <w:t>Evolutionary Theory</w:t>
      </w:r>
      <w:r w:rsidRPr="00230579">
        <w:rPr>
          <w:rFonts w:ascii="Times New Roman" w:hAnsi="Times New Roman" w:cs="Times New Roman"/>
          <w:noProof/>
          <w:sz w:val="24"/>
          <w:szCs w:val="24"/>
        </w:rPr>
        <w:t xml:space="preserve">. </w:t>
      </w:r>
      <w:r w:rsidR="002F46CC">
        <w:rPr>
          <w:rFonts w:ascii="Times New Roman" w:hAnsi="Times New Roman" w:cs="Times New Roman"/>
          <w:noProof/>
          <w:sz w:val="24"/>
          <w:szCs w:val="24"/>
        </w:rPr>
        <w:t>1, 1</w:t>
      </w:r>
      <w:r w:rsidR="002F46CC" w:rsidRPr="002F46CC">
        <w:rPr>
          <w:rFonts w:ascii="Times New Roman" w:hAnsi="Times New Roman" w:cs="Times New Roman"/>
          <w:noProof/>
          <w:sz w:val="24"/>
          <w:szCs w:val="24"/>
        </w:rPr>
        <w:t>–</w:t>
      </w:r>
      <w:r w:rsidR="002F46CC">
        <w:rPr>
          <w:rFonts w:ascii="Times New Roman" w:hAnsi="Times New Roman" w:cs="Times New Roman"/>
          <w:noProof/>
          <w:sz w:val="24"/>
          <w:szCs w:val="24"/>
        </w:rPr>
        <w:t>30.</w:t>
      </w:r>
    </w:p>
    <w:p w14:paraId="3B122327" w14:textId="7906B24A"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Verde Arregoitia, L. D., Blomberg, S. P., &amp; Fisher, D. O. (2013). Phylogenetic correlates of extinction risk in mammals: Species in older lineages are not at greater risk. </w:t>
      </w:r>
      <w:r w:rsidRPr="00230579">
        <w:rPr>
          <w:rFonts w:ascii="Times New Roman" w:hAnsi="Times New Roman" w:cs="Times New Roman"/>
          <w:i/>
          <w:iCs/>
          <w:noProof/>
          <w:sz w:val="24"/>
          <w:szCs w:val="24"/>
        </w:rPr>
        <w:t>Proceedings of the Royal Society B: Biological Sciences</w:t>
      </w:r>
      <w:r w:rsidR="00304B18">
        <w:rPr>
          <w:rFonts w:ascii="Times New Roman" w:hAnsi="Times New Roman" w:cs="Times New Roman"/>
          <w:noProof/>
          <w:sz w:val="24"/>
          <w:szCs w:val="24"/>
        </w:rPr>
        <w:t xml:space="preserve"> 280(1765), 20131092.</w:t>
      </w:r>
      <w:r w:rsidRPr="00230579">
        <w:rPr>
          <w:rFonts w:ascii="Times New Roman" w:hAnsi="Times New Roman" w:cs="Times New Roman"/>
          <w:noProof/>
          <w:sz w:val="24"/>
          <w:szCs w:val="24"/>
        </w:rPr>
        <w:t xml:space="preserve"> doi: 10.1098/rspb.2013.1092</w:t>
      </w:r>
    </w:p>
    <w:p w14:paraId="41DB57EC"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230579">
        <w:rPr>
          <w:rFonts w:ascii="Times New Roman" w:hAnsi="Times New Roman" w:cs="Times New Roman"/>
          <w:noProof/>
          <w:sz w:val="24"/>
          <w:szCs w:val="24"/>
        </w:rPr>
        <w:t xml:space="preserve">Wagner, P. J., Erwin, D. H., &amp; Anstey, R. L. (1995). Phylogenetic patterns as tests of speciation models. In </w:t>
      </w:r>
      <w:r w:rsidRPr="00230579">
        <w:rPr>
          <w:rFonts w:ascii="Times New Roman" w:hAnsi="Times New Roman" w:cs="Times New Roman"/>
          <w:i/>
          <w:iCs/>
          <w:noProof/>
          <w:sz w:val="24"/>
          <w:szCs w:val="24"/>
        </w:rPr>
        <w:t>New approaches to speciaiton in the fossil record</w:t>
      </w:r>
      <w:r w:rsidRPr="00230579">
        <w:rPr>
          <w:rFonts w:ascii="Times New Roman" w:hAnsi="Times New Roman" w:cs="Times New Roman"/>
          <w:noProof/>
          <w:sz w:val="24"/>
          <w:szCs w:val="24"/>
        </w:rPr>
        <w:t xml:space="preserve"> (pp. 87–122). New York: Columbia University Press.</w:t>
      </w:r>
    </w:p>
    <w:p w14:paraId="16C8E0E3" w14:textId="77777777" w:rsidR="00230579" w:rsidRPr="00230579" w:rsidRDefault="00230579" w:rsidP="00230579">
      <w:pPr>
        <w:widowControl w:val="0"/>
        <w:autoSpaceDE w:val="0"/>
        <w:autoSpaceDN w:val="0"/>
        <w:adjustRightInd w:val="0"/>
        <w:spacing w:after="0" w:line="360" w:lineRule="auto"/>
        <w:ind w:left="480" w:hanging="480"/>
        <w:rPr>
          <w:rFonts w:ascii="Times New Roman" w:hAnsi="Times New Roman" w:cs="Times New Roman"/>
          <w:noProof/>
          <w:sz w:val="24"/>
        </w:rPr>
      </w:pPr>
      <w:r w:rsidRPr="00230579">
        <w:rPr>
          <w:rFonts w:ascii="Times New Roman" w:hAnsi="Times New Roman" w:cs="Times New Roman"/>
          <w:noProof/>
          <w:sz w:val="24"/>
          <w:szCs w:val="24"/>
        </w:rPr>
        <w:t xml:space="preserve">Willmann, R., &amp; Meier, R. (2000). A critique from the Hennigian species concept perspective. In </w:t>
      </w:r>
      <w:r w:rsidRPr="00230579">
        <w:rPr>
          <w:rFonts w:ascii="Times New Roman" w:hAnsi="Times New Roman" w:cs="Times New Roman"/>
          <w:i/>
          <w:iCs/>
          <w:noProof/>
          <w:sz w:val="24"/>
          <w:szCs w:val="24"/>
        </w:rPr>
        <w:t>Species concepts and phylogenetic theory: a debate</w:t>
      </w:r>
      <w:r w:rsidRPr="00230579">
        <w:rPr>
          <w:rFonts w:ascii="Times New Roman" w:hAnsi="Times New Roman" w:cs="Times New Roman"/>
          <w:noProof/>
          <w:sz w:val="24"/>
          <w:szCs w:val="24"/>
        </w:rPr>
        <w:t xml:space="preserve"> (pp. 101–118). New York: Columbia University Press.</w:t>
      </w:r>
    </w:p>
    <w:p w14:paraId="45667EA0" w14:textId="15B50734" w:rsidR="009978B8" w:rsidRDefault="0023057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9978B8">
      <w:pgSz w:w="12240" w:h="15840"/>
      <w:pgMar w:top="1417" w:right="1701" w:bottom="1417" w:left="1701" w:header="0" w:footer="0" w:gutter="0"/>
      <w:lnNumType w:countBy="1" w:distance="283" w:restart="continuous"/>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Carlos Calderon del Cid" w:date="2023-09-26T21:57:00Z" w:initials="CC">
    <w:p w14:paraId="02C0CA16" w14:textId="3A4896AB" w:rsidR="004E3C32" w:rsidRDefault="004E3C32">
      <w:pPr>
        <w:pStyle w:val="Textocomentario"/>
      </w:pPr>
      <w:r>
        <w:rPr>
          <w:rStyle w:val="Refdecomentario"/>
        </w:rPr>
        <w:annotationRef/>
      </w:r>
      <w:r>
        <w:t xml:space="preserve">Rachel </w:t>
      </w:r>
      <w:proofErr w:type="spellStart"/>
      <w:r>
        <w:t>suggested</w:t>
      </w:r>
      <w:proofErr w:type="spellEnd"/>
      <w:r>
        <w:t xml:space="preserve"> </w:t>
      </w:r>
      <w:proofErr w:type="spellStart"/>
      <w:r>
        <w:t>to</w:t>
      </w:r>
      <w:proofErr w:type="spellEnd"/>
      <w:r>
        <w:t xml:space="preserve"> </w:t>
      </w:r>
      <w:proofErr w:type="spellStart"/>
      <w:r>
        <w:t>state</w:t>
      </w:r>
      <w:proofErr w:type="spellEnd"/>
      <w:r>
        <w:t xml:space="preserve"> in </w:t>
      </w:r>
      <w:proofErr w:type="spellStart"/>
      <w:r>
        <w:t>the</w:t>
      </w:r>
      <w:proofErr w:type="spellEnd"/>
      <w:r>
        <w:t xml:space="preserve"> </w:t>
      </w:r>
      <w:proofErr w:type="spellStart"/>
      <w:r>
        <w:t>beginning</w:t>
      </w:r>
      <w:proofErr w:type="spellEnd"/>
      <w:r>
        <w:t xml:space="preserve"> </w:t>
      </w:r>
      <w:proofErr w:type="spellStart"/>
      <w:r>
        <w:t>why</w:t>
      </w:r>
      <w:proofErr w:type="spellEnd"/>
      <w:r>
        <w:t xml:space="preserve"> </w:t>
      </w:r>
      <w:proofErr w:type="spellStart"/>
      <w:r>
        <w:t>we</w:t>
      </w:r>
      <w:proofErr w:type="spellEnd"/>
      <w:r>
        <w:t xml:space="preserve"> </w:t>
      </w:r>
      <w:proofErr w:type="spellStart"/>
      <w:r>
        <w:t>used</w:t>
      </w:r>
      <w:proofErr w:type="spellEnd"/>
      <w:r>
        <w:t xml:space="preserve"> </w:t>
      </w:r>
      <w:proofErr w:type="spellStart"/>
      <w:r>
        <w:t>different</w:t>
      </w:r>
      <w:proofErr w:type="spellEnd"/>
      <w:r>
        <w:t xml:space="preserve"> </w:t>
      </w:r>
      <w:proofErr w:type="spellStart"/>
      <w:r>
        <w:t>extinction</w:t>
      </w:r>
      <w:proofErr w:type="spellEnd"/>
      <w:r>
        <w:t xml:space="preserve"> </w:t>
      </w:r>
      <w:proofErr w:type="spellStart"/>
      <w:r>
        <w:t>approaches</w:t>
      </w:r>
      <w:proofErr w:type="spellEnd"/>
      <w:r>
        <w:t xml:space="preserve"> in </w:t>
      </w:r>
      <w:proofErr w:type="spellStart"/>
      <w:r>
        <w:t>our</w:t>
      </w:r>
      <w:proofErr w:type="spellEnd"/>
      <w:r>
        <w:t xml:space="preserve"> </w:t>
      </w:r>
      <w:proofErr w:type="spellStart"/>
      <w:r>
        <w:t>simulations</w:t>
      </w:r>
      <w:proofErr w:type="spellEnd"/>
      <w:r>
        <w:t>.</w:t>
      </w:r>
    </w:p>
  </w:comment>
  <w:comment w:id="112" w:author="Carlos Calderon del Cid" w:date="2023-07-16T23:20:00Z" w:initials="CCdC">
    <w:p w14:paraId="15382FE7" w14:textId="72D3EAC0" w:rsidR="009B2D2E" w:rsidRDefault="009B2D2E">
      <w:pPr>
        <w:pStyle w:val="Textocomentario"/>
      </w:pPr>
      <w:r>
        <w:rPr>
          <w:rStyle w:val="Refdecomentario"/>
        </w:rPr>
        <w:annotationRef/>
      </w:r>
      <w:r>
        <w:t xml:space="preserve">Daniele, can </w:t>
      </w:r>
      <w:proofErr w:type="spellStart"/>
      <w:r>
        <w:t>you</w:t>
      </w:r>
      <w:proofErr w:type="spellEnd"/>
      <w:r>
        <w:t xml:space="preserve"> </w:t>
      </w:r>
      <w:proofErr w:type="spellStart"/>
      <w:r>
        <w:t>check</w:t>
      </w:r>
      <w:proofErr w:type="spellEnd"/>
      <w:r>
        <w:t xml:space="preserve"> </w:t>
      </w:r>
      <w:proofErr w:type="spellStart"/>
      <w:r>
        <w:t>if</w:t>
      </w:r>
      <w:proofErr w:type="spellEnd"/>
      <w:r>
        <w:t xml:space="preserve"> </w:t>
      </w:r>
      <w:proofErr w:type="spellStart"/>
      <w:r>
        <w:t>the</w:t>
      </w:r>
      <w:proofErr w:type="spellEnd"/>
      <w:r>
        <w:t xml:space="preserve"> reference is okay in the bibliography?</w:t>
      </w:r>
    </w:p>
  </w:comment>
  <w:comment w:id="113" w:author="Daniele Silvestro" w:date="2023-07-11T16:23:00Z" w:initials="DS">
    <w:p w14:paraId="7961A015" w14:textId="5514FFA0" w:rsidR="00F332F3" w:rsidRDefault="00F332F3">
      <w:pPr>
        <w:pStyle w:val="Textocomentario"/>
      </w:pPr>
      <w:r>
        <w:rPr>
          <w:rStyle w:val="Refdecomentario"/>
        </w:rPr>
        <w:annotationRef/>
      </w:r>
      <w:r>
        <w:t>Did we use the true sp/ex rates here or did we estimate them?</w:t>
      </w:r>
    </w:p>
  </w:comment>
  <w:comment w:id="114" w:author="Carlos Calderon del Cid" w:date="2023-07-13T23:27:00Z" w:initials="CCdC">
    <w:p w14:paraId="4C160DF4" w14:textId="077E2672" w:rsidR="00DB7386" w:rsidRDefault="00DB7386">
      <w:pPr>
        <w:pStyle w:val="Textocomentario"/>
      </w:pPr>
      <w:r>
        <w:rPr>
          <w:rStyle w:val="Refdecomentario"/>
        </w:rPr>
        <w:annotationRef/>
      </w:r>
      <w:r>
        <w:t>We estimate them.</w:t>
      </w:r>
    </w:p>
  </w:comment>
  <w:comment w:id="115" w:author="Unknown Author" w:date="2023-07-10T08:56:00Z" w:initials="">
    <w:p w14:paraId="0B1841BF" w14:textId="77777777" w:rsidR="009978B8" w:rsidRDefault="00000000">
      <w:r>
        <w:rPr>
          <w:rFonts w:ascii="Calibri" w:eastAsia="DengXian" w:hAnsi="Calibri"/>
          <w:sz w:val="20"/>
          <w:lang w:val="en-US"/>
        </w:rPr>
        <w:t>I find it a bit confusing to always use different rates. Why not using lambda = 1 and an extinction fraction of e.g. 0.9, 0.5 and 0.1 (similar as in the section before)?</w:t>
      </w:r>
    </w:p>
  </w:comment>
  <w:comment w:id="116" w:author="Carlos Calderon del Cid" w:date="2023-07-13T23:29:00Z" w:initials="CCdC">
    <w:p w14:paraId="35A581ED" w14:textId="7B55E9DB" w:rsidR="00DB7386" w:rsidRDefault="00DB7386">
      <w:pPr>
        <w:pStyle w:val="Textocomentario"/>
      </w:pPr>
      <w:r>
        <w:rPr>
          <w:rStyle w:val="Refdecomentario"/>
        </w:rPr>
        <w:annotationRef/>
      </w:r>
      <w:r w:rsidR="00B81F00">
        <w:t xml:space="preserve">I don’t remember exactly why we decided these rates. However, they were also implemented in the following section. I mean, the same tres with the same three diversification scenarios were used to evaluate the imprint of extinction risk. </w:t>
      </w:r>
    </w:p>
  </w:comment>
  <w:comment w:id="165" w:author="Unknown Author" w:date="2023-07-08T09:09:00Z" w:initials="">
    <w:p w14:paraId="7D37FF3C" w14:textId="77777777" w:rsidR="009978B8" w:rsidRDefault="00000000">
      <w:r>
        <w:rPr>
          <w:rFonts w:ascii="Calibri" w:eastAsia="DengXian" w:hAnsi="Calibri"/>
          <w:sz w:val="20"/>
          <w:lang w:val="en-US"/>
        </w:rPr>
        <w:t>I wonder if this would change with the correction function.</w:t>
      </w:r>
    </w:p>
  </w:comment>
  <w:comment w:id="166" w:author="Daniele Silvestro" w:date="2023-07-11T16:18:00Z" w:initials="DS">
    <w:p w14:paraId="624ABD89" w14:textId="77777777" w:rsidR="005F7C25" w:rsidRDefault="005F7C25">
      <w:pPr>
        <w:pStyle w:val="Textocomentario"/>
      </w:pPr>
      <w:r>
        <w:rPr>
          <w:rStyle w:val="Refdecomentario"/>
        </w:rPr>
        <w:annotationRef/>
      </w:r>
      <w:r>
        <w:t>I am not 100% sure we need to keepo this section but if we do we shoult structure it with:</w:t>
      </w:r>
    </w:p>
    <w:p w14:paraId="3503C229" w14:textId="0BD777AF" w:rsidR="005F7C25" w:rsidRDefault="005F7C25" w:rsidP="005F7C25">
      <w:pPr>
        <w:pStyle w:val="Textocomentario"/>
        <w:numPr>
          <w:ilvl w:val="0"/>
          <w:numId w:val="1"/>
        </w:numPr>
      </w:pPr>
      <w:r>
        <w:t xml:space="preserve">Comparisons </w:t>
      </w:r>
      <w:r w:rsidR="00F332F3">
        <w:t>for</w:t>
      </w:r>
      <w:r>
        <w:t xml:space="preserve"> buddin speciation (</w:t>
      </w:r>
      <w:r w:rsidR="00F332F3">
        <w:t xml:space="preserve">random species case and </w:t>
      </w:r>
      <w:r>
        <w:t>extreme ca</w:t>
      </w:r>
      <w:r w:rsidR="00F332F3">
        <w:t>se</w:t>
      </w:r>
      <w:r>
        <w:t>)</w:t>
      </w:r>
    </w:p>
    <w:p w14:paraId="1083BC97" w14:textId="77777777" w:rsidR="005F7C25" w:rsidRDefault="00F332F3" w:rsidP="005F7C25">
      <w:pPr>
        <w:pStyle w:val="Textocomentario"/>
        <w:numPr>
          <w:ilvl w:val="0"/>
          <w:numId w:val="1"/>
        </w:numPr>
      </w:pPr>
      <w:r>
        <w:t>Bifurcation (random species) including corrected ages</w:t>
      </w:r>
    </w:p>
    <w:p w14:paraId="4FF804B1" w14:textId="77777777" w:rsidR="00F332F3" w:rsidRDefault="00F332F3" w:rsidP="00F332F3">
      <w:pPr>
        <w:pStyle w:val="Textocomentario"/>
      </w:pPr>
    </w:p>
    <w:p w14:paraId="2DBD596B" w14:textId="17FAD356" w:rsidR="00F332F3" w:rsidRDefault="00F332F3" w:rsidP="00F332F3">
      <w:pPr>
        <w:pStyle w:val="Textocomentario"/>
      </w:pPr>
      <w:r>
        <w:t>Ultimately though, I am not convinced that this experiments is adding much compared with the extinction risk one</w:t>
      </w:r>
    </w:p>
  </w:comment>
  <w:comment w:id="167" w:author="Carlos Calderon del Cid" w:date="2023-07-14T23:29:00Z" w:initials="CCdC">
    <w:p w14:paraId="139C3825" w14:textId="4288F546" w:rsidR="00DD4E4B" w:rsidRDefault="00DD4E4B">
      <w:pPr>
        <w:pStyle w:val="Textocomentario"/>
      </w:pPr>
      <w:r>
        <w:rPr>
          <w:rStyle w:val="Refdecomentario"/>
        </w:rPr>
        <w:annotationRef/>
      </w:r>
      <w:r>
        <w:t xml:space="preserve">I would like to keep this section. </w:t>
      </w:r>
      <w:r w:rsidR="00B35C65">
        <w:t xml:space="preserve">We used these results to point out important issues in the Discussion and </w:t>
      </w:r>
      <w:r>
        <w:t xml:space="preserve">I think it is very eloquent that under budding speciation is posible to estimate wrongly the oldest species of a clade according to the phylogenetic age. Even, in some papers which make inferences about extinction risk and species age (e.g. </w:t>
      </w:r>
      <w:hyperlink r:id="rId1" w:history="1">
        <w:r w:rsidRPr="00B32137">
          <w:rPr>
            <w:rStyle w:val="Hipervnculo"/>
          </w:rPr>
          <w:t>https://doi.org/10.1017/S1367943002002196</w:t>
        </w:r>
      </w:hyperlink>
      <w:r>
        <w:t>)</w:t>
      </w:r>
      <w:r w:rsidR="00822B8C">
        <w:t>,</w:t>
      </w:r>
      <w:r>
        <w:t xml:space="preserve"> the discussion is centered in </w:t>
      </w:r>
      <w:r w:rsidR="00822B8C">
        <w:t>singletons</w:t>
      </w:r>
      <w:r>
        <w:t xml:space="preserve"> as old species</w:t>
      </w:r>
      <w:r w:rsidR="00822B8C">
        <w:t xml:space="preserve"> and it can be the case (under high extinction and budding speciation) that this species are indeed young. </w:t>
      </w:r>
    </w:p>
    <w:p w14:paraId="2F7741A4" w14:textId="1DA737F9" w:rsidR="00822B8C" w:rsidRDefault="00B35C65">
      <w:pPr>
        <w:pStyle w:val="Textocomentario"/>
      </w:pPr>
      <w:r>
        <w:t xml:space="preserve">Also, given the point estimates figure that I sent in slack, I think we should not change the figures, however, I agree that they could appear in the Supplementary. </w:t>
      </w:r>
    </w:p>
  </w:comment>
  <w:comment w:id="243" w:author="Unknown Author" w:date="2023-07-10T11:44:00Z" w:initials="">
    <w:p w14:paraId="47F2D94A" w14:textId="77777777" w:rsidR="009978B8" w:rsidRDefault="00000000">
      <w:r>
        <w:rPr>
          <w:rFonts w:ascii="Calibri" w:hAnsi="Calibri"/>
          <w:sz w:val="20"/>
          <w:lang w:val="en-US"/>
        </w:rPr>
        <w:t>I would not say it is low and, importantly, our conclusions when comparing species age or extinction risk (Figs 6/8) are screwed up.</w:t>
      </w:r>
    </w:p>
  </w:comment>
  <w:comment w:id="244" w:author="Carlos Calderon del Cid" w:date="2023-07-16T13:49:00Z" w:initials="CCdC">
    <w:p w14:paraId="12E1DCAC" w14:textId="0249F0D8" w:rsidR="00486840" w:rsidRDefault="00486840">
      <w:pPr>
        <w:pStyle w:val="Textocomentario"/>
      </w:pPr>
      <w:r>
        <w:rPr>
          <w:rStyle w:val="Refdecomentario"/>
        </w:rPr>
        <w:annotationRef/>
      </w:r>
      <w:r>
        <w:t>I arranged this sentence, in order to compare bifurcating with the other speciation modes.</w:t>
      </w:r>
    </w:p>
  </w:comment>
  <w:comment w:id="245" w:author="Carlos Calderon del Cid" w:date="2023-07-16T15:49:00Z" w:initials="CCdC">
    <w:p w14:paraId="202FABF4" w14:textId="580C5953" w:rsidR="00B35C65" w:rsidRDefault="00B35C65">
      <w:pPr>
        <w:pStyle w:val="Textocomentario"/>
      </w:pPr>
      <w:r>
        <w:rPr>
          <w:rStyle w:val="Refdecomentario"/>
        </w:rPr>
        <w:annotationRef/>
      </w:r>
      <w:r>
        <w:t xml:space="preserve">I removed the Tanentzap et al. 2020 method because it only accounts the problem of phylogenetic uncertainty and not the shortfalls of our paper. </w:t>
      </w:r>
    </w:p>
  </w:comment>
  <w:comment w:id="246" w:author="Carlos Calderon del Cid" w:date="2023-07-16T21:03:00Z" w:initials="CCdC">
    <w:p w14:paraId="608FC8CB" w14:textId="31B6BD8A" w:rsidR="00AF514B" w:rsidRDefault="00AF514B">
      <w:pPr>
        <w:pStyle w:val="Textocomentario"/>
      </w:pPr>
      <w:r>
        <w:rPr>
          <w:rStyle w:val="Refdecomentario"/>
        </w:rPr>
        <w:annotationRef/>
      </w:r>
      <w:r>
        <w:t>New paragraph</w:t>
      </w:r>
    </w:p>
  </w:comment>
  <w:comment w:id="247" w:author="Carlos Calderon del Cid" w:date="2023-07-16T21:04:00Z" w:initials="CCdC">
    <w:p w14:paraId="1BCDFD89" w14:textId="123F7CD0" w:rsidR="00AF514B" w:rsidRDefault="00AF514B">
      <w:pPr>
        <w:pStyle w:val="Textocomentario"/>
      </w:pPr>
      <w:r>
        <w:rPr>
          <w:rStyle w:val="Refdecomentario"/>
        </w:rPr>
        <w:annotationRef/>
      </w:r>
      <w:r>
        <w:t>New paragraph</w:t>
      </w:r>
    </w:p>
  </w:comment>
  <w:comment w:id="248" w:author="Juan Carrillo" w:date="2023-07-07T11:09:00Z" w:initials="JC">
    <w:p w14:paraId="17E88969" w14:textId="77777777" w:rsidR="009978B8" w:rsidRDefault="00000000">
      <w:r>
        <w:rPr>
          <w:rFonts w:ascii="Liberation Serif" w:eastAsia="DejaVu Sans" w:hAnsi="Liberation Serif" w:cs="DejaVu Sans"/>
          <w:sz w:val="24"/>
          <w:szCs w:val="24"/>
          <w:lang w:val="en-US" w:eastAsia="en-US" w:bidi="en-US"/>
        </w:rPr>
        <w:t>I think we could combine Fig 5 and 6 in only one figure, for example using different colors for the histograms made using two random species.</w:t>
      </w:r>
    </w:p>
  </w:comment>
  <w:comment w:id="249" w:author="Unknown Author" w:date="2023-07-07T15:27:00Z" w:initials="">
    <w:p w14:paraId="70631801" w14:textId="77777777" w:rsidR="009978B8" w:rsidRDefault="00000000">
      <w:r>
        <w:rPr>
          <w:rFonts w:ascii="Calibri" w:eastAsia="DengXian" w:hAnsi="Calibri"/>
          <w:sz w:val="20"/>
          <w:lang w:val="en-US"/>
        </w:rPr>
        <w:t>Very heterogeneous, e.g. capitalization of title or  many references are missing page numbers. In many ref managaers you will manually need to change titles to lower case.</w:t>
      </w:r>
    </w:p>
  </w:comment>
  <w:comment w:id="250" w:author="Carlos Calderon del Cid" w:date="2023-07-16T23:20:00Z" w:initials="CCdC">
    <w:p w14:paraId="2A19E2BA" w14:textId="7456BBC4" w:rsidR="009B2D2E" w:rsidRDefault="009B2D2E">
      <w:pPr>
        <w:pStyle w:val="Textocomentario"/>
      </w:pPr>
      <w:r>
        <w:rPr>
          <w:rStyle w:val="Refdecomentario"/>
        </w:rPr>
        <w:annotationRef/>
      </w:r>
      <w:r>
        <w:t xml:space="preserve">I was more careful this time.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0CA16" w15:done="0"/>
  <w15:commentEx w15:paraId="15382FE7" w15:done="0"/>
  <w15:commentEx w15:paraId="7961A015" w15:done="0"/>
  <w15:commentEx w15:paraId="4C160DF4" w15:paraIdParent="7961A015" w15:done="0"/>
  <w15:commentEx w15:paraId="0B1841BF" w15:done="0"/>
  <w15:commentEx w15:paraId="35A581ED" w15:paraIdParent="0B1841BF" w15:done="0"/>
  <w15:commentEx w15:paraId="7D37FF3C" w15:done="0"/>
  <w15:commentEx w15:paraId="2DBD596B" w15:paraIdParent="7D37FF3C" w15:done="0"/>
  <w15:commentEx w15:paraId="2F7741A4" w15:paraIdParent="7D37FF3C" w15:done="0"/>
  <w15:commentEx w15:paraId="47F2D94A" w15:done="0"/>
  <w15:commentEx w15:paraId="12E1DCAC" w15:paraIdParent="47F2D94A" w15:done="0"/>
  <w15:commentEx w15:paraId="202FABF4" w15:done="0"/>
  <w15:commentEx w15:paraId="608FC8CB" w15:done="0"/>
  <w15:commentEx w15:paraId="1BCDFD89" w15:done="0"/>
  <w15:commentEx w15:paraId="17E88969" w15:done="0"/>
  <w15:commentEx w15:paraId="70631801" w15:done="0"/>
  <w15:commentEx w15:paraId="2A19E2BA" w15:paraIdParent="706318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78597EF" w16cex:dateUtc="2023-09-27T00:57:00Z"/>
  <w16cex:commentExtensible w16cex:durableId="285EF9DA" w16cex:dateUtc="2023-07-17T02:20:00Z"/>
  <w16cex:commentExtensible w16cex:durableId="2858007C" w16cex:dateUtc="2023-07-11T14:23:00Z"/>
  <w16cex:commentExtensible w16cex:durableId="285B06FC" w16cex:dateUtc="2023-07-14T02:27:00Z"/>
  <w16cex:commentExtensible w16cex:durableId="285B0745" w16cex:dateUtc="2023-07-14T02:29:00Z"/>
  <w16cex:commentExtensible w16cex:durableId="2857FF3E" w16cex:dateUtc="2023-07-11T14:18:00Z"/>
  <w16cex:commentExtensible w16cex:durableId="285C58D3" w16cex:dateUtc="2023-07-15T02:29:00Z"/>
  <w16cex:commentExtensible w16cex:durableId="285E73D5" w16cex:dateUtc="2023-07-16T16:49:00Z"/>
  <w16cex:commentExtensible w16cex:durableId="285E9011" w16cex:dateUtc="2023-07-16T18:49:00Z"/>
  <w16cex:commentExtensible w16cex:durableId="285ED9BB" w16cex:dateUtc="2023-07-17T00:03:00Z"/>
  <w16cex:commentExtensible w16cex:durableId="285ED9CB" w16cex:dateUtc="2023-07-17T00:04:00Z"/>
  <w16cex:commentExtensible w16cex:durableId="285EF9B3" w16cex:dateUtc="2023-07-17T0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0CA16" w16cid:durableId="178597EF"/>
  <w16cid:commentId w16cid:paraId="15382FE7" w16cid:durableId="285EF9DA"/>
  <w16cid:commentId w16cid:paraId="7961A015" w16cid:durableId="2858007C"/>
  <w16cid:commentId w16cid:paraId="4C160DF4" w16cid:durableId="285B06FC"/>
  <w16cid:commentId w16cid:paraId="0B1841BF" w16cid:durableId="28568972"/>
  <w16cid:commentId w16cid:paraId="35A581ED" w16cid:durableId="285B0745"/>
  <w16cid:commentId w16cid:paraId="7D37FF3C" w16cid:durableId="2856897D"/>
  <w16cid:commentId w16cid:paraId="2DBD596B" w16cid:durableId="2857FF3E"/>
  <w16cid:commentId w16cid:paraId="2F7741A4" w16cid:durableId="285C58D3"/>
  <w16cid:commentId w16cid:paraId="47F2D94A" w16cid:durableId="28568982"/>
  <w16cid:commentId w16cid:paraId="12E1DCAC" w16cid:durableId="285E73D5"/>
  <w16cid:commentId w16cid:paraId="202FABF4" w16cid:durableId="285E9011"/>
  <w16cid:commentId w16cid:paraId="608FC8CB" w16cid:durableId="285ED9BB"/>
  <w16cid:commentId w16cid:paraId="1BCDFD89" w16cid:durableId="285ED9CB"/>
  <w16cid:commentId w16cid:paraId="17E88969" w16cid:durableId="28568991"/>
  <w16cid:commentId w16cid:paraId="70631801" w16cid:durableId="28568994"/>
  <w16cid:commentId w16cid:paraId="2A19E2BA" w16cid:durableId="285EF9B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ejaVu Sans">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A38E7"/>
    <w:multiLevelType w:val="hybridMultilevel"/>
    <w:tmpl w:val="E12A8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791156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rson w15:author="Daniele Silvestro">
    <w15:presenceInfo w15:providerId="None" w15:userId="Daniele Silvest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trackRevisions/>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8B8"/>
    <w:rsid w:val="00011143"/>
    <w:rsid w:val="00016FE5"/>
    <w:rsid w:val="000214C8"/>
    <w:rsid w:val="00046A4B"/>
    <w:rsid w:val="000876CC"/>
    <w:rsid w:val="0009461D"/>
    <w:rsid w:val="00095DFB"/>
    <w:rsid w:val="000B1488"/>
    <w:rsid w:val="001973FC"/>
    <w:rsid w:val="00197E73"/>
    <w:rsid w:val="00230579"/>
    <w:rsid w:val="00263CE8"/>
    <w:rsid w:val="002C17FB"/>
    <w:rsid w:val="002E48EB"/>
    <w:rsid w:val="002F46CC"/>
    <w:rsid w:val="00304B18"/>
    <w:rsid w:val="0030751F"/>
    <w:rsid w:val="00320B66"/>
    <w:rsid w:val="003212D5"/>
    <w:rsid w:val="00321485"/>
    <w:rsid w:val="00342EEC"/>
    <w:rsid w:val="003477ED"/>
    <w:rsid w:val="00386CA8"/>
    <w:rsid w:val="003B07B6"/>
    <w:rsid w:val="003C4C1E"/>
    <w:rsid w:val="003E11D7"/>
    <w:rsid w:val="003F4D29"/>
    <w:rsid w:val="00416FDA"/>
    <w:rsid w:val="004258CE"/>
    <w:rsid w:val="0048609D"/>
    <w:rsid w:val="00486840"/>
    <w:rsid w:val="004A01AB"/>
    <w:rsid w:val="004E3C32"/>
    <w:rsid w:val="004F08F1"/>
    <w:rsid w:val="004F0B50"/>
    <w:rsid w:val="004F7BC4"/>
    <w:rsid w:val="00506218"/>
    <w:rsid w:val="00514AA0"/>
    <w:rsid w:val="0056360F"/>
    <w:rsid w:val="005B52EA"/>
    <w:rsid w:val="005D256A"/>
    <w:rsid w:val="005F7C25"/>
    <w:rsid w:val="00614615"/>
    <w:rsid w:val="00621D01"/>
    <w:rsid w:val="00637598"/>
    <w:rsid w:val="00670F90"/>
    <w:rsid w:val="00685F72"/>
    <w:rsid w:val="006A27A8"/>
    <w:rsid w:val="006E1F15"/>
    <w:rsid w:val="006E31A8"/>
    <w:rsid w:val="006E6716"/>
    <w:rsid w:val="006F349E"/>
    <w:rsid w:val="00750B49"/>
    <w:rsid w:val="007C5B06"/>
    <w:rsid w:val="00822B8C"/>
    <w:rsid w:val="00845461"/>
    <w:rsid w:val="008851D9"/>
    <w:rsid w:val="008D0099"/>
    <w:rsid w:val="008D312C"/>
    <w:rsid w:val="008D681D"/>
    <w:rsid w:val="0094297A"/>
    <w:rsid w:val="00966D90"/>
    <w:rsid w:val="009978B8"/>
    <w:rsid w:val="009B2D2E"/>
    <w:rsid w:val="009E0DDB"/>
    <w:rsid w:val="00A210F1"/>
    <w:rsid w:val="00A2705F"/>
    <w:rsid w:val="00A52FD5"/>
    <w:rsid w:val="00A9166F"/>
    <w:rsid w:val="00AB3436"/>
    <w:rsid w:val="00AC7EB6"/>
    <w:rsid w:val="00AF514B"/>
    <w:rsid w:val="00B14922"/>
    <w:rsid w:val="00B35C65"/>
    <w:rsid w:val="00B50868"/>
    <w:rsid w:val="00B679A7"/>
    <w:rsid w:val="00B80316"/>
    <w:rsid w:val="00B81F00"/>
    <w:rsid w:val="00BB0B32"/>
    <w:rsid w:val="00BE7023"/>
    <w:rsid w:val="00C04B51"/>
    <w:rsid w:val="00C05393"/>
    <w:rsid w:val="00C277AE"/>
    <w:rsid w:val="00CC0724"/>
    <w:rsid w:val="00CD11D4"/>
    <w:rsid w:val="00CE0170"/>
    <w:rsid w:val="00CE2A7D"/>
    <w:rsid w:val="00D04637"/>
    <w:rsid w:val="00D71A36"/>
    <w:rsid w:val="00D85170"/>
    <w:rsid w:val="00DB7386"/>
    <w:rsid w:val="00DC7695"/>
    <w:rsid w:val="00DD4E4B"/>
    <w:rsid w:val="00DE12AA"/>
    <w:rsid w:val="00E92E8C"/>
    <w:rsid w:val="00F332F3"/>
    <w:rsid w:val="00F97445"/>
    <w:rsid w:val="00FA5531"/>
    <w:rsid w:val="00FF70B4"/>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A7E0C"/>
  <w15:docId w15:val="{B79303CF-06C3-D44C-A2FC-024CE26CC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705">
      <w:bodyDiv w:val="1"/>
      <w:marLeft w:val="0"/>
      <w:marRight w:val="0"/>
      <w:marTop w:val="0"/>
      <w:marBottom w:val="0"/>
      <w:divBdr>
        <w:top w:val="none" w:sz="0" w:space="0" w:color="auto"/>
        <w:left w:val="none" w:sz="0" w:space="0" w:color="auto"/>
        <w:bottom w:val="none" w:sz="0" w:space="0" w:color="auto"/>
        <w:right w:val="none" w:sz="0" w:space="0" w:color="auto"/>
      </w:divBdr>
      <w:divsChild>
        <w:div w:id="20273212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7/S1367943002002196"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30</Pages>
  <Words>30728</Words>
  <Characters>169004</Characters>
  <Application>Microsoft Office Word</Application>
  <DocSecurity>0</DocSecurity>
  <Lines>1408</Lines>
  <Paragraphs>398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7</cp:revision>
  <dcterms:created xsi:type="dcterms:W3CDTF">2023-09-21T13:48:00Z</dcterms:created>
  <dcterms:modified xsi:type="dcterms:W3CDTF">2023-10-10T02:32:00Z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