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E2066" w14:textId="12455BD2" w:rsidR="00D04637" w:rsidRDefault="00D04637">
      <w:pPr>
        <w:spacing w:after="0" w:line="360" w:lineRule="auto"/>
        <w:jc w:val="both"/>
        <w:rPr>
          <w:rFonts w:ascii="Times New Roman" w:hAnsi="Times New Roman" w:cs="Times New Roman"/>
          <w:b/>
          <w:bCs/>
          <w:sz w:val="28"/>
          <w:szCs w:val="28"/>
          <w:lang w:val="en-US"/>
        </w:rPr>
      </w:pPr>
      <w:commentRangeStart w:id="0"/>
      <w:r>
        <w:rPr>
          <w:rFonts w:ascii="Times New Roman" w:hAnsi="Times New Roman" w:cs="Times New Roman"/>
          <w:b/>
          <w:bCs/>
          <w:sz w:val="28"/>
          <w:szCs w:val="28"/>
          <w:lang w:val="en-US"/>
        </w:rPr>
        <w:t>Approximating species age under different speciation modes and extinction</w:t>
      </w:r>
      <w:commentRangeEnd w:id="0"/>
      <w:r w:rsidR="00E378A8">
        <w:rPr>
          <w:rStyle w:val="Refdecomentario"/>
        </w:rPr>
        <w:commentReference w:id="0"/>
      </w:r>
    </w:p>
    <w:p w14:paraId="55907C10" w14:textId="77777777" w:rsidR="009978B8" w:rsidRDefault="009978B8">
      <w:pPr>
        <w:spacing w:after="0" w:line="360" w:lineRule="auto"/>
        <w:jc w:val="both"/>
        <w:rPr>
          <w:rFonts w:ascii="Times New Roman" w:hAnsi="Times New Roman" w:cs="Times New Roman"/>
          <w:b/>
          <w:bCs/>
          <w:sz w:val="24"/>
          <w:szCs w:val="24"/>
          <w:lang w:val="en-US"/>
        </w:rPr>
      </w:pPr>
    </w:p>
    <w:p w14:paraId="22F44416" w14:textId="77777777" w:rsidR="009978B8" w:rsidRDefault="009978B8">
      <w:pPr>
        <w:spacing w:after="0" w:line="360" w:lineRule="auto"/>
        <w:jc w:val="both"/>
        <w:rPr>
          <w:rFonts w:ascii="Times New Roman" w:hAnsi="Times New Roman" w:cs="Times New Roman"/>
          <w:b/>
          <w:bCs/>
          <w:sz w:val="24"/>
          <w:szCs w:val="24"/>
          <w:lang w:val="en-US"/>
        </w:rPr>
      </w:pPr>
    </w:p>
    <w:p w14:paraId="0FE4C468"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Carlos Calderón del Cid</w:t>
      </w:r>
      <w:r>
        <w:rPr>
          <w:rFonts w:ascii="Times New Roman" w:hAnsi="Times New Roman" w:cs="Times New Roman"/>
          <w:sz w:val="24"/>
          <w:szCs w:val="24"/>
          <w:vertAlign w:val="superscript"/>
          <w:lang w:val="en-US"/>
        </w:rPr>
        <w:t>1,2</w:t>
      </w:r>
      <w:r>
        <w:rPr>
          <w:rFonts w:ascii="Times New Roman" w:hAnsi="Times New Roman" w:cs="Times New Roman"/>
          <w:sz w:val="24"/>
          <w:szCs w:val="24"/>
          <w:lang w:val="en-US"/>
        </w:rPr>
        <w:t>, Torsten Hauffe</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Juan D. Carrillo</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Daniele Silvestro</w:t>
      </w:r>
      <w:r>
        <w:rPr>
          <w:rFonts w:ascii="Times New Roman" w:hAnsi="Times New Roman" w:cs="Times New Roman"/>
          <w:sz w:val="24"/>
          <w:szCs w:val="24"/>
          <w:vertAlign w:val="superscript"/>
          <w:lang w:val="en-US"/>
        </w:rPr>
        <w:t>2,3</w:t>
      </w:r>
    </w:p>
    <w:p w14:paraId="564F7709" w14:textId="77777777" w:rsidR="009978B8" w:rsidRDefault="009978B8">
      <w:pPr>
        <w:spacing w:after="0" w:line="360" w:lineRule="auto"/>
        <w:jc w:val="both"/>
        <w:rPr>
          <w:rFonts w:ascii="Times New Roman" w:hAnsi="Times New Roman" w:cs="Times New Roman"/>
          <w:sz w:val="24"/>
          <w:szCs w:val="24"/>
          <w:lang w:val="en-US"/>
        </w:rPr>
      </w:pPr>
    </w:p>
    <w:p w14:paraId="41968962" w14:textId="77777777" w:rsidR="009978B8" w:rsidRDefault="009978B8">
      <w:pPr>
        <w:spacing w:after="0" w:line="360" w:lineRule="auto"/>
        <w:jc w:val="both"/>
        <w:rPr>
          <w:rFonts w:ascii="Times New Roman" w:hAnsi="Times New Roman" w:cs="Times New Roman"/>
          <w:sz w:val="24"/>
          <w:szCs w:val="24"/>
          <w:lang w:val="en-US"/>
        </w:rPr>
      </w:pPr>
    </w:p>
    <w:p w14:paraId="47214AC5" w14:textId="77777777" w:rsidR="009978B8" w:rsidRDefault="009978B8">
      <w:pPr>
        <w:spacing w:after="0" w:line="360" w:lineRule="auto"/>
        <w:jc w:val="both"/>
        <w:rPr>
          <w:rFonts w:ascii="Times New Roman" w:hAnsi="Times New Roman" w:cs="Times New Roman"/>
          <w:sz w:val="24"/>
          <w:szCs w:val="24"/>
          <w:lang w:val="en-US"/>
        </w:rPr>
      </w:pPr>
    </w:p>
    <w:p w14:paraId="633E3D0F" w14:textId="77777777" w:rsidR="009978B8" w:rsidRDefault="009978B8">
      <w:pPr>
        <w:spacing w:after="0" w:line="360" w:lineRule="auto"/>
        <w:jc w:val="both"/>
        <w:rPr>
          <w:rFonts w:ascii="Times New Roman" w:hAnsi="Times New Roman" w:cs="Times New Roman"/>
          <w:sz w:val="24"/>
          <w:szCs w:val="24"/>
          <w:lang w:val="en-US"/>
        </w:rPr>
      </w:pPr>
    </w:p>
    <w:p w14:paraId="65B94BF4"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1</w:t>
      </w:r>
      <w:r>
        <w:rPr>
          <w:rFonts w:ascii="Times New Roman" w:hAnsi="Times New Roman" w:cs="Times New Roman"/>
          <w:sz w:val="24"/>
          <w:szCs w:val="24"/>
          <w:lang w:val="en-US"/>
        </w:rPr>
        <w:t xml:space="preserve">Laboratório de </w:t>
      </w:r>
      <w:proofErr w:type="spellStart"/>
      <w:r>
        <w:rPr>
          <w:rFonts w:ascii="Times New Roman" w:hAnsi="Times New Roman" w:cs="Times New Roman"/>
          <w:sz w:val="24"/>
          <w:szCs w:val="24"/>
          <w:lang w:val="en-US"/>
        </w:rPr>
        <w:t>Ecologia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Espacial</w:t>
      </w:r>
      <w:proofErr w:type="spellEnd"/>
      <w:r>
        <w:rPr>
          <w:rFonts w:ascii="Times New Roman" w:hAnsi="Times New Roman" w:cs="Times New Roman"/>
          <w:sz w:val="24"/>
          <w:szCs w:val="24"/>
          <w:lang w:val="en-US"/>
        </w:rPr>
        <w:t xml:space="preserve">, Instituto de </w:t>
      </w:r>
      <w:proofErr w:type="spellStart"/>
      <w:r>
        <w:rPr>
          <w:rFonts w:ascii="Times New Roman" w:hAnsi="Times New Roman" w:cs="Times New Roman"/>
          <w:sz w:val="24"/>
          <w:szCs w:val="24"/>
          <w:lang w:val="en-US"/>
        </w:rPr>
        <w:t>Biologia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Universidade</w:t>
      </w:r>
      <w:proofErr w:type="spellEnd"/>
      <w:r>
        <w:rPr>
          <w:rFonts w:ascii="Times New Roman" w:hAnsi="Times New Roman" w:cs="Times New Roman"/>
          <w:sz w:val="24"/>
          <w:szCs w:val="24"/>
          <w:lang w:val="en-US"/>
        </w:rPr>
        <w:t xml:space="preserve"> Federal da Bahia, CEP 40170-110, Salvador, Bahia, </w:t>
      </w:r>
      <w:proofErr w:type="spellStart"/>
      <w:r>
        <w:rPr>
          <w:rFonts w:ascii="Times New Roman" w:hAnsi="Times New Roman" w:cs="Times New Roman"/>
          <w:sz w:val="24"/>
          <w:szCs w:val="24"/>
          <w:lang w:val="en-US"/>
        </w:rPr>
        <w:t>Brasil</w:t>
      </w:r>
      <w:proofErr w:type="spellEnd"/>
    </w:p>
    <w:p w14:paraId="10A3B1E0"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Department of Biology, University of Fribourg, Switzerland and Swiss Institute of Bioinformatics, Fribourg, Switzerland</w:t>
      </w:r>
    </w:p>
    <w:p w14:paraId="72EB96DE"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3</w:t>
      </w:r>
      <w:r>
        <w:rPr>
          <w:rFonts w:ascii="Times New Roman" w:hAnsi="Times New Roman" w:cs="Times New Roman"/>
          <w:sz w:val="24"/>
          <w:szCs w:val="24"/>
          <w:lang w:val="en-US"/>
        </w:rPr>
        <w:t>Department of Biological and Environmental Sciences and Gothenburg Global Biodiversity Centre, University of Gothenburg, Sweden</w:t>
      </w:r>
    </w:p>
    <w:p w14:paraId="5307C134" w14:textId="77777777" w:rsidR="009978B8" w:rsidRDefault="009978B8">
      <w:pPr>
        <w:spacing w:after="0" w:line="360" w:lineRule="auto"/>
        <w:ind w:firstLine="709"/>
        <w:jc w:val="both"/>
        <w:rPr>
          <w:rFonts w:ascii="Times New Roman" w:hAnsi="Times New Roman" w:cs="Times New Roman"/>
          <w:b/>
          <w:bCs/>
          <w:sz w:val="24"/>
          <w:szCs w:val="24"/>
          <w:lang w:val="en-US"/>
        </w:rPr>
      </w:pPr>
    </w:p>
    <w:p w14:paraId="6B8BB9C9" w14:textId="77777777" w:rsidR="009978B8" w:rsidRDefault="009978B8">
      <w:pPr>
        <w:spacing w:after="0" w:line="360" w:lineRule="auto"/>
        <w:jc w:val="both"/>
        <w:rPr>
          <w:rFonts w:ascii="Times New Roman" w:hAnsi="Times New Roman" w:cs="Times New Roman"/>
          <w:b/>
          <w:bCs/>
          <w:sz w:val="24"/>
          <w:szCs w:val="24"/>
          <w:lang w:val="en-US"/>
        </w:rPr>
      </w:pPr>
    </w:p>
    <w:p w14:paraId="6A634250" w14:textId="77777777" w:rsidR="009978B8" w:rsidRDefault="009978B8">
      <w:pPr>
        <w:spacing w:after="0" w:line="360" w:lineRule="auto"/>
        <w:jc w:val="both"/>
        <w:rPr>
          <w:rFonts w:ascii="Times New Roman" w:hAnsi="Times New Roman" w:cs="Times New Roman"/>
          <w:b/>
          <w:bCs/>
          <w:sz w:val="24"/>
          <w:szCs w:val="24"/>
          <w:lang w:val="en-US"/>
        </w:rPr>
      </w:pPr>
    </w:p>
    <w:p w14:paraId="7CF3DF49" w14:textId="77777777" w:rsidR="009978B8" w:rsidRDefault="009978B8">
      <w:pPr>
        <w:spacing w:after="0" w:line="360" w:lineRule="auto"/>
        <w:jc w:val="both"/>
        <w:rPr>
          <w:rFonts w:ascii="Times New Roman" w:hAnsi="Times New Roman" w:cs="Times New Roman"/>
          <w:b/>
          <w:bCs/>
          <w:sz w:val="24"/>
          <w:szCs w:val="24"/>
          <w:lang w:val="en-US"/>
        </w:rPr>
      </w:pPr>
    </w:p>
    <w:p w14:paraId="32C9E6C3" w14:textId="77777777" w:rsidR="009978B8" w:rsidRDefault="009978B8">
      <w:pPr>
        <w:spacing w:after="0" w:line="360" w:lineRule="auto"/>
        <w:jc w:val="both"/>
        <w:rPr>
          <w:rFonts w:ascii="Times New Roman" w:hAnsi="Times New Roman" w:cs="Times New Roman"/>
          <w:b/>
          <w:bCs/>
          <w:sz w:val="24"/>
          <w:szCs w:val="24"/>
          <w:lang w:val="en-US"/>
        </w:rPr>
      </w:pPr>
    </w:p>
    <w:p w14:paraId="06A68868" w14:textId="77777777" w:rsidR="009978B8" w:rsidRDefault="009978B8">
      <w:pPr>
        <w:spacing w:after="0" w:line="360" w:lineRule="auto"/>
        <w:jc w:val="both"/>
        <w:rPr>
          <w:rFonts w:ascii="Times New Roman" w:hAnsi="Times New Roman" w:cs="Times New Roman"/>
          <w:b/>
          <w:bCs/>
          <w:sz w:val="24"/>
          <w:szCs w:val="24"/>
          <w:lang w:val="en-US"/>
        </w:rPr>
      </w:pPr>
    </w:p>
    <w:p w14:paraId="3DCBAEC9" w14:textId="77777777" w:rsidR="009978B8" w:rsidRDefault="009978B8">
      <w:pPr>
        <w:spacing w:after="0" w:line="360" w:lineRule="auto"/>
        <w:jc w:val="both"/>
        <w:rPr>
          <w:rFonts w:ascii="Times New Roman" w:hAnsi="Times New Roman" w:cs="Times New Roman"/>
          <w:b/>
          <w:bCs/>
          <w:sz w:val="24"/>
          <w:szCs w:val="24"/>
          <w:lang w:val="en-US"/>
        </w:rPr>
      </w:pPr>
    </w:p>
    <w:p w14:paraId="49FD26EA" w14:textId="77777777" w:rsidR="009978B8" w:rsidRDefault="009978B8">
      <w:pPr>
        <w:spacing w:after="0" w:line="360" w:lineRule="auto"/>
        <w:jc w:val="both"/>
        <w:rPr>
          <w:rFonts w:ascii="Times New Roman" w:hAnsi="Times New Roman" w:cs="Times New Roman"/>
          <w:b/>
          <w:bCs/>
          <w:sz w:val="24"/>
          <w:szCs w:val="24"/>
          <w:lang w:val="en-US"/>
        </w:rPr>
      </w:pPr>
    </w:p>
    <w:p w14:paraId="0FCACD4E" w14:textId="77777777" w:rsidR="009978B8" w:rsidRDefault="009978B8">
      <w:pPr>
        <w:spacing w:after="0" w:line="360" w:lineRule="auto"/>
        <w:jc w:val="both"/>
        <w:rPr>
          <w:rFonts w:ascii="Times New Roman" w:hAnsi="Times New Roman" w:cs="Times New Roman"/>
          <w:b/>
          <w:bCs/>
          <w:sz w:val="24"/>
          <w:szCs w:val="24"/>
          <w:lang w:val="en-US"/>
        </w:rPr>
      </w:pPr>
    </w:p>
    <w:p w14:paraId="7232EB32" w14:textId="77777777" w:rsidR="009978B8" w:rsidRDefault="009978B8">
      <w:pPr>
        <w:spacing w:after="0" w:line="360" w:lineRule="auto"/>
        <w:jc w:val="both"/>
        <w:rPr>
          <w:rFonts w:ascii="Times New Roman" w:hAnsi="Times New Roman" w:cs="Times New Roman"/>
          <w:b/>
          <w:bCs/>
          <w:sz w:val="24"/>
          <w:szCs w:val="24"/>
          <w:lang w:val="en-US"/>
        </w:rPr>
      </w:pPr>
    </w:p>
    <w:p w14:paraId="2675D068" w14:textId="77777777" w:rsidR="009978B8" w:rsidRDefault="009978B8">
      <w:pPr>
        <w:spacing w:after="0" w:line="360" w:lineRule="auto"/>
        <w:jc w:val="both"/>
        <w:rPr>
          <w:rFonts w:ascii="Times New Roman" w:hAnsi="Times New Roman" w:cs="Times New Roman"/>
          <w:b/>
          <w:bCs/>
          <w:sz w:val="24"/>
          <w:szCs w:val="24"/>
          <w:lang w:val="en-US"/>
        </w:rPr>
      </w:pPr>
    </w:p>
    <w:p w14:paraId="10C8E759" w14:textId="77777777" w:rsidR="009978B8" w:rsidRDefault="009978B8">
      <w:pPr>
        <w:spacing w:after="0" w:line="360" w:lineRule="auto"/>
        <w:jc w:val="both"/>
        <w:rPr>
          <w:rFonts w:ascii="Times New Roman" w:hAnsi="Times New Roman" w:cs="Times New Roman"/>
          <w:b/>
          <w:bCs/>
          <w:sz w:val="24"/>
          <w:szCs w:val="24"/>
          <w:lang w:val="en-US"/>
        </w:rPr>
      </w:pPr>
    </w:p>
    <w:p w14:paraId="065FF257" w14:textId="77777777" w:rsidR="009978B8" w:rsidRDefault="009978B8">
      <w:pPr>
        <w:spacing w:after="0" w:line="360" w:lineRule="auto"/>
        <w:jc w:val="both"/>
        <w:rPr>
          <w:rFonts w:ascii="Times New Roman" w:hAnsi="Times New Roman" w:cs="Times New Roman"/>
          <w:b/>
          <w:bCs/>
          <w:sz w:val="24"/>
          <w:szCs w:val="24"/>
          <w:lang w:val="en-US"/>
        </w:rPr>
      </w:pPr>
    </w:p>
    <w:p w14:paraId="29E09F24" w14:textId="77777777" w:rsidR="009978B8" w:rsidRDefault="009978B8">
      <w:pPr>
        <w:spacing w:after="0" w:line="360" w:lineRule="auto"/>
        <w:jc w:val="both"/>
        <w:rPr>
          <w:rFonts w:ascii="Times New Roman" w:hAnsi="Times New Roman" w:cs="Times New Roman"/>
          <w:b/>
          <w:bCs/>
          <w:sz w:val="24"/>
          <w:szCs w:val="24"/>
          <w:lang w:val="en-US"/>
        </w:rPr>
      </w:pPr>
    </w:p>
    <w:p w14:paraId="2945F003" w14:textId="77777777" w:rsidR="009978B8" w:rsidRDefault="009978B8">
      <w:pPr>
        <w:spacing w:after="0" w:line="360" w:lineRule="auto"/>
        <w:jc w:val="both"/>
        <w:rPr>
          <w:rFonts w:ascii="Times New Roman" w:hAnsi="Times New Roman" w:cs="Times New Roman"/>
          <w:b/>
          <w:bCs/>
          <w:sz w:val="24"/>
          <w:szCs w:val="24"/>
          <w:lang w:val="en-US"/>
        </w:rPr>
      </w:pPr>
    </w:p>
    <w:p w14:paraId="7B1564F3" w14:textId="77777777" w:rsidR="009978B8" w:rsidRDefault="009978B8">
      <w:pPr>
        <w:spacing w:after="0" w:line="360" w:lineRule="auto"/>
        <w:jc w:val="both"/>
        <w:rPr>
          <w:rFonts w:ascii="Times New Roman" w:hAnsi="Times New Roman" w:cs="Times New Roman"/>
          <w:b/>
          <w:bCs/>
          <w:sz w:val="24"/>
          <w:szCs w:val="24"/>
          <w:lang w:val="en-US"/>
        </w:rPr>
      </w:pPr>
    </w:p>
    <w:p w14:paraId="0D6C2878" w14:textId="77777777" w:rsidR="009B2D2E" w:rsidRDefault="009B2D2E">
      <w:pPr>
        <w:spacing w:after="0" w:line="360" w:lineRule="auto"/>
        <w:jc w:val="both"/>
        <w:rPr>
          <w:rFonts w:ascii="Times New Roman" w:hAnsi="Times New Roman" w:cs="Times New Roman"/>
          <w:b/>
          <w:bCs/>
          <w:sz w:val="24"/>
          <w:szCs w:val="24"/>
          <w:lang w:val="en-US"/>
        </w:rPr>
      </w:pPr>
    </w:p>
    <w:p w14:paraId="7ECEB183" w14:textId="77777777" w:rsidR="009978B8"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Abstract</w:t>
      </w:r>
    </w:p>
    <w:p w14:paraId="5A7CFCE1" w14:textId="2A82A3F5" w:rsidR="009978B8"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Species age (the elapsed time since origination) can give an insight into how species longevity might influence eco-evolutionary dynamics. Traditionally, species ages have been measured in the fossil record; however, recently, researchers have estimated the ages of extant species from the branch lengths of time-calibrated phylogenies. This approach poses problems because phylogenetic trees typically do not contain</w:t>
      </w:r>
      <w:r w:rsidR="00AB3436">
        <w:rPr>
          <w:rFonts w:ascii="Times New Roman" w:hAnsi="Times New Roman" w:cs="Times New Roman"/>
          <w:sz w:val="24"/>
          <w:szCs w:val="24"/>
          <w:lang w:val="en-US"/>
        </w:rPr>
        <w:t xml:space="preserve"> direct</w:t>
      </w:r>
      <w:r>
        <w:rPr>
          <w:rFonts w:ascii="Times New Roman" w:hAnsi="Times New Roman" w:cs="Times New Roman"/>
          <w:sz w:val="24"/>
          <w:szCs w:val="24"/>
          <w:lang w:val="en-US"/>
        </w:rPr>
        <w:t xml:space="preserve"> information about speciation mode</w:t>
      </w:r>
      <w:del w:id="1" w:author="Carlos Calderon del Cid" w:date="2023-09-26T21:25:00Z">
        <w:r w:rsidDel="00D71A36">
          <w:rPr>
            <w:rFonts w:ascii="Times New Roman" w:hAnsi="Times New Roman" w:cs="Times New Roman"/>
            <w:sz w:val="24"/>
            <w:szCs w:val="24"/>
            <w:lang w:val="en-US"/>
          </w:rPr>
          <w:delText xml:space="preserve"> and</w:delText>
        </w:r>
      </w:del>
      <w:ins w:id="2" w:author="Carlos Calderon del Cid" w:date="2023-09-26T21:25:00Z">
        <w:r w:rsidR="00D71A36">
          <w:rPr>
            <w:rFonts w:ascii="Times New Roman" w:hAnsi="Times New Roman" w:cs="Times New Roman"/>
            <w:sz w:val="24"/>
            <w:szCs w:val="24"/>
            <w:lang w:val="en-US"/>
          </w:rPr>
          <w:t>,</w:t>
        </w:r>
      </w:ins>
      <w:r>
        <w:rPr>
          <w:rFonts w:ascii="Times New Roman" w:hAnsi="Times New Roman" w:cs="Times New Roman"/>
          <w:sz w:val="24"/>
          <w:szCs w:val="24"/>
          <w:lang w:val="en-US"/>
        </w:rPr>
        <w:t xml:space="preserve"> extinctions</w:t>
      </w:r>
      <w:ins w:id="3" w:author="Carlos Calderon del Cid" w:date="2023-09-26T21:25:00Z">
        <w:r w:rsidR="00D71A36">
          <w:rPr>
            <w:rFonts w:ascii="Times New Roman" w:hAnsi="Times New Roman" w:cs="Times New Roman"/>
            <w:sz w:val="24"/>
            <w:szCs w:val="24"/>
            <w:lang w:val="en-US"/>
          </w:rPr>
          <w:t>, and incomplete sampling</w:t>
        </w:r>
      </w:ins>
      <w:r>
        <w:rPr>
          <w:rFonts w:ascii="Times New Roman" w:hAnsi="Times New Roman" w:cs="Times New Roman"/>
          <w:sz w:val="24"/>
          <w:szCs w:val="24"/>
          <w:lang w:val="en-US"/>
        </w:rPr>
        <w:t>. When phylogenies do not include extinct</w:t>
      </w:r>
      <w:ins w:id="4" w:author="Carlos Calderon del Cid" w:date="2023-09-26T21:25:00Z">
        <w:r w:rsidR="00D71A36">
          <w:rPr>
            <w:rFonts w:ascii="Times New Roman" w:hAnsi="Times New Roman" w:cs="Times New Roman"/>
            <w:sz w:val="24"/>
            <w:szCs w:val="24"/>
            <w:lang w:val="en-US"/>
          </w:rPr>
          <w:t xml:space="preserve"> or extant</w:t>
        </w:r>
      </w:ins>
      <w:r>
        <w:rPr>
          <w:rFonts w:ascii="Times New Roman" w:hAnsi="Times New Roman" w:cs="Times New Roman"/>
          <w:sz w:val="24"/>
          <w:szCs w:val="24"/>
          <w:lang w:val="en-US"/>
        </w:rPr>
        <w:t xml:space="preserve"> lineages, the branch lengths of extant species are likely to appear longer than they truly are. Additionally, different speciation modes (i.e., bifurcating, budding, or anagenetic) cause different topological representations of phylogeny and, thus, affect the relationship between branch lengths and species age. Here we evaluate through simulations the effect of extinction</w:t>
      </w:r>
      <w:ins w:id="5" w:author="Carlos Calderon del Cid" w:date="2023-09-26T21:27:00Z">
        <w:r w:rsidR="00D71A36">
          <w:rPr>
            <w:rFonts w:ascii="Times New Roman" w:hAnsi="Times New Roman" w:cs="Times New Roman"/>
            <w:sz w:val="24"/>
            <w:szCs w:val="24"/>
            <w:lang w:val="en-US"/>
          </w:rPr>
          <w:t>,</w:t>
        </w:r>
      </w:ins>
      <w:ins w:id="6" w:author="Carlos Calderon del Cid" w:date="2023-10-09T16:20:00Z">
        <w:r w:rsidR="006A27A8">
          <w:rPr>
            <w:rFonts w:ascii="Times New Roman" w:hAnsi="Times New Roman" w:cs="Times New Roman"/>
            <w:sz w:val="24"/>
            <w:szCs w:val="24"/>
            <w:lang w:val="en-US"/>
          </w:rPr>
          <w:t xml:space="preserve"> incomplete sampling,</w:t>
        </w:r>
      </w:ins>
      <w:r>
        <w:rPr>
          <w:rFonts w:ascii="Times New Roman" w:hAnsi="Times New Roman" w:cs="Times New Roman"/>
          <w:sz w:val="24"/>
          <w:szCs w:val="24"/>
          <w:lang w:val="en-US"/>
        </w:rPr>
        <w:t xml:space="preserve"> </w:t>
      </w:r>
      <w:ins w:id="7" w:author="Carlos Calderon del Cid" w:date="2023-10-09T16:20:00Z">
        <w:r w:rsidR="006A27A8">
          <w:rPr>
            <w:rFonts w:ascii="Times New Roman" w:hAnsi="Times New Roman" w:cs="Times New Roman"/>
            <w:sz w:val="24"/>
            <w:szCs w:val="24"/>
            <w:lang w:val="en-US"/>
          </w:rPr>
          <w:t xml:space="preserve">and </w:t>
        </w:r>
      </w:ins>
      <w:del w:id="8" w:author="Carlos Calderon del Cid" w:date="2023-09-26T21:27:00Z">
        <w:r w:rsidDel="00D71A36">
          <w:rPr>
            <w:rFonts w:ascii="Times New Roman" w:hAnsi="Times New Roman" w:cs="Times New Roman"/>
            <w:sz w:val="24"/>
            <w:szCs w:val="24"/>
            <w:lang w:val="en-US"/>
          </w:rPr>
          <w:delText xml:space="preserve">and </w:delText>
        </w:r>
      </w:del>
      <w:r>
        <w:rPr>
          <w:rFonts w:ascii="Times New Roman" w:hAnsi="Times New Roman" w:cs="Times New Roman"/>
          <w:sz w:val="24"/>
          <w:szCs w:val="24"/>
          <w:lang w:val="en-US"/>
        </w:rPr>
        <w:t>speciation mode</w:t>
      </w:r>
      <w:ins w:id="9" w:author="Carlos Calderon del Cid" w:date="2023-10-09T16:20:00Z">
        <w:r w:rsidR="006A27A8">
          <w:rPr>
            <w:rFonts w:ascii="Times New Roman" w:hAnsi="Times New Roman" w:cs="Times New Roman"/>
            <w:sz w:val="24"/>
            <w:szCs w:val="24"/>
            <w:lang w:val="en-US"/>
          </w:rPr>
          <w:t xml:space="preserve"> </w:t>
        </w:r>
      </w:ins>
      <w:del w:id="10" w:author="Carlos Calderon del Cid" w:date="2023-10-09T16:20:00Z">
        <w:r w:rsidDel="006A27A8">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 xml:space="preserve">on </w:t>
      </w:r>
      <w:r w:rsidR="00AB3436">
        <w:rPr>
          <w:rFonts w:ascii="Times New Roman" w:hAnsi="Times New Roman" w:cs="Times New Roman"/>
          <w:sz w:val="24"/>
          <w:szCs w:val="24"/>
          <w:lang w:val="en-US"/>
        </w:rPr>
        <w:t xml:space="preserve">the accuracy of </w:t>
      </w:r>
      <w:r>
        <w:rPr>
          <w:rFonts w:ascii="Times New Roman" w:hAnsi="Times New Roman" w:cs="Times New Roman"/>
          <w:sz w:val="24"/>
          <w:szCs w:val="24"/>
          <w:lang w:val="en-US"/>
        </w:rPr>
        <w:t xml:space="preserve">phylogenetic ages </w:t>
      </w:r>
      <w:r w:rsidR="00AB3436">
        <w:rPr>
          <w:rFonts w:ascii="Times New Roman" w:hAnsi="Times New Roman" w:cs="Times New Roman"/>
          <w:sz w:val="24"/>
          <w:szCs w:val="24"/>
          <w:lang w:val="en-US"/>
        </w:rPr>
        <w:t xml:space="preserve">as proxies for the true ages of </w:t>
      </w:r>
      <w:r>
        <w:rPr>
          <w:rFonts w:ascii="Times New Roman" w:hAnsi="Times New Roman" w:cs="Times New Roman"/>
          <w:sz w:val="24"/>
          <w:szCs w:val="24"/>
          <w:lang w:val="en-US"/>
        </w:rPr>
        <w:t>extant species and</w:t>
      </w:r>
      <w:r w:rsidR="00AB3436">
        <w:rPr>
          <w:rFonts w:ascii="Times New Roman" w:hAnsi="Times New Roman" w:cs="Times New Roman"/>
          <w:sz w:val="24"/>
          <w:szCs w:val="24"/>
          <w:lang w:val="en-US"/>
        </w:rPr>
        <w:t xml:space="preserve"> we quantify</w:t>
      </w:r>
      <w:r>
        <w:rPr>
          <w:rFonts w:ascii="Times New Roman" w:hAnsi="Times New Roman" w:cs="Times New Roman"/>
          <w:sz w:val="24"/>
          <w:szCs w:val="24"/>
          <w:lang w:val="en-US"/>
        </w:rPr>
        <w:t xml:space="preserve"> the consequences on eco</w:t>
      </w:r>
      <w:r>
        <w:rPr>
          <w:rFonts w:ascii="Times New Roman" w:hAnsi="Times New Roman" w:cs="Times New Roman"/>
          <w:sz w:val="24"/>
          <w:szCs w:val="24"/>
          <w:lang w:val="en-US"/>
        </w:rPr>
        <w:noBreakHyphen/>
        <w:t xml:space="preserve">evolutionary inferences. </w:t>
      </w:r>
      <w:r w:rsidR="00AB3436">
        <w:rPr>
          <w:rFonts w:ascii="Times New Roman" w:hAnsi="Times New Roman" w:cs="Times New Roman"/>
          <w:sz w:val="24"/>
          <w:szCs w:val="24"/>
          <w:lang w:val="en-US"/>
        </w:rPr>
        <w:t xml:space="preserve">We show </w:t>
      </w:r>
      <w:ins w:id="11" w:author="Carlos Calderon del Cid" w:date="2023-09-26T21:28:00Z">
        <w:r w:rsidR="00D71A36">
          <w:rPr>
            <w:rFonts w:ascii="Times New Roman" w:hAnsi="Times New Roman" w:cs="Times New Roman"/>
            <w:sz w:val="24"/>
            <w:szCs w:val="24"/>
            <w:lang w:val="en-US"/>
          </w:rPr>
          <w:t xml:space="preserve">that the three </w:t>
        </w:r>
      </w:ins>
      <w:ins w:id="12" w:author="Carlos Calderon del Cid" w:date="2023-10-09T16:21:00Z">
        <w:r w:rsidR="006A27A8">
          <w:rPr>
            <w:rFonts w:ascii="Times New Roman" w:hAnsi="Times New Roman" w:cs="Times New Roman"/>
            <w:sz w:val="24"/>
            <w:szCs w:val="24"/>
            <w:lang w:val="en-US"/>
          </w:rPr>
          <w:t>noted</w:t>
        </w:r>
      </w:ins>
      <w:ins w:id="13" w:author="Carlos Calderon del Cid" w:date="2023-09-26T21:28:00Z">
        <w:r w:rsidR="00D71A36">
          <w:rPr>
            <w:rFonts w:ascii="Times New Roman" w:hAnsi="Times New Roman" w:cs="Times New Roman"/>
            <w:sz w:val="24"/>
            <w:szCs w:val="24"/>
            <w:lang w:val="en-US"/>
          </w:rPr>
          <w:t xml:space="preserve"> problems</w:t>
        </w:r>
      </w:ins>
      <w:ins w:id="14" w:author="Carlos Calderon del Cid" w:date="2023-10-09T16:21:00Z">
        <w:r w:rsidR="006A27A8">
          <w:rPr>
            <w:rFonts w:ascii="Times New Roman" w:hAnsi="Times New Roman" w:cs="Times New Roman"/>
            <w:sz w:val="24"/>
            <w:szCs w:val="24"/>
            <w:lang w:val="en-US"/>
          </w:rPr>
          <w:t xml:space="preserve"> </w:t>
        </w:r>
      </w:ins>
      <w:del w:id="15" w:author="Carlos Calderon del Cid" w:date="2023-09-26T21:28:00Z">
        <w:r w:rsidR="00AB3436" w:rsidDel="00D71A36">
          <w:rPr>
            <w:rFonts w:ascii="Times New Roman" w:hAnsi="Times New Roman" w:cs="Times New Roman"/>
            <w:sz w:val="24"/>
            <w:szCs w:val="24"/>
            <w:lang w:val="en-US"/>
          </w:rPr>
          <w:delText xml:space="preserve">that extinction </w:delText>
        </w:r>
        <w:r w:rsidDel="00D71A36">
          <w:rPr>
            <w:rFonts w:ascii="Times New Roman" w:hAnsi="Times New Roman" w:cs="Times New Roman"/>
            <w:sz w:val="24"/>
            <w:szCs w:val="24"/>
            <w:lang w:val="en-US"/>
          </w:rPr>
          <w:delText xml:space="preserve">and </w:delText>
        </w:r>
        <w:r w:rsidR="00AB3436" w:rsidDel="00D71A36">
          <w:rPr>
            <w:rFonts w:ascii="Times New Roman" w:hAnsi="Times New Roman" w:cs="Times New Roman"/>
            <w:sz w:val="24"/>
            <w:szCs w:val="24"/>
            <w:lang w:val="en-US"/>
          </w:rPr>
          <w:delText xml:space="preserve">different assumptions about </w:delText>
        </w:r>
        <w:r w:rsidDel="00D71A36">
          <w:rPr>
            <w:rFonts w:ascii="Times New Roman" w:hAnsi="Times New Roman" w:cs="Times New Roman"/>
            <w:sz w:val="24"/>
            <w:szCs w:val="24"/>
            <w:lang w:val="en-US"/>
          </w:rPr>
          <w:delText xml:space="preserve">speciation modes </w:delText>
        </w:r>
      </w:del>
      <w:r>
        <w:rPr>
          <w:rFonts w:ascii="Times New Roman" w:hAnsi="Times New Roman" w:cs="Times New Roman"/>
          <w:sz w:val="24"/>
          <w:szCs w:val="24"/>
          <w:lang w:val="en-US"/>
        </w:rPr>
        <w:t xml:space="preserve">greatly influence the accuracy of </w:t>
      </w:r>
      <w:r w:rsidR="00AB3436">
        <w:rPr>
          <w:rFonts w:ascii="Times New Roman" w:hAnsi="Times New Roman" w:cs="Times New Roman"/>
          <w:sz w:val="24"/>
          <w:szCs w:val="24"/>
          <w:lang w:val="en-US"/>
        </w:rPr>
        <w:t>phylogenetic ages</w:t>
      </w:r>
      <w:ins w:id="16" w:author="Carlos Calderon del Cid" w:date="2023-10-09T17:21:00Z">
        <w:r w:rsidR="005B52EA">
          <w:rPr>
            <w:rFonts w:ascii="Times New Roman" w:hAnsi="Times New Roman" w:cs="Times New Roman"/>
            <w:sz w:val="24"/>
            <w:szCs w:val="24"/>
            <w:lang w:val="en-US"/>
          </w:rPr>
          <w:t>.</w:t>
        </w:r>
      </w:ins>
      <w:del w:id="17" w:author="Carlos Calderon del Cid" w:date="2023-10-09T17:21:00Z">
        <w:r w:rsidR="00AB3436" w:rsidDel="005B52EA">
          <w:rPr>
            <w:rFonts w:ascii="Times New Roman" w:hAnsi="Times New Roman" w:cs="Times New Roman"/>
            <w:sz w:val="24"/>
            <w:szCs w:val="24"/>
            <w:lang w:val="en-US"/>
          </w:rPr>
          <w:delText>,</w:delText>
        </w:r>
      </w:del>
      <w:r w:rsidR="00AB3436">
        <w:rPr>
          <w:rFonts w:ascii="Times New Roman" w:hAnsi="Times New Roman" w:cs="Times New Roman"/>
          <w:sz w:val="24"/>
          <w:szCs w:val="24"/>
          <w:lang w:val="en-US"/>
        </w:rPr>
        <w:t xml:space="preserve"> </w:t>
      </w:r>
      <w:ins w:id="18" w:author="Carlos Calderon del Cid" w:date="2023-10-09T17:21:00Z">
        <w:r w:rsidR="005B52EA">
          <w:t>T</w:t>
        </w:r>
      </w:ins>
      <w:del w:id="19" w:author="Carlos Calderon del Cid" w:date="2023-10-09T17:21:00Z">
        <w:r w:rsidR="00AB3436" w:rsidDel="005B52EA">
          <w:delText>t</w:delText>
        </w:r>
      </w:del>
      <w:r w:rsidR="00AB3436">
        <w:rPr>
          <w:rFonts w:ascii="Times New Roman" w:hAnsi="Times New Roman" w:cs="Times New Roman"/>
          <w:sz w:val="24"/>
          <w:szCs w:val="24"/>
          <w:lang w:val="en-US"/>
        </w:rPr>
        <w:t xml:space="preserve">he </w:t>
      </w:r>
      <w:r>
        <w:rPr>
          <w:rFonts w:ascii="Times New Roman" w:hAnsi="Times New Roman" w:cs="Times New Roman"/>
          <w:sz w:val="24"/>
          <w:szCs w:val="24"/>
          <w:lang w:val="en-US"/>
        </w:rPr>
        <w:t xml:space="preserve">error </w:t>
      </w:r>
      <w:del w:id="20" w:author="Carlos Calderon del Cid" w:date="2023-10-09T17:27:00Z">
        <w:r w:rsidR="00AB3436" w:rsidDel="005B52EA">
          <w:rPr>
            <w:rFonts w:ascii="Times New Roman" w:hAnsi="Times New Roman" w:cs="Times New Roman"/>
            <w:sz w:val="24"/>
            <w:szCs w:val="24"/>
            <w:lang w:val="en-US"/>
          </w:rPr>
          <w:delText>being</w:delText>
        </w:r>
        <w:r w:rsidDel="005B52EA">
          <w:rPr>
            <w:rFonts w:ascii="Times New Roman" w:hAnsi="Times New Roman" w:cs="Times New Roman"/>
            <w:sz w:val="24"/>
            <w:szCs w:val="24"/>
            <w:lang w:val="en-US"/>
          </w:rPr>
          <w:delText xml:space="preserve"> </w:delText>
        </w:r>
      </w:del>
      <w:ins w:id="21" w:author="Carlos Calderon del Cid" w:date="2023-10-09T17:27:00Z">
        <w:r w:rsidR="005B52EA">
          <w:rPr>
            <w:rFonts w:ascii="Times New Roman" w:hAnsi="Times New Roman" w:cs="Times New Roman"/>
            <w:sz w:val="24"/>
            <w:szCs w:val="24"/>
            <w:lang w:val="en-US"/>
          </w:rPr>
          <w:t xml:space="preserve">is </w:t>
        </w:r>
      </w:ins>
      <w:r>
        <w:rPr>
          <w:rFonts w:ascii="Times New Roman" w:hAnsi="Times New Roman" w:cs="Times New Roman"/>
          <w:sz w:val="24"/>
          <w:szCs w:val="24"/>
          <w:lang w:val="en-US"/>
        </w:rPr>
        <w:t>substantially higher under budding than bifurcating speciation and further increased</w:t>
      </w:r>
      <w:ins w:id="22" w:author="Carlos Calderon del Cid" w:date="2023-10-09T17:27:00Z">
        <w:r w:rsidR="005B52EA">
          <w:rPr>
            <w:rFonts w:ascii="Times New Roman" w:hAnsi="Times New Roman" w:cs="Times New Roman"/>
            <w:sz w:val="24"/>
            <w:szCs w:val="24"/>
            <w:lang w:val="en-US"/>
          </w:rPr>
          <w:t xml:space="preserve"> when </w:t>
        </w:r>
      </w:ins>
      <w:ins w:id="23" w:author="Carlos Calderon del Cid" w:date="2023-10-09T17:28:00Z">
        <w:r w:rsidR="005B52EA">
          <w:rPr>
            <w:rFonts w:ascii="Times New Roman" w:hAnsi="Times New Roman" w:cs="Times New Roman"/>
            <w:sz w:val="24"/>
            <w:szCs w:val="24"/>
            <w:lang w:val="en-US"/>
          </w:rPr>
          <w:t xml:space="preserve">we </w:t>
        </w:r>
      </w:ins>
      <w:ins w:id="24" w:author="Carlos Calderon del Cid" w:date="2023-10-09T17:27:00Z">
        <w:r w:rsidR="005B52EA">
          <w:rPr>
            <w:rFonts w:ascii="Times New Roman" w:hAnsi="Times New Roman" w:cs="Times New Roman"/>
            <w:sz w:val="24"/>
            <w:szCs w:val="24"/>
            <w:lang w:val="en-US"/>
          </w:rPr>
          <w:t>contemplated incomplete sampling and higher extinction.</w:t>
        </w:r>
      </w:ins>
      <w:r>
        <w:rPr>
          <w:rFonts w:ascii="Times New Roman" w:hAnsi="Times New Roman" w:cs="Times New Roman"/>
          <w:sz w:val="24"/>
          <w:szCs w:val="24"/>
          <w:lang w:val="en-US"/>
        </w:rPr>
        <w:t xml:space="preserve"> </w:t>
      </w:r>
      <w:del w:id="25" w:author="Carlos Calderon del Cid" w:date="2023-10-09T17:24:00Z">
        <w:r w:rsidDel="005B52EA">
          <w:rPr>
            <w:rFonts w:ascii="Times New Roman" w:hAnsi="Times New Roman" w:cs="Times New Roman"/>
            <w:sz w:val="24"/>
            <w:szCs w:val="24"/>
            <w:lang w:val="en-US"/>
          </w:rPr>
          <w:delText>with the inclusion of anagenetic speciation and higher extinction</w:delText>
        </w:r>
      </w:del>
      <w:r>
        <w:rPr>
          <w:rFonts w:ascii="Times New Roman" w:hAnsi="Times New Roman" w:cs="Times New Roman"/>
          <w:sz w:val="24"/>
          <w:szCs w:val="24"/>
          <w:lang w:val="en-US"/>
        </w:rPr>
        <w:t>. We found that this</w:t>
      </w:r>
      <w:r w:rsidR="004A01AB">
        <w:rPr>
          <w:rFonts w:ascii="Times New Roman" w:hAnsi="Times New Roman" w:cs="Times New Roman"/>
          <w:sz w:val="24"/>
          <w:szCs w:val="24"/>
          <w:lang w:val="en-US"/>
        </w:rPr>
        <w:t xml:space="preserve"> mismatch</w:t>
      </w:r>
      <w:r>
        <w:rPr>
          <w:rFonts w:ascii="Times New Roman" w:hAnsi="Times New Roman" w:cs="Times New Roman"/>
          <w:sz w:val="24"/>
          <w:szCs w:val="24"/>
          <w:lang w:val="en-US"/>
        </w:rPr>
        <w:t xml:space="preserve"> would affect eco-evolutionary analyses often performed with phylogenetic ages, for instance, the comparison of species ages and the assessment of extinction risk. For </w:t>
      </w:r>
      <w:r w:rsidR="00AB3436">
        <w:rPr>
          <w:rFonts w:ascii="Times New Roman" w:hAnsi="Times New Roman" w:cs="Times New Roman"/>
          <w:sz w:val="24"/>
          <w:szCs w:val="24"/>
          <w:lang w:val="en-US"/>
        </w:rPr>
        <w:t xml:space="preserve">bifurcating </w:t>
      </w:r>
      <w:r>
        <w:rPr>
          <w:rFonts w:ascii="Times New Roman" w:hAnsi="Times New Roman" w:cs="Times New Roman"/>
          <w:sz w:val="24"/>
          <w:szCs w:val="24"/>
          <w:lang w:val="en-US"/>
        </w:rPr>
        <w:t xml:space="preserve">speciation, which is most often assumed in these analyses, we </w:t>
      </w:r>
      <w:r w:rsidR="00AB3436">
        <w:rPr>
          <w:rFonts w:ascii="Times New Roman" w:hAnsi="Times New Roman" w:cs="Times New Roman"/>
          <w:sz w:val="24"/>
          <w:szCs w:val="24"/>
          <w:lang w:val="en-US"/>
        </w:rPr>
        <w:t xml:space="preserve">develop </w:t>
      </w:r>
      <w:r>
        <w:rPr>
          <w:rFonts w:ascii="Times New Roman" w:hAnsi="Times New Roman" w:cs="Times New Roman"/>
          <w:sz w:val="24"/>
          <w:szCs w:val="24"/>
          <w:lang w:val="en-US"/>
        </w:rPr>
        <w:t>a</w:t>
      </w:r>
      <w:r w:rsidR="004F08F1">
        <w:rPr>
          <w:rFonts w:ascii="Times New Roman" w:hAnsi="Times New Roman" w:cs="Times New Roman"/>
          <w:sz w:val="24"/>
          <w:szCs w:val="24"/>
          <w:lang w:val="en-US"/>
        </w:rPr>
        <w:t xml:space="preserve"> probabilistic</w:t>
      </w:r>
      <w:r>
        <w:rPr>
          <w:rFonts w:ascii="Times New Roman" w:hAnsi="Times New Roman" w:cs="Times New Roman"/>
          <w:sz w:val="24"/>
          <w:szCs w:val="24"/>
          <w:lang w:val="en-US"/>
        </w:rPr>
        <w:t xml:space="preserve"> approach to improve the estimation of species ages</w:t>
      </w:r>
      <w:r w:rsidR="00AB3436">
        <w:rPr>
          <w:rFonts w:ascii="Times New Roman" w:hAnsi="Times New Roman" w:cs="Times New Roman"/>
          <w:sz w:val="24"/>
          <w:szCs w:val="24"/>
          <w:lang w:val="en-US"/>
        </w:rPr>
        <w:t>, based on the properties of a birth-death process</w:t>
      </w:r>
      <w:ins w:id="26" w:author="Carlos Calderon del Cid" w:date="2023-09-26T21:29:00Z">
        <w:r w:rsidR="00D71A36">
          <w:rPr>
            <w:rFonts w:ascii="Times New Roman" w:hAnsi="Times New Roman" w:cs="Times New Roman"/>
            <w:sz w:val="24"/>
            <w:szCs w:val="24"/>
            <w:lang w:val="en-US"/>
          </w:rPr>
          <w:t xml:space="preserve"> and under the assumption of a full sampled phylogeny</w:t>
        </w:r>
      </w:ins>
      <w:r>
        <w:rPr>
          <w:rFonts w:ascii="Times New Roman" w:hAnsi="Times New Roman" w:cs="Times New Roman"/>
          <w:sz w:val="24"/>
          <w:szCs w:val="24"/>
          <w:lang w:val="en-US"/>
        </w:rPr>
        <w:t xml:space="preserve">. </w:t>
      </w:r>
      <w:r w:rsidR="00AB3436">
        <w:rPr>
          <w:rFonts w:ascii="Times New Roman" w:hAnsi="Times New Roman" w:cs="Times New Roman"/>
          <w:sz w:val="24"/>
          <w:szCs w:val="24"/>
          <w:lang w:val="en-US"/>
        </w:rPr>
        <w:t>We find that our model can reduce the error by one order of magnitude under cases of high extinction. O</w:t>
      </w:r>
      <w:r>
        <w:rPr>
          <w:rFonts w:ascii="Times New Roman" w:hAnsi="Times New Roman" w:cs="Times New Roman"/>
          <w:sz w:val="24"/>
          <w:szCs w:val="24"/>
          <w:lang w:val="en-US"/>
        </w:rPr>
        <w:t>ur results indicate that we should be cautious when inferences are made from the relationship between phylogenetic ages and eco-evolutionary variables</w:t>
      </w:r>
      <w:r w:rsidR="004F08F1">
        <w:rPr>
          <w:rFonts w:ascii="Times New Roman" w:hAnsi="Times New Roman" w:cs="Times New Roman"/>
          <w:sz w:val="24"/>
          <w:szCs w:val="24"/>
          <w:lang w:val="en-US"/>
        </w:rPr>
        <w:t>, and that, under some assumptions, it is possible to obtain good approximations of species age by combining</w:t>
      </w:r>
      <w:r>
        <w:rPr>
          <w:rFonts w:ascii="Times New Roman" w:hAnsi="Times New Roman" w:cs="Times New Roman"/>
          <w:sz w:val="24"/>
          <w:szCs w:val="24"/>
          <w:lang w:val="en-US"/>
        </w:rPr>
        <w:t xml:space="preserve"> </w:t>
      </w:r>
      <w:r w:rsidR="004F08F1">
        <w:rPr>
          <w:rFonts w:ascii="Times New Roman" w:hAnsi="Times New Roman" w:cs="Times New Roman"/>
          <w:sz w:val="24"/>
          <w:szCs w:val="24"/>
          <w:lang w:val="en-US"/>
        </w:rPr>
        <w:t xml:space="preserve">branch lengths with the expectations of a birth-death process. </w:t>
      </w:r>
    </w:p>
    <w:p w14:paraId="07FE1B2F" w14:textId="77777777" w:rsidR="009978B8" w:rsidRDefault="009978B8">
      <w:pPr>
        <w:spacing w:after="0" w:line="360" w:lineRule="auto"/>
        <w:jc w:val="both"/>
        <w:rPr>
          <w:rFonts w:ascii="Times New Roman" w:hAnsi="Times New Roman" w:cs="Times New Roman"/>
          <w:sz w:val="24"/>
          <w:szCs w:val="24"/>
          <w:lang w:val="en-US"/>
        </w:rPr>
      </w:pPr>
    </w:p>
    <w:p w14:paraId="3A658C94" w14:textId="76140D52" w:rsidR="009978B8" w:rsidRDefault="00000000">
      <w:pPr>
        <w:spacing w:after="0" w:line="360" w:lineRule="auto"/>
        <w:jc w:val="both"/>
        <w:rPr>
          <w:rFonts w:ascii="Times New Roman" w:hAnsi="Times New Roman" w:cs="Times New Roman"/>
          <w:sz w:val="24"/>
          <w:szCs w:val="24"/>
          <w:lang w:val="pt-BR"/>
        </w:rPr>
      </w:pPr>
      <w:r>
        <w:rPr>
          <w:rFonts w:ascii="Times New Roman" w:hAnsi="Times New Roman" w:cs="Times New Roman"/>
          <w:b/>
          <w:bCs/>
          <w:sz w:val="24"/>
          <w:szCs w:val="24"/>
          <w:lang w:val="en-US"/>
        </w:rPr>
        <w:t>Key words</w:t>
      </w:r>
      <w:r>
        <w:rPr>
          <w:rFonts w:ascii="Times New Roman" w:hAnsi="Times New Roman" w:cs="Times New Roman"/>
          <w:b/>
          <w:bCs/>
          <w:sz w:val="24"/>
          <w:szCs w:val="24"/>
          <w:lang w:val="pt-BR"/>
        </w:rPr>
        <w:t xml:space="preserve">: </w:t>
      </w:r>
      <w:proofErr w:type="spellStart"/>
      <w:r>
        <w:rPr>
          <w:rFonts w:ascii="Times New Roman" w:hAnsi="Times New Roman" w:cs="Times New Roman"/>
          <w:sz w:val="24"/>
          <w:szCs w:val="24"/>
          <w:lang w:val="pt-BR"/>
        </w:rPr>
        <w:t>Evolutionary</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history</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Extinction</w:t>
      </w:r>
      <w:proofErr w:type="spellEnd"/>
      <w:r>
        <w:rPr>
          <w:rFonts w:ascii="Times New Roman" w:hAnsi="Times New Roman" w:cs="Times New Roman"/>
          <w:sz w:val="24"/>
          <w:szCs w:val="24"/>
          <w:lang w:val="pt-BR"/>
        </w:rPr>
        <w:t xml:space="preserve"> rates,</w:t>
      </w:r>
      <w:ins w:id="27" w:author="Carlos Calderon del Cid" w:date="2023-10-09T17:28:00Z">
        <w:r w:rsidR="005B52EA">
          <w:rPr>
            <w:rFonts w:ascii="Times New Roman" w:hAnsi="Times New Roman" w:cs="Times New Roman"/>
            <w:sz w:val="24"/>
            <w:szCs w:val="24"/>
            <w:lang w:val="pt-BR"/>
          </w:rPr>
          <w:t xml:space="preserve"> </w:t>
        </w:r>
        <w:proofErr w:type="spellStart"/>
        <w:r w:rsidR="005B52EA">
          <w:rPr>
            <w:rFonts w:ascii="Times New Roman" w:hAnsi="Times New Roman" w:cs="Times New Roman"/>
            <w:sz w:val="24"/>
            <w:szCs w:val="24"/>
            <w:lang w:val="pt-BR"/>
          </w:rPr>
          <w:t>Incomplete</w:t>
        </w:r>
        <w:proofErr w:type="spellEnd"/>
        <w:r w:rsidR="005B52EA">
          <w:rPr>
            <w:rFonts w:ascii="Times New Roman" w:hAnsi="Times New Roman" w:cs="Times New Roman"/>
            <w:sz w:val="24"/>
            <w:szCs w:val="24"/>
            <w:lang w:val="pt-BR"/>
          </w:rPr>
          <w:t xml:space="preserve"> </w:t>
        </w:r>
        <w:proofErr w:type="spellStart"/>
        <w:r w:rsidR="005B52EA">
          <w:rPr>
            <w:rFonts w:ascii="Times New Roman" w:hAnsi="Times New Roman" w:cs="Times New Roman"/>
            <w:sz w:val="24"/>
            <w:szCs w:val="24"/>
            <w:lang w:val="pt-BR"/>
          </w:rPr>
          <w:t>sampling</w:t>
        </w:r>
        <w:proofErr w:type="spellEnd"/>
        <w:r w:rsidR="005B52EA">
          <w:rPr>
            <w:rFonts w:ascii="Times New Roman" w:hAnsi="Times New Roman" w:cs="Times New Roman"/>
            <w:sz w:val="24"/>
            <w:szCs w:val="24"/>
            <w:lang w:val="pt-BR"/>
          </w:rPr>
          <w:t>,</w:t>
        </w:r>
      </w:ins>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Simulations</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Speciation</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modes</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Phylogeny</w:t>
      </w:r>
      <w:proofErr w:type="spellEnd"/>
      <w:r>
        <w:rPr>
          <w:rFonts w:ascii="Times New Roman" w:hAnsi="Times New Roman" w:cs="Times New Roman"/>
          <w:sz w:val="24"/>
          <w:szCs w:val="24"/>
          <w:lang w:val="pt-BR"/>
        </w:rPr>
        <w:t xml:space="preserve">. </w:t>
      </w:r>
    </w:p>
    <w:p w14:paraId="64CECD93" w14:textId="77777777" w:rsidR="009978B8" w:rsidRDefault="009978B8">
      <w:pPr>
        <w:spacing w:after="0" w:line="360" w:lineRule="auto"/>
        <w:ind w:firstLine="709"/>
        <w:jc w:val="both"/>
        <w:rPr>
          <w:rFonts w:ascii="Times New Roman" w:hAnsi="Times New Roman" w:cs="Times New Roman"/>
          <w:sz w:val="24"/>
          <w:szCs w:val="24"/>
          <w:lang w:val="en-US"/>
        </w:rPr>
      </w:pPr>
    </w:p>
    <w:p w14:paraId="4387B7BB" w14:textId="77777777" w:rsidR="00D04637" w:rsidRDefault="00D04637">
      <w:pPr>
        <w:spacing w:after="0" w:line="360" w:lineRule="auto"/>
        <w:ind w:firstLine="709"/>
        <w:jc w:val="both"/>
        <w:rPr>
          <w:rFonts w:ascii="Times New Roman" w:hAnsi="Times New Roman" w:cs="Times New Roman"/>
          <w:sz w:val="24"/>
          <w:szCs w:val="24"/>
          <w:lang w:val="en-US"/>
        </w:rPr>
      </w:pPr>
    </w:p>
    <w:p w14:paraId="6CB16900" w14:textId="77777777" w:rsidR="009978B8"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Introduction</w:t>
      </w:r>
    </w:p>
    <w:p w14:paraId="6D1614B7" w14:textId="67593DF4" w:rsidR="009978B8"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estimation of species age, or the elapsed time since species origin, is important to evaluate mechanisms that link species longevity with eco-evolutionary processes </w:t>
      </w:r>
      <w:r>
        <w:fldChar w:fldCharType="begin" w:fldLock="1"/>
      </w:r>
      <w:r w:rsidR="00230579">
        <w:rPr>
          <w:rFonts w:ascii="Times New Roman" w:hAnsi="Times New Roman" w:cs="Times New Roman"/>
          <w:sz w:val="24"/>
          <w:szCs w:val="24"/>
          <w:lang w:val="en-US"/>
        </w:rPr>
        <w:instrText>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remodeling","type":"book"},"uris":["http://www.mendeley.com/documents/?uuid=308a41a6-6236-4e29-8aad-c65edd82f9af"]},{"id":"ITEM-2","itemData":{"DOI":"10.1111/pala.12012","ISSN":"00310239","abstract":"Abstract: Palaeontologists have always had something to say about the origins of biodiversity. However, until recently, most of what they had to say was somewhat speculative. Following the inspirational suggestions by Simpson in the 1940s, the American 'paleobiological revolution' of the 1970s encouraged palaeontologists to think numerically and in terms of hypothesis testing. What was lacking from that revolution was phylogeny, and this provides the basis of informative analyses that truly link deep time fossil data with molecular trees and extant taxa. © The Palaeontological Association.","author":[{"dropping-particle":"","family":"Benton","given":"Michael J.","non-dropping-particle":"","parse-names":false,"suffix":""}],"container-title":"Palaeontology","id":"ITEM-2","issued":{"date-parts":[["2013"]]},"title":"Origins of biodiversity","type":"article-journal"},"uris":["http://www.mendeley.com/documents/?uuid=b637dc13-5267-4eb7-8e7c-243219eaed24"]}],"mendeley":{"formattedCitation":"(Benton, 2013; Swenson, 2019)","plainTextFormattedCitation":"(Benton, 2013; Swenson, 2019)","previouslyFormattedCitation":"(Benton, 2013; Swenson, 2019)"},"properties":{"noteIndex":0},"schema":"https://github.com/citation-style-language/schema/raw/master/csl-citation.json"}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(Benton, 2013; Swenson,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For instance, age-dependent extinction hypotheses test the relationship between species age and extinction probability, assessing whether extinction rates differ between young vs old species </w:t>
      </w:r>
      <w:r>
        <w:fldChar w:fldCharType="begin" w:fldLock="1"/>
      </w:r>
      <w:r w:rsidR="00230579">
        <w:rPr>
          <w:rFonts w:ascii="Times New Roman" w:hAnsi="Times New Roman" w:cs="Times New Roman"/>
          <w:sz w:val="24"/>
          <w:szCs w:val="24"/>
          <w:lang w:val="en-US"/>
        </w:rPr>
        <w:instrText>ADDIN CSL_CITATION {"citationItems":[{"id":"ITEM-1","itemData":{"DOI":"10.1016/0169-5347(96)10026-4","ISSN":"01695347","abstract":"There is now little reasonable doubt about the scale of the present extinction crisis: recent and ongoing rates of species loss exceed background levels by two to three orders of magnitude. Nevertheless, species differ widely in their vulnerability to current threats. Growing evidence from both palaeontology and conservation biology suggests that past events may help to explain this variation. Communities appear far more resilient to particular threats if they have faced similar challenges in the past. This intuitive but poorly reported phenomenon has potentially far-reaching implications for attempts to focus conservation efforts on those areas most at risk from contemporary human activity.","author":[{"dropping-particle":"","family":"Balmford","given":"Andrew","non-dropping-particle":"","parse-names":false,"suffix":""}],"container-title":"Trends in Ecology and Evolution","id":"ITEM-1","issued":{"date-parts":[["1996"]]},"title":"Extinction filters and current resilience: The significance of past selection pressures for conservation biology","type":"article"},"uris":["http://www.mendeley.com/documents/?uuid=3d9a950c-b994-4f7b-966d-380683d35b70"]},{"id":"ITEM-2","itemData":{"DOI":"10.1080/10292389509380516","ISSN":"10292381","abstract":"Survivorship curves with taxon lifespans normalised to variations in the real-time extinction rate (the Corrected Survivorship Score’ technique) are plotted for various fossil groups. Of five groups tested at the species level’ (strictly speaking, Linnean morphospecies), only the calcareous nannoplankton are found to have had a constant extinction probability with respect to morphospecies age. The planktonic foraminifer, trilobite, conodont and graptolite data all show a significant age-dependent effect (convexity of survivorship curves), which reveals in each case a progressively increasing extinction probability as morphospecies became older. This effect is found to be much reduced for trilobite genera and absent for ammonoid families, suggesting that age-dependency of extinction probability is primarily a characteristic of the species level in some, but not all groups. However, the pattern may be partly an artefact of taxonomic methodology. Morphospecies range data, which are gathered primarily for biostratigraphic purposes, are far from ideal for the purpose of survivorship analysis. Therefore, survivorship curves for a specially-developed lineage phylogeny of Palaeogene planktonic foraminifera are also presented. These do not indicate a similar age-dependency to the extinction probability with respect to either the terminal or non-terminal lineages. © 1995, Taylor &amp; Francis Group, LLC. All rights reserved.","author":[{"dropping-particle":"","family":"Pearson","given":"Paul N.","non-dropping-particle":"","parse-names":false,"suffix":""}],"container-title":"Historical Biology","id":"ITEM-2","issued":{"date-parts":[["1995"]]},"title":"Investigating age-dependency of species extinction rates using dynamic survivorship analysis","type":"article-journal"},"uris":["http://www.mendeley.com/documents/?uuid=200a6dc0-4195-4633-9f61-483351326417"]},{"id":"ITEM-3","itemData":{"DOI":"10.1666/0094-8373(2005)031[0133:tdoes]2.0.co;2","ISSN":"0094-8373","abstract":"The fossil record displays remarkable stasis in many species over long time periods, yet studies of extant populations often reveal rapid phenotypic evolution and genetic differentiation among populations. Recent advances in our understanding of the fossil record and in population genetics and evolutionary ecology point to the complex geographic structure of species being fundamental to resolution of how taxa can commonly exhibit both short-term evolutionary dynamics and long-term stasis. © 2005 The Paleontological Society. All rights reserved.","author":[{"dropping-particle":"","family":"Eldredge","given":"Niles","non-dropping-particle":"","parse-names":false,"suffix":""},{"dropping-particle":"","family":"Thompson","given":"John N.","non-dropping-particle":"","parse-names":false,"suffix":""},{"dropping-particle":"","family":"Brakefield","given":"Paul M.","non-dropping-particle":"","parse-names":false,"suffix":""},{"dropping-particle":"","family":"Gavrilets","given":"Sergey","non-dropping-particle":"","parse-names":false,"suffix":""},{"dropping-particle":"","family":"Jablonski","given":"David","non-dropping-particle":"","parse-names":false,"suffix":""},{"dropping-particle":"","family":"Jackson","given":"Jeremy B. C.","non-dropping-particle":"","parse-names":false,"suffix":""},{"dropping-particle":"","family":"Lenski","given":"Richard E.","non-dropping-particle":"","parse-names":false,"suffix":""},{"dropping-particle":"","family":"Lieberman","given":"Bruce S.","non-dropping-particle":"","parse-names":false,"suffix":""},{"dropping-particle":"","family":"McPeek","given":"Mark A.","non-dropping-particle":"","parse-names":false,"suffix":""},{"dropping-particle":"","family":"Miller","given":"William","non-dropping-particle":"","parse-names":false,"suffix":""}],"container-title":"Paleobiology","id":"ITEM-3","issued":{"date-parts":[["2005"]]},"title":"The dynamics of evolutionary stasis","type":"article-journal"},"uris":["http://www.mendeley.com/documents/?uuid=6d373691-8a76-45e9-8102-d741bb13c52a"]}],"mendeley":{"formattedCitation":"(Balmford, 1996; Eldredge et al., 2005; Pearson, 1995)","plainTextFormattedCitation":"(Balmford, 1996; Eldredge et al., 2005; Pearson, 1995)","previouslyFormattedCitation":"(Balmford, 1996; Eldredge et al., 2005; Pearson, 1995)"},"properties":{"noteIndex":0},"schema":"https://github.com/citation-style-language/schema/raw/master/csl-citation.json"}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(Balmford, 1996; Eldredge et al., 2005; Pearson, 1995)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Likewise, species age could be a measure of colonization time, especially in island systems (</w:t>
      </w:r>
      <w:proofErr w:type="spellStart"/>
      <w:r>
        <w:rPr>
          <w:rFonts w:ascii="Times New Roman" w:hAnsi="Times New Roman" w:cs="Times New Roman"/>
          <w:sz w:val="24"/>
          <w:szCs w:val="24"/>
          <w:lang w:val="en-US"/>
        </w:rPr>
        <w:t>Tanentzap</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2015) or during biotic invasions triggered by geological events, such as the formation of the Central American Isthmus for the Great American Interchange </w:t>
      </w:r>
      <w:r>
        <w:fldChar w:fldCharType="begin" w:fldLock="1"/>
      </w:r>
      <w:r w:rsidR="00230579">
        <w:rPr>
          <w:rFonts w:ascii="Times New Roman" w:hAnsi="Times New Roman" w:cs="Times New Roman"/>
          <w:sz w:val="24"/>
          <w:szCs w:val="24"/>
          <w:lang w:val="en-US"/>
        </w:rPr>
        <w:instrText xml:space="preserve">ADDIN CSL_CITATION {"citationItems":[{"id":"ITEM-1","itemData":{"DOI":"10.3389/fgene.2014.00451","author":[{"dropping-particle":"","family":"Carrillo","given":"Juan D","non-dropping-particle":"","parse-names":false,"suffix":""},{"dropping-particle":"","family":"Forasiepi","given":"Analía","non-dropping-particle":"","parse-names":false,"suffix":""},{"dropping-particle":"","family":"Jaramillo","given":"Carlos","non-dropping-particle":"","parse-names":false,"suffix":""},{"dropping-particle":"","family":"Sánchez-villagra","given":"Marcelo R","non-dropping-particle":"","parse-names":false,"suffix":""},{"dropping-particle":"","family":"Richardson","given":"James Edward","non-dropping-particle":"","parse-names":false,"suffix":""}],"id":"ITEM-1","issue":"January","issued":{"date-parts":[["2015"]]},"page":"1-11","title":"Neotropical mammal diversity and the Great American Biotic Interchange : spatial and temporal variation in South America ’ s fossil record","type":"article-journal","volume":"5"},"uris":["http://www.mendeley.com/documents/?uuid=ea8eb516-c0af-4f3d-9cc5-447b5ef82562"]},{"id":"ITEM-2","itemData":{"DOI":"10.1111/nph.13362","ISSN":"14698137","abstract":"Plant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Phytologist","id":"ITEM-2","issue":"2","issued":{"date-parts":[["2015"]]},"page":"468-479","title":"When do plant radiations influence community assembly? The importance of historical contingency in the race for niche space","type":"article-journal","volume":"207"},"uris":["http://www.mendeley.com/documents/?uuid=0dc71e10-dfe4-4014-b93e-872dd9be7264"]},{"id":"ITEM-3","itemData":{"DOI":"10.1073/pnas.2009397117","ISSN":"10916490","PMID":"33020313","abstract":"The interchange between the previously disconnected faunas of North and South America was a massive experiment in biological invasion. A major gap in our understanding of this invasion is why there was a drastic increase in the proportion of mammals of North American origin found in South America. Four nonmutually exclusive mechanisms may explain this asymmetry: 1) Higher dispersal rate of North American mammals toward the south, 2) higher origination of North American immigrants in South America, 3) higher extinction of mammals with South American origin, and 4) similar dispersal rate but a larger pool of native taxa in North versus South America. We test among these mechanisms by analyzing </w:instrText>
      </w:r>
      <w:r w:rsidR="00230579">
        <w:rPr>
          <w:rFonts w:ascii="Cambria Math" w:hAnsi="Cambria Math" w:cs="Cambria Math"/>
          <w:sz w:val="24"/>
          <w:szCs w:val="24"/>
          <w:lang w:val="en-US"/>
        </w:rPr>
        <w:instrText>∼</w:instrText>
      </w:r>
      <w:r w:rsidR="00230579">
        <w:rPr>
          <w:rFonts w:ascii="Times New Roman" w:hAnsi="Times New Roman" w:cs="Times New Roman"/>
          <w:sz w:val="24"/>
          <w:szCs w:val="24"/>
          <w:lang w:val="en-US"/>
        </w:rPr>
        <w:instrText>20,000 fossil occurrences with Bayesian methods to infer dispersal and diversification rates and taxonomic selectivity of immigrants. We find no differences in the dispersal and origination rates of immigrants. In contrast, native South American mammals show higher extinction. We also find that two clades with North American origin (Carnivora and Artiodactyla) had significantly more immigrants in South America than other clades. Altogether, the asymmetry of the interchange was not due to higher origination of immigrants in South America as previously suggested, but resulted from higher extinction of native taxa in southern South America. These results from one of the greatest biological invasions highlight how biogeographic processes and biotic interactions can shape continental diversity.","author":[{"dropping-particle":"","family":"Carrillo","given":"Juan D.","non-dropping-particle":"","parse-names":false,"suffix":""},{"dropping-particle":"","family":"Faurby","given":"Søren","non-dropping-particle":"","parse-names":false,"suffix":""},{"dropping-particle":"","family":"Silvestro","given":"Daniele","non-dropping-particle":"","parse-names":false,"suffix":""},{"dropping-particle":"","family":"Zizka","given":"Alexander","non-dropping-particle":"","parse-names":false,"suffix":""},{"dropping-particle":"","family":"Jaramillo","given":"Carlos","non-dropping-particle":"","parse-names":false,"suffix":""},{"dropping-particle":"","family":"Bacon","given":"Christine D.","non-dropping-particle":"","parse-names":false,"suffix":""},{"dropping-particle":"","family":"Antonelli","given":"Alexandre","non-dropping-particle":"","parse-names":false,"suffix":""}],"container-title":"Proceedings of the National Academy of Sciences of the United States of America","id":"ITEM-3","issue":"42","issued":{"date-parts":[["2020"]]},"page":"26281-26287","title":"Disproportionate extinction of South American mammals drove the asymmetry of the Great American Biotic Interchange","type":"article-journal","volume":"117"},"uris":["http://www.mendeley.com/documents/?uuid=6305752c-983a-4217-98e7-d8c000fea55b"]}],"mendeley":{"formattedCitation":"(Carrillo et al., 2020; Carrillo, Forasiepi, Jaramillo, Sánchez-villagra, &amp; Richardson, 2015; Tanentzap et al., 2015)","manualFormatting":"(Carrillo et al. 2015, 2020)","plainTextFormattedCitation":"(Carrillo et al., 2020; Carrillo, Forasiepi, Jaramillo, Sánchez-villagra, &amp; Richardson, 2015; Tanentzap et al., 2015)","previouslyFormattedCitation":"(Carrillo et al., 2020; Carrillo, Forasiepi, Jaramillo, Sánchez-villagra, &amp; Richardson, 2015; Tanentzap et al., 2015)"},"properties":{"noteIndex":0},"schema":"https://github.com/citation-style-language/schema/raw/master/csl-citation.json"}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(Carrillo </w:t>
      </w:r>
      <w:r>
        <w:rPr>
          <w:rFonts w:ascii="Times New Roman" w:hAnsi="Times New Roman" w:cs="Times New Roman"/>
          <w:i/>
          <w:noProof/>
          <w:sz w:val="24"/>
          <w:szCs w:val="24"/>
          <w:lang w:val="en-US"/>
        </w:rPr>
        <w:t>et al.</w:t>
      </w:r>
      <w:r>
        <w:rPr>
          <w:rFonts w:ascii="Times New Roman" w:hAnsi="Times New Roman" w:cs="Times New Roman"/>
          <w:noProof/>
          <w:sz w:val="24"/>
          <w:szCs w:val="24"/>
          <w:lang w:val="en-US"/>
        </w:rPr>
        <w:t xml:space="preserve"> 2015, 2020)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Species age is measured in the fossil record through different statistical and probabilistic approaches based mostly on taxa’s stratigraphic duration </w:t>
      </w:r>
      <w:r>
        <w:fldChar w:fldCharType="begin" w:fldLock="1"/>
      </w:r>
      <w:r w:rsidR="00230579">
        <w:rPr>
          <w:rFonts w:ascii="Times New Roman" w:hAnsi="Times New Roman" w:cs="Times New Roman"/>
          <w:sz w:val="24"/>
          <w:szCs w:val="24"/>
          <w:lang w:val="en-US"/>
        </w:rPr>
        <w:instrText>ADDIN CSL_CITATION {"citationItems":[{"id":"ITEM-1","itemData":{"author":[{"dropping-particle":"","family":"Foote","given":"Mike","non-dropping-particle":"","parse-names":false,"suffix":""},{"dropping-particle":"","family":"Raup","given":"David M","non-dropping-particle":"","parse-names":false,"suffix":""}],"id":"ITEM-1","issue":"2","issued":{"date-parts":[["1996"]]},"page":"121-140","title":"Fossil Preservation and the Stratigraphic Ranges of Taxa","type":"article-journal","volume":"22"},"uris":["http://www.mendeley.com/documents/?uuid=8b2e6c01-1788-4f1d-b231-4fe0653adcf3"]},{"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Foote &amp; Raup, 1996)","plainTextFormattedCitation":"(Foote, 1996; Foote &amp; Raup, 1996)","previouslyFormattedCitation":"(Foote, 1996; Foote &amp; Raup, 1996)"},"properties":{"noteIndex":0},"schema":"https://github.com/citation-style-language/schema/raw/master/csl-citation.json"}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(Foote, 1996; Foote &amp; Raup, 1996)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Several of these approaches consider the differences in fossil sampling and temporal resolution </w:t>
      </w:r>
      <w:r>
        <w:fldChar w:fldCharType="begin" w:fldLock="1"/>
      </w:r>
      <w:r w:rsidR="00230579">
        <w:rPr>
          <w:rFonts w:ascii="Times New Roman" w:hAnsi="Times New Roman" w:cs="Times New Roman"/>
          <w:sz w:val="24"/>
          <w:szCs w:val="24"/>
          <w:lang w:val="en-US"/>
        </w:rPr>
        <w:instrText>ADDIN CSL_CITATION {"citationItems":[{"id":"ITEM-1","itemData":{"DOI":"10.1073/pnas.111144698","ISSN":"00278424","PMID":"11353852","abstract":"Global diversity curves reflect more than just the number of taxa that have existed through time: they also mirror variation in the nature of the fossil record and the way the record is reported. These sampling effects are best quantified by assembling and analyzing large numbers of locality-specific biotic inventories. Here, we introduce a new database of this kind for the Phanerozoic fossil record of marine invertebrates. We apply four substantially distinct analytical methods that estimate taxonomic diversity by quantifying and correcting for variation through time in the number and nature of inventories. Variation introduced by the use of two dramatically different counting protocols also is explored. We present sampling-standardized diversity estimates for two long intervals that sum to 300 Myr (Middle Ordovician-Carboniferous; Late Jurassic-Paleogene). Our new curves differ considerably from traditional, synoptic curves. For example, some of them imply unexpectedly low late Cretaceous and early Tertiary diversity levels. However, such factors as the current emphasis in the data base on North America and Europe still obscure our view of the global history of marine biodiversity. These limitations will be addressed as the database and methods are refined.","author":[{"dropping-particle":"","family":"Alroy","given":"J.","non-dropping-particle":"","parse-names":false,"suffix":""},{"dropping-particle":"","family":"Marshall","given":"C. R.","non-dropping-particle":"","parse-names":false,"suffix":""},{"dropping-particle":"","family":"Bambach","given":"R. K.","non-dropping-particle":"","parse-names":false,"suffix":""},{"dropping-particle":"","family":"Bezusko","given":"K.","non-dropping-particle":"","parse-names":false,"suffix":""},{"dropping-particle":"","family":"Foote","given":"M.","non-dropping-particle":"","parse-names":false,"suffix":""},{"dropping-particle":"","family":"Fürsich","given":"F. T.","non-dropping-particle":"","parse-names":false,"suffix":""},{"dropping-particle":"","family":"Hansen","given":"T. A.","non-dropping-particle":"","parse-names":false,"suffix":""},{"dropping-particle":"","family":"Holland","given":"S. M.","non-dropping-particle":"","parse-names":false,"suffix":""},{"dropping-particle":"","family":"Ivany","given":"L. C.","non-dropping-particle":"","parse-names":false,"suffix":""},{"dropping-particle":"","family":"Jablonski","given":"D.","non-dropping-particle":"","parse-names":false,"suffix":""},{"dropping-particle":"","family":"Jacobs","given":"D. K.","non-dropping-particle":"","parse-names":false,"suffix":""},{"dropping-particle":"","family":"Jones","given":"D. C.","non-dropping-particle":"","parse-names":false,"suffix":""},{"dropping-particle":"","family":"Kosnik","given":"M. A.","non-dropping-particle":"","parse-names":false,"suffix":""},{"dropping-particle":"","family":"Lidgard","given":"S.","non-dropping-particle":"","parse-names":false,"suffix":""},{"dropping-particle":"","family":"Low","given":"S.","non-dropping-particle":"","parse-names":false,"suffix":""},{"dropping-particle":"","family":"Miller","given":"A. I.","non-dropping-particle":"","parse-names":false,"suffix":""},{"dropping-particle":"","family":"Novack-Gottshall","given":"P. M.","non-dropping-particle":"","parse-names":false,"suffix":""},{"dropping-particle":"","family":"Olszewski","given":"T. D.","non-dropping-particle":"","parse-names":false,"suffix":""},{"dropping-particle":"","family":"Patzkowsky","given":"M. E.","non-dropping-particle":"","parse-names":false,"suffix":""},{"dropping-particle":"","family":"Raup","given":"D. M.","non-dropping-particle":"","parse-names":false,"suffix":""},{"dropping-particle":"","family":"Roy","given":"K.","non-dropping-particle":"","parse-names":false,"suffix":""},{"dropping-particle":"","family":"Sepkoski","given":"J. J.","non-dropping-particle":"","parse-names":false,"suffix":""},{"dropping-particle":"","family":"Sommers","given":"M. G.","non-dropping-particle":"","parse-names":false,"suffix":""},{"dropping-particle":"","family":"Wagner","given":"P. J.","non-dropping-particle":"","parse-names":false,"suffix":""},{"dropping-particle":"","family":"Webber","given":"A.","non-dropping-particle":"","parse-names":false,"suffix":""}],"container-title":"Proceedings of the National Academy of Sciences of the United States of America","id":"ITEM-1","issue":"11","issued":{"date-parts":[["2001"]]},"page":"6261-6266","title":"Effects of sampling standardization on estimates of phanerozoic marine diversification","type":"article-journal","volume":"98"},"uris":["http://www.mendeley.com/documents/?uuid=4196f989-297a-4037-9e31-8339062ac718"]},{"id":"ITEM-2","itemData":{"DOI":"10.1017/pab.2019.23","ISSN":"0094-8373","abstract":"The estimation of origination and extinction rates and their temporal variation is central to understanding diversity patterns and the evolutionary history of clades. The fossil record provides the only direct evidence of extinction and biodiversity changes through time and has long been used to infer the dynamics of diversity changes in deep time. The software PyRate implements a Bayesian framework to analyze fossil occurrence data to estimate the rates of preservation, origination, and extinction while incorporating several sources of uncertainty. Building upon this framework, we present a suite of methodological advances including more complex and realistic models of preservation and the first likelihood-based test to compare the fit across different models. Further, we develop a new reversible jump Markov chain Monte Carlo algorithm to estimate origination and extinction rates and their temporal variation, which provides more reliable results and includes an explicit estimation of the number and temporal placement of statistically significant rate changes. Finally, we implement a new C++ library that speeds up the analyses by orders of magnitude, therefore facilitating the application of the PyRate methods to large data sets. We demonstrate the new functionalities through extensive simulations and with the analysis of a large data set of Cenozoic marine mammals. We compare our analytical framework against two widely used alternative methods to infer origination and extinction rates, revealing that PyRate decisively outperforms them across a range of simulated data sets. Our analyses indicate that explicit statistical model testing, which is often neglected in fossil-based macroevolutionary analyses, is crucial to obtain accurate and robust results.","author":[{"dropping-particle":"","family":"Silvestro","given":"Daniele","non-dropping-particle":"","parse-names":false,"suffix":""},{"dropping-particle":"","family":"Salamin","given":"Nicolas","non-dropping-particle":"","parse-names":false,"suffix":""},{"dropping-particle":"","family":"Antonelli","given":"Alexandre","non-dropping-particle":"","parse-names":false,"suffix":""},{"dropping-particle":"","family":"Meyer","given":"Xavier","non-dropping-particle":"","parse-names":false,"suffix":""}],"container-title":"Paleobiology","id":"ITEM-2","issue":"4","issued":{"date-parts":[["2019"]]},"page":"546-570","title":"Improved estimation of macroevolutionary rates from fossil data using a Bayesian framework","type":"article-journal","volume":"45"},"uris":["http://www.mendeley.com/documents/?uuid=72859a4c-c1f8-4333-ba3b-5fe00a574f30"]}],"mendeley":{"formattedCitation":"(Alroy et al., 2001; Daniele Silvestro, Salamin, Antonelli, &amp; Meyer, 2019)","plainTextFormattedCitation":"(Alroy et al., 2001; Daniele Silvestro, Salamin, Antonelli, &amp; Meyer, 2019)","previouslyFormattedCitation":"(Alroy et al., 2001; Daniele Silvestro, Salamin, Antonelli, &amp; Meyer, 2019)"},"properties":{"noteIndex":0},"schema":"https://github.com/citation-style-language/schema/raw/master/csl-citation.json"}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(Alroy et al., 2001; Silvestro</w:t>
      </w:r>
      <w:r w:rsidR="00A6147A">
        <w:rPr>
          <w:rFonts w:ascii="Times New Roman" w:hAnsi="Times New Roman" w:cs="Times New Roman"/>
          <w:noProof/>
          <w:sz w:val="24"/>
          <w:szCs w:val="24"/>
          <w:lang w:val="en-US"/>
        </w:rPr>
        <w:t xml:space="preserve"> et al.</w:t>
      </w:r>
      <w:r w:rsidR="00B14922" w:rsidRPr="00B14922">
        <w:rPr>
          <w:rFonts w:ascii="Times New Roman" w:hAnsi="Times New Roman" w:cs="Times New Roman"/>
          <w:noProof/>
          <w:sz w:val="24"/>
          <w:szCs w:val="24"/>
          <w:lang w:val="en-US"/>
        </w:rPr>
        <w:t>,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Species ages estimated from </w:t>
      </w:r>
      <w:proofErr w:type="spellStart"/>
      <w:r>
        <w:rPr>
          <w:rFonts w:ascii="Times New Roman" w:hAnsi="Times New Roman" w:cs="Times New Roman"/>
          <w:sz w:val="24"/>
          <w:szCs w:val="24"/>
          <w:lang w:val="en-US"/>
        </w:rPr>
        <w:t>paleobiological</w:t>
      </w:r>
      <w:proofErr w:type="spellEnd"/>
      <w:r>
        <w:rPr>
          <w:rFonts w:ascii="Times New Roman" w:hAnsi="Times New Roman" w:cs="Times New Roman"/>
          <w:sz w:val="24"/>
          <w:szCs w:val="24"/>
          <w:lang w:val="en-US"/>
        </w:rPr>
        <w:t xml:space="preserve"> data offer a reliable measure of species’ temporal duration which can be used in macroevolutionary studies </w:t>
      </w:r>
      <w:r>
        <w:fldChar w:fldCharType="begin" w:fldLock="1"/>
      </w:r>
      <w:r w:rsidR="00230579">
        <w:rPr>
          <w:rFonts w:ascii="Times New Roman" w:hAnsi="Times New Roman" w:cs="Times New Roman"/>
          <w:sz w:val="24"/>
          <w:szCs w:val="24"/>
          <w:lang w:val="en-US"/>
        </w:rPr>
        <w:instrText>ADDIN CSL_CITATION {"citationItems":[{"id":"ITEM-1","itemData":{"DOI":"10.1371/journal.pbio.2000724","ISSN":"15457885","PMID":"27806048","abstract":"Biodiversity today is huge, and it has a long history. Identifying rules for the heterogeneity of modern biodiversity—the high to low species richness of different clades—has been hard. There are measurable biodiversity differences between land and sea and between the tropics and temperate-polar regions. Some analyses suggest that the net age of a clade can determine its extinction risk, but this is equivocal. New work shows that, through geological time, clades pass through different diversification regimes, and those regimes constrain the balance of tree size and the nature of branching events.","author":[{"dropping-particle":"","family":"Benton","given":"Michael J.","non-dropping-particle":"","parse-names":false,"suffix":""}],"container-title":"PLoS Biology","id":"ITEM-1","issue":"11","issued":{"date-parts":[["2016"]]},"page":"1-7","title":"Origins of Biodiversity","type":"article-journal","volume":"14"},"uris":["http://www.mendeley.com/documents/?uuid=f8b1177a-3d67-43e8-9cbe-11a1065e19af"]},{"id":"ITEM-2","itemData":{"DOI":"Evolutinary Theory","ISSN":"0093-4755","author":[{"dropping-particle":"","family":"Valen","given":"Leigh","non-dropping-particle":"Van","parse-names":false,"suffix":""}],"container-title":"Evolutionary Theory","id":"ITEM-2","issued":{"date-parts":[["1973"]]},"title":"A new evolutionary theory","type":"article-journal"},"uris":["http://www.mendeley.com/documents/?uuid=e985355c-41c1-477b-b840-cacef183d7f4"]},{"id":"ITEM-3","itemData":{"DOI":"10.1111/ele.13441","ISSN":"14610248","abstract":"Leigh Van Valen famously stated that under constant conditions extinction probability is independent of species age. To test this 'law of constant extinction', we developed a new method using deep learning to infer age-dependent extinction and analysed 450 myr of marine life across 21 invertebrate clades. We show that extinction rate significantly decreases with age in &gt; 90% of the cases, indicating that most species died out soon after their appearance while those which survived experienced ever decreasing extinction risk. This age-dependent extinction pattern is stronger towards the Equator and holds true when the potential effects of mass extinctions and taxonomic inflation are accounted for. These results suggest that the effect of biological interactions on age-dependent extinction rate is more intense towards the tropics. We propose that the latitudinal diversity gradient and selection at the species level account for this exceptional, yet little recognised, macroevolutionary and macroecological pattern.","author":[{"dropping-particle":"","family":"Silvestro","given":"Daniele","non-dropping-particle":"","parse-names":false,"suffix":""},{"dropping-particle":"","family":"Castiglione","given":"Silvia","non-dropping-particle":"","parse-names":false,"suffix":""},{"dropping-particle":"","family":"Mondanaro","given":"Alessandro","non-dropping-particle":"","parse-names":false,"suffix":""},{"dropping-particle":"","family":"Serio","given":"Carmela","non-dropping-particle":"","parse-names":false,"suffix":""},{"dropping-particle":"","family":"Melchionna","given":"Marina","non-dropping-particle":"","parse-names":false,"suffix":""},{"dropping-particle":"","family":"Piras","given":"Paolo","non-dropping-particle":"","parse-names":false,"suffix":""},{"dropping-particle":"","family":"Febbraro","given":"Mirko","non-dropping-particle":"Di","parse-names":false,"suffix":""},{"dropping-particle":"","family":"Carotenuto","given":"Francesco","non-dropping-particle":"","parse-names":false,"suffix":""},{"dropping-particle":"","family":"Rook","given":"Lorenzo","non-dropping-particle":"","parse-names":false,"suffix":""},{"dropping-particle":"","family":"Raia","given":"Pasquale","non-dropping-particle":"","parse-names":false,"suffix":""}],"container-title":"Ecology Letters","id":"ITEM-3","issue":"3","issued":{"date-parts":[["2020"]]},"page":"439-446","title":"A 450 million years long latitudinal gradient in age-dependent extinction","type":"article-journal","volume":"23"},"uris":["http://www.mendeley.com/documents/?uuid=ad6091cc-0c6a-423c-b1c2-0000a2c4a173"]}],"mendeley":{"formattedCitation":"(Benton, 2016; Daniele Silvestro et al., 2020; Van Valen, 1973)","plainTextFormattedCitation":"(Benton, 2016; Daniele Silvestro et al., 2020; Van Valen, 1973)","previouslyFormattedCitation":"(Benton, 2016; Daniele Silvestro et al., 2020; Van Valen, 1973)"},"properties":{"noteIndex":0},"schema":"https://github.com/citation-style-language/schema/raw/master/csl-citation.json"}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 xml:space="preserve">(Benton, 2016; </w:t>
      </w:r>
      <w:r w:rsidR="00A6147A">
        <w:rPr>
          <w:rFonts w:ascii="Times New Roman" w:hAnsi="Times New Roman" w:cs="Times New Roman"/>
          <w:noProof/>
          <w:sz w:val="24"/>
          <w:szCs w:val="24"/>
          <w:lang w:val="en-US"/>
        </w:rPr>
        <w:t>S</w:t>
      </w:r>
      <w:r w:rsidR="00B14922" w:rsidRPr="00B14922">
        <w:rPr>
          <w:rFonts w:ascii="Times New Roman" w:hAnsi="Times New Roman" w:cs="Times New Roman"/>
          <w:noProof/>
          <w:sz w:val="24"/>
          <w:szCs w:val="24"/>
          <w:lang w:val="en-US"/>
        </w:rPr>
        <w:t>ilvestro et al., 2020; Van Valen, 1973)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More recently, several studies have used the length of terminal branches in time-calibrated phylogenies as a proxy for the age of extant species </w:t>
      </w:r>
      <w:r>
        <w:fldChar w:fldCharType="begin" w:fldLock="1"/>
      </w:r>
      <w:r w:rsidR="00230579">
        <w:rPr>
          <w:rFonts w:ascii="Times New Roman" w:hAnsi="Times New Roman" w:cs="Times New Roman"/>
          <w:sz w:val="24"/>
          <w:szCs w:val="24"/>
          <w:lang w:val="en-US"/>
        </w:rPr>
        <w:instrText>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avifauna","type":"article-journal"},"uris":["http://www.mendeley.com/documents/?uuid=ac6c7c89-f2fa-4453-9b4e-6e2ded9a47f2"]},{"id":"ITEM-2","itemData":{"DOI":"10.1017/S1367943002002196","ISSN":"13679430","abstract":"Recent studies have suggested that contemporary losses of species are unevenly distributed over phylogenies. Here, we show that species of Australian marsupials are at higher risk if they belong to genera that are species-poor, old or phylogenetically distinct. Extinction risk in this group is also related to habitat and body size, being higher for species from non-forested habitats and of intermediate body size. We tested the extent to which the phylogenetic selectivity of extinction was explained by this ecological pattern. We found that while genus size and distinctiveness explain no variation in extinction risk that is not accounted for by habitat and body size, there is a significant residual association of genus age with extinction risk. This suggests that while species in small and distinctive genera are at high risk because they are overrepresented in non-forested habitats and intermediate body size classes, species in old genera are at higher risk over the range of body sizes and habitats and may be intrinsically vulnerable to extinction. © 2002 The Zoological Society of London.","author":[{"dropping-particle":"","family":"Johnson","given":"Christopher N.","non-dropping-particle":"","parse-names":false,"suffix":""},{"dropping-particle":"","family":"Delean","given":"Steven","non-dropping-particle":"","parse-names":false,"suffix":""},{"dropping-particle":"","family":"Balmford","given":"Andrew","non-dropping-particle":"","parse-names":false,"suffix":""}],"container-title":"Animal Conservation","id":"ITEM-2","issued":{"date-parts":[["2002"]]},"title":"Phylogeny and the selectivity of extinction in Australian marsupials","type":"article-journal"},"uris":["http://www.mendeley.com/documents/?uuid=385df956-a507-4d93-9b2f-f12ba2a3478c"]},{"id":"ITEM-3","itemData":{"DOI":"10.1098/rspb.2013.1092","ISBN":"1471-2954 (Electronic)\\r0962-8452 (Linking)","ISSN":"14712954","PMID":"23825210","abstract":"Phylogenetic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Sciences","id":"ITEM-3","issued":{"date-parts":[["2013"]]},"title":"Phylogenetic correlates of extinction risk in mammals: Species in older lineages are not at greater risk","type":"article-journal"},"uris":["http://www.mendeley.com/documents/?uuid=3b28a411-a2c3-448e-8c9c-87f9d957317b"]},{"id":"ITEM-4","itemData":{"DOI":"10.1086/707207","ISSN":"00030147","abstract":"Extinction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Naturalist","id":"ITEM-4","issued":{"date-parts":[["2020"]]},"title":"Does evolutionary history correlate with contemporary extinction risk by influencing range size dynamics?","type":"article-journal"},"uris":["http://www.mendeley.com/documents/?uuid=062dcc8b-81ca-4b7b-9c45-11e18504be3b"]},{"id":"ITEM-5","itemData":{"author":[{"dropping-particle":"","family":"Pie","given":"M.R.","non-dropping-particle":"","parse-names":false,"suffix":""},{"dropping-particle":"","family":"Caron","given":"F.","non-dropping-particle":"","parse-names":false,"suffix":""}],"container-title":"bioRxiv","id":"ITEM-5","issued":{"date-parts":[["2023"]]},"title":"Substantial variation in species ages among vertebrate clades","type":"article-journal","volume":"06"},"uris":["http://www.mendeley.com/documents/?uuid=26e053f4-ce11-4a50-b926-31a50a9de182"]},{"id":"ITEM-6","itemData":{"DOI":"10.1371/journal.pbio.1000620","ISBN":"1545-7885 (Electronic)\\r1544-9173 (Linking)","ISSN":"15449173","PMID":"21629678","abstract":"It is widely recognized that we are entering an extinction event on a scale approaching the mass extinctions seen in the fossil record. Present-day rates of extinction are estimated to be several orders of magnitude greater than background rates and are projected to increase further if current trends continue. In vertebrates, species traits, such as body size, fecundity, and geographic range, are important predictors of vulnerability. Although plants are the basis for life on Earth, our knowledge of plant extinctions and vulnerabilities is lagging. Here, we disentangle the underlying drivers of extinction risk in plants, focusing on the Cape of South Africa, a global biodiversity hotspot. By comparing Red List data for the British and South African floras, we demonstrate that the taxonomic distribution of extinction risk differs significantly between regions, inconsistent with a simple, trait-based model of extinction. Using a comprehensive phylogenetic tree for the Cape, we reveal a phylogenetic signal in the distribution of plant extinction risks but show that the most threatened species cluster within short branches at the tips of the phylogeny--opposite to trends in mammals. From analyzing the distribution of threatened species across 11 exemplar clades, we suggest that mode of speciation best explains the unusual phylogenetic structure of extinction risks in plants of the Cape. Our results demonstrate that explanations for elevated extinction risk in plants of the Cape flora differ dramatically from those recognized for vertebrates. In the Cape, extinction risk is higher for young and fast-evolving plant lineages and cannot be explained by correlations with simple biological traits. Critically, we find that the most vulnerable plant species are nonetheless marching towards extinction at a more rapid pace but, surprisingly, independently from anthropogenic effects. Our results have important implications for conservation priorities and cast doubts on the utility of current Red List criteria for plants in regions such as the Cape, where speciation has been rapid, if our aim is to maximize the preservation of the tree-of-life.","author":[{"dropping-particle":"","family":"Davies","given":"T. Jonathan","non-dropping-particle":"","parse-names":false,"suffix":""},{"dropping-particle":"","family":"Smith","given":"Gideon F.","non-dropping-particle":"","parse-names":false,"suffix":""},{"dropping-particle":"","family":"Bellstedt","given":"Dirk U.","non-dropping-particle":"","parse-names":false,"suffix":""},{"dropping-particle":"","family":"Boatwright","given":"James S.","non-dropping-particle":"","parse-names":false,"suffix":""},{"dropping-particle":"","family":"Bytebier","given":"Benny","non-dropping-particle":"","parse-names":false,"suffix":""},{"dropping-particle":"","family":"Cowling","given":"Richard M.","non-dropping-particle":"","parse-names":false,"suffix":""},{"dropping-particle":"","family":"Forest","given":"Félix","non-dropping-particle":"","parse-names":false,"suffix":""},{"dropping-particle":"","family":"Harmon","given":"Luke J.","non-dropping-particle":"","parse-names":false,"suffix":""},{"dropping-particle":"","family":"Muasya","given":"A. Muthama","non-dropping-particle":"","parse-names":false,"suffix":""},{"dropping-particle":"","family":"Schrire","given":"Brian D.","non-dropping-particle":"","parse-names":false,"suffix":""},{"dropping-particle":"","family":"Steenkamp","given":"Yolande","non-dropping-particle":"","parse-names":false,"suffix":""},{"dropping-particle":"","family":"Bank","given":"Michelle","non-dropping-particle":"van der","parse-names":false,"suffix":""},{"dropping-particle":"","family":"Savolainen","given":"Vincent","non-dropping-particle":"","parse-names":false,"suffix":""}],"container-title":"PLoS Biology","id":"ITEM-6","issued":{"date-parts":[["2011"]]},"title":"Extinction risk and diversification are linked in a plant biodiversity hotspot","type":"article-journal"},"uris":["http://www.mendeley.com/documents/?uuid=2d5bab86-ff52-49cb-bbff-58fe992234ab"]},{"id":"ITEM-7","itemData":{"DOI":"10.1098/rspb.2022.1102","ISBN":"0000000345","ISSN":"14712954","PMID":"35975440","abstract":"The immense concentrations of vertebrate species in tropical mountains remain a prominent but unexplained pattern in biogeography. A long-standing hypothesis suggests that montane biodiversity hotspots result from endemic species aggregating within ecologically stable localities. Here, the persistence of ancient lineages coincides with frequent speciation events, making such areas both 'cradles' (where new species arise) and 'museums' (where old species survive). Although this hypothesis refers to processes operating at the scale of valleys, it remains supported primarily by patterns generated from coarse-scale distribution data. Using high-resolution occurrence and phylogenetic data on Andean hummingbirds, we find that old and young endemic species are not spatially aggregated. The young endemic species tend to have non-overlapping distributions scattered along the Andean treeline, a long and narrow habitat where populations easily become fragmented. By contrast, the old endemic species have more aggregated distributions, but mainly within pockets of cloud forests at lower elevations than the young endemic species. These findings contradict the premise that biogeographical cradles and museums should overlap in valley systems where pockets of stable climate persist through periods of climate change. Instead, Andean biodiversity hotspots may derive from large-scale fluctuating climate complexity in conjunction with local-scale variability in available area and habitat connectivity.","author":[{"dropping-particle":"","family":"Sonne","given":"Jesper","non-dropping-particle":"","parse-names":false,"suffix":""},{"dropping-particle":"","family":"Dalsgaard","given":"Bo","non-dropping-particle":"","parse-names":false,"suffix":""},{"dropping-particle":"","family":"Borregaard","given":"Michael K.","non-dropping-particle":"","parse-names":false,"suffix":""},{"dropping-particle":"","family":"Kennedy","given":"Jonathan","non-dropping-particle":"","parse-names":false,"suffix":""},{"dropping-particle":"","family":"Fjeldså","given":"Jon","non-dropping-particle":"","parse-names":false,"suffix":""},{"dropping-particle":"","family":"Rahbek","given":"Carsten","non-dropping-particle":"","parse-names":false,"suffix":""}],"container-title":"Proceedings of the Royal Society B: Biological Sciences","id":"ITEM-7","issue":"1981","issued":{"date-parts":[["2022"]]},"title":"Biodiversity cradles and museums segregating within hotspots of endemism","type":"article-journal","volume":"289"},"uris":["http://www.mendeley.com/documents/?uuid=ce95c9c7-f825-453b-9335-06dd0c553af1"]}],"mendeley":{"formattedCitation":"(Davies et al., 2011; Gaston &amp; Blackburn, 1997; Johnson, Delean, &amp; Balmford, 2002a; Pie &amp; Caron, 2023; Sonne et al., 2022; Tanentzap, Igea, Johnston, &amp; Larcombe, 2020; Verde Arregoitia, Blomberg, &amp; Fisher, 2013)","plainTextFormattedCitation":"(Davies et al., 2011; Gaston &amp; Blackburn, 1997; Johnson, Delean, &amp; Balmford, 2002a; Pie &amp; Caron, 2023; Sonne et al., 2022; Tanentzap, Igea, Johnston, &amp; Larcombe, 2020; Verde Arregoitia, Blomberg, &amp; Fisher, 2013)","previouslyFormattedCitation":"(Davies et al., 2011; Gaston &amp; Blackburn, 1997; Johnson, Delean, &amp; Balmford, 2002a; Pie &amp; Caron, 2023; Sonne et al., 2022; Tanentzap, Igea, Johnston, &amp; Larcombe, 2020; Verde Arregoitia, Blomberg, &amp; Fisher, 2013)"},"properties":{"noteIndex":0},"schema":"https://github.com/citation-style-language/schema/raw/master/csl-citation.json"}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(Davies et al., 2011; Gaston &amp; Blackburn, 1997; Johnson</w:t>
      </w:r>
      <w:r w:rsidR="00A6147A">
        <w:rPr>
          <w:rFonts w:ascii="Times New Roman" w:hAnsi="Times New Roman" w:cs="Times New Roman"/>
          <w:noProof/>
          <w:sz w:val="24"/>
          <w:szCs w:val="24"/>
          <w:lang w:val="en-US"/>
        </w:rPr>
        <w:t xml:space="preserve"> et al., </w:t>
      </w:r>
      <w:r w:rsidR="00B14922" w:rsidRPr="00B14922">
        <w:rPr>
          <w:rFonts w:ascii="Times New Roman" w:hAnsi="Times New Roman" w:cs="Times New Roman"/>
          <w:noProof/>
          <w:sz w:val="24"/>
          <w:szCs w:val="24"/>
          <w:lang w:val="en-US"/>
        </w:rPr>
        <w:t>2002; Pie &amp; Caron, 2023; Sonne et al., 2022; Tanentzap</w:t>
      </w:r>
      <w:r w:rsidR="00A6147A">
        <w:rPr>
          <w:rFonts w:ascii="Times New Roman" w:hAnsi="Times New Roman" w:cs="Times New Roman"/>
          <w:noProof/>
          <w:sz w:val="24"/>
          <w:szCs w:val="24"/>
          <w:lang w:val="en-US"/>
        </w:rPr>
        <w:t xml:space="preserve"> et al.</w:t>
      </w:r>
      <w:r w:rsidR="00B14922" w:rsidRPr="00B14922">
        <w:rPr>
          <w:rFonts w:ascii="Times New Roman" w:hAnsi="Times New Roman" w:cs="Times New Roman"/>
          <w:noProof/>
          <w:sz w:val="24"/>
          <w:szCs w:val="24"/>
          <w:lang w:val="en-US"/>
        </w:rPr>
        <w:t>, 2020; Verde Arregoitia</w:t>
      </w:r>
      <w:r w:rsidR="00A6147A">
        <w:rPr>
          <w:rFonts w:ascii="Times New Roman" w:hAnsi="Times New Roman" w:cs="Times New Roman"/>
          <w:noProof/>
          <w:sz w:val="24"/>
          <w:szCs w:val="24"/>
          <w:lang w:val="en-US"/>
        </w:rPr>
        <w:t xml:space="preserve"> et al.</w:t>
      </w:r>
      <w:r w:rsidR="00B14922" w:rsidRPr="00B14922">
        <w:rPr>
          <w:rFonts w:ascii="Times New Roman" w:hAnsi="Times New Roman" w:cs="Times New Roman"/>
          <w:noProof/>
          <w:sz w:val="24"/>
          <w:szCs w:val="24"/>
          <w:lang w:val="en-US"/>
        </w:rPr>
        <w:t>, 2013)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However, this approximation, which we hereafter refer to as “phylogenetic age”, can lead to over or underestimations due to three non-exclusive </w:t>
      </w:r>
      <w:del w:id="28" w:author="Carlos Calderon del Cid" w:date="2023-09-26T21:50:00Z">
        <w:r w:rsidDel="00514AA0">
          <w:rPr>
            <w:rFonts w:ascii="Times New Roman" w:hAnsi="Times New Roman" w:cs="Times New Roman"/>
            <w:sz w:val="24"/>
            <w:szCs w:val="24"/>
            <w:lang w:val="en-US"/>
          </w:rPr>
          <w:delText xml:space="preserve">different </w:delText>
        </w:r>
      </w:del>
      <w:r>
        <w:rPr>
          <w:rFonts w:ascii="Times New Roman" w:hAnsi="Times New Roman" w:cs="Times New Roman"/>
          <w:sz w:val="24"/>
          <w:szCs w:val="24"/>
          <w:lang w:val="en-US"/>
        </w:rPr>
        <w:t xml:space="preserve">shortfalls. </w:t>
      </w:r>
    </w:p>
    <w:p w14:paraId="56FB06B3" w14:textId="0D2136C7" w:rsidR="009978B8" w:rsidRDefault="00000000" w:rsidP="00AC7EB6">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First, incomplete sampling of extant species </w:t>
      </w:r>
      <w:r w:rsidR="004F08F1">
        <w:rPr>
          <w:rFonts w:ascii="Times New Roman" w:hAnsi="Times New Roman" w:cs="Times New Roman"/>
          <w:sz w:val="24"/>
          <w:szCs w:val="24"/>
          <w:lang w:val="en-US"/>
        </w:rPr>
        <w:t>can bias</w:t>
      </w:r>
      <w:r>
        <w:rPr>
          <w:rFonts w:ascii="Times New Roman" w:hAnsi="Times New Roman" w:cs="Times New Roman"/>
          <w:sz w:val="24"/>
          <w:szCs w:val="24"/>
          <w:lang w:val="en-US"/>
        </w:rPr>
        <w:t xml:space="preserve"> phylogenetic </w:t>
      </w:r>
      <w:r w:rsidR="004F08F1">
        <w:rPr>
          <w:rFonts w:ascii="Times New Roman" w:hAnsi="Times New Roman" w:cs="Times New Roman"/>
          <w:sz w:val="24"/>
          <w:szCs w:val="24"/>
          <w:lang w:val="en-US"/>
        </w:rPr>
        <w:t xml:space="preserve">age </w:t>
      </w:r>
      <w:r>
        <w:rPr>
          <w:rFonts w:ascii="Times New Roman" w:hAnsi="Times New Roman" w:cs="Times New Roman"/>
          <w:sz w:val="24"/>
          <w:szCs w:val="24"/>
          <w:lang w:val="en-US"/>
        </w:rPr>
        <w:t xml:space="preserve">estimation </w:t>
      </w:r>
      <w:r w:rsidR="00AC7EB6">
        <w:rPr>
          <w:rFonts w:ascii="Times New Roman" w:hAnsi="Times New Roman" w:cs="Times New Roman"/>
          <w:sz w:val="24"/>
          <w:szCs w:val="24"/>
          <w:lang w:val="en-US"/>
        </w:rPr>
        <w:t>by</w:t>
      </w:r>
      <w:r>
        <w:rPr>
          <w:rFonts w:ascii="Times New Roman" w:hAnsi="Times New Roman" w:cs="Times New Roman"/>
          <w:sz w:val="24"/>
          <w:szCs w:val="24"/>
          <w:lang w:val="en-US"/>
        </w:rPr>
        <w:t xml:space="preserve"> augmenting terminal branch lengths </w:t>
      </w:r>
      <w:r>
        <w:fldChar w:fldCharType="begin" w:fldLock="1"/>
      </w:r>
      <w:r w:rsidR="00230579">
        <w:rPr>
          <w:rFonts w:ascii="Times New Roman" w:hAnsi="Times New Roman" w:cs="Times New Roman"/>
          <w:sz w:val="24"/>
          <w:szCs w:val="24"/>
          <w:lang w:val="en-US"/>
        </w:rPr>
        <w:instrText>ADDIN CSL_CITATION {"citationItems":[{"id":"ITEM-1","itemData":{"DOI":"10.1093/sysbio/syad001","ISSN":"1063-5157","PMID":"36645380","abstract":"Understanding the origins of diversity and the factors that drive some clades to be more diverse than others are important issues in evolutionary biology. Sophisticated SSE (state-dependent speciation and extinction) models provide insights into the association between diversification rates and the evolution of a trait. The empirical data used in SSE models and other methods is normally imperfect, yet little is known about how this can affect these models. Here, we evaluate the impact of common phylogenetic issues on inferences drawn from SSE models. Using simulated phylogenetic trees and trait information, we fitted SSE models to determine the effects of sampling fraction (phylogenetic tree completeness) and sampling fraction misspecification on model selection and parameter estimation (speciation, extinction, and transition rates) under two sampling regimes (random and taxonomically biased). As expected, we found that both model selection and parameter estimate accuracies are reduced at lower sampling fractions (i.e., low tree completeness). Furthermore, when sampling of the tree is imbalanced across subclades a</w:instrText>
      </w:r>
      <w:r w:rsidR="00230579">
        <w:rPr>
          <w:rFonts w:ascii="Times New Roman" w:hAnsi="Times New Roman" w:cs="Times New Roman" w:hint="eastAsia"/>
          <w:sz w:val="24"/>
          <w:szCs w:val="24"/>
          <w:lang w:val="en-US"/>
        </w:rPr>
        <w:instrText xml:space="preserve">nd tree completeness is </w:instrText>
      </w:r>
      <w:r w:rsidR="00230579">
        <w:rPr>
          <w:rFonts w:ascii="Times New Roman" w:hAnsi="Times New Roman" w:cs="Times New Roman" w:hint="eastAsia"/>
          <w:sz w:val="24"/>
          <w:szCs w:val="24"/>
          <w:lang w:val="en-US"/>
        </w:rPr>
        <w:instrText>≤</w:instrText>
      </w:r>
      <w:r w:rsidR="00230579">
        <w:rPr>
          <w:rFonts w:ascii="Times New Roman" w:hAnsi="Times New Roman" w:cs="Times New Roman" w:hint="eastAsia"/>
          <w:sz w:val="24"/>
          <w:szCs w:val="24"/>
          <w:lang w:val="en-US"/>
        </w:rPr>
        <w:instrText xml:space="preserve"> 60%, rates of false positives increase and parameter estimates are less accurate, compared to when sampling is random. Thus, when applying SSE methods to empirical datasets, there are increased risks of false inferences of trait </w:instrText>
      </w:r>
      <w:r w:rsidR="00230579">
        <w:rPr>
          <w:rFonts w:ascii="Times New Roman" w:hAnsi="Times New Roman" w:cs="Times New Roman"/>
          <w:sz w:val="24"/>
          <w:szCs w:val="24"/>
          <w:lang w:val="en-US"/>
        </w:rPr>
        <w:instrText>dependent diversification when some sub-clades are heavily under-sampled. Mis-specifying the sampling fraction severely affected the accuracy of parameter estimates: parameter values were over-estimated when the sampling fraction was specified as lower than its true value, and under-estimated when the sampling fraction was specified as higher than its true value. Our results suggest that it is better to cautiously under-estimate sampling efforts, as false positives increased when the sampling fraction was over-estimated. We encourage SSE studies where the sampling fraction can be reasonably estimated and provide recommended best practices for SSE modelling.","author":[{"dropping-particle":"","family":"Mynard","given":"Poppy","non-dropping-particle":"","parse-names":false,"suffix":""},{"dropping-particle":"","family":"Algar","given":"Adam","non-dropping-particle":"","parse-names":false,"suffix":""},{"dropping-particle":"","family":"Lancaster","given":"Lesley","non-dropping-particle":"","parse-names":false,"suffix":""},{"dropping-particle":"","family":"Bocedi","given":"Greta","non-dropping-particle":"","parse-names":false,"suffix":""},{"dropping-particle":"","family":"Fahri","given":"Fahri","non-dropping-particle":"","parse-names":false,"suffix":""},{"dropping-particle":"","family":"Gubry-Rangin","given":"Cécile","non-dropping-particle":"","parse-names":false,"suffix":""},{"dropping-particle":"","family":"Lupiyaningdyah","given":"Pungki","non-dropping-particle":"","parse-names":false,"suffix":""},{"dropping-particle":"","family":"Nangoy","given":"Meis","non-dropping-particle":"","parse-names":false,"suffix":""},{"dropping-particle":"","family":"Osborne","given":"Owen","non-dropping-particle":"","parse-names":false,"suffix":""},{"dropping-particle":"","family":"Papadopulos","given":"Alexander","non-dropping-particle":"","parse-names":false,"suffix":""},{"dropping-particle":"","family":"Sudiana","given":"I Made","non-dropping-particle":"","parse-names":false,"suffix":""},{"dropping-particle":"","family":"Juliandi","given":"Berry","non-dropping-particle":"","parse-names":false,"suffix":""},{"dropping-particle":"","family":"Travis","given":"Justin","non-dropping-particle":"","parse-names":false,"suffix":""},{"dropping-particle":"","family":"Herrera-Alsina","given":"Leonel","non-dropping-particle":"","parse-names":false,"suffix":""}],"container-title":"Systematic Biology","id":"ITEM-1","issue":"1","issued":{"date-parts":[["2023"]]},"page":"106-119","title":"Impact of Phylogenetic Tree Completeness and Misspecification of Sampling Fractions on Trait Dependent Diversification Models","type":"article-journal","volume":"72"},"uris":["http://www.mendeley.com/documents/?uuid=c7e9b8d7-cf0c-4b19-b56f-7a1b85e4fa6c"]},{"id":"ITEM-2","itemData":{"DOI":"10.3724/SP.J.1002.2008.08016","ISSN":"1759-6831","abstract":"Appropriate and extensive taxon sampling is one of the most important determinants of accurate phylogenetic estimation. In addition, accuracy of inferences about evolutionary processes obtained from phyloge-netic analyses is improved significantly by thorough taxon sampling efforts. Many recent efforts to improve phylogenetic estimates have focused instead on increasing sequence length or the number of overall characters in the analysis, and this often does have a beneficial effect on the accuracy of phylogenetic analyses. However, phylogenetic analyses of few taxa (but each represented by many characters) can be subject to strong systematic biases, which in turn produce high measures of repeatability (such as bootstrap proportions) in support of incor-rect or misleading phylogenetic results. Thus, it is important for phylogeneticists to consider both the sampling of taxa, as well as the sampling of characters, in designing phylogenetic studies. Taxon sampling also improves estimates of evolutionary parameters derived from phylogenetic trees, and is thus important for improved applica-tions of phylogenetic analyses. Analysis of sensitivity to taxon inclusion, the possible effects of long-branch attraction, and sensitivity of parameter estimation for model-based methods should be a part of any careful and thorough phylogenetic analysis. Furthermore, recent improvements in phylogenetic algorithms and in computa-tional power have removed many constraints on analyzing large, thoroughly sampled data sets. Thorough taxon sampling is thus one of the most practical ways to improve the accuracy of phylogenetic estimates, as well as the accuracy of biological inferences that are based on these phylogenetic trees.","author":[{"dropping-particle":"","family":"Heath","given":"Tracy A.","non-dropping-particle":"","parse-names":false,"suffix":""},{"dropping-particle":"","family":"Hedtke","given":"Shannon M.","non-dropping-particle":"","parse-names":false,"suffix":""},{"dropping-particle":"","family":"Hillis","given":"David M.","non-dropping-particle":"","parse-names":false,"suffix":""}],"container-title":"Journal of Systematics and Evolution","id":"ITEM-2","issue":"3","issued":{"date-parts":[["2008"]]},"page":"239-257","title":"Taxon sampling and the accuracy of phylogenetic analyses","type":"article-journal","volume":"46"},"uris":["http://www.mendeley.com/documents/?uuid=7c30713a-9dda-4fa5-8215-ab578733ba85"]}],"mendeley":{"formattedCitation":"(Heath, Hedtke, &amp; Hillis, 2008; Mynard et al., 2023)","plainTextFormattedCitation":"(Heath, Hedtke, &amp; Hillis, 2008; Mynard et al., 2023)","previouslyFormattedCitation":"(Heath, Hedtke, &amp; Hillis, 2008; Mynard et al., 2023)"},"properties":{"noteIndex":0},"schema":"https://github.com/citation-style-language/schema/raw/master/csl-citation.json"}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(Heath</w:t>
      </w:r>
      <w:r w:rsidR="00A6147A">
        <w:rPr>
          <w:rFonts w:ascii="Times New Roman" w:hAnsi="Times New Roman" w:cs="Times New Roman"/>
          <w:noProof/>
          <w:sz w:val="24"/>
          <w:szCs w:val="24"/>
          <w:lang w:val="en-US"/>
        </w:rPr>
        <w:t xml:space="preserve"> et al.</w:t>
      </w:r>
      <w:r w:rsidR="00B14922" w:rsidRPr="00B14922">
        <w:rPr>
          <w:rFonts w:ascii="Times New Roman" w:hAnsi="Times New Roman" w:cs="Times New Roman"/>
          <w:noProof/>
          <w:sz w:val="24"/>
          <w:szCs w:val="24"/>
          <w:lang w:val="en-US"/>
        </w:rPr>
        <w:t>, 2008; Mynard et al.,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Second, extinction events will mask branching events in phylogenetic trees of extant species </w:t>
      </w:r>
      <w:r>
        <w:fldChar w:fldCharType="begin" w:fldLock="1"/>
      </w:r>
      <w:r w:rsidR="00230579">
        <w:rPr>
          <w:rFonts w:ascii="Times New Roman" w:hAnsi="Times New Roman" w:cs="Times New Roman"/>
          <w:sz w:val="24"/>
          <w:szCs w:val="24"/>
          <w:lang w:val="en-US"/>
        </w:rPr>
        <w:instrText>ADDIN CSL_CITATION {"citationItems":[{"id":"ITEM-1","itemData":{"author":[{"dropping-particle":"","family":"Harvey","given":"P.H.","non-dropping-particle":"","parse-names":false,"suffix":""},{"dropping-particle":"","family":"May","given":"Robert M","non-dropping-particle":"","parse-names":false,"suffix":""},{"dropping-particle":"","family":"Nee","given":"Sean","non-dropping-particle":"","parse-names":false,"suffix":""}],"container-title":"Evolution","id":"ITEM-1","issue":"3","issued":{"date-parts":[["1994"]]},"page":"523-529","title":"Phylogenies without fossils","type":"article-journal","volume":"48"},"uris":["http://www.mendeley.com/documents/?uuid=1c75f57d-1464-4456-91b9-c744f4b85b07"]},{"id":"ITEM-2","itemData":{"author":[{"dropping-particle":"","family":"Nee","given":"Sean","non-dropping-particle":"","parse-names":false,"suffix":""},{"dropping-particle":"","family":"May","given":"Robert M","non-dropping-particle":"","parse-names":false,"suffix":""}],"container-title":"Science","id":"ITEM-2","issue":"5338","issued":{"date-parts":[["1997"]]},"page":"692-694","title":"Extinction and the Loss of Evolutionary History","type":"article-journal","volume":"278"},"uris":["http://www.mendeley.com/documents/?uuid=438bb704-e7d2-42cc-8233-f8788652df77"]}],"mendeley":{"formattedCitation":"(Harvey, May, &amp; Nee, 1994; Nee &amp; May, 1997)","plainTextFormattedCitation":"(Harvey, May, &amp; Nee, 1994; Nee &amp; May, 1997)","previouslyFormattedCitation":"(Harvey, May, &amp; Nee, 1994; Nee &amp; May, 1997)"},"properties":{"noteIndex":0},"schema":"https://github.com/citation-style-language/schema/raw/master/csl-citation.json"}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(Harvey</w:t>
      </w:r>
      <w:r w:rsidR="00A6147A">
        <w:rPr>
          <w:rFonts w:ascii="Times New Roman" w:hAnsi="Times New Roman" w:cs="Times New Roman"/>
          <w:noProof/>
          <w:sz w:val="24"/>
          <w:szCs w:val="24"/>
          <w:lang w:val="en-US"/>
        </w:rPr>
        <w:t xml:space="preserve"> et al.</w:t>
      </w:r>
      <w:r w:rsidR="00B14922" w:rsidRPr="00B14922">
        <w:rPr>
          <w:rFonts w:ascii="Times New Roman" w:hAnsi="Times New Roman" w:cs="Times New Roman"/>
          <w:noProof/>
          <w:sz w:val="24"/>
          <w:szCs w:val="24"/>
          <w:lang w:val="en-US"/>
        </w:rPr>
        <w:t>, 1994; Nee &amp; May, 1997)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Even in phylogenetic trees that include extinct taxa, the incompleteness of the fossil record will inevitably lead to missing lineages and uncertain topologies. Unsampled extant and extinct species from the phylogeny results in an inflation of the length of terminal branches leading to sampled species (i.e., the tips of the tree), thus altering phylogenetic species ages. For instance, if the extinct species of the </w:t>
      </w:r>
      <w:r>
        <w:rPr>
          <w:rFonts w:ascii="Times New Roman" w:hAnsi="Times New Roman" w:cs="Times New Roman"/>
          <w:i/>
          <w:iCs/>
          <w:sz w:val="24"/>
          <w:szCs w:val="24"/>
          <w:lang w:val="en-US"/>
        </w:rPr>
        <w:t xml:space="preserve">Homo </w:t>
      </w:r>
      <w:r>
        <w:rPr>
          <w:rFonts w:ascii="Times New Roman" w:hAnsi="Times New Roman" w:cs="Times New Roman"/>
          <w:sz w:val="24"/>
          <w:szCs w:val="24"/>
          <w:lang w:val="en-US"/>
        </w:rPr>
        <w:t xml:space="preserve">genus are </w:t>
      </w:r>
      <w:r>
        <w:rPr>
          <w:rFonts w:ascii="Times New Roman" w:hAnsi="Times New Roman" w:cs="Times New Roman"/>
          <w:sz w:val="24"/>
          <w:szCs w:val="24"/>
          <w:lang w:val="en-US"/>
        </w:rPr>
        <w:lastRenderedPageBreak/>
        <w:t xml:space="preserve">not included in a phylogeny, the phylogenetic age of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is approximately 10 million years, i.e., the age of the last common ancestor with its sister species, the chimpanzee (</w:t>
      </w:r>
      <w:r>
        <w:fldChar w:fldCharType="begin" w:fldLock="1"/>
      </w:r>
      <w:r w:rsidR="00230579">
        <w:rPr>
          <w:rFonts w:ascii="Times New Roman" w:hAnsi="Times New Roman" w:cs="Times New Roman"/>
          <w:sz w:val="24"/>
          <w:szCs w:val="24"/>
          <w:lang w:val="en-US"/>
        </w:rPr>
        <w: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et al., 2023)","manualFormatting":"Rivas-Gonzáles et al. 2023)","plainTextFormattedCitation":"(Rivas-Gonzáles et al., 2023)","previouslyFormattedCitation":"(Rivas-Gonzáles et al.,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Rivas-Gonzáles et al.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This estimate exceeds the age of the oldest known fossil of modern humans by two orders of magnitude (Figure 1; </w:t>
      </w:r>
      <w:r>
        <w:fldChar w:fldCharType="begin" w:fldLock="1"/>
      </w:r>
      <w:r w:rsidR="00230579">
        <w:rPr>
          <w:rFonts w:ascii="Times New Roman" w:hAnsi="Times New Roman" w:cs="Times New Roman"/>
          <w:sz w:val="24"/>
          <w:szCs w:val="24"/>
          <w:lang w:val="en-US"/>
        </w:rPr>
        <w:instrText>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Callaway 2017)</w:t>
      </w:r>
      <w:r>
        <w:rPr>
          <w:rFonts w:ascii="Times New Roman" w:hAnsi="Times New Roman" w:cs="Times New Roman"/>
          <w:sz w:val="24"/>
          <w:szCs w:val="24"/>
          <w:lang w:val="en-US"/>
        </w:rPr>
        <w:fldChar w:fldCharType="end"/>
      </w:r>
      <w:r w:rsidR="00AC7EB6">
        <w:rPr>
          <w:rFonts w:ascii="Times New Roman" w:hAnsi="Times New Roman" w:cs="Times New Roman"/>
          <w:sz w:val="24"/>
          <w:szCs w:val="24"/>
          <w:lang w:val="en-US"/>
        </w:rPr>
        <w:t xml:space="preserve">. </w:t>
      </w:r>
      <w:r>
        <w:rPr>
          <w:rFonts w:ascii="Times New Roman" w:hAnsi="Times New Roman" w:cs="Times New Roman"/>
          <w:sz w:val="24"/>
          <w:szCs w:val="24"/>
          <w:lang w:val="en-US"/>
        </w:rPr>
        <w:t>The third, and perhaps most challenging shortfall in phylogenetic species ages, is that the tree alone does not contain information about the underlying speciation mode and does not include species labels across its branches, such that only the tips can be unequivocally assigned to a</w:t>
      </w:r>
      <w:r w:rsidR="00AC7EB6">
        <w:rPr>
          <w:rFonts w:ascii="Times New Roman" w:hAnsi="Times New Roman" w:cs="Times New Roman"/>
          <w:sz w:val="24"/>
          <w:szCs w:val="24"/>
          <w:lang w:val="en-US"/>
        </w:rPr>
        <w:t xml:space="preserve"> named</w:t>
      </w:r>
      <w:r>
        <w:rPr>
          <w:rFonts w:ascii="Times New Roman" w:hAnsi="Times New Roman" w:cs="Times New Roman"/>
          <w:sz w:val="24"/>
          <w:szCs w:val="24"/>
          <w:lang w:val="en-US"/>
        </w:rPr>
        <w:t xml:space="preserve"> species </w:t>
      </w:r>
      <w:r>
        <w:fldChar w:fldCharType="begin" w:fldLock="1"/>
      </w:r>
      <w:r w:rsidR="00230579">
        <w:rPr>
          <w:rFonts w:ascii="Times New Roman" w:hAnsi="Times New Roman" w:cs="Times New Roman"/>
          <w:sz w:val="24"/>
          <w:szCs w:val="24"/>
          <w:lang w:val="en-US"/>
        </w:rPr>
        <w:instrText>ADDIN CSL_CITATION {"citationItems":[{"id":"ITEM-1","itemData":{"DOI":"10.1016/S0169-5347(03)00037-5","ISSN":"01695347","abstract":"The geography of speciation has long been contentious. In recent years, phylogenetic approaches have been proposed to determine the geographical mode of speciation. If reliable, these methods not only provide a means of settling the debate about the geography of speciation, but also indicate that sympatric speciation is surprisingly common and that peripatric speciation is relatively rare. Similar to any phylogenetic inference, reconstructions of speciation mode are only useful if the underlying assumptions of the method are met. In this case, the key assumption is that the geographical range of both extant and ancestral species at the time of speciation can be inferred from present-day distributions. We discuss whether, and under what circumstances, such assumptions could be met. We conclude that interspecific phylogenies are unable to test alternative hypotheses concerning the geography of speciation rigorously because of the lability of geographical ranges and the lack of correlation between the role of adaptive processes and geographical mode of speciation.","author":[{"dropping-particle":"","family":"Losos","given":"Jonathan B.","non-dropping-particle":"","parse-names":false,"suffix":""},{"dropping-particle":"","family":"Glor","given":"Richard E.","non-dropping-particle":"","parse-names":false,"suffix":""}],"container-title":"Trends in Ecology and Evolution","id":"ITEM-1","issue":"5","issued":{"date-parts":[["2003"]]},"page":"220-227","title":"Phylogenetic comparative methods and the geography of speciation","type":"article-journal","volume":"18"},"uris":["http://www.mendeley.com/documents/?uuid=cf9b7687-7c0b-4616-8b23-4ffeae2193ab"]}],"mendeley":{"formattedCitation":"(Losos &amp; Glor, 2003)","plainTextFormattedCitation":"(Losos &amp; Glor, 2003)","previouslyFormattedCitation":"(Losos &amp; Glor, 2003)"},"properties":{"noteIndex":0},"schema":"https://github.com/citation-style-language/schema/raw/master/csl-citation.json"}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(Losos &amp; Glor, 2003)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Alternative speciation modes </w:t>
      </w:r>
      <w:r w:rsidR="00AC7EB6">
        <w:rPr>
          <w:rFonts w:ascii="Times New Roman" w:hAnsi="Times New Roman" w:cs="Times New Roman"/>
          <w:sz w:val="24"/>
          <w:szCs w:val="24"/>
          <w:lang w:val="en-US"/>
        </w:rPr>
        <w:t>have been</w:t>
      </w:r>
      <w:r>
        <w:rPr>
          <w:rFonts w:ascii="Times New Roman" w:hAnsi="Times New Roman" w:cs="Times New Roman"/>
          <w:sz w:val="24"/>
          <w:szCs w:val="24"/>
          <w:lang w:val="en-US"/>
        </w:rPr>
        <w:t xml:space="preserve"> discussed in the literature reflecting different biological processes and species concepts, including bifurcating, budding, and anagenetic speciation </w:t>
      </w:r>
      <w:r>
        <w:fldChar w:fldCharType="begin" w:fldLock="1"/>
      </w:r>
      <w:r w:rsidR="00230579">
        <w:rPr>
          <w:rFonts w:ascii="Times New Roman" w:hAnsi="Times New Roman" w:cs="Times New Roman"/>
          <w:sz w:val="24"/>
          <w:szCs w:val="24"/>
          <w:lang w:val="en-US"/>
        </w:rPr>
        <w:instrText>ADDIN CSL_CITATION {"citationItems":[{"id":"ITEM-1","itemData":{"DOI":"10.1038/s41467-018-07622-y","ISSN":"20411723","PMID":"30532040","abstract":"Measuring the pace at which speciation and extinction occur is fundamental to understanding the origin and evolution of biodiversity. Both the fossil record and molecular phylogenies of living species can provide independent estimates of speciation and extinction rates, but often produce strikingly divergent results. Despite its implications, the theoretical reasons for this discrepancy remain unknown. Here, we reveal a conceptual and methodological basis able to reconcile palaeontological and molecular evidence: discrepancies are driven by different implicit assumptions about the processes of speciation and species evolution in palaeontological and neontological analyses. We present the “birth-death chronospecies” model that clarifies the definition of speciation and extinction processes allowing for a coherent joint analysis of fossil and phylogenetic data. Using simulations and empirical analyses we demonstrate not only that this model explains much of the apparent incongruence between fossils and phylogenies, but that differences in rate estimates are actually informative about the prevalence of different speciation modes.","author":[{"dropping-particle":"","family":"Silvestro","given":"Daniele","non-dropping-particle":"","parse-names":false,"suffix":""},{"dropping-particle":"","family":"Warnock","given":"Rachel C.M.","non-dropping-particle":"","parse-names":false,"suffix":""},{"dropping-particle":"","family":"Gavryushkina","given":"Alexandra","non-dropping-particle":"","parse-names":false,"suffix":""},{"dropping-particle":"","family":"Stadler","given":"Tanja","non-dropping-particle":"","parse-names":false,"suffix":""}],"container-title":"Nature Communications","id":"ITEM-1","issue":"1","issued":{"date-parts":[["2018"]]},"publisher":"Springer US","title":"Closing the gap between palaeontological and neontological speciation and extinction rate estimates","type":"article-journal","volume":"9"},"uris":["http://www.mendeley.com/documents/?uuid=dd26a2d5-d5c9-4f61-a777-dcbbdfb952c6"]},{"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Daniele Silvestro, Warnock, Gavryushkina, &amp; Stadler, 2018)","plainTextFormattedCitation":"(Foote, 1996; Daniele Silvestro, Warnock, Gavryushkina, &amp; Stadler, 2018)","previouslyFormattedCitation":"(Foote, 1996; Daniele Silvestro, Warnock, Gavryushkina, &amp; Stadler, 2018)"},"properties":{"noteIndex":0},"schema":"https://github.com/citation-style-language/schema/raw/master/csl-citation.json"}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(Foote, 1996; Silvestro</w:t>
      </w:r>
      <w:r w:rsidR="00A6147A">
        <w:rPr>
          <w:rFonts w:ascii="Times New Roman" w:hAnsi="Times New Roman" w:cs="Times New Roman"/>
          <w:noProof/>
          <w:sz w:val="24"/>
          <w:szCs w:val="24"/>
          <w:lang w:val="en-US"/>
        </w:rPr>
        <w:t xml:space="preserve"> et al.</w:t>
      </w:r>
      <w:r w:rsidR="00B14922" w:rsidRPr="00B14922">
        <w:rPr>
          <w:rFonts w:ascii="Times New Roman" w:hAnsi="Times New Roman" w:cs="Times New Roman"/>
          <w:noProof/>
          <w:sz w:val="24"/>
          <w:szCs w:val="24"/>
          <w:lang w:val="en-US"/>
        </w:rPr>
        <w:t>,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These modes define the relationship between the ancestral species and its descendants, thus contributing to determining species ages </w:t>
      </w:r>
      <w:r>
        <w:fldChar w:fldCharType="begin" w:fldLock="1"/>
      </w:r>
      <w:r w:rsidR="00230579">
        <w:rPr>
          <w:rFonts w:ascii="Times New Roman" w:hAnsi="Times New Roman" w:cs="Times New Roman"/>
          <w:sz w:val="24"/>
          <w:szCs w:val="24"/>
          <w:lang w:val="en-US"/>
        </w:rPr>
        <w:instrText>ADDIN CSL_CITATION {"citationItems":[{"id":"ITEM-1","itemData":{"DOI":"10.1007/s11692-012-9171-x","ISSN":"00713260","abstract":"Understanding the rate at which new species form is a key question in studying the evolution of life on earth. Here we review our current understanding of speciation rates, focusing on studies based on the fossil record, phylogenies, and mathematical models. We find that speciation rates estimated from these different studies can be dramatically different: some studies find that new species form quickly and often, while others find that new species form much less frequently. We suggest that instead of being contradictory, differences in speciation rates across different scales can be reconciled by a common model. Under the \"ephemeral speciation model\", speciation is very common and very rapid but the new species produced almost never persist. Evolutionary studies should therefore focus on not only the formation but also the persistence of new species. © 2012 The Author(s).","author":[{"dropping-particle":"","family":"Rosenblum","given":"Erica Bree","non-dropping-particle":"","parse-names":false,"suffix":""},{"dropping-particle":"","family":"Sarver","given":"Brice A.J.","non-dropping-particle":"","parse-names":false,"suffix":""},{"dropping-particle":"","family":"Brown","given":"Joseph W.","non-dropping-particle":"","parse-names":false,"suffix":""},{"dropping-particle":"","family":"Roches","given":"Simone","non-dropping-particle":"Des","parse-names":false,"suffix":""},{"dropping-particle":"","family":"Hardwick","given":"Kayla M.","non-dropping-particle":"","parse-names":false,"suffix":""},{"dropping-particle":"","family":"Hether","given":"Tyler D.","non-dropping-particle":"","parse-names":false,"suffix":""},{"dropping-particle":"","family":"Eastman","given":"Jonathan M.","non-dropping-particle":"","parse-names":false,"suffix":""},{"dropping-particle":"","family":"Pennell","given":"Matthew W.","non-dropping-particle":"","parse-names":false,"suffix":""},{"dropping-particle":"","family":"Harmon","given":"Luke J.","non-dropping-particle":"","parse-names":false,"suffix":""}],"container-title":"Evolutionary Biology","id":"ITEM-1","issue":"2","issued":{"date-parts":[["2012"]]},"page":"255-261","title":"Goldilocks Meets Santa Rosalia: An Ephemeral Speciation Model Explains Patterns of Diversification Across Time Scales","type":"article-journal","volume":"39"},"uris":["http://www.mendeley.com/documents/?uuid=2ec18fb5-9c40-4771-8161-8e6cb1717e74"]},{"id":"ITEM-2","itemData":{"author":[{"dropping-particle":"","family":"Wagner","given":"P. J.","non-dropping-particle":"","parse-names":false,"suffix":""},{"dropping-particle":"","family":"Erwin","given":"D. H.","non-dropping-particle":"","parse-names":false,"suffix":""},{"dropping-particle":"","family":"Anstey","given":"R.L.","non-dropping-particle":"","parse-names":false,"suffix":""}],"container-title":"New approaches to speciaiton in the fossil record","id":"ITEM-2","issued":{"date-parts":[["1995"]]},"page":"87-122","publisher":"Columbia University Press","publisher-place":"New York","title":"Phylogenetic patterns as tests of speciation models","type":"chapter"},"uris":["http://www.mendeley.com/documents/?uuid=e44a00dd-b468-4251-8190-9bf1efbea145"]}],"mendeley":{"formattedCitation":"(Rosenblum et al., 2012; Wagner, Erwin, &amp; Anstey, 1995)","plainTextFormattedCitation":"(Rosenblum et al., 2012; Wagner, Erwin, &amp; Anstey, 1995)","previouslyFormattedCitation":"(Rosenblum et al., 2012; Wagner, Erwin, &amp; Anstey, 1995)"},"properties":{"noteIndex":0},"schema":"https://github.com/citation-style-language/schema/raw/master/csl-citation.json"}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(Rosenblum et al., 2012; Wagner, Erwin, &amp; Anstey, 1995)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(Fig. 2). Most phylogenetic trees are depicted in the rectangular shape where the two descending lineages split symmetrically from an ancestral lineage, thus suggesting a bifurcating speciation mode where two new species replace the ancestral lineage </w:t>
      </w:r>
      <w:r>
        <w:fldChar w:fldCharType="begin" w:fldLock="1"/>
      </w:r>
      <w:r w:rsidR="00230579">
        <w:rPr>
          <w:rFonts w:ascii="Times New Roman" w:hAnsi="Times New Roman" w:cs="Times New Roman"/>
          <w:sz w:val="24"/>
          <w:szCs w:val="24"/>
          <w:lang w:val="en-US"/>
        </w:rPr>
        <w:instrText>ADDIN CSL_CITATION {"citationItems":[{"id":"ITEM-1","itemData":{"DOI":"10.1126/science.1117727","ISSN":"00368075","PMID":"16284166","author":[{"dropping-particle":"","family":"Baum","given":"David A.","non-dropping-particle":"","parse-names":false,"suffix":""},{"dropping-particle":"","family":"Smith","given":"Stacey De Witt","non-dropping-particle":"","parse-names":false,"suffix":""},{"dropping-particle":"","family":"Donovan","given":"Samuel S.S.","non-dropping-particle":"","parse-names":false,"suffix":""}],"container-title":"Science","id":"ITEM-1","issue":"5750","issued":{"date-parts":[["2005"]]},"page":"979-980","title":"The tree-thinking challenge","type":"article-journal","volume":"310"},"uris":["http://www.mendeley.com/documents/?uuid=d5359478-5a84-4f10-a896-d8b6af05abf2"]},{"id":"ITEM-2","itemData":{"author":[{"dropping-particle":"","family":"Caetano","given":"D.S.","non-dropping-particle":"","parse-names":false,"suffix":""},{"dropping-particle":"","family":"Quental","given":"Tiago B.","non-dropping-particle":"","parse-names":false,"suffix":""}],"container-title":"bioRxiv","id":"ITEM-2","issued":{"date-parts":[["2022"]]},"title":"How important is budding speciaiton for comparative studies?","type":"article-journal"},"uris":["http://www.mendeley.com/documents/?uuid=74b1fabf-98ad-4c1b-8684-5bb3d8aa8fca"]}],"mendeley":{"formattedCitation":"(Baum, Smith, &amp; Donovan, 2005; Caetano &amp; Quental, 2022)","plainTextFormattedCitation":"(Baum, Smith, &amp; Donovan, 2005; Caetano &amp; Quental, 2022)","previouslyFormattedCitation":"(Baum, Smith, &amp; Donovan, 2005; Caetano &amp; Quental, 2022)"},"properties":{"noteIndex":0},"schema":"https://github.com/citation-style-language/schema/raw/master/csl-citation.json"}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(Baum</w:t>
      </w:r>
      <w:r w:rsidR="00A6147A">
        <w:rPr>
          <w:rFonts w:ascii="Times New Roman" w:hAnsi="Times New Roman" w:cs="Times New Roman"/>
          <w:noProof/>
          <w:sz w:val="24"/>
          <w:szCs w:val="24"/>
          <w:lang w:val="en-US"/>
        </w:rPr>
        <w:t xml:space="preserve"> et al.</w:t>
      </w:r>
      <w:r w:rsidR="00B14922" w:rsidRPr="00B14922">
        <w:rPr>
          <w:rFonts w:ascii="Times New Roman" w:hAnsi="Times New Roman" w:cs="Times New Roman"/>
          <w:noProof/>
          <w:sz w:val="24"/>
          <w:szCs w:val="24"/>
          <w:lang w:val="en-US"/>
        </w:rPr>
        <w:t>, 2005; Caetano &amp; Quental,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However, the often</w:t>
      </w:r>
      <w:r w:rsidR="00AC7EB6">
        <w:rPr>
          <w:rFonts w:ascii="Times New Roman" w:hAnsi="Times New Roman" w:cs="Times New Roman"/>
          <w:sz w:val="24"/>
          <w:szCs w:val="24"/>
          <w:lang w:val="en-US"/>
        </w:rPr>
        <w:t>-</w:t>
      </w:r>
      <w:r>
        <w:rPr>
          <w:rFonts w:ascii="Times New Roman" w:hAnsi="Times New Roman" w:cs="Times New Roman"/>
          <w:sz w:val="24"/>
          <w:szCs w:val="24"/>
          <w:lang w:val="en-US"/>
        </w:rPr>
        <w:t>unstated assumption of all birth-death processes commonly used to model phylogenetic branching times, is that speciation occurs as a budding process, with a speciation event leading to a single new species and the survival of the parent species</w:t>
      </w:r>
      <w:ins w:id="29" w:author="Carlos Calderon del Cid" w:date="2023-09-26T21:52:00Z">
        <w:r w:rsidR="00514AA0">
          <w:rPr>
            <w:rFonts w:ascii="Times New Roman" w:hAnsi="Times New Roman" w:cs="Times New Roman"/>
            <w:sz w:val="24"/>
            <w:szCs w:val="24"/>
            <w:lang w:val="en-US"/>
          </w:rPr>
          <w:t>, even though we can’t say which descendant branch is the “new” species</w:t>
        </w:r>
      </w:ins>
      <w:r>
        <w:rPr>
          <w:rFonts w:ascii="Times New Roman" w:hAnsi="Times New Roman" w:cs="Times New Roman"/>
          <w:sz w:val="24"/>
          <w:szCs w:val="24"/>
          <w:lang w:val="en-US"/>
        </w:rPr>
        <w:t xml:space="preserve">. Anagenetic speciation, in contrast, does not lead to a branching event and is therefore not visible on a phylogenetic tree. </w:t>
      </w:r>
    </w:p>
    <w:p w14:paraId="773CF2C5" w14:textId="365EE676" w:rsidR="009978B8"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All speciation modes may reflect plausible biological processes, and evidence for each mode has been found in the fossil record</w:t>
      </w:r>
      <w:r w:rsidR="00095DFB">
        <w:rPr>
          <w:rFonts w:ascii="Times New Roman" w:hAnsi="Times New Roman" w:cs="Times New Roman"/>
          <w:sz w:val="24"/>
          <w:szCs w:val="24"/>
          <w:lang w:val="en-US"/>
        </w:rPr>
        <w:t xml:space="preserve"> </w:t>
      </w:r>
      <w:r w:rsidR="00095DFB">
        <w:rPr>
          <w:rFonts w:ascii="Times New Roman" w:hAnsi="Times New Roman" w:cs="Times New Roman"/>
          <w:sz w:val="24"/>
          <w:szCs w:val="24"/>
          <w:lang w:val="en-US"/>
        </w:rPr>
        <w:fldChar w:fldCharType="begin" w:fldLock="1"/>
      </w:r>
      <w:r w:rsidR="00230579">
        <w:rPr>
          <w:rFonts w:ascii="Times New Roman" w:hAnsi="Times New Roman" w:cs="Times New Roman"/>
          <w:sz w:val="24"/>
          <w:szCs w:val="24"/>
          <w:lang w:val="en-US"/>
        </w:rPr>
        <w:instrText>ADDIN CSL_CITATION {"citationItems":[{"id":"ITEM-1","itemData":{"author":[{"dropping-particle":"","family":"Simpson","given":"George Gaylord","non-dropping-particle":"","parse-names":false,"suffix":""}],"id":"ITEM-1","issued":{"date-parts":[["1984"]]},"publisher":"Columbia University Press","title":"Tempo and mode in evolution","type":"book"},"uris":["http://www.mendeley.com/documents/?uuid=8cc95ac9-ef11-474c-a3f8-1fa0581f51cc"]},{"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George Gaylord Simpson, 1984)","plainTextFormattedCitation":"(Foote, 1996; George Gaylord Simpson, 1984)","previouslyFormattedCitation":"(Foote, 1996; George Gaylord Simpson, 1984)"},"properties":{"noteIndex":0},"schema":"https://github.com/citation-style-language/schema/raw/master/csl-citation.json"}</w:instrText>
      </w:r>
      <w:r w:rsidR="00095DFB">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(Foote, 1996; Simpson, 1984)</w:t>
      </w:r>
      <w:r w:rsidR="00095DFB">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t>
      </w:r>
      <w:r w:rsidR="00386CA8">
        <w:rPr>
          <w:rFonts w:ascii="Times New Roman" w:hAnsi="Times New Roman" w:cs="Times New Roman"/>
          <w:sz w:val="24"/>
          <w:szCs w:val="24"/>
          <w:lang w:val="en-US"/>
        </w:rPr>
        <w:t xml:space="preserve">in </w:t>
      </w:r>
      <w:r>
        <w:rPr>
          <w:rFonts w:ascii="Times New Roman" w:hAnsi="Times New Roman" w:cs="Times New Roman"/>
          <w:sz w:val="24"/>
          <w:szCs w:val="24"/>
          <w:lang w:val="en-US"/>
        </w:rPr>
        <w:t>extant species</w:t>
      </w:r>
      <w:r w:rsidR="008D681D">
        <w:rPr>
          <w:rFonts w:ascii="Times New Roman" w:hAnsi="Times New Roman" w:cs="Times New Roman"/>
          <w:sz w:val="24"/>
          <w:szCs w:val="24"/>
          <w:lang w:val="en-US"/>
        </w:rPr>
        <w:t xml:space="preserve"> </w:t>
      </w:r>
      <w:r w:rsidR="008D681D">
        <w:rPr>
          <w:rFonts w:ascii="Times New Roman" w:hAnsi="Times New Roman" w:cs="Times New Roman"/>
          <w:sz w:val="24"/>
          <w:szCs w:val="24"/>
          <w:lang w:val="en-US"/>
        </w:rPr>
        <w:fldChar w:fldCharType="begin" w:fldLock="1"/>
      </w:r>
      <w:r w:rsidR="00230579">
        <w:rPr>
          <w:rFonts w:ascii="Times New Roman" w:hAnsi="Times New Roman" w:cs="Times New Roman"/>
          <w:sz w:val="24"/>
          <w:szCs w:val="24"/>
          <w:lang w:val="en-US"/>
        </w:rPr>
        <w:instrText>ADDIN CSL_CITATION {"citationItems":[{"id":"ITEM-1","itemData":{"DOI":"10.1086/701125","ISBN":"0000000299","ISSN":"00030147","PMID":"30720363","abstract":"Inferring the geographic mode of speciation could help reveal the evolutionary and ecological mechanisms that underlie the generation of biodiversity. Comparative methods have sought to reconstruct the geographic speciation history of clades, using data on phylogeny and species geographic ranges. However, inference from comparative methods has been limited by uncertainty over whether contemporary biodiversity data retain the historic signal of speciation. We constructed a process-based simulation model to determine the influence of speciation mode and postspeciation range evolution on current biodiversity patterns. The simulations suggest that the signal of speciation history remains detectable in species distributions and phylogeny, even when species ranges have evolved substantially through time. We extracted this signal by using a combination of summary statistics that had good power to distinguish speciation modes and then used these statistics to infer the speciation history of 30 plant and animal clades. The results point to broad taxonomic patterns in the modes of speciation, with strongest support for founder speciation in mammals and birds and strongest support for sympatric speciation in plants. Our model and analyses show that broad-scale comparative methods can be a powerful complementary approach to more focused genomic analyses in the study of the patterns and mechanisms of speciation.","author":[{"dropping-particle":"","family":"Skeels","given":"Alexander","non-dropping-particle":"","parse-names":false,"suffix":""},{"dropping-particle":"","family":"Cardillo","given":"Marcel","non-dropping-particle":"","parse-names":false,"suffix":""}],"container-title":"American Naturalist","id":"ITEM-1","issue":"2","issued":{"date-parts":[["2019"]]},"page":"240-255","title":"Reconstructing the geography of speciation from contemporary biodiversity data","type":"article-journal","volume":"193"},"uris":["http://www.mendeley.com/documents/?uuid=63188970-7221-41d0-9df9-df0b467c4581"]}],"mendeley":{"formattedCitation":"(Skeels &amp; Cardillo, 2019)","plainTextFormattedCitation":"(Skeels &amp; Cardillo, 2019)","previouslyFormattedCitation":"(Skeels &amp; Cardillo, 2019)"},"properties":{"noteIndex":0},"schema":"https://github.com/citation-style-language/schema/raw/master/csl-citation.json"}</w:instrText>
      </w:r>
      <w:r w:rsidR="008D681D">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(Skeels &amp; Cardillo, 2019)</w:t>
      </w:r>
      <w:r w:rsidR="008D681D">
        <w:rPr>
          <w:rFonts w:ascii="Times New Roman" w:hAnsi="Times New Roman" w:cs="Times New Roman"/>
          <w:sz w:val="24"/>
          <w:szCs w:val="24"/>
          <w:lang w:val="en-US"/>
        </w:rPr>
        <w:fldChar w:fldCharType="end"/>
      </w:r>
      <w:r w:rsidR="008D681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Bifurcating speciation can be linked with vicariance or allopatric speciation </w:t>
      </w:r>
      <w:r>
        <w:fldChar w:fldCharType="begin" w:fldLock="1"/>
      </w:r>
      <w:r w:rsidR="00230579">
        <w:rPr>
          <w:rFonts w:ascii="Times New Roman" w:hAnsi="Times New Roman" w:cs="Times New Roman"/>
          <w:sz w:val="24"/>
          <w:szCs w:val="24"/>
          <w:lang w:val="en-US"/>
        </w:rPr>
        <w:instrText>ADDIN CSL_CITATION {"citationItems":[{"id":"ITEM-1","itemData":{"author":[{"dropping-particle":"","family":"Willmann","given":"R.","non-dropping-particle":"","parse-names":false,"suffix":""},{"dropping-particle":"","family":"Meier","given":"R.","non-dropping-particle":"","parse-names":false,"suffix":""}],"container-title":"Species concepts and phylogenetic theory: a debate","id":"ITEM-1","issued":{"date-parts":[["2000"]]},"page":"101-118","publisher":"Columbia University Press","publisher-place":"New York","title":"A critique from the Hennigian species concept perspective","type":"chapter"},"uris":["http://www.mendeley.com/documents/?uuid=04d5a98b-5576-47fe-b2b3-19ca95bf16bd"]}],"mendeley":{"formattedCitation":"(Willmann &amp; Meier, 2000)","plainTextFormattedCitation":"(Willmann &amp; Meier, 2000)","previouslyFormattedCitation":"(Willmann &amp; Meier, 2000)"},"properties":{"noteIndex":0},"schema":"https://github.com/citation-style-language/schema/raw/master/csl-citation.json"}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(Willmann &amp; Meier, 2000)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the </w:t>
      </w:r>
      <w:proofErr w:type="spellStart"/>
      <w:r>
        <w:rPr>
          <w:rFonts w:ascii="Times New Roman" w:hAnsi="Times New Roman" w:cs="Times New Roman"/>
          <w:sz w:val="24"/>
          <w:szCs w:val="24"/>
          <w:lang w:val="en-US"/>
        </w:rPr>
        <w:t>Hennigian</w:t>
      </w:r>
      <w:proofErr w:type="spellEnd"/>
      <w:r>
        <w:rPr>
          <w:rFonts w:ascii="Times New Roman" w:hAnsi="Times New Roman" w:cs="Times New Roman"/>
          <w:sz w:val="24"/>
          <w:szCs w:val="24"/>
          <w:lang w:val="en-US"/>
        </w:rPr>
        <w:t xml:space="preserve"> species concept considers all speciation events as bifurcating </w:t>
      </w:r>
      <w:r>
        <w:fldChar w:fldCharType="begin" w:fldLock="1"/>
      </w:r>
      <w:r w:rsidR="00230579">
        <w:rPr>
          <w:rFonts w:ascii="Times New Roman" w:hAnsi="Times New Roman" w:cs="Times New Roman"/>
          <w:sz w:val="24"/>
          <w:szCs w:val="24"/>
          <w:lang w:val="en-US"/>
        </w:rPr>
        <w:instrText>ADDIN CSL_CITATION {"citationItems":[{"id":"ITEM-1","itemData":{"author":[{"dropping-particle":"","family":"Henning","given":"W.","non-dropping-particle":"","parse-names":false,"suffix":""}],"id":"ITEM-1","issued":{"date-parts":[["1999"]]},"publisher":"University of Illinois Press","title":"Phylogenetic systematics","type":"book"},"uris":["http://www.mendeley.com/documents/?uuid=408a74a3-4767-43e3-bc0d-e169f96102db"]}],"mendeley":{"formattedCitation":"(Henning, 1999)","plainTextFormattedCitation":"(Henning, 1999)","previouslyFormattedCitation":"(Henning, 1999)"},"properties":{"noteIndex":0},"schema":"https://github.com/citation-style-language/schema/raw/master/csl-citation.json"}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(Henning, 1999)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AC7EB6">
        <w:rPr>
          <w:rFonts w:ascii="Times New Roman" w:hAnsi="Times New Roman" w:cs="Times New Roman"/>
          <w:sz w:val="24"/>
          <w:szCs w:val="24"/>
          <w:lang w:val="en-US"/>
        </w:rPr>
        <w:t>Under this speciation mode</w:t>
      </w:r>
      <w:r>
        <w:rPr>
          <w:rFonts w:ascii="Times New Roman" w:hAnsi="Times New Roman" w:cs="Times New Roman"/>
          <w:sz w:val="24"/>
          <w:szCs w:val="24"/>
          <w:lang w:val="en-US"/>
        </w:rPr>
        <w:t xml:space="preserve">, phylogenetic ages equal species ages when there is no extinction and all species are sampled. Budding speciation can be interpreted as the result of </w:t>
      </w:r>
      <w:proofErr w:type="spellStart"/>
      <w:r>
        <w:rPr>
          <w:rFonts w:ascii="Times New Roman" w:hAnsi="Times New Roman" w:cs="Times New Roman"/>
          <w:sz w:val="24"/>
          <w:szCs w:val="24"/>
          <w:lang w:val="en-US"/>
        </w:rPr>
        <w:t>parapatric</w:t>
      </w:r>
      <w:proofErr w:type="spellEnd"/>
      <w:r>
        <w:rPr>
          <w:rFonts w:ascii="Times New Roman" w:hAnsi="Times New Roman" w:cs="Times New Roman"/>
          <w:sz w:val="24"/>
          <w:szCs w:val="24"/>
          <w:lang w:val="en-US"/>
        </w:rPr>
        <w:t xml:space="preserve">, peripatric, and founder-event speciation </w:t>
      </w:r>
      <w:r>
        <w:fldChar w:fldCharType="begin" w:fldLock="1"/>
      </w:r>
      <w:r w:rsidR="00230579">
        <w:rPr>
          <w:rFonts w:ascii="Times New Roman" w:hAnsi="Times New Roman" w:cs="Times New Roman"/>
          <w:sz w:val="24"/>
          <w:szCs w:val="24"/>
          <w:lang w:val="en-US"/>
        </w:rPr>
        <w:instrText>ADDIN CSL_CITATION {"citationItems":[{"id":"ITEM-1","itemData":{"author":[{"dropping-particle":"","family":"Caetano","given":"D.S.","non-dropping-particle":"","parse-names":false,"suffix":""},{"dropping-particle":"","family":"Quental","given":"Tiago B.","non-dropping-particle":"","parse-names":false,"suffix":""}],"container-title":"bioRxiv","id":"ITEM-1","issued":{"date-parts":[["2022"]]},"title":"How important is budding speciaiton for comparative studies?","type":"article-journal"},"uris":["http://www.mendeley.com/documents/?uuid=74b1fabf-98ad-4c1b-8684-5bb3d8aa8fca"]},{"id":"ITEM-2","itemData":{"DOI":"10.1098/rspb.2013.2980","ISSN":"14712954","abstract":"A goal of evolutionary biology is to understand the roles of geography and ecology in speciation. The recent shared ancestry of sister species can leave a major imprint on their geographical and ecological attributes, possibly revealing processes involved in speciation. We examined how ecological similarity, range overlap and range asymmetry are related to time since divergence of 71 sister species pairs in the California Floristic Province (CFP). We found that plants exhibit strikingly different age-range correlation patterns from those found for animals; the latter broadly support allopatric speciation as the primary mode of speciation. By contrast, plant sisters in the CFP were sympatric in 80% of cases and range sizes of sisters differed by a mean of 10-fold. Range overlap and range asymmetrywere greatest in younger sisters. These results suggest that speciation mechanisms broadly grouped under 'budding' speciation, in which a larger ranged progenitor gives rise to a smaller ranged derivative species, are probably common. The ecological and reproductive similarity of sisters was significantly greater than that of sister-non-sister congeners for every trait assessed. However, shifts in at least one trait were present in 93% of the sister pairs; habitat and soil shifts were especially common. Ecological divergence did not increase with range overlap contrary to expectations under character displacement in sympatry. Our results suggest that vicariant speciation is more ubiquitous in animals than plants, perhaps owing to the sensitivity of plants to fine-scale environmental heterogeneity. Despite high levels of range overlap, ecological shifts in the process of budding speciation may result in lowrates of fine-scale spatial co-occurrence. These results have implications for ecological studies of trait evolution and community assembly; despite high levels of sympatry, sister taxa and potentially other close relatives, may be missing from local communities. © 2014 The Author(s) Published by the Royal Society. All rights reserved.","author":[{"dropping-particle":"","family":"Anacker","given":"Brian L.","non-dropping-particle":"","parse-names":false,"suffix":""},{"dropping-particle":"","family":"Strauss","given":"Sharon Y.","non-dropping-particle":"","parse-names":false,"suffix":""}],"container-title":"Proceedings of the Royal Society B: Biological Sciences","id":"ITEM-2","issue":"1778","issued":{"date-parts":[["2014"]]},"title":"The geography and ecology of plant speciation: Range overlap and niche divergence in sister species","type":"article-journal","volume":"281"},"uris":["http://www.mendeley.com/documents/?uuid=04d179a2-1329-43da-bd1e-d1df32454710"]}],"mendeley":{"formattedCitation":"(Anacker &amp; Strauss, 2014; Caetano &amp; Quental, 2022)","plainTextFormattedCitation":"(Anacker &amp; Strauss, 2014; Caetano &amp; Quental, 2022)","previouslyFormattedCitation":"(Anacker &amp; Strauss, 2014; Caetano &amp; Quental, 2022)"},"properties":{"noteIndex":0},"schema":"https://github.com/citation-style-language/schema/raw/master/csl-citation.json"}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(Anacker &amp; Strauss, 2014; Caetano &amp; Quental,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is related to the evolutionary species concept, which considers any species as descendant of an ancestral lineage with its own evolutionary identity</w:t>
      </w:r>
      <w:r w:rsidR="00095DFB">
        <w:rPr>
          <w:rFonts w:ascii="Times New Roman" w:hAnsi="Times New Roman" w:cs="Times New Roman"/>
          <w:sz w:val="24"/>
          <w:szCs w:val="24"/>
          <w:lang w:val="en-US"/>
        </w:rPr>
        <w:t xml:space="preserve"> </w:t>
      </w:r>
      <w:r w:rsidR="00095DFB">
        <w:rPr>
          <w:rFonts w:ascii="Times New Roman" w:hAnsi="Times New Roman" w:cs="Times New Roman"/>
          <w:sz w:val="24"/>
          <w:szCs w:val="24"/>
          <w:lang w:val="en-US"/>
        </w:rPr>
        <w:fldChar w:fldCharType="begin" w:fldLock="1"/>
      </w:r>
      <w:r w:rsidR="00230579">
        <w:rPr>
          <w:rFonts w:ascii="Times New Roman" w:hAnsi="Times New Roman" w:cs="Times New Roman"/>
          <w:sz w:val="24"/>
          <w:szCs w:val="24"/>
          <w:lang w:val="en-US"/>
        </w:rPr>
        <w:instrText>ADDIN CSL_CITATION {"citationItems":[{"id":"ITEM-1","itemData":{"author":[{"dropping-particle":"","family":"Simpson","given":"Geroge G.","non-dropping-particle":"","parse-names":false,"suffix":""}],"container-title":"Evolution","id":"ITEM-1","issue":"4","issued":{"date-parts":[["1951"]]},"page":"285-298","title":"The species concept","type":"article-journal","volume":"5"},"uris":["http://www.mendeley.com/documents/?uuid=191ebb9e-77a3-4c66-8f8e-a07cad6abbca"]},{"id":"ITEM-2","itemData":{"author":[{"dropping-particle":"","family":"Simpson","given":"George Gaylord","non-dropping-particle":"","parse-names":false,"suffix":""}],"id":"ITEM-2","issued":{"date-parts":[["1961"]]},"publisher":"Columbia University Press","title":"Principles of animal taxonomy","type":"book"},"uris":["http://www.mendeley.com/documents/?uuid=a2db1d6c-9e87-403b-9f77-1044052d2e36"]}],"mendeley":{"formattedCitation":"(George Gaylord Simpson, 1961; Geroge G. Simpson, 1951)","manualFormatting":"(Simpson 1951, but see Simpson 1961)","plainTextFormattedCitation":"(George Gaylord Simpson, 1961; Geroge G. Simpson, 1951)","previouslyFormattedCitation":"(George Gaylord Simpson, 1961; Geroge G. Simpson, 1951)"},"properties":{"noteIndex":0},"schema":"https://github.com/citation-style-language/schema/raw/master/csl-citation.json"}</w:instrText>
      </w:r>
      <w:r w:rsidR="00095DFB">
        <w:rPr>
          <w:rFonts w:ascii="Times New Roman" w:hAnsi="Times New Roman" w:cs="Times New Roman"/>
          <w:sz w:val="24"/>
          <w:szCs w:val="24"/>
          <w:lang w:val="en-US"/>
        </w:rPr>
        <w:fldChar w:fldCharType="separate"/>
      </w:r>
      <w:r w:rsidR="00095DFB" w:rsidRPr="00095DFB">
        <w:rPr>
          <w:rFonts w:ascii="Times New Roman" w:hAnsi="Times New Roman" w:cs="Times New Roman"/>
          <w:noProof/>
          <w:sz w:val="24"/>
          <w:szCs w:val="24"/>
          <w:lang w:val="en-US"/>
        </w:rPr>
        <w:t>(Simpson 1951,</w:t>
      </w:r>
      <w:r w:rsidR="00095DFB">
        <w:rPr>
          <w:rFonts w:ascii="Times New Roman" w:hAnsi="Times New Roman" w:cs="Times New Roman"/>
          <w:noProof/>
          <w:sz w:val="24"/>
          <w:szCs w:val="24"/>
          <w:lang w:val="en-US"/>
        </w:rPr>
        <w:t xml:space="preserve"> but see Simpson</w:t>
      </w:r>
      <w:r w:rsidR="00095DFB" w:rsidRPr="00095DFB">
        <w:rPr>
          <w:rFonts w:ascii="Times New Roman" w:hAnsi="Times New Roman" w:cs="Times New Roman"/>
          <w:noProof/>
          <w:sz w:val="24"/>
          <w:szCs w:val="24"/>
          <w:lang w:val="en-US"/>
        </w:rPr>
        <w:t xml:space="preserve"> 1961)</w:t>
      </w:r>
      <w:r w:rsidR="00095DFB">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 </w:t>
      </w:r>
      <w:r>
        <w:rPr>
          <w:rFonts w:ascii="Times New Roman" w:hAnsi="Times New Roman" w:cs="Times New Roman"/>
          <w:sz w:val="24"/>
          <w:szCs w:val="24"/>
          <w:lang w:val="en-US"/>
        </w:rPr>
        <w:lastRenderedPageBreak/>
        <w:t xml:space="preserve">phylogenetic tree typically lacks information about which of the two descendent branches is the new species after a speciation event </w:t>
      </w:r>
      <w:r>
        <w:fldChar w:fldCharType="begin" w:fldLock="1"/>
      </w:r>
      <w:r w:rsidR="00230579">
        <w:rPr>
          <w:rFonts w:ascii="Times New Roman" w:hAnsi="Times New Roman" w:cs="Times New Roman"/>
          <w:sz w:val="24"/>
          <w:szCs w:val="24"/>
          <w:lang w:val="en-US"/>
        </w:rPr>
        <w:instrText>ADDIN CSL_CITATION {"citationItems":[{"id":"ITEM-1","itemData":{"DOI":"10.1111/j.1469-185X.2011.00178.x","ISSN":"1469185X","abstract":"We present a complete phylogeny of macroperforate planktonic foraminifer species of the Cenozoic Era (~65 million years ago to present). The phylogeny is developed from a large body of palaeontological work that details the evolutionary relationships and stratigraphic (time) distributions of species-level taxa identified from morphology ('morphospecies'). Morphospecies are assigned to morphogroups and ecogroups depending on test morphology and inferred habitat, respectively. Because gradual evolution is well documented in this clade, we have identified many instances of morphospecies intergrading over time, allowing us to eliminate 'pseudospeciation' and 'pseudoextinction' from the record and thereby permit the construction of a more natural phylogeny based on inferred biological lineages. Each cladogenetic event is determined as either budding or bifurcating depending on the pattern of morphological change at the time of branching. This lineage phylogeny provides palaeontologically calibrated ages for each divergence that are entirely independent of molecular data. The tree provides a model system for macroevolutionary studies in the fossil record addressing questions of speciation, extinction, and rates and patterns of evolution. © 2011 The Authors. Biological Reviews © 2011 Cambridge Philosophical Society.","author":[{"dropping-particle":"","family":"Aze","given":"Tracy","non-dropping-particle":"","parse-names":false,"suffix":""},{"dropping-particle":"","family":"Ezard","given":"Thomas H.G.","non-dropping-particle":"","parse-names":false,"suffix":""},{"dropping-particle":"","family":"Purvis","given":"Andy","non-dropping-particle":"","parse-names":false,"suffix":""},{"dropping-particle":"","family":"Coxall","given":"Helen K.","non-dropping-particle":"","parse-names":false,"suffix":""},{"dropping-particle":"","family":"Stewart","given":"Duncan R.M.","non-dropping-particle":"","parse-names":false,"suffix":""},{"dropping-particle":"","family":"Wade","given":"Bridget S.","non-dropping-particle":"","parse-names":false,"suffix":""},{"dropping-particle":"","family":"Pearson","given":"Paul N.","non-dropping-particle":"","parse-names":false,"suffix":""}],"container-title":"Biological Reviews","id":"ITEM-1","issue":"4","issued":{"date-parts":[["2011"]]},"page":"900-927","title":"A phylogeny of Cenozoic macroperforate planktonic foraminifera from fossil data","type":"article-journal","volume":"86"},"uris":["http://www.mendeley.com/documents/?uuid=09eb6731-fca4-4073-9358-834d52997dc5"]}],"mendeley":{"formattedCitation":"(Aze et al., 2011)","manualFormatting":"(but see Aze et al. 2011)","plainTextFormattedCitation":"(Aze et al., 2011)","previouslyFormattedCitation":"(Aze et al., 2011)"},"properties":{"noteIndex":0},"schema":"https://github.com/citation-style-language/schema/raw/master/csl-citation.json"}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(but see Aze </w:t>
      </w:r>
      <w:r>
        <w:rPr>
          <w:rFonts w:ascii="Times New Roman" w:hAnsi="Times New Roman" w:cs="Times New Roman"/>
          <w:i/>
          <w:noProof/>
          <w:sz w:val="24"/>
          <w:szCs w:val="24"/>
          <w:lang w:val="en-US"/>
        </w:rPr>
        <w:t>et al.</w:t>
      </w:r>
      <w:r>
        <w:rPr>
          <w:rFonts w:ascii="Times New Roman" w:hAnsi="Times New Roman" w:cs="Times New Roman"/>
          <w:noProof/>
          <w:sz w:val="24"/>
          <w:szCs w:val="24"/>
          <w:lang w:val="en-US"/>
        </w:rPr>
        <w:t xml:space="preserve"> 2011)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AC7EB6">
        <w:rPr>
          <w:rFonts w:ascii="Times New Roman" w:hAnsi="Times New Roman" w:cs="Times New Roman"/>
          <w:sz w:val="24"/>
          <w:szCs w:val="24"/>
          <w:lang w:val="en-US"/>
        </w:rPr>
        <w:t xml:space="preserve">Thus, in </w:t>
      </w:r>
      <w:r>
        <w:rPr>
          <w:rFonts w:ascii="Times New Roman" w:hAnsi="Times New Roman" w:cs="Times New Roman"/>
          <w:sz w:val="24"/>
          <w:szCs w:val="24"/>
          <w:lang w:val="en-US"/>
        </w:rPr>
        <w:t xml:space="preserve">the absence of extinction, the phylogenetic age of one sister species will equal its species age while the other will be older but without the possibility to </w:t>
      </w:r>
      <w:r w:rsidR="00614615">
        <w:rPr>
          <w:rFonts w:ascii="Times New Roman" w:hAnsi="Times New Roman" w:cs="Times New Roman"/>
          <w:sz w:val="24"/>
          <w:szCs w:val="24"/>
          <w:lang w:val="en-US"/>
        </w:rPr>
        <w:t xml:space="preserve">identify </w:t>
      </w:r>
      <w:r>
        <w:rPr>
          <w:rFonts w:ascii="Times New Roman" w:hAnsi="Times New Roman" w:cs="Times New Roman"/>
          <w:sz w:val="24"/>
          <w:szCs w:val="24"/>
          <w:lang w:val="en-US"/>
        </w:rPr>
        <w:t xml:space="preserve">which one is which. Anagenetic speciation is not associated with a branching event but can be used to describe different species or morphospecies </w:t>
      </w:r>
      <w:r>
        <w:fldChar w:fldCharType="begin" w:fldLock="1"/>
      </w:r>
      <w:r w:rsidR="00230579">
        <w:rPr>
          <w:rFonts w:ascii="Times New Roman" w:hAnsi="Times New Roman" w:cs="Times New Roman"/>
          <w:sz w:val="24"/>
          <w:szCs w:val="24"/>
          <w:lang w:val="en-US"/>
        </w:rPr>
        <w:instrText>ADDIN CSL_CITATION {"citationItems":[{"id":"ITEM-1","itemData":{"DOI":"10.1016/j.tree.2018.04.006","ISSN":"01695347","PMID":"29731151","abstract":"Anagenesis and cladogenesis are fundamental evolutionary concepts, but are increasingly being adopted as speciation models in the field of island biogeography. Here, we review the origin of the terms ‘anagenetic’ and ‘cladogenetic’ speciation, critique their utility, and finally suggest alternative terminology that better describes the geographical relationships of insular sister species.","author":[{"dropping-particle":"","family":"Emerson","given":"Brent C.","non-dropping-particle":"","parse-names":false,"suffix":""},{"dropping-particle":"","family":"Patiño","given":"Jairo","non-dropping-particle":"","parse-names":false,"suffix":""}],"container-title":"Trends in Ecology and Evolution","id":"ITEM-1","issue":"7","issued":{"date-parts":[["2018"]]},"page":"488-491","publisher":"Elsevier Ltd","title":"Anagenesis, Cladogenesis, and Speciation on Islands","type":"article-journal","volume":"33"},"uris":["http://www.mendeley.com/documents/?uuid=fe254006-61c3-44a1-8960-0a45e54b9d81"]}],"mendeley":{"formattedCitation":"(Emerson &amp; Patiño, 2018)","plainTextFormattedCitation":"(Emerson &amp; Patiño, 2018)","previouslyFormattedCitation":"(Emerson &amp; Patiño, 2018)"},"properties":{"noteIndex":0},"schema":"https://github.com/citation-style-language/schema/raw/master/csl-citation.json"}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(Emerson &amp; Patiño,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delimited by substantial phenotypic change occurring along a lineage </w:t>
      </w:r>
      <w:r>
        <w:fldChar w:fldCharType="begin" w:fldLock="1"/>
      </w:r>
      <w:r w:rsidR="00230579">
        <w:rPr>
          <w:rFonts w:ascii="Times New Roman" w:hAnsi="Times New Roman" w:cs="Times New Roman"/>
          <w:sz w:val="24"/>
          <w:szCs w:val="24"/>
          <w:lang w:val="en-US"/>
        </w:rPr>
        <w:instrText>ADDIN CSL_CITATION {"citationItems":[{"id":"ITEM-1","itemData":{"author":[{"dropping-particle":"","family":"Roopnarine","given":"Peter D","non-dropping-particle":"","parse-names":false,"suffix":""},{"dropping-particle":"","family":"Byars","given":"Gabe","non-dropping-particle":"","parse-names":false,"suffix":""},{"dropping-particle":"","family":"Fitzgerald","given":"Paul","non-dropping-particle":"","parse-names":false,"suffix":""},{"dropping-particle":"","family":"Paleobiology","given":"Source","non-dropping-particle":"","parse-names":false,"suffix":""},{"dropping-particle":"","family":"Winter","given":"No","non-dropping-particle":"","parse-names":false,"suffix":""}],"id":"ITEM-1","issue":"1","issued":{"date-parts":[["1999"]]},"page":"41-57","title":"Anagenetic Evolution , Stratophenetic Patterns , and Random Walk Models Published by : Cambridge University Press Stable URL : https://www.jstor.org/stable/2665991 REFERENCES Linked references are available on JSTOR for this article : reference # referenc","type":"article-journal","volume":"25"},"uris":["http://www.mendeley.com/documents/?uuid=58a432d6-5462-476a-bce5-ce67c07b4fac"]}],"mendeley":{"formattedCitation":"(Roopnarine, Byars, Fitzgerald, Paleobiology, &amp; Winter, 1999)","plainTextFormattedCitation":"(Roopnarine, Byars, Fitzgerald, Paleobiology, &amp; Winter, 1999)","previouslyFormattedCitation":"(Roopnarine, Byars, Fitzgerald, Paleobiology, &amp; Winter, 1999)"},"properties":{"noteIndex":0},"schema":"https://github.com/citation-style-language/schema/raw/master/csl-citation.json"}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(Roopnarine</w:t>
      </w:r>
      <w:r w:rsidR="00A6147A">
        <w:rPr>
          <w:rFonts w:ascii="Times New Roman" w:hAnsi="Times New Roman" w:cs="Times New Roman"/>
          <w:noProof/>
          <w:sz w:val="24"/>
          <w:szCs w:val="24"/>
          <w:lang w:val="en-US"/>
        </w:rPr>
        <w:t xml:space="preserve"> et al.</w:t>
      </w:r>
      <w:r w:rsidR="00B14922" w:rsidRPr="00B14922">
        <w:rPr>
          <w:rFonts w:ascii="Times New Roman" w:hAnsi="Times New Roman" w:cs="Times New Roman"/>
          <w:noProof/>
          <w:sz w:val="24"/>
          <w:szCs w:val="24"/>
          <w:lang w:val="en-US"/>
        </w:rPr>
        <w:t>, 1999)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will cause a higher phylogenetic age than the genuine species age. </w:t>
      </w:r>
    </w:p>
    <w:p w14:paraId="7104B698" w14:textId="7E4A0E67" w:rsidR="009978B8"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Several studies used phylogenetic age a</w:t>
      </w:r>
      <w:r w:rsidR="00AC7EB6">
        <w:rPr>
          <w:rFonts w:ascii="Times New Roman" w:hAnsi="Times New Roman" w:cs="Times New Roman"/>
          <w:sz w:val="24"/>
          <w:szCs w:val="24"/>
          <w:lang w:val="en-US"/>
        </w:rPr>
        <w:t>t</w:t>
      </w:r>
      <w:r>
        <w:rPr>
          <w:rFonts w:ascii="Times New Roman" w:hAnsi="Times New Roman" w:cs="Times New Roman"/>
          <w:sz w:val="24"/>
          <w:szCs w:val="24"/>
          <w:lang w:val="en-US"/>
        </w:rPr>
        <w:t xml:space="preserve"> face value for species age</w:t>
      </w:r>
      <w:r w:rsidR="00416FD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(e.g., Johnson et al. 2002; </w:t>
      </w:r>
      <w:proofErr w:type="spellStart"/>
      <w:r>
        <w:rPr>
          <w:rFonts w:ascii="Times New Roman" w:hAnsi="Times New Roman" w:cs="Times New Roman"/>
          <w:sz w:val="24"/>
          <w:szCs w:val="24"/>
          <w:lang w:val="en-US"/>
        </w:rPr>
        <w:t>Tanentzap</w:t>
      </w:r>
      <w:proofErr w:type="spellEnd"/>
      <w:r>
        <w:rPr>
          <w:rFonts w:ascii="Times New Roman" w:hAnsi="Times New Roman" w:cs="Times New Roman"/>
          <w:sz w:val="24"/>
          <w:szCs w:val="24"/>
          <w:lang w:val="en-US"/>
        </w:rPr>
        <w:t xml:space="preserve"> et al. 2020; Verde </w:t>
      </w:r>
      <w:proofErr w:type="spellStart"/>
      <w:r>
        <w:rPr>
          <w:rFonts w:ascii="Times New Roman" w:hAnsi="Times New Roman" w:cs="Times New Roman"/>
          <w:sz w:val="24"/>
          <w:szCs w:val="24"/>
          <w:lang w:val="en-US"/>
        </w:rPr>
        <w:t>Arregoitia</w:t>
      </w:r>
      <w:proofErr w:type="spellEnd"/>
      <w:r>
        <w:rPr>
          <w:rFonts w:ascii="Times New Roman" w:hAnsi="Times New Roman" w:cs="Times New Roman"/>
          <w:sz w:val="24"/>
          <w:szCs w:val="24"/>
          <w:lang w:val="en-US"/>
        </w:rPr>
        <w:t xml:space="preserve"> et al. 2013)</w:t>
      </w:r>
      <w:r w:rsidR="00AC7EB6">
        <w:rPr>
          <w:rFonts w:ascii="Times New Roman" w:hAnsi="Times New Roman" w:cs="Times New Roman"/>
          <w:sz w:val="24"/>
          <w:szCs w:val="24"/>
          <w:lang w:val="en-US"/>
        </w:rPr>
        <w:t>,</w:t>
      </w:r>
      <w:r>
        <w:rPr>
          <w:rFonts w:ascii="Times New Roman" w:hAnsi="Times New Roman" w:cs="Times New Roman"/>
          <w:sz w:val="24"/>
          <w:szCs w:val="24"/>
          <w:lang w:val="en-US"/>
        </w:rPr>
        <w:t xml:space="preserve"> but the potential deviation from the true species ages due to the combined shortfalls </w:t>
      </w:r>
      <w:ins w:id="30" w:author="Carlos Calderon del Cid" w:date="2023-10-09T17:30:00Z">
        <w:r w:rsidR="005B52EA">
          <w:rPr>
            <w:rFonts w:ascii="Times New Roman" w:hAnsi="Times New Roman" w:cs="Times New Roman"/>
            <w:sz w:val="24"/>
            <w:szCs w:val="24"/>
            <w:lang w:val="en-US"/>
          </w:rPr>
          <w:t xml:space="preserve">referred </w:t>
        </w:r>
      </w:ins>
      <w:r>
        <w:rPr>
          <w:rFonts w:ascii="Times New Roman" w:hAnsi="Times New Roman" w:cs="Times New Roman"/>
          <w:sz w:val="24"/>
          <w:szCs w:val="24"/>
          <w:lang w:val="en-US"/>
        </w:rPr>
        <w:t xml:space="preserve">above is unknown. Here we use simulations to quantify the predictability of species age from phylogenetic trees of extant taxa, under different diversification scenarios. </w:t>
      </w:r>
      <w:del w:id="31" w:author="Carlos Calderon del Cid" w:date="2023-09-26T21:39:00Z">
        <w:r w:rsidDel="00CE0170">
          <w:rPr>
            <w:rFonts w:ascii="Times New Roman" w:hAnsi="Times New Roman" w:cs="Times New Roman"/>
            <w:sz w:val="24"/>
            <w:szCs w:val="24"/>
            <w:lang w:val="en-US"/>
          </w:rPr>
          <w:delText xml:space="preserve">Since the potential effects of incomplete taxon sampling are mitigated by the ever-growing taxonomic coverage of phylogenetic research and advances in augmenting trees with the missing species (e.g., </w:delText>
        </w:r>
        <w:r w:rsidDel="00CE0170">
          <w:fldChar w:fldCharType="begin" w:fldLock="1"/>
        </w:r>
        <w:r w:rsidR="00230579" w:rsidDel="00CE0170">
          <w:rPr>
            <w:rFonts w:ascii="Times New Roman" w:hAnsi="Times New Roman" w:cs="Times New Roman"/>
            <w:sz w:val="24"/>
            <w:szCs w:val="24"/>
            <w:lang w:val="en-US"/>
          </w:rPr>
          <w:delInstrText>ADDIN CSL_CITATION {"citationItems":[{"id":"ITEM-1","itemData":{"DOI":"10.1111/2041-210X.12117","ISSN":"2041210X","abstract":"Phylogenetic trees that include all member lineages are necessary for many questions in macroevolution, biogeography and conservation. Currently, producing such trees when genetic data or phenotypic characters for some tips are missing generally involves assigning missing species to the root of their most exclusive clade, essentially grafting them onto existing and static topologies as polytomies. We describe an R package, 'PASTIS', that enables a two-stage Bayesian method using MrBayes version 3.2 (or higher) to incorporate lineages lacking genetic data at the tree inference stage. The inputs include a consensus topology, a set of taxonomic statements (e.g. placing species in genera and aligning some genera with each other or placing subspecies within species) and user-defined priors on edge lengths and topologies. PASTIS produces input files for execution in MrBayes that will produce a posterior distribution of complete ultrametric trees that captures uncertainty under a homogeneous birth-death prior model of diversification and placement constraints. If the age distribution of a focal node is known (e.g. from fossils), the ultrametric tree distribution can be converted to a set of dated trees. We also provide functions to visualize the placement of missing taxa in the posterior distribution. The PASTIS approach is not limited to the level of species and could equally be applied to higher or lower levels of organization (e.g. accounting for all recognized subspecies or populations within a species) given an appropriate choice of priors on branching times. © 2013 British Ecological Society.","author":[{"dropping-particle":"","family":"Thomas","given":"Gavin H.","non-dropping-particle":"","parse-names":false,"suffix":""},{"dropping-particle":"","family":"Hartmann","given":"Klaas","non-dropping-particle":"","parse-names":false,"suffix":""},{"dropping-particle":"","family":"Jetz","given":"Walter","non-dropping-particle":"","parse-names":false,"suffix":""},{"dropping-particle":"","family":"Joy","given":"Jeffrey B.","non-dropping-particle":"","parse-names":false,"suffix":""},{"dropping-particle":"","family":"Mimoto","given":"Aki","non-dropping-particle":"","parse-names":false,"suffix":""},{"dropping-particle":"","family":"Mooers","given":"Arne O.","non-dropping-particle":"","parse-names":false,"suffix":""}],"container-title":"Methods in Ecology and Evolution","id":"ITEM-1","issue":"11","issued":{"date-parts":[["2013"]]},"page":"1011-1017","title":"PASTIS: An R package to facilitate phylogenetic assembly with soft taxonomic inferences","type":"article-journal","volume":"4"},"uris":["http://www.mendeley.com/documents/?uuid=b7bab161-4a38-4ceb-8a3b-f4afc3811f76"]},{"id":"ITEM-2","itemData":{"DOI":"10.1093/sysbio/syz081","ISSN":"1076836X","PMID":"31804691","abstract":"Molecular phylogenies are a key source of information about the tempo and mode of species diversification. However, most empirical phylogenies do not contain representatives of all species, such that diversification rates are typically estimated from incompletely sampled data. Most researchers recognize that incomplete sampling can lead to biased rate estimates, but the statistical properties of methods for accommodating incomplete sampling remain poorly known. In this point of view, we demonstrate theoretical concerns with the widespread use of analytical sampling corrections for sparsely sampled phylogenies of higher taxonomic groups. In particular, corrections based on \"sampling fractions\" can lead to low statistical power to infer rate variation when it is present, depending on the likelihood function used for inference. In the extreme, the sampling fraction correction can lead to spurious patterns of diversification that are driven solely by unbalanced sampling across the tree in concert with low overall power to infer shifts. Stochastic polytomy resolution provides an alternative to sampling fraction approaches that avoids some of these biases. We show that stochastic polytomy resolvers can greatly improve the power of common analyses to estimate shifts in diversification rates. We introduce a new stochastic polytomy resolution method (Taxonomic Addition for Complete Trees [TACT]) that uses birth-death-sampling estimators across an ultrametric phylogeny to estimate branching times for unsampled taxa, with taxonomic information to compatibly place new taxa onto a backbone phylogeny. We close with practical recommendations for diversification inference under several common scenarios of incomplete sampling. [Birth-death process; diversification; incomplete sampling; phylogenetic uncertainty; rate heterogeneity; rate shifts; stochastic polytomy resolution.]","author":[{"dropping-particle":"","family":"Chang","given":"Jonathan","non-dropping-particle":"","parse-names":false,"suffix":""},{"dropping-particle":"","family":"Rabosky","given":"Daniel L.","non-dropping-particle":"","parse-names":false,"suffix":""},{"dropping-particle":"","family":"Alfaro","given":"Michael E.","non-dropping-particle":"","parse-names":false,"suffix":""}],"container-title":"Systematic Biology","id":"ITEM-2","issue":"3","issued":{"date-parts":[["2020"]]},"page":"602-611","title":"Estimating Diversification Rates on Incompletely Sampled Phylogenies: Theoretical Concerns and Practical Solutions","type":"article-journal","volume":"69"},"uris":["http://www.mendeley.com/documents/?uuid=ac62067c-67fd-48b4-9f00-40a5b9d53872"]}],"mendeley":{"formattedCitation":"(Chang, Rabosky, &amp; Alfaro, 2020; Thomas et al., 2013)","manualFormatting":"Chang et al. 2020; Thomas et al. 2013)","plainTextFormattedCitation":"(Chang, Rabosky, &amp; Alfaro, 2020; Thomas et al., 2013)","previouslyFormattedCitation":"(Chang, Rabosky, &amp; Alfaro, 2020; Thomas et al., 2013)"},"properties":{"noteIndex":0},"schema":"https://github.com/citation-style-language/schema/raw/master/csl-citation.json"}</w:delInstrText>
        </w:r>
        <w:r w:rsidDel="00CE0170">
          <w:rPr>
            <w:rFonts w:ascii="Times New Roman" w:hAnsi="Times New Roman" w:cs="Times New Roman"/>
            <w:sz w:val="24"/>
            <w:szCs w:val="24"/>
            <w:lang w:val="en-US"/>
          </w:rPr>
          <w:fldChar w:fldCharType="separate"/>
        </w:r>
        <w:r w:rsidDel="00CE0170">
          <w:rPr>
            <w:rFonts w:ascii="Times New Roman" w:hAnsi="Times New Roman" w:cs="Times New Roman"/>
            <w:noProof/>
            <w:sz w:val="24"/>
            <w:szCs w:val="24"/>
            <w:lang w:val="en-US"/>
          </w:rPr>
          <w:delText>Chang et al. 2020; Thomas et al. 2013)</w:delText>
        </w:r>
        <w:r w:rsidDel="00CE0170">
          <w:rPr>
            <w:rFonts w:ascii="Times New Roman" w:hAnsi="Times New Roman" w:cs="Times New Roman"/>
            <w:sz w:val="24"/>
            <w:szCs w:val="24"/>
            <w:lang w:val="en-US"/>
          </w:rPr>
          <w:fldChar w:fldCharType="end"/>
        </w:r>
        <w:r w:rsidDel="00CE0170">
          <w:rPr>
            <w:rFonts w:ascii="Times New Roman" w:hAnsi="Times New Roman" w:cs="Times New Roman"/>
            <w:sz w:val="24"/>
            <w:szCs w:val="24"/>
            <w:lang w:val="en-US"/>
          </w:rPr>
          <w:delText xml:space="preserve">, we focus on the effects of extinction and speciation modes on our ability to infer the age of extant species. </w:delText>
        </w:r>
      </w:del>
      <w:r>
        <w:rPr>
          <w:rFonts w:ascii="Times New Roman" w:hAnsi="Times New Roman" w:cs="Times New Roman"/>
          <w:sz w:val="24"/>
          <w:szCs w:val="24"/>
          <w:lang w:val="en-US"/>
        </w:rPr>
        <w:t>Specifically, we performed simulations where we know the true age of species to: (1) quantify the error in phylogenetic ages under various scenarios combining different speciation modes with a range of speciation and extinction rates; (2) examine whether this error affects our ability to make qualitative decisions on the order of species ages;</w:t>
      </w:r>
      <w:ins w:id="32" w:author="Carlos Calderon del Cid" w:date="2023-09-26T21:45:00Z">
        <w:r w:rsidR="00514AA0">
          <w:rPr>
            <w:rFonts w:ascii="Times New Roman" w:hAnsi="Times New Roman" w:cs="Times New Roman"/>
            <w:sz w:val="24"/>
            <w:szCs w:val="24"/>
            <w:lang w:val="en-US"/>
          </w:rPr>
          <w:t xml:space="preserve"> (3) </w:t>
        </w:r>
        <w:r w:rsidR="00514AA0" w:rsidRPr="00514AA0">
          <w:rPr>
            <w:rFonts w:ascii="Times New Roman" w:hAnsi="Times New Roman" w:cs="Times New Roman"/>
            <w:sz w:val="24"/>
            <w:szCs w:val="24"/>
            <w:lang w:val="en-US"/>
          </w:rPr>
          <w:t>quantify the error in phylogenetic ages under three different levels on incomplete sampling combined with bifurcating and budding speciation in an intermediate extinction scenario;</w:t>
        </w:r>
      </w:ins>
      <w:r>
        <w:rPr>
          <w:rFonts w:ascii="Times New Roman" w:hAnsi="Times New Roman" w:cs="Times New Roman"/>
          <w:sz w:val="24"/>
          <w:szCs w:val="24"/>
          <w:lang w:val="en-US"/>
        </w:rPr>
        <w:t xml:space="preserve"> and, (</w:t>
      </w:r>
      <w:ins w:id="33" w:author="Carlos Calderon del Cid" w:date="2023-09-26T21:45:00Z">
        <w:r w:rsidR="00514AA0">
          <w:rPr>
            <w:rFonts w:ascii="Times New Roman" w:hAnsi="Times New Roman" w:cs="Times New Roman"/>
            <w:sz w:val="24"/>
            <w:szCs w:val="24"/>
            <w:lang w:val="en-US"/>
          </w:rPr>
          <w:t>4</w:t>
        </w:r>
      </w:ins>
      <w:del w:id="34" w:author="Carlos Calderon del Cid" w:date="2023-09-26T21:45:00Z">
        <w:r w:rsidDel="00514AA0">
          <w:rPr>
            <w:rFonts w:ascii="Times New Roman" w:hAnsi="Times New Roman" w:cs="Times New Roman"/>
            <w:sz w:val="24"/>
            <w:szCs w:val="24"/>
            <w:lang w:val="en-US"/>
          </w:rPr>
          <w:delText>3</w:delText>
        </w:r>
      </w:del>
      <w:r>
        <w:rPr>
          <w:rFonts w:ascii="Times New Roman" w:hAnsi="Times New Roman" w:cs="Times New Roman"/>
          <w:sz w:val="24"/>
          <w:szCs w:val="24"/>
          <w:lang w:val="en-US"/>
        </w:rPr>
        <w:t>) explore whether the signal of labeled age-correlated extinction risk is preserved in the phylogenetic age of species</w:t>
      </w:r>
      <w:ins w:id="35" w:author="Carlos Calderon del Cid" w:date="2023-09-26T21:41:00Z">
        <w:r w:rsidR="00CE0170">
          <w:rPr>
            <w:rFonts w:ascii="Times New Roman" w:hAnsi="Times New Roman" w:cs="Times New Roman"/>
            <w:sz w:val="24"/>
            <w:szCs w:val="24"/>
            <w:lang w:val="en-US"/>
          </w:rPr>
          <w:t xml:space="preserve">, given </w:t>
        </w:r>
      </w:ins>
      <w:ins w:id="36" w:author="Carlos Calderon del Cid" w:date="2023-10-09T15:15:00Z">
        <w:r w:rsidR="00A2705F">
          <w:rPr>
            <w:rFonts w:ascii="Times New Roman" w:hAnsi="Times New Roman" w:cs="Times New Roman"/>
            <w:sz w:val="24"/>
            <w:szCs w:val="24"/>
            <w:lang w:val="en-US"/>
          </w:rPr>
          <w:t>three</w:t>
        </w:r>
      </w:ins>
      <w:ins w:id="37" w:author="Carlos Calderon del Cid" w:date="2023-09-26T21:41:00Z">
        <w:r w:rsidR="00CE0170">
          <w:rPr>
            <w:rFonts w:ascii="Times New Roman" w:hAnsi="Times New Roman" w:cs="Times New Roman"/>
            <w:sz w:val="24"/>
            <w:szCs w:val="24"/>
            <w:lang w:val="en-US"/>
          </w:rPr>
          <w:t xml:space="preserve"> different </w:t>
        </w:r>
      </w:ins>
      <w:ins w:id="38" w:author="Carlos Calderon del Cid" w:date="2023-10-09T17:31:00Z">
        <w:r w:rsidR="005B52EA">
          <w:rPr>
            <w:rFonts w:ascii="Times New Roman" w:hAnsi="Times New Roman" w:cs="Times New Roman"/>
            <w:sz w:val="24"/>
            <w:szCs w:val="24"/>
            <w:lang w:val="en-US"/>
          </w:rPr>
          <w:t xml:space="preserve">extinction </w:t>
        </w:r>
      </w:ins>
      <w:ins w:id="39" w:author="Carlos Calderon del Cid" w:date="2023-09-26T21:41:00Z">
        <w:r w:rsidR="00CE0170">
          <w:rPr>
            <w:rFonts w:ascii="Times New Roman" w:hAnsi="Times New Roman" w:cs="Times New Roman"/>
            <w:sz w:val="24"/>
            <w:szCs w:val="24"/>
            <w:lang w:val="en-US"/>
          </w:rPr>
          <w:t xml:space="preserve">scenarios </w:t>
        </w:r>
      </w:ins>
      <w:ins w:id="40" w:author="Carlos Calderon del Cid" w:date="2023-10-09T17:31:00Z">
        <w:r w:rsidR="005B52EA">
          <w:rPr>
            <w:rFonts w:ascii="Times New Roman" w:hAnsi="Times New Roman" w:cs="Times New Roman"/>
            <w:sz w:val="24"/>
            <w:szCs w:val="24"/>
            <w:lang w:val="en-US"/>
          </w:rPr>
          <w:t>and three different</w:t>
        </w:r>
        <w:r w:rsidR="00E92E8C">
          <w:rPr>
            <w:rFonts w:ascii="Times New Roman" w:hAnsi="Times New Roman" w:cs="Times New Roman"/>
            <w:sz w:val="24"/>
            <w:szCs w:val="24"/>
            <w:lang w:val="en-US"/>
          </w:rPr>
          <w:t xml:space="preserve"> percentages</w:t>
        </w:r>
        <w:r w:rsidR="005B52EA">
          <w:rPr>
            <w:rFonts w:ascii="Times New Roman" w:hAnsi="Times New Roman" w:cs="Times New Roman"/>
            <w:sz w:val="24"/>
            <w:szCs w:val="24"/>
            <w:lang w:val="en-US"/>
          </w:rPr>
          <w:t xml:space="preserve"> of incomplete sampling</w:t>
        </w:r>
      </w:ins>
      <w:r>
        <w:rPr>
          <w:rFonts w:ascii="Times New Roman" w:hAnsi="Times New Roman" w:cs="Times New Roman"/>
          <w:sz w:val="24"/>
          <w:szCs w:val="24"/>
          <w:lang w:val="en-US"/>
        </w:rPr>
        <w:t xml:space="preserve">. Finally, we propose a new method </w:t>
      </w:r>
      <w:r w:rsidR="00614615">
        <w:rPr>
          <w:rFonts w:ascii="Times New Roman" w:hAnsi="Times New Roman" w:cs="Times New Roman"/>
          <w:sz w:val="24"/>
          <w:szCs w:val="24"/>
          <w:lang w:val="en-US"/>
        </w:rPr>
        <w:t xml:space="preserve">to more accurately estimate species age </w:t>
      </w:r>
      <w:r>
        <w:rPr>
          <w:rFonts w:ascii="Times New Roman" w:hAnsi="Times New Roman" w:cs="Times New Roman"/>
          <w:sz w:val="24"/>
          <w:szCs w:val="24"/>
          <w:lang w:val="en-US"/>
        </w:rPr>
        <w:t xml:space="preserve">under </w:t>
      </w:r>
      <w:r w:rsidR="00614615">
        <w:rPr>
          <w:rFonts w:ascii="Times New Roman" w:hAnsi="Times New Roman" w:cs="Times New Roman"/>
          <w:sz w:val="24"/>
          <w:szCs w:val="24"/>
          <w:lang w:val="en-US"/>
        </w:rPr>
        <w:t xml:space="preserve">the assumption </w:t>
      </w:r>
      <w:r>
        <w:rPr>
          <w:rFonts w:ascii="Times New Roman" w:hAnsi="Times New Roman" w:cs="Times New Roman"/>
          <w:sz w:val="24"/>
          <w:szCs w:val="24"/>
          <w:lang w:val="en-US"/>
        </w:rPr>
        <w:t xml:space="preserve">bifurcating speciation, which is </w:t>
      </w:r>
      <w:r w:rsidR="00614615">
        <w:rPr>
          <w:rFonts w:ascii="Times New Roman" w:hAnsi="Times New Roman" w:cs="Times New Roman"/>
          <w:sz w:val="24"/>
          <w:szCs w:val="24"/>
          <w:lang w:val="en-US"/>
        </w:rPr>
        <w:t xml:space="preserve">the most widely used </w:t>
      </w:r>
      <w:r>
        <w:rPr>
          <w:rFonts w:ascii="Times New Roman" w:hAnsi="Times New Roman" w:cs="Times New Roman"/>
          <w:sz w:val="24"/>
          <w:szCs w:val="24"/>
          <w:lang w:val="en-US"/>
        </w:rPr>
        <w:t>assu</w:t>
      </w:r>
      <w:r w:rsidR="00614615">
        <w:rPr>
          <w:rFonts w:ascii="Times New Roman" w:hAnsi="Times New Roman" w:cs="Times New Roman"/>
          <w:sz w:val="24"/>
          <w:szCs w:val="24"/>
          <w:lang w:val="en-US"/>
        </w:rPr>
        <w:t>mption</w:t>
      </w:r>
      <w:r>
        <w:rPr>
          <w:rFonts w:ascii="Times New Roman" w:hAnsi="Times New Roman" w:cs="Times New Roman"/>
          <w:sz w:val="24"/>
          <w:szCs w:val="24"/>
          <w:lang w:val="en-US"/>
        </w:rPr>
        <w:t xml:space="preserve"> in eco-evolutionary studies (e.g., </w:t>
      </w:r>
      <w:proofErr w:type="spellStart"/>
      <w:r>
        <w:rPr>
          <w:rFonts w:ascii="Times New Roman" w:hAnsi="Times New Roman" w:cs="Times New Roman"/>
          <w:sz w:val="24"/>
          <w:szCs w:val="24"/>
          <w:lang w:val="en-US"/>
        </w:rPr>
        <w:t>Tanentzap</w:t>
      </w:r>
      <w:proofErr w:type="spellEnd"/>
      <w:r>
        <w:rPr>
          <w:rFonts w:ascii="Times New Roman" w:hAnsi="Times New Roman" w:cs="Times New Roman"/>
          <w:sz w:val="24"/>
          <w:szCs w:val="24"/>
          <w:lang w:val="en-US"/>
        </w:rPr>
        <w:t xml:space="preserve"> et al. 2020). </w:t>
      </w:r>
    </w:p>
    <w:p w14:paraId="5CDDDF20" w14:textId="77777777" w:rsidR="009978B8" w:rsidRDefault="009978B8">
      <w:pPr>
        <w:spacing w:after="0" w:line="360" w:lineRule="auto"/>
        <w:ind w:firstLine="709"/>
        <w:jc w:val="both"/>
        <w:rPr>
          <w:rFonts w:ascii="Times New Roman" w:hAnsi="Times New Roman" w:cs="Times New Roman"/>
          <w:sz w:val="24"/>
          <w:szCs w:val="24"/>
          <w:lang w:val="en-US"/>
        </w:rPr>
      </w:pPr>
    </w:p>
    <w:p w14:paraId="46C5BCD8" w14:textId="77777777" w:rsidR="009978B8" w:rsidRDefault="009978B8">
      <w:pPr>
        <w:spacing w:after="0" w:line="360" w:lineRule="auto"/>
        <w:ind w:firstLine="709"/>
        <w:jc w:val="both"/>
        <w:rPr>
          <w:rFonts w:ascii="Times New Roman" w:hAnsi="Times New Roman" w:cs="Times New Roman"/>
          <w:sz w:val="24"/>
          <w:szCs w:val="24"/>
          <w:lang w:val="en-US"/>
        </w:rPr>
      </w:pPr>
    </w:p>
    <w:p w14:paraId="5152CE40" w14:textId="77777777" w:rsidR="009978B8" w:rsidRDefault="009978B8">
      <w:pPr>
        <w:spacing w:after="0" w:line="360" w:lineRule="auto"/>
        <w:ind w:firstLine="709"/>
        <w:jc w:val="both"/>
        <w:rPr>
          <w:rFonts w:ascii="Times New Roman" w:hAnsi="Times New Roman" w:cs="Times New Roman"/>
          <w:sz w:val="24"/>
          <w:szCs w:val="24"/>
          <w:lang w:val="en-US"/>
        </w:rPr>
      </w:pPr>
    </w:p>
    <w:p w14:paraId="4C0389E1" w14:textId="77777777" w:rsidR="009978B8"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Methods</w:t>
      </w:r>
    </w:p>
    <w:p w14:paraId="3ECD541B" w14:textId="77777777" w:rsidR="009978B8"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lastRenderedPageBreak/>
        <w:t>Simulating species ages</w:t>
      </w:r>
    </w:p>
    <w:p w14:paraId="5F38C121" w14:textId="74A4CC66" w:rsidR="00E92E8C" w:rsidRPr="00E92E8C" w:rsidDel="00670F90" w:rsidRDefault="00000000" w:rsidP="00670F90">
      <w:pPr>
        <w:spacing w:after="0" w:line="360" w:lineRule="auto"/>
        <w:ind w:firstLine="709"/>
        <w:jc w:val="both"/>
        <w:rPr>
          <w:del w:id="41" w:author="Carlos Calderon del Cid" w:date="2023-10-09T17:45:00Z"/>
          <w:rFonts w:ascii="Times New Roman" w:hAnsi="Times New Roman" w:cs="Times New Roman"/>
          <w:sz w:val="24"/>
          <w:szCs w:val="24"/>
          <w:lang w:val="en-US"/>
        </w:rPr>
      </w:pPr>
      <w:r>
        <w:rPr>
          <w:rFonts w:ascii="Times New Roman" w:hAnsi="Times New Roman" w:cs="Times New Roman"/>
          <w:sz w:val="24"/>
          <w:szCs w:val="24"/>
          <w:lang w:val="en-US"/>
        </w:rPr>
        <w:t xml:space="preserve">We generated complete phylogenies of extant and extinct species under a stochastic birth-death process using the package </w:t>
      </w:r>
      <w:proofErr w:type="spellStart"/>
      <w:r>
        <w:rPr>
          <w:rFonts w:ascii="Times New Roman" w:hAnsi="Times New Roman" w:cs="Times New Roman"/>
          <w:sz w:val="24"/>
          <w:szCs w:val="24"/>
          <w:lang w:val="en-US"/>
        </w:rPr>
        <w:t>TreeSim</w:t>
      </w:r>
      <w:proofErr w:type="spellEnd"/>
      <w:r>
        <w:rPr>
          <w:rFonts w:ascii="Times New Roman" w:hAnsi="Times New Roman" w:cs="Times New Roman"/>
          <w:sz w:val="24"/>
          <w:szCs w:val="24"/>
          <w:lang w:val="en-US"/>
        </w:rPr>
        <w:t xml:space="preserve"> 2.4 </w:t>
      </w:r>
      <w:r>
        <w:fldChar w:fldCharType="begin" w:fldLock="1"/>
      </w:r>
      <w:r w:rsidR="00230579">
        <w:rPr>
          <w:rFonts w:ascii="Times New Roman" w:hAnsi="Times New Roman" w:cs="Times New Roman"/>
          <w:sz w:val="24"/>
          <w:szCs w:val="24"/>
          <w:lang w:val="en-US"/>
        </w:rPr>
        <w:instrText>ADDIN CSL_CITATION {"citationItems":[{"id":"ITEM-1","itemData":{"author":[{"dropping-particle":"","family":"Stadler","given":"Tanja","non-dropping-particle":"","parse-names":false,"suffix":""}],"id":"ITEM-1","issued":{"date-parts":[["2010"]]},"number":"2","publisher":"R package","title":"TreeSim","type":"article"},"uris":["http://www.mendeley.com/documents/?uuid=36e95196-4f50-4db2-b424-fbb4d4d24a58"]}],"mendeley":{"formattedCitation":"(Stadler, 2010)","plainTextFormattedCitation":"(Stadler, 2010)","previouslyFormattedCitation":"(Stadler, 2010)"},"properties":{"noteIndex":0},"schema":"https://github.com/citation-style-language/schema/raw/master/csl-citation.json"}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(Stadler, 2010)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for the R 4.3.0 statistical programing environment </w:t>
      </w:r>
      <w:r>
        <w:fldChar w:fldCharType="begin" w:fldLock="1"/>
      </w:r>
      <w:r w:rsidR="00230579">
        <w:rPr>
          <w:rFonts w:ascii="Times New Roman" w:hAnsi="Times New Roman" w:cs="Times New Roman"/>
          <w:sz w:val="24"/>
          <w:szCs w:val="24"/>
          <w:lang w:val="en-US"/>
        </w:rPr>
        <w:instrText>ADDIN CSL_CITATION {"citationItems":[{"id":"ITEM-1","itemData":{"abstract":"R Development Core Team (2011). R: A language and environment for statistical computing . R Foundation for Statistical Computing , Vienna, Austria. ISBN 3-900051-07-0, URL http://www.R-project.org/. ... The impact of open source software on the strategic choices ... \\n","author":[{"dropping-particle":"","family":"R Core Team","given":"","non-dropping-particle":"","parse-names":false,"suffix":""}],"container-title":"R Foundation for Statistical Computing","id":"ITEM-1","issued":{"date-parts":[["2019"]]},"title":"R: A language and environment for statistical computing.","type":"article"},"uris":["http://www.mendeley.com/documents/?uuid=8c974ae3-a347-44f7-baf9-6e2f7c8ef9c3"]}],"mendeley":{"formattedCitation":"(R Core Team, 2019)","manualFormatting":"(R Core Team 2023)","plainTextFormattedCitation":"(R Core Team, 2019)","previouslyFormattedCitation":"(R Core Team,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(R Core Team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ins w:id="42" w:author="Carlos Calderon del Cid" w:date="2023-10-09T17:32:00Z">
        <w:r w:rsidR="00E92E8C">
          <w:rPr>
            <w:rFonts w:ascii="Times New Roman" w:hAnsi="Times New Roman" w:cs="Times New Roman"/>
            <w:sz w:val="24"/>
            <w:szCs w:val="24"/>
            <w:lang w:val="en-US"/>
          </w:rPr>
          <w:t xml:space="preserve">Regarding the number of extant species, </w:t>
        </w:r>
      </w:ins>
      <w:ins w:id="43" w:author="Carlos Calderon del Cid" w:date="2023-10-09T17:34:00Z">
        <w:r w:rsidR="00E92E8C">
          <w:rPr>
            <w:rFonts w:ascii="Times New Roman" w:hAnsi="Times New Roman" w:cs="Times New Roman"/>
            <w:sz w:val="24"/>
            <w:szCs w:val="24"/>
            <w:lang w:val="en-US"/>
          </w:rPr>
          <w:t>we ran two types of simulations depending the shortfalls we intended to evaluate</w:t>
        </w:r>
      </w:ins>
      <w:ins w:id="44" w:author="Carlos Calderon del Cid" w:date="2023-10-09T17:39:00Z">
        <w:r w:rsidR="00E92E8C">
          <w:rPr>
            <w:rFonts w:ascii="Times New Roman" w:hAnsi="Times New Roman" w:cs="Times New Roman"/>
            <w:sz w:val="24"/>
            <w:szCs w:val="24"/>
            <w:lang w:val="en-US"/>
          </w:rPr>
          <w:t>.</w:t>
        </w:r>
      </w:ins>
      <w:ins w:id="45" w:author="Carlos Calderon del Cid" w:date="2023-10-09T17:35:00Z">
        <w:r w:rsidR="00E92E8C" w:rsidRPr="00E92E8C">
          <w:rPr>
            <w:rFonts w:ascii="Times New Roman" w:hAnsi="Times New Roman" w:cs="Times New Roman"/>
            <w:sz w:val="24"/>
            <w:szCs w:val="24"/>
            <w:lang w:val="en-US"/>
            <w:rPrChange w:id="46" w:author="Carlos Calderon del Cid" w:date="2023-10-09T17:35:00Z">
              <w:rPr>
                <w:rFonts w:ascii="Times New Roman" w:hAnsi="Times New Roman" w:cs="Times New Roman"/>
                <w:sz w:val="24"/>
                <w:szCs w:val="24"/>
                <w:lang w:val="pt-BR"/>
              </w:rPr>
            </w:rPrChange>
          </w:rPr>
          <w:t xml:space="preserve"> </w:t>
        </w:r>
      </w:ins>
      <w:ins w:id="47" w:author="Carlos Calderon del Cid" w:date="2023-10-09T17:39:00Z">
        <w:r w:rsidR="00E92E8C">
          <w:rPr>
            <w:rFonts w:ascii="Times New Roman" w:hAnsi="Times New Roman" w:cs="Times New Roman"/>
            <w:sz w:val="24"/>
            <w:szCs w:val="24"/>
            <w:lang w:val="en-US"/>
          </w:rPr>
          <w:t>F</w:t>
        </w:r>
      </w:ins>
      <w:ins w:id="48" w:author="Carlos Calderon del Cid" w:date="2023-10-09T17:35:00Z">
        <w:r w:rsidR="00E92E8C" w:rsidRPr="00E92E8C">
          <w:rPr>
            <w:rFonts w:ascii="Times New Roman" w:hAnsi="Times New Roman" w:cs="Times New Roman"/>
            <w:sz w:val="24"/>
            <w:szCs w:val="24"/>
            <w:lang w:val="en-US"/>
            <w:rPrChange w:id="49" w:author="Carlos Calderon del Cid" w:date="2023-10-09T17:35:00Z">
              <w:rPr>
                <w:rFonts w:ascii="Times New Roman" w:hAnsi="Times New Roman" w:cs="Times New Roman"/>
                <w:sz w:val="24"/>
                <w:szCs w:val="24"/>
                <w:lang w:val="pt-BR"/>
              </w:rPr>
            </w:rPrChange>
          </w:rPr>
          <w:t>o</w:t>
        </w:r>
        <w:r w:rsidR="00E92E8C">
          <w:rPr>
            <w:rFonts w:ascii="Times New Roman" w:hAnsi="Times New Roman" w:cs="Times New Roman"/>
            <w:sz w:val="24"/>
            <w:szCs w:val="24"/>
            <w:lang w:val="en-US"/>
          </w:rPr>
          <w:t>r speciation modes, we simu</w:t>
        </w:r>
      </w:ins>
      <w:ins w:id="50" w:author="Carlos Calderon del Cid" w:date="2023-10-09T17:36:00Z">
        <w:r w:rsidR="00E92E8C">
          <w:rPr>
            <w:rFonts w:ascii="Times New Roman" w:hAnsi="Times New Roman" w:cs="Times New Roman"/>
            <w:sz w:val="24"/>
            <w:szCs w:val="24"/>
            <w:lang w:val="en-US"/>
          </w:rPr>
          <w:t>lated for all trees 100 extant species</w:t>
        </w:r>
      </w:ins>
      <w:ins w:id="51" w:author="Carlos Calderon del Cid" w:date="2023-10-09T17:39:00Z">
        <w:r w:rsidR="00E92E8C">
          <w:rPr>
            <w:rFonts w:ascii="Times New Roman" w:hAnsi="Times New Roman" w:cs="Times New Roman"/>
            <w:sz w:val="24"/>
            <w:szCs w:val="24"/>
            <w:lang w:val="en-US"/>
          </w:rPr>
          <w:t>.</w:t>
        </w:r>
      </w:ins>
      <w:ins w:id="52" w:author="Carlos Calderon del Cid" w:date="2023-10-09T17:37:00Z">
        <w:r w:rsidR="00E92E8C">
          <w:rPr>
            <w:rFonts w:ascii="Times New Roman" w:hAnsi="Times New Roman" w:cs="Times New Roman"/>
            <w:sz w:val="24"/>
            <w:szCs w:val="24"/>
            <w:lang w:val="en-US"/>
          </w:rPr>
          <w:t xml:space="preserve"> </w:t>
        </w:r>
      </w:ins>
      <w:ins w:id="53" w:author="Carlos Calderon del Cid" w:date="2023-10-09T17:39:00Z">
        <w:r w:rsidR="00E92E8C">
          <w:rPr>
            <w:rFonts w:ascii="Times New Roman" w:hAnsi="Times New Roman" w:cs="Times New Roman"/>
            <w:sz w:val="24"/>
            <w:szCs w:val="24"/>
            <w:lang w:val="en-US"/>
          </w:rPr>
          <w:t>F</w:t>
        </w:r>
      </w:ins>
      <w:ins w:id="54" w:author="Carlos Calderon del Cid" w:date="2023-10-09T17:37:00Z">
        <w:r w:rsidR="00E92E8C">
          <w:rPr>
            <w:rFonts w:ascii="Times New Roman" w:hAnsi="Times New Roman" w:cs="Times New Roman"/>
            <w:sz w:val="24"/>
            <w:szCs w:val="24"/>
            <w:lang w:val="en-US"/>
          </w:rPr>
          <w:t>or incomplete sampling</w:t>
        </w:r>
      </w:ins>
      <w:ins w:id="55" w:author="Carlos Calderon del Cid" w:date="2023-10-09T17:42:00Z">
        <w:r w:rsidR="00670F90">
          <w:rPr>
            <w:rFonts w:ascii="Times New Roman" w:hAnsi="Times New Roman" w:cs="Times New Roman"/>
            <w:sz w:val="24"/>
            <w:szCs w:val="24"/>
            <w:lang w:val="en-US"/>
          </w:rPr>
          <w:t xml:space="preserve">, </w:t>
        </w:r>
      </w:ins>
      <w:ins w:id="56" w:author="Carlos Calderon del Cid" w:date="2023-10-09T17:40:00Z">
        <w:r w:rsidR="00E92E8C">
          <w:rPr>
            <w:rFonts w:ascii="Times New Roman" w:hAnsi="Times New Roman" w:cs="Times New Roman"/>
            <w:sz w:val="24"/>
            <w:szCs w:val="24"/>
            <w:lang w:val="en-US"/>
          </w:rPr>
          <w:t>we</w:t>
        </w:r>
      </w:ins>
      <w:ins w:id="57" w:author="Carlos Calderon del Cid" w:date="2023-10-09T17:43:00Z">
        <w:r w:rsidR="00670F90">
          <w:rPr>
            <w:rFonts w:ascii="Times New Roman" w:hAnsi="Times New Roman" w:cs="Times New Roman"/>
            <w:sz w:val="24"/>
            <w:szCs w:val="24"/>
            <w:lang w:val="en-US"/>
          </w:rPr>
          <w:t xml:space="preserve"> had three levels and</w:t>
        </w:r>
      </w:ins>
      <w:ins w:id="58" w:author="Carlos Calderon del Cid" w:date="2023-10-09T17:40:00Z">
        <w:r w:rsidR="00E92E8C">
          <w:rPr>
            <w:rFonts w:ascii="Times New Roman" w:hAnsi="Times New Roman" w:cs="Times New Roman"/>
            <w:sz w:val="24"/>
            <w:szCs w:val="24"/>
            <w:lang w:val="en-US"/>
          </w:rPr>
          <w:t xml:space="preserve"> </w:t>
        </w:r>
      </w:ins>
      <w:ins w:id="59" w:author="Carlos Calderon del Cid" w:date="2023-10-09T17:44:00Z">
        <w:r w:rsidR="00670F90">
          <w:rPr>
            <w:rFonts w:ascii="Times New Roman" w:hAnsi="Times New Roman" w:cs="Times New Roman"/>
            <w:sz w:val="24"/>
            <w:szCs w:val="24"/>
            <w:lang w:val="en-US"/>
          </w:rPr>
          <w:t>kept the trees’ size</w:t>
        </w:r>
      </w:ins>
      <w:ins w:id="60" w:author="Carlos Calderon del Cid" w:date="2023-10-09T17:45:00Z">
        <w:r w:rsidR="00670F90">
          <w:rPr>
            <w:rFonts w:ascii="Times New Roman" w:hAnsi="Times New Roman" w:cs="Times New Roman"/>
            <w:sz w:val="24"/>
            <w:szCs w:val="24"/>
            <w:lang w:val="en-US"/>
          </w:rPr>
          <w:t xml:space="preserve"> constant (100 species) after subsampling</w:t>
        </w:r>
      </w:ins>
      <w:ins w:id="61" w:author="Carlos Calderon del Cid" w:date="2023-10-09T17:39:00Z">
        <w:r w:rsidR="00E92E8C">
          <w:rPr>
            <w:rFonts w:ascii="Times New Roman" w:hAnsi="Times New Roman" w:cs="Times New Roman"/>
            <w:sz w:val="24"/>
            <w:szCs w:val="24"/>
            <w:lang w:val="en-US"/>
          </w:rPr>
          <w:t>: (1)</w:t>
        </w:r>
      </w:ins>
      <w:ins w:id="62" w:author="Carlos Calderon del Cid" w:date="2023-10-09T17:37:00Z">
        <w:r w:rsidR="00E92E8C">
          <w:rPr>
            <w:rFonts w:ascii="Times New Roman" w:hAnsi="Times New Roman" w:cs="Times New Roman"/>
            <w:sz w:val="24"/>
            <w:szCs w:val="24"/>
            <w:lang w:val="en-US"/>
          </w:rPr>
          <w:t xml:space="preserve"> </w:t>
        </w:r>
      </w:ins>
      <w:ins w:id="63" w:author="Carlos Calderon del Cid" w:date="2023-10-09T17:38:00Z">
        <w:r w:rsidR="00E92E8C">
          <w:rPr>
            <w:rFonts w:ascii="Times New Roman" w:hAnsi="Times New Roman" w:cs="Times New Roman"/>
            <w:sz w:val="24"/>
            <w:szCs w:val="24"/>
            <w:lang w:val="en-US"/>
          </w:rPr>
          <w:t>for “0% missing species”, we simulated all trees with 100 extant species</w:t>
        </w:r>
      </w:ins>
      <w:ins w:id="64" w:author="Carlos Calderon del Cid" w:date="2023-10-09T17:43:00Z">
        <w:r w:rsidR="00670F90">
          <w:rPr>
            <w:rFonts w:ascii="Times New Roman" w:hAnsi="Times New Roman" w:cs="Times New Roman"/>
            <w:sz w:val="24"/>
            <w:szCs w:val="24"/>
            <w:lang w:val="en-US"/>
          </w:rPr>
          <w:t xml:space="preserve">; (2) </w:t>
        </w:r>
      </w:ins>
      <w:ins w:id="65" w:author="Carlos Calderon del Cid" w:date="2023-10-09T17:38:00Z">
        <w:r w:rsidR="00E92E8C">
          <w:rPr>
            <w:rFonts w:ascii="Times New Roman" w:hAnsi="Times New Roman" w:cs="Times New Roman"/>
            <w:sz w:val="24"/>
            <w:szCs w:val="24"/>
            <w:lang w:val="en-US"/>
          </w:rPr>
          <w:t xml:space="preserve">for “25% missing species”, we simulated </w:t>
        </w:r>
      </w:ins>
      <w:ins w:id="66" w:author="Carlos Calderon del Cid" w:date="2023-10-09T17:39:00Z">
        <w:r w:rsidR="00E92E8C">
          <w:rPr>
            <w:rFonts w:ascii="Times New Roman" w:hAnsi="Times New Roman" w:cs="Times New Roman"/>
            <w:sz w:val="24"/>
            <w:szCs w:val="24"/>
            <w:lang w:val="en-US"/>
          </w:rPr>
          <w:t>all trees with 134 species</w:t>
        </w:r>
      </w:ins>
      <w:ins w:id="67" w:author="Carlos Calderon del Cid" w:date="2023-10-09T17:43:00Z">
        <w:r w:rsidR="00670F90">
          <w:rPr>
            <w:rFonts w:ascii="Times New Roman" w:hAnsi="Times New Roman" w:cs="Times New Roman"/>
            <w:sz w:val="24"/>
            <w:szCs w:val="24"/>
            <w:lang w:val="en-US"/>
          </w:rPr>
          <w:t xml:space="preserve">; and (3) for “50% missing species”, we simulated all trees with 200 species. </w:t>
        </w:r>
      </w:ins>
    </w:p>
    <w:p w14:paraId="662061B4" w14:textId="2623E642" w:rsidR="009978B8" w:rsidRDefault="00000000" w:rsidP="00670F90">
      <w:pPr>
        <w:spacing w:after="0" w:line="360" w:lineRule="auto"/>
        <w:ind w:firstLine="709"/>
        <w:jc w:val="both"/>
        <w:rPr>
          <w:rFonts w:ascii="Times New Roman" w:hAnsi="Times New Roman" w:cs="Times New Roman"/>
          <w:sz w:val="24"/>
          <w:szCs w:val="24"/>
          <w:lang w:val="en-US"/>
        </w:rPr>
      </w:pPr>
      <w:del w:id="68" w:author="Carlos Calderon del Cid" w:date="2023-10-09T17:45:00Z">
        <w:r w:rsidDel="00670F90">
          <w:rPr>
            <w:rFonts w:ascii="Times New Roman" w:hAnsi="Times New Roman" w:cs="Times New Roman"/>
            <w:sz w:val="24"/>
            <w:szCs w:val="24"/>
            <w:lang w:val="en-US"/>
          </w:rPr>
          <w:delText>For all trees, we simulated 100 extant species, while the number of extinct species was stochastically controlled by a fixed extinction rate (as specified below).</w:delText>
        </w:r>
      </w:del>
      <w:commentRangeStart w:id="69"/>
      <w:ins w:id="70" w:author="Carlos Calderon del Cid" w:date="2023-09-26T21:54:00Z">
        <w:r w:rsidR="004E3C32">
          <w:rPr>
            <w:rFonts w:ascii="Times New Roman" w:hAnsi="Times New Roman" w:cs="Times New Roman"/>
            <w:sz w:val="24"/>
            <w:szCs w:val="24"/>
            <w:lang w:val="en-US"/>
          </w:rPr>
          <w:t xml:space="preserve">Regarding extinction rates, we ran two types of simulations; </w:t>
        </w:r>
      </w:ins>
      <w:ins w:id="71" w:author="Carlos Calderon del Cid" w:date="2023-10-09T17:33:00Z">
        <w:r w:rsidR="00E92E8C">
          <w:rPr>
            <w:rFonts w:ascii="Times New Roman" w:hAnsi="Times New Roman" w:cs="Times New Roman"/>
            <w:sz w:val="24"/>
            <w:szCs w:val="24"/>
            <w:lang w:val="en-US"/>
          </w:rPr>
          <w:t>for the first group</w:t>
        </w:r>
      </w:ins>
      <w:ins w:id="72" w:author="Carlos Calderon del Cid" w:date="2023-09-26T21:55:00Z">
        <w:r w:rsidR="004E3C32">
          <w:rPr>
            <w:rFonts w:ascii="Times New Roman" w:hAnsi="Times New Roman" w:cs="Times New Roman"/>
            <w:sz w:val="24"/>
            <w:szCs w:val="24"/>
            <w:lang w:val="en-US"/>
          </w:rPr>
          <w:t xml:space="preserve">, we explored the extinction rates continuously to evaluate how impacts quantitatively the species age estimation, and, the </w:t>
        </w:r>
      </w:ins>
      <w:ins w:id="73" w:author="Carlos Calderon del Cid" w:date="2023-10-09T17:33:00Z">
        <w:r w:rsidR="00E92E8C">
          <w:rPr>
            <w:rFonts w:ascii="Times New Roman" w:hAnsi="Times New Roman" w:cs="Times New Roman"/>
            <w:sz w:val="24"/>
            <w:szCs w:val="24"/>
            <w:lang w:val="en-US"/>
          </w:rPr>
          <w:t xml:space="preserve">for </w:t>
        </w:r>
      </w:ins>
      <w:ins w:id="74" w:author="Carlos Calderon del Cid" w:date="2023-09-26T21:55:00Z">
        <w:r w:rsidR="004E3C32">
          <w:rPr>
            <w:rFonts w:ascii="Times New Roman" w:hAnsi="Times New Roman" w:cs="Times New Roman"/>
            <w:sz w:val="24"/>
            <w:szCs w:val="24"/>
            <w:lang w:val="en-US"/>
          </w:rPr>
          <w:t xml:space="preserve">second one, we set three discrete extinction scenarios, to evaluate how </w:t>
        </w:r>
      </w:ins>
      <w:ins w:id="75" w:author="Carlos Calderon del Cid" w:date="2023-09-26T21:56:00Z">
        <w:r w:rsidR="004E3C32">
          <w:rPr>
            <w:rFonts w:ascii="Times New Roman" w:hAnsi="Times New Roman" w:cs="Times New Roman"/>
            <w:sz w:val="24"/>
            <w:szCs w:val="24"/>
            <w:lang w:val="en-US"/>
          </w:rPr>
          <w:t>fixed extinction scenarios affected qualitatively the species age estimation.</w:t>
        </w:r>
      </w:ins>
      <w:commentRangeEnd w:id="69"/>
      <w:ins w:id="76" w:author="Carlos Calderon del Cid" w:date="2023-09-26T21:57:00Z">
        <w:r w:rsidR="004E3C32">
          <w:rPr>
            <w:rStyle w:val="Refdecomentario"/>
          </w:rPr>
          <w:commentReference w:id="69"/>
        </w:r>
      </w:ins>
      <w:ins w:id="77" w:author="Carlos Calderon del Cid" w:date="2023-09-26T21:56:00Z">
        <w:r w:rsidR="004E3C32">
          <w:rPr>
            <w:rFonts w:ascii="Times New Roman" w:hAnsi="Times New Roman" w:cs="Times New Roman"/>
            <w:sz w:val="24"/>
            <w:szCs w:val="24"/>
            <w:lang w:val="en-US"/>
          </w:rPr>
          <w:t xml:space="preserve"> Then,</w:t>
        </w:r>
      </w:ins>
      <w:r>
        <w:rPr>
          <w:rFonts w:ascii="Times New Roman" w:hAnsi="Times New Roman" w:cs="Times New Roman"/>
          <w:sz w:val="24"/>
          <w:szCs w:val="24"/>
          <w:lang w:val="en-US"/>
        </w:rPr>
        <w:t xml:space="preserve"> </w:t>
      </w:r>
      <w:ins w:id="78" w:author="Carlos Calderon del Cid" w:date="2023-09-26T21:56:00Z">
        <w:r w:rsidR="004E3C32">
          <w:rPr>
            <w:rFonts w:ascii="Times New Roman" w:hAnsi="Times New Roman" w:cs="Times New Roman"/>
            <w:sz w:val="24"/>
            <w:szCs w:val="24"/>
            <w:lang w:val="en-US"/>
          </w:rPr>
          <w:t>w</w:t>
        </w:r>
      </w:ins>
      <w:del w:id="79" w:author="Carlos Calderon del Cid" w:date="2023-09-26T21:56:00Z">
        <w:r w:rsidDel="004E3C32">
          <w:rPr>
            <w:rFonts w:ascii="Times New Roman" w:hAnsi="Times New Roman" w:cs="Times New Roman"/>
            <w:sz w:val="24"/>
            <w:szCs w:val="24"/>
            <w:lang w:val="en-US"/>
          </w:rPr>
          <w:delText>W</w:delText>
        </w:r>
      </w:del>
      <w:r>
        <w:rPr>
          <w:rFonts w:ascii="Times New Roman" w:hAnsi="Times New Roman" w:cs="Times New Roman"/>
          <w:sz w:val="24"/>
          <w:szCs w:val="24"/>
          <w:lang w:val="en-US"/>
        </w:rPr>
        <w:t xml:space="preserve">e mapped species on the complete phylogenies using the R package </w:t>
      </w:r>
      <w:proofErr w:type="spellStart"/>
      <w:r>
        <w:rPr>
          <w:rFonts w:ascii="Times New Roman" w:hAnsi="Times New Roman" w:cs="Times New Roman"/>
          <w:sz w:val="24"/>
          <w:szCs w:val="24"/>
          <w:lang w:val="en-US"/>
        </w:rPr>
        <w:t>FossilSim</w:t>
      </w:r>
      <w:proofErr w:type="spellEnd"/>
      <w:r>
        <w:rPr>
          <w:rFonts w:ascii="Times New Roman" w:hAnsi="Times New Roman" w:cs="Times New Roman"/>
          <w:sz w:val="24"/>
          <w:szCs w:val="24"/>
          <w:lang w:val="en-US"/>
        </w:rPr>
        <w:t xml:space="preserve"> 2.3.1 </w:t>
      </w:r>
      <w:r>
        <w:fldChar w:fldCharType="begin" w:fldLock="1"/>
      </w:r>
      <w:r w:rsidR="00230579">
        <w:rPr>
          <w:rFonts w:ascii="Times New Roman" w:hAnsi="Times New Roman" w:cs="Times New Roman"/>
          <w:sz w:val="24"/>
          <w:szCs w:val="24"/>
          <w:lang w:val="en-US"/>
        </w:rPr>
        <w:instrText>ADDIN CSL_CITATION {"citationItems":[{"id":"ITEM-1","itemData":{"DOI":"10.1111/2041-210X.13170","ISSN":"2041210X","abstract":"Key features of the fossil record that present challenges for integrating palaeontological and phylogenetic datasets include (i) non-uniform fossil recovery, (ii) stratigraphic age uncertainty and (iii) inconsistencies in the definition of species origination and taxonomy. We present an r package FossilSim that can be used to simulate and visualise fossil data for phylogenetic analysis under a range of flexible models. The package includes interval-, environment- and lineage-dependent models of fossil recovery that can be combined with models of stratigraphic age uncertainty and species evolution. The package input and output can be used in combination with the wide range of existing phylogenetic and palaeontological r packages. We also provide functions for converting between FossilSim and paleotree objects. Simulated datasets provide enormous potential to assess the performance of phylogenetic methods and to explore the impact of using fossil occurrence databases on parameter estimation in macroevolution.","author":[{"dropping-particle":"","family":"Barido-Sottani","given":"Joëlle","non-dropping-particle":"","parse-names":false,"suffix":""},{"dropping-particle":"","family":"Pett","given":"Walker","non-dropping-particle":"","parse-names":false,"suffix":""},{"dropping-particle":"","family":"O’Reilly","given":"Joseph E.","non-dropping-particle":"","parse-names":false,"suffix":""},{"dropping-particle":"","family":"Warnock","given":"Rachel C.M.","non-dropping-particle":"","parse-names":false,"suffix":""}],"container-title":"Methods in Ecology and Evolution","id":"ITEM-1","issue":"6","issued":{"date-parts":[["2019"]]},"page":"835-840","title":"FossilSim: An r package for simulating fossil occurrence data under mechanistic models of preservation and recovery","type":"article-journal","volume":"10"},"uris":["http://www.mendeley.com/documents/?uuid=15f67007-6f35-4db4-9a61-74c159bef862"]}],"mendeley":{"formattedCitation":"(Barido-Sottani, Pett, O’Reilly, &amp; Warnock, 2019)","plainTextFormattedCitation":"(Barido-Sottani, Pett, O’Reilly, &amp; Warnock, 2019)","previouslyFormattedCitation":"(Barido-Sottani, Pett, O’Reilly, &amp; Warnock, 2019)"},"properties":{"noteIndex":0},"schema":"https://github.com/citation-style-language/schema/raw/master/csl-citation.json"}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(Barido-Sottani</w:t>
      </w:r>
      <w:r w:rsidR="00A6147A">
        <w:rPr>
          <w:rFonts w:ascii="Times New Roman" w:hAnsi="Times New Roman" w:cs="Times New Roman"/>
          <w:noProof/>
          <w:sz w:val="24"/>
          <w:szCs w:val="24"/>
          <w:lang w:val="en-US"/>
        </w:rPr>
        <w:t xml:space="preserve"> et al.</w:t>
      </w:r>
      <w:r w:rsidR="00B14922" w:rsidRPr="00B14922">
        <w:rPr>
          <w:rFonts w:ascii="Times New Roman" w:hAnsi="Times New Roman" w:cs="Times New Roman"/>
          <w:noProof/>
          <w:sz w:val="24"/>
          <w:szCs w:val="24"/>
          <w:lang w:val="en-US"/>
        </w:rPr>
        <w:t>,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under different speciation modes, thus assigning species labels across all branches of the tree. We used the labels assigned to terminal extant taxa to determine the true species ages. We then dropped all extinct species from the tree and obtained the length of terminal branches, to quantify the phylogenetic age of extant species. Finally, we rescaled all phylogenetic trees to a root age of one</w:t>
      </w:r>
      <w:ins w:id="80" w:author="Carlos Calderon del Cid" w:date="2023-09-26T21:47:00Z">
        <w:r w:rsidR="00514AA0">
          <w:rPr>
            <w:rFonts w:ascii="Times New Roman" w:hAnsi="Times New Roman" w:cs="Times New Roman"/>
            <w:sz w:val="24"/>
            <w:szCs w:val="24"/>
            <w:lang w:val="en-US"/>
          </w:rPr>
          <w:t xml:space="preserve">, </w:t>
        </w:r>
      </w:ins>
      <w:ins w:id="81" w:author="Carlos Calderon del Cid" w:date="2023-09-26T21:48:00Z">
        <w:r w:rsidR="00514AA0">
          <w:rPr>
            <w:rFonts w:ascii="Times New Roman" w:hAnsi="Times New Roman" w:cs="Times New Roman"/>
            <w:sz w:val="24"/>
            <w:szCs w:val="24"/>
            <w:lang w:val="en-US"/>
          </w:rPr>
          <w:t>so that phylogenies were comparable to each other,</w:t>
        </w:r>
      </w:ins>
      <w:r>
        <w:rPr>
          <w:rFonts w:ascii="Times New Roman" w:hAnsi="Times New Roman" w:cs="Times New Roman"/>
          <w:sz w:val="24"/>
          <w:szCs w:val="24"/>
          <w:lang w:val="en-US"/>
        </w:rPr>
        <w:t xml:space="preserve"> and compared the relative true and phylogenetic ages among different simulation scenarios.</w:t>
      </w:r>
    </w:p>
    <w:p w14:paraId="035124B0" w14:textId="77777777" w:rsidR="009978B8" w:rsidRDefault="009978B8">
      <w:pPr>
        <w:spacing w:after="0" w:line="360" w:lineRule="auto"/>
        <w:jc w:val="both"/>
        <w:rPr>
          <w:rFonts w:ascii="Times New Roman" w:hAnsi="Times New Roman" w:cs="Times New Roman"/>
          <w:sz w:val="24"/>
          <w:szCs w:val="24"/>
          <w:lang w:val="en-US"/>
        </w:rPr>
      </w:pPr>
    </w:p>
    <w:p w14:paraId="5AF935CC" w14:textId="77777777" w:rsidR="009978B8"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in equating phylogenetic and species age</w:t>
      </w:r>
    </w:p>
    <w:p w14:paraId="2591C65A" w14:textId="2A9279F5"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explore whether there is a consistent over- or underestimation of species ages and to quantify error in approximating species ages with phylogenetic ages, we simulated a range of datasets with different speciation modes and diversification rates. First, we simulated 3 sets of 100 phylogenetic trees with birth rates defined to 0.1, 0.5, and 1, combined with 100 death rates ranging from 0 to 0.99 in equal increments </w:t>
      </w:r>
      <w:r>
        <w:fldChar w:fldCharType="begin" w:fldLock="1"/>
      </w:r>
      <w:r w:rsidR="00230579">
        <w:rPr>
          <w:rFonts w:ascii="Times New Roman" w:hAnsi="Times New Roman" w:cs="Times New Roman"/>
          <w:sz w:val="24"/>
          <w:szCs w:val="24"/>
          <w:lang w:val="en-US"/>
        </w:rPr>
        <w:instrText>ADDIN CSL_CITATION {"citationItems":[{"id":"ITEM-1","itemData":{"DOI":"10.1093/sysbio/syw022","ISSN":"1076836X","PMID":"27016728","abstract":"The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themodel are \"hidden\" states that exhibit potentially distinct diversification dynamics and transition rates than the observed states in isolation. We also demonstrate how our model can be used as characterindependent diversification models that allowfor a complex diversification process that is independent of the evolution of a character.Under rigorous simulation tests and when applied to empirical data,we find that HiSSE performs reasonablywell, and can at least detect net diversification rate differences between observed and hidden states and detect when diversification rate differences do not correlate with the observed states.We discuss the remaining issues with state-dependent speciation and extinction models in general, and the important ways in which HiSSE provides a more nuanced understanding of trait-dependent diversification.","author":[{"dropping-particle":"","family":"Beaulieu","given":"Jeremy M.","non-dropping-particle":"","parse-names":false,"suffix":""},{"dropping-particle":"","family":"O'Meara","given":"Brian C.","non-dropping-particle":"","parse-names":false,"suffix":""}],"container-title":"Systematic Biology","id":"ITEM-1","issue":"4","issued":{"date-parts":[["2016"]]},"page":"583-601","title":"Detecting hidden diversification shifts in models of trait-dependent speciation and extinction","type":"article-journal","volume":"65"},"uris":["http://www.mendeley.com/documents/?uuid=20ea22d8-bf76-4a1c-9287-e34d094f6033"]}],"mendeley":{"formattedCitation":"(Beaulieu &amp; O’Meara, 2016)","plainTextFormattedCitation":"(Beaulieu &amp; O’Meara, 2016)","previouslyFormattedCitation":"(Beaulieu &amp; O’Meara, 2016)"},"properties":{"noteIndex":0},"schema":"https://github.com/citation-style-language/schema/raw/master/csl-citation.json"}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(Beaulieu &amp; O’Meara, 2016)</w:t>
      </w:r>
      <w:r>
        <w:rPr>
          <w:rFonts w:ascii="Times New Roman" w:hAnsi="Times New Roman" w:cs="Times New Roman"/>
          <w:sz w:val="24"/>
          <w:szCs w:val="24"/>
          <w:lang w:val="en-US"/>
        </w:rPr>
        <w:fldChar w:fldCharType="end"/>
      </w:r>
      <w:r w:rsidR="00DC79F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Second, on each of these phylogenies, we then mapped species according to different scenarios of </w:t>
      </w:r>
      <w:r>
        <w:rPr>
          <w:rFonts w:ascii="Times New Roman" w:hAnsi="Times New Roman" w:cs="Times New Roman"/>
          <w:sz w:val="24"/>
          <w:szCs w:val="24"/>
          <w:lang w:val="en-US"/>
        </w:rPr>
        <w:lastRenderedPageBreak/>
        <w:t>speciation: (1) budding speciation, (2) bifurcating speciation, (3) a combination of budding speciation and anagenetic speciation with the rate of anagenesis set to half of the birth rate, and (4) bifurcating speciation combined with anagenetic speciation</w:t>
      </w:r>
      <w:ins w:id="82" w:author="Carlos Calderon del Cid" w:date="2023-09-26T21:49:00Z">
        <w:r w:rsidR="00514AA0">
          <w:rPr>
            <w:rFonts w:ascii="Times New Roman" w:hAnsi="Times New Roman" w:cs="Times New Roman"/>
            <w:sz w:val="24"/>
            <w:szCs w:val="24"/>
            <w:lang w:val="en-US"/>
          </w:rPr>
          <w:t xml:space="preserve"> with the rate of anagenesis set to half of the birth rate</w:t>
        </w:r>
      </w:ins>
      <w:r>
        <w:rPr>
          <w:rFonts w:ascii="Times New Roman" w:hAnsi="Times New Roman" w:cs="Times New Roman"/>
          <w:sz w:val="24"/>
          <w:szCs w:val="24"/>
          <w:lang w:val="en-US"/>
        </w:rPr>
        <w:t>.</w:t>
      </w:r>
    </w:p>
    <w:p w14:paraId="6473431C"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Across all trees, we obtained in total 120,000 extant species, 30,000 for each speciation scenario. For each speciation mode and extinction fraction rate (defined as death/birth Beaulieu &amp; O’Meara, 2016), we calculated the mean absolute percentage error (MAPE) across all species for each tree as measure of the deviation between the phylogenetic ages from the true age.</w:t>
      </w:r>
    </w:p>
    <w:p w14:paraId="34E26FE6" w14:textId="50951A6E" w:rsidR="009978B8" w:rsidRDefault="009978B8">
      <w:pPr>
        <w:spacing w:after="0" w:line="360" w:lineRule="auto"/>
        <w:jc w:val="center"/>
        <w:rPr>
          <w:rFonts w:ascii="Times New Roman" w:hAnsi="Times New Roman" w:cs="Times New Roman"/>
          <w:sz w:val="24"/>
          <w:szCs w:val="24"/>
          <w:lang w:val="en-US"/>
        </w:rPr>
      </w:pPr>
    </w:p>
    <w:p w14:paraId="6DEBA584" w14:textId="53811F99"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MAPE = </w:t>
      </w:r>
      <m:oMath>
        <m:f>
          <m:fPr>
            <m:ctrlPr>
              <w:rPr>
                <w:rFonts w:ascii="Cambria Math" w:hAnsi="Cambria Math"/>
              </w:rPr>
            </m:ctrlPr>
          </m:fPr>
          <m:num>
            <m:r>
              <w:rPr>
                <w:rFonts w:ascii="Cambria Math" w:hAnsi="Cambria Math"/>
              </w:rPr>
              <m:t>100</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ctrlPr>
                      <w:rPr>
                        <w:rFonts w:ascii="Cambria Math" w:hAnsi="Cambria Math"/>
                      </w:rPr>
                    </m:ctrlPr>
                  </m:fPr>
                  <m:num>
                    <m:r>
                      <w:rPr>
                        <w:rFonts w:ascii="Cambria Math" w:hAnsi="Cambria Math"/>
                      </w:rPr>
                      <m:t xml:space="preserve">True </m:t>
                    </m:r>
                    <m:sSub>
                      <m:sSubPr>
                        <m:ctrlPr>
                          <w:rPr>
                            <w:rFonts w:ascii="Cambria Math" w:hAnsi="Cambria Math"/>
                          </w:rPr>
                        </m:ctrlPr>
                      </m:sSubPr>
                      <m:e>
                        <m:r>
                          <w:rPr>
                            <w:rFonts w:ascii="Cambria Math" w:hAnsi="Cambria Math"/>
                          </w:rPr>
                          <m:t>age</m:t>
                        </m:r>
                      </m:e>
                      <m:sub>
                        <m:r>
                          <w:rPr>
                            <w:rFonts w:ascii="Cambria Math" w:hAnsi="Cambria Math"/>
                          </w:rPr>
                          <m:t>i</m:t>
                        </m:r>
                      </m:sub>
                    </m:sSub>
                    <m:r>
                      <w:rPr>
                        <w:rFonts w:ascii="Cambria Math" w:hAnsi="Cambria Math"/>
                      </w:rPr>
                      <m:t xml:space="preserve">-Phylogenetic </m:t>
                    </m:r>
                    <m:sSub>
                      <m:sSubPr>
                        <m:ctrlPr>
                          <w:rPr>
                            <w:rFonts w:ascii="Cambria Math" w:hAnsi="Cambria Math"/>
                          </w:rPr>
                        </m:ctrlPr>
                      </m:sSubPr>
                      <m:e>
                        <m:r>
                          <w:rPr>
                            <w:rFonts w:ascii="Cambria Math" w:hAnsi="Cambria Math"/>
                          </w:rPr>
                          <m:t>age</m:t>
                        </m:r>
                      </m:e>
                      <m:sub>
                        <m:r>
                          <w:rPr>
                            <w:rFonts w:ascii="Cambria Math" w:hAnsi="Cambria Math"/>
                          </w:rPr>
                          <m:t>i</m:t>
                        </m:r>
                      </m:sub>
                    </m:sSub>
                  </m:num>
                  <m:den>
                    <m:r>
                      <w:rPr>
                        <w:rFonts w:ascii="Cambria Math" w:hAnsi="Cambria Math"/>
                      </w:rPr>
                      <m:t>True</m:t>
                    </m:r>
                    <m:sSub>
                      <m:sSubPr>
                        <m:ctrlPr>
                          <w:rPr>
                            <w:rFonts w:ascii="Cambria Math" w:hAnsi="Cambria Math"/>
                          </w:rPr>
                        </m:ctrlPr>
                      </m:sSubPr>
                      <m:e>
                        <m:r>
                          <w:rPr>
                            <w:rFonts w:ascii="Cambria Math" w:hAnsi="Cambria Math"/>
                          </w:rPr>
                          <m:t xml:space="preserve"> age</m:t>
                        </m:r>
                      </m:e>
                      <m:sub>
                        <m:r>
                          <w:rPr>
                            <w:rFonts w:ascii="Cambria Math" w:hAnsi="Cambria Math"/>
                          </w:rPr>
                          <m:t>i</m:t>
                        </m:r>
                      </m:sub>
                    </m:sSub>
                  </m:den>
                </m:f>
              </m:e>
            </m:d>
          </m:e>
        </m:nary>
      </m:oMath>
    </w:p>
    <w:p w14:paraId="0439A66D" w14:textId="0323CA34"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Next, for each speciation mode, we plotted the MAPE against the simulated extinction fraction.</w:t>
      </w:r>
    </w:p>
    <w:p w14:paraId="32B2659C" w14:textId="77777777" w:rsidR="009978B8" w:rsidRDefault="009978B8">
      <w:pPr>
        <w:spacing w:after="0" w:line="360" w:lineRule="auto"/>
        <w:jc w:val="both"/>
        <w:rPr>
          <w:rFonts w:ascii="Times New Roman" w:hAnsi="Times New Roman" w:cs="Times New Roman"/>
          <w:sz w:val="24"/>
          <w:szCs w:val="24"/>
          <w:lang w:val="en-US"/>
        </w:rPr>
      </w:pPr>
    </w:p>
    <w:p w14:paraId="00F0EC7D" w14:textId="77777777" w:rsidR="009978B8"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Impact of age error in comparing species ages</w:t>
      </w:r>
    </w:p>
    <w:p w14:paraId="35AD3095" w14:textId="132F0256" w:rsidR="009978B8" w:rsidRDefault="00000000" w:rsidP="008851D9">
      <w:pPr>
        <w:spacing w:after="0" w:line="360" w:lineRule="auto"/>
        <w:ind w:firstLine="709"/>
        <w:jc w:val="both"/>
        <w:rPr>
          <w:ins w:id="83" w:author="Carlos Calderon del Cid" w:date="2023-09-26T21:58:00Z"/>
          <w:rFonts w:ascii="Times New Roman" w:hAnsi="Times New Roman" w:cs="Times New Roman"/>
          <w:sz w:val="24"/>
          <w:szCs w:val="24"/>
          <w:lang w:val="en-US"/>
        </w:rPr>
      </w:pPr>
      <w:r>
        <w:rPr>
          <w:rFonts w:ascii="Times New Roman" w:hAnsi="Times New Roman" w:cs="Times New Roman"/>
          <w:sz w:val="24"/>
          <w:szCs w:val="24"/>
          <w:lang w:val="en-US"/>
        </w:rPr>
        <w:t xml:space="preserve">To explore whether the error introduced by approximating species age with phylogenetic age impacts our ability to make qualitative judgements such as which of two extant species is the younger one, we simulated 1,000 phylogenetic trees with values of extinction fractions of 0.9, 0.5, and 0, combined with a fixed speciation rate of 1 (3000 trees). Second, on each of these phylogenies, we mapped species according to budding and bifurcating speciation. Thus, we simulated 300,000 extant species for each speciation mode. Next, we calculated the proportion of cases where the younger of two species, according to its phylogenetic age, is, in fact, the older one given the true age of the two species. We performed this comparison from the perspective of an empirical research that can only obtain the phylogenetic ages. We made two types of comparisons for each phylogeny: (1) between the youngest and oldest species in the phylogeny, and (2) between two randomly selected species.  </w:t>
      </w:r>
    </w:p>
    <w:p w14:paraId="23CFA9C6" w14:textId="77777777" w:rsidR="004E3C32" w:rsidRDefault="004E3C32" w:rsidP="004E3C32">
      <w:pPr>
        <w:spacing w:after="0" w:line="360" w:lineRule="auto"/>
        <w:jc w:val="both"/>
        <w:rPr>
          <w:ins w:id="84" w:author="Carlos Calderon del Cid" w:date="2023-09-26T21:58:00Z"/>
          <w:rFonts w:ascii="Times New Roman" w:hAnsi="Times New Roman" w:cs="Times New Roman"/>
          <w:sz w:val="24"/>
          <w:szCs w:val="24"/>
          <w:lang w:val="en-US"/>
        </w:rPr>
      </w:pPr>
    </w:p>
    <w:p w14:paraId="57CE36EB" w14:textId="625AEEAD" w:rsidR="004E3C32" w:rsidRDefault="004E3C32" w:rsidP="004E3C32">
      <w:pPr>
        <w:spacing w:after="0" w:line="360" w:lineRule="auto"/>
        <w:jc w:val="both"/>
        <w:rPr>
          <w:ins w:id="85" w:author="Carlos Calderon del Cid" w:date="2023-09-26T22:00:00Z"/>
          <w:rFonts w:ascii="Times New Roman" w:hAnsi="Times New Roman" w:cs="Times New Roman"/>
          <w:i/>
          <w:iCs/>
          <w:sz w:val="24"/>
          <w:szCs w:val="24"/>
          <w:u w:val="single"/>
          <w:lang w:val="en-US"/>
        </w:rPr>
      </w:pPr>
      <w:ins w:id="86" w:author="Carlos Calderon del Cid" w:date="2023-09-26T21:59:00Z">
        <w:r>
          <w:rPr>
            <w:rFonts w:ascii="Times New Roman" w:hAnsi="Times New Roman" w:cs="Times New Roman"/>
            <w:i/>
            <w:iCs/>
            <w:sz w:val="24"/>
            <w:szCs w:val="24"/>
            <w:u w:val="single"/>
            <w:lang w:val="en-US"/>
          </w:rPr>
          <w:t xml:space="preserve">Error in the phylogenetic age </w:t>
        </w:r>
      </w:ins>
      <w:ins w:id="87" w:author="Carlos Calderon del Cid" w:date="2023-09-27T21:45:00Z">
        <w:r w:rsidR="00263CE8">
          <w:rPr>
            <w:rFonts w:ascii="Times New Roman" w:hAnsi="Times New Roman" w:cs="Times New Roman"/>
            <w:i/>
            <w:iCs/>
            <w:sz w:val="24"/>
            <w:szCs w:val="24"/>
            <w:u w:val="single"/>
            <w:lang w:val="en-US"/>
          </w:rPr>
          <w:t>due to</w:t>
        </w:r>
      </w:ins>
      <w:ins w:id="88" w:author="Carlos Calderon del Cid" w:date="2023-09-26T22:00:00Z">
        <w:r>
          <w:rPr>
            <w:rFonts w:ascii="Times New Roman" w:hAnsi="Times New Roman" w:cs="Times New Roman"/>
            <w:i/>
            <w:iCs/>
            <w:sz w:val="24"/>
            <w:szCs w:val="24"/>
            <w:u w:val="single"/>
            <w:lang w:val="en-US"/>
          </w:rPr>
          <w:t xml:space="preserve"> uniform incomplete sa</w:t>
        </w:r>
      </w:ins>
      <w:ins w:id="89" w:author="Carlos Calderon del Cid" w:date="2023-09-27T21:45:00Z">
        <w:r w:rsidR="00263CE8">
          <w:rPr>
            <w:rFonts w:ascii="Times New Roman" w:hAnsi="Times New Roman" w:cs="Times New Roman"/>
            <w:i/>
            <w:iCs/>
            <w:sz w:val="24"/>
            <w:szCs w:val="24"/>
            <w:u w:val="single"/>
            <w:lang w:val="en-US"/>
          </w:rPr>
          <w:t>m</w:t>
        </w:r>
      </w:ins>
      <w:ins w:id="90" w:author="Carlos Calderon del Cid" w:date="2023-09-26T22:00:00Z">
        <w:r>
          <w:rPr>
            <w:rFonts w:ascii="Times New Roman" w:hAnsi="Times New Roman" w:cs="Times New Roman"/>
            <w:i/>
            <w:iCs/>
            <w:sz w:val="24"/>
            <w:szCs w:val="24"/>
            <w:u w:val="single"/>
            <w:lang w:val="en-US"/>
          </w:rPr>
          <w:t>pling</w:t>
        </w:r>
      </w:ins>
    </w:p>
    <w:p w14:paraId="594A016C" w14:textId="704009FC" w:rsidR="004E3C32" w:rsidRPr="004E3C32" w:rsidRDefault="004E3C32" w:rsidP="004E3C32">
      <w:pPr>
        <w:spacing w:after="0" w:line="360" w:lineRule="auto"/>
        <w:ind w:firstLine="709"/>
        <w:jc w:val="both"/>
        <w:rPr>
          <w:rFonts w:ascii="Times New Roman" w:hAnsi="Times New Roman" w:cs="Times New Roman"/>
          <w:sz w:val="24"/>
          <w:szCs w:val="24"/>
          <w:lang w:val="en-US"/>
        </w:rPr>
      </w:pPr>
      <w:ins w:id="91" w:author="Carlos Calderon del Cid" w:date="2023-09-26T22:00:00Z">
        <w:r>
          <w:rPr>
            <w:rFonts w:ascii="Times New Roman" w:hAnsi="Times New Roman" w:cs="Times New Roman"/>
            <w:sz w:val="24"/>
            <w:szCs w:val="24"/>
            <w:lang w:val="en-US"/>
          </w:rPr>
          <w:t>We used the intermediate extinction scenario</w:t>
        </w:r>
      </w:ins>
      <w:ins w:id="92" w:author="Carlos Calderon del Cid" w:date="2023-09-26T22:01:00Z">
        <w:r>
          <w:rPr>
            <w:rFonts w:ascii="Times New Roman" w:hAnsi="Times New Roman" w:cs="Times New Roman"/>
            <w:sz w:val="24"/>
            <w:szCs w:val="24"/>
            <w:lang w:val="en-US"/>
          </w:rPr>
          <w:t xml:space="preserve"> </w:t>
        </w:r>
      </w:ins>
      <w:ins w:id="93" w:author="Carlos Calderon del Cid" w:date="2023-09-26T22:00:00Z">
        <w:r>
          <w:rPr>
            <w:rFonts w:ascii="Times New Roman" w:hAnsi="Times New Roman" w:cs="Times New Roman"/>
            <w:sz w:val="24"/>
            <w:szCs w:val="24"/>
            <w:lang w:val="en-US"/>
          </w:rPr>
          <w:t>of the</w:t>
        </w:r>
      </w:ins>
      <w:ins w:id="94" w:author="Carlos Calderon del Cid" w:date="2023-09-26T22:01:00Z">
        <w:r>
          <w:rPr>
            <w:rFonts w:ascii="Times New Roman" w:hAnsi="Times New Roman" w:cs="Times New Roman"/>
            <w:sz w:val="24"/>
            <w:szCs w:val="24"/>
            <w:lang w:val="en-US"/>
          </w:rPr>
          <w:t xml:space="preserve"> previous section to explore</w:t>
        </w:r>
      </w:ins>
      <w:ins w:id="95" w:author="Carlos Calderon del Cid" w:date="2023-09-26T22:02:00Z">
        <w:r>
          <w:rPr>
            <w:rFonts w:ascii="Times New Roman" w:hAnsi="Times New Roman" w:cs="Times New Roman"/>
            <w:sz w:val="24"/>
            <w:szCs w:val="24"/>
            <w:lang w:val="en-US"/>
          </w:rPr>
          <w:t xml:space="preserve"> the</w:t>
        </w:r>
      </w:ins>
      <w:ins w:id="96" w:author="Carlos Calderon del Cid" w:date="2023-09-26T22:04:00Z">
        <w:r>
          <w:rPr>
            <w:rFonts w:ascii="Times New Roman" w:hAnsi="Times New Roman" w:cs="Times New Roman"/>
            <w:sz w:val="24"/>
            <w:szCs w:val="24"/>
            <w:lang w:val="en-US"/>
          </w:rPr>
          <w:t xml:space="preserve"> combined</w:t>
        </w:r>
      </w:ins>
      <w:ins w:id="97" w:author="Carlos Calderon del Cid" w:date="2023-09-26T22:02:00Z">
        <w:r>
          <w:rPr>
            <w:rFonts w:ascii="Times New Roman" w:hAnsi="Times New Roman" w:cs="Times New Roman"/>
            <w:sz w:val="24"/>
            <w:szCs w:val="24"/>
            <w:lang w:val="en-US"/>
          </w:rPr>
          <w:t xml:space="preserve"> effect of t</w:t>
        </w:r>
      </w:ins>
      <w:ins w:id="98" w:author="Carlos Calderon del Cid" w:date="2023-09-26T22:05:00Z">
        <w:r w:rsidR="009E0DDB">
          <w:rPr>
            <w:rFonts w:ascii="Times New Roman" w:hAnsi="Times New Roman" w:cs="Times New Roman"/>
            <w:sz w:val="24"/>
            <w:szCs w:val="24"/>
            <w:lang w:val="en-US"/>
          </w:rPr>
          <w:t>hree</w:t>
        </w:r>
      </w:ins>
      <w:ins w:id="99" w:author="Carlos Calderon del Cid" w:date="2023-09-26T22:02:00Z">
        <w:r>
          <w:rPr>
            <w:rFonts w:ascii="Times New Roman" w:hAnsi="Times New Roman" w:cs="Times New Roman"/>
            <w:sz w:val="24"/>
            <w:szCs w:val="24"/>
            <w:lang w:val="en-US"/>
          </w:rPr>
          <w:t xml:space="preserve"> levels of uniform incomplete sampling, </w:t>
        </w:r>
      </w:ins>
      <w:ins w:id="100" w:author="Carlos Calderon del Cid" w:date="2023-09-26T22:05:00Z">
        <w:r w:rsidR="009E0DDB">
          <w:rPr>
            <w:rFonts w:ascii="Times New Roman" w:hAnsi="Times New Roman" w:cs="Times New Roman"/>
            <w:sz w:val="24"/>
            <w:szCs w:val="24"/>
            <w:lang w:val="en-US"/>
          </w:rPr>
          <w:t xml:space="preserve">0%, </w:t>
        </w:r>
      </w:ins>
      <w:ins w:id="101" w:author="Carlos Calderon del Cid" w:date="2023-09-26T22:02:00Z">
        <w:r>
          <w:rPr>
            <w:rFonts w:ascii="Times New Roman" w:hAnsi="Times New Roman" w:cs="Times New Roman"/>
            <w:sz w:val="24"/>
            <w:szCs w:val="24"/>
            <w:lang w:val="en-US"/>
          </w:rPr>
          <w:t xml:space="preserve">25% and 50%, </w:t>
        </w:r>
      </w:ins>
      <w:ins w:id="102" w:author="Carlos Calderon del Cid" w:date="2023-09-26T22:04:00Z">
        <w:r>
          <w:rPr>
            <w:rFonts w:ascii="Times New Roman" w:hAnsi="Times New Roman" w:cs="Times New Roman"/>
            <w:sz w:val="24"/>
            <w:szCs w:val="24"/>
            <w:lang w:val="en-US"/>
          </w:rPr>
          <w:t xml:space="preserve">and </w:t>
        </w:r>
        <w:r>
          <w:rPr>
            <w:rFonts w:ascii="Times New Roman" w:hAnsi="Times New Roman" w:cs="Times New Roman"/>
            <w:sz w:val="24"/>
            <w:szCs w:val="24"/>
            <w:lang w:val="en-US"/>
          </w:rPr>
          <w:lastRenderedPageBreak/>
          <w:t xml:space="preserve">bifurcating and budding speciation </w:t>
        </w:r>
      </w:ins>
      <w:ins w:id="103" w:author="Carlos Calderon del Cid" w:date="2023-09-26T22:02:00Z">
        <w:r>
          <w:rPr>
            <w:rFonts w:ascii="Times New Roman" w:hAnsi="Times New Roman" w:cs="Times New Roman"/>
            <w:sz w:val="24"/>
            <w:szCs w:val="24"/>
            <w:lang w:val="en-US"/>
          </w:rPr>
          <w:t>on equ</w:t>
        </w:r>
      </w:ins>
      <w:ins w:id="104" w:author="Carlos Calderon del Cid" w:date="2023-09-26T22:03:00Z">
        <w:r>
          <w:rPr>
            <w:rFonts w:ascii="Times New Roman" w:hAnsi="Times New Roman" w:cs="Times New Roman"/>
            <w:sz w:val="24"/>
            <w:szCs w:val="24"/>
            <w:lang w:val="en-US"/>
          </w:rPr>
          <w:t xml:space="preserve">ating phylogenetic and true age. </w:t>
        </w:r>
      </w:ins>
      <w:ins w:id="105" w:author="Carlos Calderon del Cid" w:date="2023-09-26T22:04:00Z">
        <w:r w:rsidR="009E0DDB">
          <w:rPr>
            <w:rFonts w:ascii="Times New Roman" w:hAnsi="Times New Roman" w:cs="Times New Roman"/>
            <w:sz w:val="24"/>
            <w:szCs w:val="24"/>
            <w:lang w:val="en-US"/>
          </w:rPr>
          <w:t xml:space="preserve">We calculated the </w:t>
        </w:r>
      </w:ins>
      <w:ins w:id="106" w:author="Carlos Calderon del Cid" w:date="2023-09-26T22:05:00Z">
        <w:r w:rsidR="009E0DDB">
          <w:rPr>
            <w:rFonts w:ascii="Times New Roman" w:hAnsi="Times New Roman" w:cs="Times New Roman"/>
            <w:sz w:val="24"/>
            <w:szCs w:val="24"/>
            <w:lang w:val="en-US"/>
          </w:rPr>
          <w:t>MAPE</w:t>
        </w:r>
      </w:ins>
      <w:ins w:id="107" w:author="Carlos Calderon del Cid" w:date="2023-09-26T22:09:00Z">
        <w:r w:rsidR="0094297A">
          <w:rPr>
            <w:rFonts w:ascii="Times New Roman" w:hAnsi="Times New Roman" w:cs="Times New Roman"/>
            <w:sz w:val="24"/>
            <w:szCs w:val="24"/>
            <w:lang w:val="en-US"/>
          </w:rPr>
          <w:t xml:space="preserve"> </w:t>
        </w:r>
      </w:ins>
      <w:ins w:id="108" w:author="Carlos Calderon del Cid" w:date="2023-09-26T22:04:00Z">
        <w:r w:rsidR="009E0DDB">
          <w:rPr>
            <w:rFonts w:ascii="Times New Roman" w:hAnsi="Times New Roman" w:cs="Times New Roman"/>
            <w:sz w:val="24"/>
            <w:szCs w:val="24"/>
            <w:lang w:val="en-US"/>
          </w:rPr>
          <w:t xml:space="preserve">for each </w:t>
        </w:r>
      </w:ins>
      <w:ins w:id="109" w:author="Carlos Calderon del Cid" w:date="2023-09-26T22:06:00Z">
        <w:r w:rsidR="009E0DDB">
          <w:rPr>
            <w:rFonts w:ascii="Times New Roman" w:hAnsi="Times New Roman" w:cs="Times New Roman"/>
            <w:sz w:val="24"/>
            <w:szCs w:val="24"/>
            <w:lang w:val="en-US"/>
          </w:rPr>
          <w:t>tree</w:t>
        </w:r>
      </w:ins>
      <w:ins w:id="110" w:author="Carlos Calderon del Cid" w:date="2023-09-26T22:10:00Z">
        <w:r w:rsidR="0094297A">
          <w:rPr>
            <w:rFonts w:ascii="Times New Roman" w:hAnsi="Times New Roman" w:cs="Times New Roman"/>
            <w:sz w:val="24"/>
            <w:szCs w:val="24"/>
            <w:lang w:val="en-US"/>
          </w:rPr>
          <w:t xml:space="preserve"> </w:t>
        </w:r>
      </w:ins>
      <w:ins w:id="111" w:author="Carlos Calderon del Cid" w:date="2023-09-26T22:08:00Z">
        <w:r w:rsidR="009E0DDB">
          <w:rPr>
            <w:rFonts w:ascii="Times New Roman" w:hAnsi="Times New Roman" w:cs="Times New Roman"/>
            <w:sz w:val="24"/>
            <w:szCs w:val="24"/>
            <w:lang w:val="en-US"/>
          </w:rPr>
          <w:t xml:space="preserve">as the difference between phylogenetic and true age, </w:t>
        </w:r>
      </w:ins>
      <w:ins w:id="112" w:author="Carlos Calderon del Cid" w:date="2023-09-26T22:06:00Z">
        <w:r w:rsidR="009E0DDB">
          <w:rPr>
            <w:rFonts w:ascii="Times New Roman" w:hAnsi="Times New Roman" w:cs="Times New Roman"/>
            <w:sz w:val="24"/>
            <w:szCs w:val="24"/>
            <w:lang w:val="en-US"/>
          </w:rPr>
          <w:t xml:space="preserve">and compared the incomplete sampling scenarios for each speciation mode. </w:t>
        </w:r>
      </w:ins>
    </w:p>
    <w:p w14:paraId="502D8E4F" w14:textId="77777777" w:rsidR="009978B8" w:rsidRDefault="009978B8">
      <w:pPr>
        <w:spacing w:after="0" w:line="360" w:lineRule="auto"/>
        <w:jc w:val="both"/>
        <w:rPr>
          <w:rFonts w:ascii="Times New Roman" w:hAnsi="Times New Roman" w:cs="Times New Roman"/>
          <w:sz w:val="24"/>
          <w:szCs w:val="24"/>
          <w:lang w:val="en-US"/>
        </w:rPr>
      </w:pPr>
    </w:p>
    <w:p w14:paraId="7EB94B41" w14:textId="303DF42B" w:rsidR="009978B8" w:rsidRDefault="008D312C">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A probabilistic method to infer species age</w:t>
      </w:r>
    </w:p>
    <w:p w14:paraId="3C86B1DC" w14:textId="4826C04C" w:rsidR="00342EEC" w:rsidRDefault="008D312C" w:rsidP="008851D9">
      <w:pPr>
        <w:spacing w:after="0" w:line="360" w:lineRule="auto"/>
        <w:ind w:firstLine="709"/>
        <w:jc w:val="both"/>
        <w:rPr>
          <w:rFonts w:ascii="Times New Roman" w:hAnsi="Times New Roman" w:cs="Times New Roman"/>
          <w:sz w:val="24"/>
          <w:szCs w:val="24"/>
          <w:lang w:val="en-US"/>
        </w:rPr>
      </w:pPr>
      <w:r w:rsidRPr="005D256A">
        <w:rPr>
          <w:rFonts w:ascii="Times New Roman" w:hAnsi="Times New Roman" w:cs="Times New Roman"/>
          <w:sz w:val="24"/>
          <w:szCs w:val="24"/>
          <w:lang w:val="en-US"/>
        </w:rPr>
        <w:t xml:space="preserve">Under the assumption of bifurcating speciation, the phylogenetic age represents the upper boundary of plausible species ages and corresponds to the true age in the absence of extinction. However, the true age could be younger if extinction led to the disappearance of recent cladogenetic events from the phylogeny of extant species. Given a phylogenic age </w:t>
      </w:r>
      <w:r w:rsidRPr="005D256A">
        <w:rPr>
          <w:rFonts w:ascii="Times New Roman" w:hAnsi="Times New Roman" w:cs="Times New Roman"/>
          <w:i/>
          <w:iCs/>
          <w:sz w:val="24"/>
          <w:szCs w:val="24"/>
          <w:lang w:val="en-US"/>
        </w:rPr>
        <w:t>v</w:t>
      </w:r>
      <w:r w:rsidR="00621D01" w:rsidRPr="005D256A">
        <w:rPr>
          <w:rFonts w:ascii="Times New Roman" w:hAnsi="Times New Roman" w:cs="Times New Roman"/>
          <w:i/>
          <w:iCs/>
          <w:sz w:val="24"/>
          <w:szCs w:val="24"/>
          <w:vertAlign w:val="subscript"/>
          <w:lang w:val="en-US"/>
        </w:rPr>
        <w:t>i</w:t>
      </w:r>
      <w:r w:rsidRPr="005D256A">
        <w:rPr>
          <w:rFonts w:ascii="Times New Roman" w:hAnsi="Times New Roman" w:cs="Times New Roman"/>
          <w:sz w:val="24"/>
          <w:szCs w:val="24"/>
          <w:lang w:val="en-US"/>
        </w:rPr>
        <w:t xml:space="preserve"> the probability that the true species age </w:t>
      </w:r>
      <w:proofErr w:type="spellStart"/>
      <w:r w:rsidR="00621D01" w:rsidRPr="005D256A">
        <w:rPr>
          <w:rFonts w:ascii="Times New Roman" w:hAnsi="Times New Roman" w:cs="Times New Roman"/>
          <w:i/>
          <w:iCs/>
          <w:sz w:val="24"/>
          <w:szCs w:val="24"/>
          <w:lang w:val="en-US"/>
        </w:rPr>
        <w:t>s</w:t>
      </w:r>
      <w:r w:rsidR="00621D01" w:rsidRPr="005D256A">
        <w:rPr>
          <w:rFonts w:ascii="Times New Roman" w:hAnsi="Times New Roman" w:cs="Times New Roman"/>
          <w:i/>
          <w:iCs/>
          <w:sz w:val="24"/>
          <w:szCs w:val="24"/>
          <w:vertAlign w:val="subscript"/>
          <w:lang w:val="en-US"/>
        </w:rPr>
        <w:t>i</w:t>
      </w:r>
      <w:proofErr w:type="spellEnd"/>
      <w:r w:rsidR="00621D01">
        <w:rPr>
          <w:rFonts w:ascii="Times New Roman" w:hAnsi="Times New Roman" w:cs="Times New Roman"/>
          <w:sz w:val="24"/>
          <w:szCs w:val="24"/>
          <w:lang w:val="en-US"/>
        </w:rPr>
        <w:t xml:space="preserve"> is exactly </w:t>
      </w:r>
      <w:r w:rsidR="00621D01" w:rsidRPr="005D256A">
        <w:rPr>
          <w:rFonts w:ascii="Times New Roman" w:hAnsi="Times New Roman" w:cs="Times New Roman"/>
          <w:i/>
          <w:iCs/>
          <w:sz w:val="24"/>
          <w:szCs w:val="24"/>
          <w:lang w:val="en-US"/>
        </w:rPr>
        <w:t>v</w:t>
      </w:r>
      <w:r w:rsidR="00621D01" w:rsidRPr="005D256A">
        <w:rPr>
          <w:rFonts w:ascii="Times New Roman" w:hAnsi="Times New Roman" w:cs="Times New Roman"/>
          <w:i/>
          <w:iCs/>
          <w:sz w:val="24"/>
          <w:szCs w:val="24"/>
          <w:vertAlign w:val="subscript"/>
          <w:lang w:val="en-US"/>
        </w:rPr>
        <w:t>i</w:t>
      </w:r>
      <w:r w:rsidR="00621D01" w:rsidRPr="005D256A">
        <w:rPr>
          <w:rFonts w:ascii="Times New Roman" w:hAnsi="Times New Roman" w:cs="Times New Roman"/>
          <w:sz w:val="24"/>
          <w:szCs w:val="24"/>
          <w:lang w:val="en-US"/>
        </w:rPr>
        <w:t xml:space="preserve"> </w:t>
      </w:r>
      <w:r w:rsidR="00621D01">
        <w:rPr>
          <w:rFonts w:ascii="Times New Roman" w:hAnsi="Times New Roman" w:cs="Times New Roman"/>
          <w:sz w:val="24"/>
          <w:szCs w:val="24"/>
          <w:lang w:val="en-US"/>
        </w:rPr>
        <w:t xml:space="preserve">is conditional on no other speciation or extinction event having occurred between </w:t>
      </w:r>
      <w:r w:rsidR="00621D01" w:rsidRPr="005D256A">
        <w:rPr>
          <w:rFonts w:ascii="Times New Roman" w:hAnsi="Times New Roman" w:cs="Times New Roman"/>
          <w:i/>
          <w:iCs/>
          <w:sz w:val="24"/>
          <w:szCs w:val="24"/>
          <w:lang w:val="en-US"/>
        </w:rPr>
        <w:t>v</w:t>
      </w:r>
      <w:r w:rsidR="00621D01" w:rsidRPr="005D256A">
        <w:rPr>
          <w:rFonts w:ascii="Times New Roman" w:hAnsi="Times New Roman" w:cs="Times New Roman"/>
          <w:i/>
          <w:iCs/>
          <w:sz w:val="24"/>
          <w:szCs w:val="24"/>
          <w:vertAlign w:val="subscript"/>
          <w:lang w:val="en-US"/>
        </w:rPr>
        <w:t>i</w:t>
      </w:r>
      <w:r w:rsidR="00621D01" w:rsidRPr="005D256A">
        <w:rPr>
          <w:rFonts w:ascii="Times New Roman" w:hAnsi="Times New Roman" w:cs="Times New Roman"/>
          <w:sz w:val="24"/>
          <w:szCs w:val="24"/>
          <w:lang w:val="en-US"/>
        </w:rPr>
        <w:t xml:space="preserve"> </w:t>
      </w:r>
      <w:r w:rsidR="00621D01">
        <w:rPr>
          <w:rFonts w:ascii="Times New Roman" w:hAnsi="Times New Roman" w:cs="Times New Roman"/>
          <w:sz w:val="24"/>
          <w:szCs w:val="24"/>
          <w:lang w:val="en-US"/>
        </w:rPr>
        <w:t xml:space="preserve">and the present. </w:t>
      </w:r>
      <w:r w:rsidR="00342EEC">
        <w:rPr>
          <w:rFonts w:ascii="Times New Roman" w:hAnsi="Times New Roman" w:cs="Times New Roman"/>
          <w:sz w:val="24"/>
          <w:szCs w:val="24"/>
          <w:lang w:val="en-US"/>
        </w:rPr>
        <w:t>We approximate the</w:t>
      </w:r>
      <w:r w:rsidR="000B1488">
        <w:rPr>
          <w:rFonts w:ascii="Times New Roman" w:hAnsi="Times New Roman" w:cs="Times New Roman"/>
          <w:sz w:val="24"/>
          <w:szCs w:val="24"/>
          <w:lang w:val="en-US"/>
        </w:rPr>
        <w:t xml:space="preserve"> probability of </w:t>
      </w:r>
      <w:r w:rsidR="00342EEC">
        <w:rPr>
          <w:rFonts w:ascii="Times New Roman" w:hAnsi="Times New Roman" w:cs="Times New Roman"/>
          <w:sz w:val="24"/>
          <w:szCs w:val="24"/>
          <w:lang w:val="en-US"/>
        </w:rPr>
        <w:t xml:space="preserve">no speciation or extinction for an arbitrary small time bin </w:t>
      </w:r>
      <w:r w:rsidR="001973FC">
        <w:rPr>
          <w:rFonts w:ascii="Times New Roman" w:hAnsi="Times New Roman" w:cs="Times New Roman"/>
          <w:i/>
          <w:iCs/>
          <w:sz w:val="24"/>
          <w:szCs w:val="24"/>
          <w:lang w:val="en-US"/>
        </w:rPr>
        <w:t xml:space="preserve">t </w:t>
      </w:r>
      <w:r w:rsidR="00011143">
        <w:rPr>
          <w:rFonts w:ascii="Times New Roman" w:hAnsi="Times New Roman" w:cs="Times New Roman"/>
          <w:sz w:val="24"/>
          <w:szCs w:val="24"/>
          <w:lang w:val="en-US"/>
        </w:rPr>
        <w:t>based on</w:t>
      </w:r>
      <w:r w:rsidR="00342EEC">
        <w:rPr>
          <w:rFonts w:ascii="Times New Roman" w:hAnsi="Times New Roman" w:cs="Times New Roman"/>
          <w:sz w:val="24"/>
          <w:szCs w:val="24"/>
          <w:lang w:val="en-US"/>
        </w:rPr>
        <w:t xml:space="preserve"> the probability </w:t>
      </w:r>
      <w:r w:rsidR="00011143">
        <w:rPr>
          <w:rFonts w:ascii="Times New Roman" w:hAnsi="Times New Roman" w:cs="Times New Roman"/>
          <w:sz w:val="24"/>
          <w:szCs w:val="24"/>
          <w:lang w:val="en-US"/>
        </w:rPr>
        <w:t>that</w:t>
      </w:r>
      <w:r w:rsidR="00342EEC">
        <w:rPr>
          <w:rFonts w:ascii="Times New Roman" w:hAnsi="Times New Roman" w:cs="Times New Roman"/>
          <w:sz w:val="24"/>
          <w:szCs w:val="24"/>
          <w:lang w:val="en-US"/>
        </w:rPr>
        <w:t xml:space="preserve"> a lineage</w:t>
      </w:r>
      <w:r w:rsidR="00011143">
        <w:rPr>
          <w:rFonts w:ascii="Times New Roman" w:hAnsi="Times New Roman" w:cs="Times New Roman"/>
          <w:sz w:val="24"/>
          <w:szCs w:val="24"/>
          <w:lang w:val="en-US"/>
        </w:rPr>
        <w:t xml:space="preserve"> </w:t>
      </w:r>
      <w:r w:rsidR="00342EEC">
        <w:rPr>
          <w:rFonts w:ascii="Times New Roman" w:hAnsi="Times New Roman" w:cs="Times New Roman"/>
          <w:sz w:val="24"/>
          <w:szCs w:val="24"/>
          <w:lang w:val="en-US"/>
        </w:rPr>
        <w:t>result</w:t>
      </w:r>
      <w:r w:rsidR="00011143">
        <w:rPr>
          <w:rFonts w:ascii="Times New Roman" w:hAnsi="Times New Roman" w:cs="Times New Roman"/>
          <w:sz w:val="24"/>
          <w:szCs w:val="24"/>
          <w:lang w:val="en-US"/>
        </w:rPr>
        <w:t>s</w:t>
      </w:r>
      <w:r w:rsidR="00342EEC">
        <w:rPr>
          <w:rFonts w:ascii="Times New Roman" w:hAnsi="Times New Roman" w:cs="Times New Roman"/>
          <w:sz w:val="24"/>
          <w:szCs w:val="24"/>
          <w:lang w:val="en-US"/>
        </w:rPr>
        <w:t xml:space="preserve"> in a single descendant, which is</w:t>
      </w:r>
      <w:r w:rsidR="00B14922">
        <w:rPr>
          <w:rFonts w:ascii="Times New Roman" w:hAnsi="Times New Roman" w:cs="Times New Roman"/>
          <w:sz w:val="24"/>
          <w:szCs w:val="24"/>
          <w:lang w:val="en-US"/>
        </w:rPr>
        <w:t xml:space="preserve"> </w:t>
      </w:r>
      <w:r w:rsidR="00B14922">
        <w:rPr>
          <w:rFonts w:ascii="Times New Roman" w:hAnsi="Times New Roman" w:cs="Times New Roman"/>
          <w:sz w:val="24"/>
          <w:szCs w:val="24"/>
          <w:lang w:val="en-US"/>
        </w:rPr>
        <w:fldChar w:fldCharType="begin" w:fldLock="1"/>
      </w:r>
      <w:r w:rsidR="00230579">
        <w:rPr>
          <w:rFonts w:ascii="Times New Roman" w:hAnsi="Times New Roman" w:cs="Times New Roman"/>
          <w:sz w:val="24"/>
          <w:szCs w:val="24"/>
          <w:lang w:val="en-US"/>
        </w:rPr>
        <w:instrText>ADDIN CSL_CITATION {"citationItems":[{"id":"ITEM-1","itemData":{"author":[{"dropping-particle":"","family":"Kendall","given":"M.G.","non-dropping-particle":"","parse-names":false,"suffix":""}],"edition":"2nd","id":"ITEM-1","issued":{"date-parts":[["1946"]]},"publisher":"Charles Griffin adn Co., Ltd., London","title":"The advanced theory of statistics","type":"book"},"uris":["http://www.mendeley.com/documents/?uuid=3364caff-2d07-4c84-b441-184f2dbfd769"]}],"mendeley":{"formattedCitation":"(Kendall, 1946)","plainTextFormattedCitation":"(Kendall, 1946)","previouslyFormattedCitation":"(Kendall, 1946)"},"properties":{"noteIndex":0},"schema":"https://github.com/citation-style-language/schema/raw/master/csl-citation.json"}</w:instrText>
      </w:r>
      <w:r w:rsidR="00B14922">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(Kendall, 1946)</w:t>
      </w:r>
      <w:r w:rsidR="00B14922">
        <w:rPr>
          <w:rFonts w:ascii="Times New Roman" w:hAnsi="Times New Roman" w:cs="Times New Roman"/>
          <w:sz w:val="24"/>
          <w:szCs w:val="24"/>
          <w:lang w:val="en-US"/>
        </w:rPr>
        <w:fldChar w:fldCharType="end"/>
      </w:r>
      <w:r w:rsidR="00342EEC">
        <w:rPr>
          <w:rFonts w:ascii="Times New Roman" w:hAnsi="Times New Roman" w:cs="Times New Roman"/>
          <w:sz w:val="24"/>
          <w:szCs w:val="24"/>
          <w:lang w:val="en-US"/>
        </w:rPr>
        <w:t>:</w:t>
      </w:r>
    </w:p>
    <w:p w14:paraId="79B6327A" w14:textId="3ED7EE1E" w:rsidR="00342EEC" w:rsidRDefault="00B50868" w:rsidP="001973FC">
      <w:pPr>
        <w:spacing w:after="0" w:line="360" w:lineRule="auto"/>
        <w:jc w:val="center"/>
        <w:rPr>
          <w:rFonts w:ascii="Times New Roman" w:hAnsi="Times New Roman" w:cs="Times New Roman"/>
          <w:sz w:val="24"/>
          <w:szCs w:val="24"/>
          <w:lang w:val="en-US"/>
        </w:rPr>
      </w:pPr>
      <w:r w:rsidRPr="00B50868">
        <w:rPr>
          <w:rFonts w:ascii="Times New Roman" w:hAnsi="Times New Roman" w:cs="Times New Roman"/>
          <w:lang w:val="en-US"/>
        </w:rPr>
        <w:t xml:space="preserve"> </w:t>
      </w:r>
      <w:r w:rsidR="00DC7695">
        <w:rPr>
          <w:noProof/>
        </w:rPr>
        <w:drawing>
          <wp:inline distT="0" distB="0" distL="0" distR="0" wp14:anchorId="41383316" wp14:editId="662F4787">
            <wp:extent cx="2194560" cy="437515"/>
            <wp:effectExtent l="0" t="0" r="0" b="0"/>
            <wp:docPr id="1673519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4560" cy="437515"/>
                    </a:xfrm>
                    <a:prstGeom prst="rect">
                      <a:avLst/>
                    </a:prstGeom>
                    <a:noFill/>
                    <a:ln>
                      <a:noFill/>
                    </a:ln>
                  </pic:spPr>
                </pic:pic>
              </a:graphicData>
            </a:graphic>
          </wp:inline>
        </w:drawing>
      </w:r>
    </w:p>
    <w:p w14:paraId="0F202C39" w14:textId="4412BD33" w:rsidR="008D312C" w:rsidRDefault="00621D01">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based on a birth-death process with </w:t>
      </w:r>
      <w:r w:rsidR="001973FC">
        <w:rPr>
          <w:rFonts w:ascii="Times New Roman" w:hAnsi="Times New Roman" w:cs="Times New Roman"/>
          <w:sz w:val="24"/>
          <w:szCs w:val="24"/>
          <w:lang w:val="en-US"/>
        </w:rPr>
        <w:t xml:space="preserve">time-homogenous </w:t>
      </w:r>
      <w:r>
        <w:rPr>
          <w:rFonts w:ascii="Times New Roman" w:hAnsi="Times New Roman" w:cs="Times New Roman"/>
          <w:sz w:val="24"/>
          <w:szCs w:val="24"/>
          <w:lang w:val="en-US"/>
        </w:rPr>
        <w:t xml:space="preserve">speciation rate </w:t>
      </w:r>
      <w:r>
        <w:rPr>
          <w:rFonts w:ascii="Times New Roman" w:hAnsi="Times New Roman" w:cs="Times New Roman"/>
          <w:sz w:val="24"/>
          <w:szCs w:val="24"/>
          <w:lang w:val="en-US"/>
        </w:rPr>
        <w:sym w:font="Symbol" w:char="F06C"/>
      </w:r>
      <w:r>
        <w:rPr>
          <w:rFonts w:ascii="Times New Roman" w:hAnsi="Times New Roman" w:cs="Times New Roman"/>
          <w:sz w:val="24"/>
          <w:szCs w:val="24"/>
          <w:lang w:val="en-US"/>
        </w:rPr>
        <w:t xml:space="preserve"> and extinction rate </w:t>
      </w:r>
      <w:r>
        <w:rPr>
          <w:rFonts w:ascii="Times New Roman" w:hAnsi="Times New Roman" w:cs="Times New Roman"/>
          <w:sz w:val="24"/>
          <w:szCs w:val="24"/>
          <w:lang w:val="en-US"/>
        </w:rPr>
        <w:sym w:font="Symbol" w:char="F06D"/>
      </w:r>
      <w:r w:rsidR="001973FC">
        <w:rPr>
          <w:rFonts w:ascii="Times New Roman" w:hAnsi="Times New Roman" w:cs="Times New Roman"/>
          <w:sz w:val="24"/>
          <w:szCs w:val="24"/>
          <w:lang w:val="en-US"/>
        </w:rPr>
        <w:t>. The probability that no event occur</w:t>
      </w:r>
      <w:r w:rsidR="00B50868">
        <w:rPr>
          <w:rFonts w:ascii="Times New Roman" w:hAnsi="Times New Roman" w:cs="Times New Roman"/>
          <w:sz w:val="24"/>
          <w:szCs w:val="24"/>
          <w:lang w:val="en-US"/>
        </w:rPr>
        <w:t>s</w:t>
      </w:r>
      <w:r w:rsidR="001973FC">
        <w:rPr>
          <w:rFonts w:ascii="Times New Roman" w:hAnsi="Times New Roman" w:cs="Times New Roman"/>
          <w:sz w:val="24"/>
          <w:szCs w:val="24"/>
          <w:lang w:val="en-US"/>
        </w:rPr>
        <w:t xml:space="preserve"> over </w:t>
      </w:r>
      <w:r w:rsidR="00B50868">
        <w:rPr>
          <w:rFonts w:ascii="Times New Roman" w:hAnsi="Times New Roman" w:cs="Times New Roman"/>
          <w:sz w:val="24"/>
          <w:szCs w:val="24"/>
          <w:lang w:val="en-US"/>
        </w:rPr>
        <w:t xml:space="preserve">a time window </w:t>
      </w:r>
      <w:r w:rsidR="00B50868" w:rsidRPr="00DB7386">
        <w:rPr>
          <w:rFonts w:ascii="Times New Roman" w:hAnsi="Times New Roman" w:cs="Times New Roman"/>
          <w:i/>
          <w:iCs/>
          <w:sz w:val="24"/>
          <w:szCs w:val="24"/>
          <w:lang w:val="en-US"/>
        </w:rPr>
        <w:t>v</w:t>
      </w:r>
      <w:r w:rsidR="0030751F" w:rsidRPr="00DB7386">
        <w:rPr>
          <w:rFonts w:ascii="Times New Roman" w:hAnsi="Times New Roman" w:cs="Times New Roman"/>
          <w:i/>
          <w:iCs/>
          <w:sz w:val="24"/>
          <w:szCs w:val="24"/>
          <w:lang w:val="en-US"/>
        </w:rPr>
        <w:t>, i.e.</w:t>
      </w:r>
      <w:r w:rsidR="00DB7386">
        <w:rPr>
          <w:rFonts w:ascii="Times New Roman" w:hAnsi="Times New Roman" w:cs="Times New Roman"/>
          <w:i/>
          <w:iCs/>
          <w:sz w:val="24"/>
          <w:szCs w:val="24"/>
          <w:lang w:val="en-US"/>
        </w:rPr>
        <w:t>,</w:t>
      </w:r>
      <w:r w:rsidR="0030751F" w:rsidRPr="00DB7386">
        <w:rPr>
          <w:rFonts w:ascii="Times New Roman" w:hAnsi="Times New Roman" w:cs="Times New Roman"/>
          <w:i/>
          <w:iCs/>
          <w:sz w:val="24"/>
          <w:szCs w:val="24"/>
          <w:lang w:val="en-US"/>
        </w:rPr>
        <w:t xml:space="preserve"> </w:t>
      </w:r>
      <w:r w:rsidR="0030751F" w:rsidRPr="00DB7386">
        <w:rPr>
          <w:rFonts w:ascii="Times New Roman" w:hAnsi="Times New Roman" w:cs="Times New Roman"/>
          <w:sz w:val="24"/>
          <w:szCs w:val="24"/>
          <w:lang w:val="en-US"/>
        </w:rPr>
        <w:t xml:space="preserve">until the age of the observed node </w:t>
      </w:r>
      <w:proofErr w:type="spellStart"/>
      <w:r w:rsidR="0030751F" w:rsidRPr="00DB7386">
        <w:rPr>
          <w:rFonts w:ascii="Times New Roman" w:hAnsi="Times New Roman" w:cs="Times New Roman"/>
          <w:i/>
          <w:iCs/>
          <w:sz w:val="24"/>
          <w:szCs w:val="24"/>
          <w:lang w:val="en-US"/>
        </w:rPr>
        <w:t>i</w:t>
      </w:r>
      <w:proofErr w:type="spellEnd"/>
      <w:r w:rsidR="0030751F" w:rsidRPr="00DB7386">
        <w:rPr>
          <w:rFonts w:ascii="Times New Roman" w:hAnsi="Times New Roman" w:cs="Times New Roman"/>
          <w:sz w:val="24"/>
          <w:szCs w:val="24"/>
          <w:lang w:val="en-US"/>
        </w:rPr>
        <w:t>,</w:t>
      </w:r>
      <w:r w:rsidR="00B50868" w:rsidRPr="00DB7386">
        <w:rPr>
          <w:rFonts w:ascii="Times New Roman" w:hAnsi="Times New Roman" w:cs="Times New Roman"/>
          <w:i/>
          <w:iCs/>
          <w:sz w:val="24"/>
          <w:szCs w:val="24"/>
          <w:lang w:val="en-US"/>
        </w:rPr>
        <w:t xml:space="preserve"> </w:t>
      </w:r>
      <w:r w:rsidR="00B50868">
        <w:rPr>
          <w:rFonts w:ascii="Times New Roman" w:hAnsi="Times New Roman" w:cs="Times New Roman"/>
          <w:sz w:val="24"/>
          <w:szCs w:val="24"/>
          <w:lang w:val="en-US"/>
        </w:rPr>
        <w:t>is approximated as:</w:t>
      </w:r>
    </w:p>
    <w:p w14:paraId="292F53CA" w14:textId="64CBF849" w:rsidR="00B50868" w:rsidRDefault="00DC7695" w:rsidP="00B50868">
      <w:pPr>
        <w:spacing w:after="0" w:line="360" w:lineRule="auto"/>
        <w:jc w:val="center"/>
        <w:rPr>
          <w:rFonts w:ascii="Times New Roman" w:hAnsi="Times New Roman" w:cs="Times New Roman"/>
          <w:sz w:val="24"/>
          <w:szCs w:val="24"/>
          <w:lang w:val="en-US"/>
        </w:rPr>
      </w:pPr>
      <w:r>
        <w:rPr>
          <w:noProof/>
        </w:rPr>
        <w:drawing>
          <wp:inline distT="0" distB="0" distL="0" distR="0" wp14:anchorId="62E6D80C" wp14:editId="3185604B">
            <wp:extent cx="2067560" cy="191135"/>
            <wp:effectExtent l="0" t="0" r="0" b="0"/>
            <wp:docPr id="158600232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7560" cy="191135"/>
                    </a:xfrm>
                    <a:prstGeom prst="rect">
                      <a:avLst/>
                    </a:prstGeom>
                    <a:noFill/>
                    <a:ln>
                      <a:noFill/>
                    </a:ln>
                  </pic:spPr>
                </pic:pic>
              </a:graphicData>
            </a:graphic>
          </wp:inline>
        </w:drawing>
      </w:r>
    </w:p>
    <w:p w14:paraId="55726365" w14:textId="5D297F5E" w:rsidR="00621D01" w:rsidRDefault="00B50868"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In the absence</w:t>
      </w:r>
      <w:r w:rsidR="0030751F">
        <w:rPr>
          <w:rFonts w:ascii="Times New Roman" w:hAnsi="Times New Roman" w:cs="Times New Roman"/>
          <w:sz w:val="24"/>
          <w:szCs w:val="24"/>
          <w:lang w:val="en-US"/>
        </w:rPr>
        <w:t xml:space="preserve"> of extinction (</w:t>
      </w:r>
      <w:r w:rsidR="0030751F">
        <w:rPr>
          <w:rFonts w:ascii="Times New Roman" w:hAnsi="Times New Roman" w:cs="Times New Roman"/>
          <w:sz w:val="24"/>
          <w:szCs w:val="24"/>
          <w:lang w:val="en-US"/>
        </w:rPr>
        <w:sym w:font="Symbol" w:char="F06D"/>
      </w:r>
      <w:r w:rsidR="0030751F">
        <w:rPr>
          <w:rFonts w:ascii="Times New Roman" w:hAnsi="Times New Roman" w:cs="Times New Roman"/>
          <w:sz w:val="24"/>
          <w:szCs w:val="24"/>
          <w:lang w:val="en-US"/>
        </w:rPr>
        <w:t xml:space="preserve"> = 0), the probability of the </w:t>
      </w:r>
      <w:r w:rsidR="0030751F" w:rsidRPr="00DB7386">
        <w:rPr>
          <w:rFonts w:ascii="Times New Roman" w:hAnsi="Times New Roman" w:cs="Times New Roman"/>
          <w:sz w:val="24"/>
          <w:szCs w:val="24"/>
          <w:lang w:val="en-US"/>
        </w:rPr>
        <w:t xml:space="preserve">true species age </w:t>
      </w:r>
      <w:proofErr w:type="spellStart"/>
      <w:r w:rsidR="0030751F" w:rsidRPr="00DB7386">
        <w:rPr>
          <w:rFonts w:ascii="Times New Roman" w:hAnsi="Times New Roman" w:cs="Times New Roman"/>
          <w:i/>
          <w:iCs/>
          <w:sz w:val="24"/>
          <w:szCs w:val="24"/>
          <w:lang w:val="en-US"/>
        </w:rPr>
        <w:t>s</w:t>
      </w:r>
      <w:r w:rsidR="0030751F" w:rsidRPr="00DB7386">
        <w:rPr>
          <w:rFonts w:ascii="Times New Roman" w:hAnsi="Times New Roman" w:cs="Times New Roman"/>
          <w:i/>
          <w:iCs/>
          <w:sz w:val="24"/>
          <w:szCs w:val="24"/>
          <w:vertAlign w:val="subscript"/>
          <w:lang w:val="en-US"/>
        </w:rPr>
        <w:t>i</w:t>
      </w:r>
      <w:proofErr w:type="spellEnd"/>
      <w:r w:rsidR="0030751F">
        <w:rPr>
          <w:rFonts w:ascii="Times New Roman" w:hAnsi="Times New Roman" w:cs="Times New Roman"/>
          <w:sz w:val="24"/>
          <w:szCs w:val="24"/>
          <w:lang w:val="en-US"/>
        </w:rPr>
        <w:t xml:space="preserve"> to be equal to </w:t>
      </w:r>
      <w:r w:rsidR="0030751F" w:rsidRPr="00DB7386">
        <w:rPr>
          <w:rFonts w:ascii="Times New Roman" w:hAnsi="Times New Roman" w:cs="Times New Roman"/>
          <w:i/>
          <w:iCs/>
          <w:sz w:val="24"/>
          <w:szCs w:val="24"/>
          <w:lang w:val="en-US"/>
        </w:rPr>
        <w:t>v</w:t>
      </w:r>
      <w:r w:rsidR="0030751F" w:rsidRPr="00DB7386">
        <w:rPr>
          <w:rFonts w:ascii="Times New Roman" w:hAnsi="Times New Roman" w:cs="Times New Roman"/>
          <w:i/>
          <w:iCs/>
          <w:sz w:val="24"/>
          <w:szCs w:val="24"/>
          <w:vertAlign w:val="subscript"/>
          <w:lang w:val="en-US"/>
        </w:rPr>
        <w:t>i</w:t>
      </w:r>
      <w:r w:rsidR="0030751F" w:rsidRPr="00DB7386">
        <w:rPr>
          <w:rFonts w:ascii="Times New Roman" w:hAnsi="Times New Roman" w:cs="Times New Roman"/>
          <w:sz w:val="24"/>
          <w:szCs w:val="24"/>
          <w:lang w:val="en-US"/>
        </w:rPr>
        <w:t xml:space="preserve"> </w:t>
      </w:r>
      <w:r w:rsidR="0030751F">
        <w:rPr>
          <w:rFonts w:ascii="Times New Roman" w:hAnsi="Times New Roman" w:cs="Times New Roman"/>
          <w:sz w:val="24"/>
          <w:szCs w:val="24"/>
          <w:lang w:val="en-US"/>
        </w:rPr>
        <w:t xml:space="preserve">is 1, because any speciation event following the node </w:t>
      </w:r>
      <w:r w:rsidR="0030751F" w:rsidRPr="00DB7386">
        <w:rPr>
          <w:rFonts w:ascii="Times New Roman" w:hAnsi="Times New Roman" w:cs="Times New Roman"/>
          <w:i/>
          <w:iCs/>
          <w:sz w:val="24"/>
          <w:szCs w:val="24"/>
          <w:lang w:val="en-US"/>
        </w:rPr>
        <w:t>v</w:t>
      </w:r>
      <w:r w:rsidR="0030751F" w:rsidRPr="00DB7386">
        <w:rPr>
          <w:rFonts w:ascii="Times New Roman" w:hAnsi="Times New Roman" w:cs="Times New Roman"/>
          <w:i/>
          <w:iCs/>
          <w:sz w:val="24"/>
          <w:szCs w:val="24"/>
          <w:vertAlign w:val="subscript"/>
          <w:lang w:val="en-US"/>
        </w:rPr>
        <w:t>i</w:t>
      </w:r>
      <w:r w:rsidR="0030751F">
        <w:rPr>
          <w:rFonts w:ascii="Times New Roman" w:hAnsi="Times New Roman" w:cs="Times New Roman"/>
          <w:sz w:val="24"/>
          <w:szCs w:val="24"/>
          <w:lang w:val="en-US"/>
        </w:rPr>
        <w:t xml:space="preserve"> would be observed in the tree of extant species. Thus, we calculate the normalized probability of </w:t>
      </w:r>
      <w:r w:rsidR="0030751F" w:rsidRPr="00DB7386">
        <w:rPr>
          <w:rFonts w:ascii="Times New Roman" w:hAnsi="Times New Roman" w:cs="Times New Roman"/>
          <w:sz w:val="24"/>
          <w:szCs w:val="24"/>
          <w:lang w:val="en-US"/>
        </w:rPr>
        <w:t xml:space="preserve">the speciation event to occur at time </w:t>
      </w:r>
      <w:r w:rsidR="0030751F" w:rsidRPr="00DB7386">
        <w:rPr>
          <w:rFonts w:ascii="Times New Roman" w:hAnsi="Times New Roman" w:cs="Times New Roman"/>
          <w:i/>
          <w:iCs/>
          <w:sz w:val="24"/>
          <w:szCs w:val="24"/>
          <w:lang w:val="en-US"/>
        </w:rPr>
        <w:t>v</w:t>
      </w:r>
      <w:r w:rsidR="0030751F" w:rsidRPr="00DB7386">
        <w:rPr>
          <w:rFonts w:ascii="Times New Roman" w:hAnsi="Times New Roman" w:cs="Times New Roman"/>
          <w:i/>
          <w:iCs/>
          <w:sz w:val="24"/>
          <w:szCs w:val="24"/>
          <w:vertAlign w:val="subscript"/>
          <w:lang w:val="en-US"/>
        </w:rPr>
        <w:t>i</w:t>
      </w:r>
      <w:r w:rsidR="0030751F" w:rsidRPr="0030751F">
        <w:rPr>
          <w:rFonts w:ascii="Times New Roman" w:hAnsi="Times New Roman" w:cs="Times New Roman"/>
          <w:i/>
          <w:iCs/>
          <w:sz w:val="24"/>
          <w:szCs w:val="24"/>
          <w:u w:val="single"/>
          <w:lang w:val="en-US"/>
        </w:rPr>
        <w:t xml:space="preserve"> </w:t>
      </w:r>
      <w:r w:rsidR="0030751F">
        <w:rPr>
          <w:rFonts w:ascii="Times New Roman" w:hAnsi="Times New Roman" w:cs="Times New Roman"/>
          <w:sz w:val="24"/>
          <w:szCs w:val="24"/>
          <w:lang w:val="en-US"/>
        </w:rPr>
        <w:t>as:</w:t>
      </w:r>
    </w:p>
    <w:p w14:paraId="609F6A1D" w14:textId="4EA34377" w:rsidR="0030751F" w:rsidRDefault="003B07B6" w:rsidP="00321485">
      <w:pPr>
        <w:spacing w:after="0" w:line="360" w:lineRule="auto"/>
        <w:jc w:val="right"/>
        <w:rPr>
          <w:rFonts w:ascii="Times New Roman" w:hAnsi="Times New Roman" w:cs="Times New Roman"/>
          <w:sz w:val="24"/>
          <w:szCs w:val="24"/>
          <w:lang w:val="en-US"/>
        </w:rPr>
      </w:pPr>
      <w:r w:rsidRPr="003B07B6">
        <w:rPr>
          <w:rFonts w:ascii="Times New Roman" w:hAnsi="Times New Roman" w:cs="Times New Roman"/>
          <w:lang w:val="en-US"/>
        </w:rPr>
        <w:t xml:space="preserve"> </w:t>
      </w:r>
      <w:r w:rsidR="00DC7695">
        <w:rPr>
          <w:noProof/>
        </w:rPr>
        <w:drawing>
          <wp:inline distT="0" distB="0" distL="0" distR="0" wp14:anchorId="5EDA89AE" wp14:editId="70322430">
            <wp:extent cx="2011680" cy="381635"/>
            <wp:effectExtent l="0" t="0" r="0" b="0"/>
            <wp:docPr id="20893728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1680" cy="381635"/>
                    </a:xfrm>
                    <a:prstGeom prst="rect">
                      <a:avLst/>
                    </a:prstGeom>
                    <a:noFill/>
                    <a:ln>
                      <a:noFill/>
                    </a:ln>
                  </pic:spPr>
                </pic:pic>
              </a:graphicData>
            </a:graphic>
          </wp:inline>
        </w:drawing>
      </w:r>
      <w:r w:rsidR="00321485">
        <w:rPr>
          <w:rFonts w:ascii="Times New Roman" w:hAnsi="Times New Roman" w:cs="Times New Roman"/>
          <w:lang w:val="en-US"/>
        </w:rPr>
        <w:t xml:space="preserve">                                             (1)</w:t>
      </w:r>
    </w:p>
    <w:p w14:paraId="5A3B567F" w14:textId="0CB486F3" w:rsidR="00621D01" w:rsidRPr="003B07B6" w:rsidRDefault="003B07B6">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then compute the probability of a speciation time for any given time </w:t>
      </w:r>
      <w:r>
        <w:rPr>
          <w:rFonts w:ascii="Times New Roman" w:hAnsi="Times New Roman" w:cs="Times New Roman"/>
          <w:i/>
          <w:iCs/>
          <w:sz w:val="24"/>
          <w:szCs w:val="24"/>
          <w:lang w:val="en-US"/>
        </w:rPr>
        <w:t>τ</w:t>
      </w:r>
      <w:r>
        <w:rPr>
          <w:rFonts w:ascii="Times New Roman" w:hAnsi="Times New Roman" w:cs="Times New Roman"/>
          <w:sz w:val="24"/>
          <w:szCs w:val="24"/>
          <w:lang w:val="en-US"/>
        </w:rPr>
        <w:t xml:space="preserve"> as: </w:t>
      </w:r>
    </w:p>
    <w:p w14:paraId="207BE29C" w14:textId="73A1CCEB" w:rsidR="00621D01" w:rsidRPr="00DB7386" w:rsidRDefault="00DC7695" w:rsidP="00321485">
      <w:pPr>
        <w:spacing w:after="0" w:line="360" w:lineRule="auto"/>
        <w:jc w:val="right"/>
        <w:rPr>
          <w:rFonts w:ascii="Times New Roman" w:hAnsi="Times New Roman" w:cs="Times New Roman"/>
          <w:sz w:val="24"/>
          <w:szCs w:val="24"/>
          <w:lang w:val="en-US"/>
        </w:rPr>
      </w:pPr>
      <w:r>
        <w:rPr>
          <w:noProof/>
        </w:rPr>
        <w:drawing>
          <wp:inline distT="0" distB="0" distL="0" distR="0" wp14:anchorId="1347D007" wp14:editId="61C23CC2">
            <wp:extent cx="4516120" cy="397510"/>
            <wp:effectExtent l="0" t="0" r="0" b="0"/>
            <wp:docPr id="105217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6120" cy="397510"/>
                    </a:xfrm>
                    <a:prstGeom prst="rect">
                      <a:avLst/>
                    </a:prstGeom>
                    <a:noFill/>
                    <a:ln>
                      <a:noFill/>
                    </a:ln>
                  </pic:spPr>
                </pic:pic>
              </a:graphicData>
            </a:graphic>
          </wp:inline>
        </w:drawing>
      </w:r>
      <w:r w:rsidR="00321485" w:rsidRPr="00DB7386">
        <w:rPr>
          <w:rFonts w:ascii="Times New Roman" w:hAnsi="Times New Roman" w:cs="Times New Roman"/>
          <w:lang w:val="en-US"/>
        </w:rPr>
        <w:t xml:space="preserve">             (2)</w:t>
      </w:r>
    </w:p>
    <w:p w14:paraId="41569628" w14:textId="1830EFA6" w:rsidR="00621D01" w:rsidRPr="007C5B06" w:rsidRDefault="007C5B06"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Where the first term quantifies the probability of the species age a long a vector of times, while the second term normalizes it after accounting for the probability that speciation occurred exactly at the node. </w:t>
      </w:r>
      <w:r w:rsidR="00321485">
        <w:rPr>
          <w:rFonts w:ascii="Times New Roman" w:hAnsi="Times New Roman" w:cs="Times New Roman"/>
          <w:sz w:val="24"/>
          <w:szCs w:val="24"/>
          <w:lang w:val="en-US"/>
        </w:rPr>
        <w:t xml:space="preserve">We use equations (1) and (2) to approximate density describing </w:t>
      </w:r>
      <w:r w:rsidR="00321485">
        <w:rPr>
          <w:rFonts w:ascii="Times New Roman" w:hAnsi="Times New Roman" w:cs="Times New Roman"/>
          <w:sz w:val="24"/>
          <w:szCs w:val="24"/>
          <w:lang w:val="en-US"/>
        </w:rPr>
        <w:lastRenderedPageBreak/>
        <w:t xml:space="preserve">the probability of a species origination at the observed phylogenetic age and along the branch connecting the node with tip. As point estimates of the species </w:t>
      </w:r>
      <w:r w:rsidR="00750B49">
        <w:rPr>
          <w:rFonts w:ascii="Times New Roman" w:hAnsi="Times New Roman" w:cs="Times New Roman"/>
          <w:sz w:val="24"/>
          <w:szCs w:val="24"/>
          <w:lang w:val="en-US"/>
        </w:rPr>
        <w:t>age,</w:t>
      </w:r>
      <w:r w:rsidR="00321485">
        <w:rPr>
          <w:rFonts w:ascii="Times New Roman" w:hAnsi="Times New Roman" w:cs="Times New Roman"/>
          <w:sz w:val="24"/>
          <w:szCs w:val="24"/>
          <w:lang w:val="en-US"/>
        </w:rPr>
        <w:t xml:space="preserve"> we tested the mean and the median of the distribution. </w:t>
      </w:r>
    </w:p>
    <w:p w14:paraId="7A7008F0" w14:textId="4E2DD8BA"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evaluate </w:t>
      </w:r>
      <w:r w:rsidR="00750B49">
        <w:rPr>
          <w:rFonts w:ascii="Times New Roman" w:hAnsi="Times New Roman" w:cs="Times New Roman"/>
          <w:sz w:val="24"/>
          <w:szCs w:val="24"/>
          <w:lang w:val="en-US"/>
        </w:rPr>
        <w:t xml:space="preserve">the accuracy of our </w:t>
      </w:r>
      <w:r w:rsidR="007C5B06">
        <w:rPr>
          <w:rFonts w:ascii="Times New Roman" w:hAnsi="Times New Roman" w:cs="Times New Roman"/>
          <w:sz w:val="24"/>
          <w:szCs w:val="24"/>
          <w:lang w:val="en-US"/>
        </w:rPr>
        <w:t xml:space="preserve">probabilistic </w:t>
      </w:r>
      <w:r w:rsidR="00750B49">
        <w:rPr>
          <w:rFonts w:ascii="Times New Roman" w:hAnsi="Times New Roman" w:cs="Times New Roman"/>
          <w:sz w:val="24"/>
          <w:szCs w:val="24"/>
          <w:lang w:val="en-US"/>
        </w:rPr>
        <w:t>species age estimator</w:t>
      </w:r>
      <w:r>
        <w:rPr>
          <w:rFonts w:ascii="Times New Roman" w:hAnsi="Times New Roman" w:cs="Times New Roman"/>
          <w:sz w:val="24"/>
          <w:szCs w:val="24"/>
          <w:lang w:val="en-US"/>
        </w:rPr>
        <w:t xml:space="preserve">, we simulated 1,000 phylogenetic trees with extinction rates of 0.25, 0.15, and 0.05, and a fixed speciation rate of 0.3. Then, using the phylogenies as inputs, we mapped species on each tree based on a bifurcating speciation process. Then, we calculated the MAPE for each tree as measure of the deviation between the function’s estimated and the phylogenetic ages from the true age. </w:t>
      </w:r>
    </w:p>
    <w:p w14:paraId="3713D580" w14:textId="77777777" w:rsidR="009978B8" w:rsidRDefault="009978B8">
      <w:pPr>
        <w:spacing w:after="0" w:line="360" w:lineRule="auto"/>
        <w:jc w:val="both"/>
        <w:rPr>
          <w:rFonts w:ascii="Times New Roman" w:hAnsi="Times New Roman" w:cs="Times New Roman"/>
          <w:sz w:val="24"/>
          <w:szCs w:val="24"/>
          <w:lang w:val="en-US"/>
        </w:rPr>
      </w:pPr>
    </w:p>
    <w:p w14:paraId="0EF26226" w14:textId="476582DA" w:rsidR="009978B8" w:rsidDel="00263CE8" w:rsidRDefault="009978B8">
      <w:pPr>
        <w:spacing w:after="0" w:line="360" w:lineRule="auto"/>
        <w:jc w:val="both"/>
        <w:rPr>
          <w:del w:id="113" w:author="Carlos Calderon del Cid" w:date="2023-09-27T21:47:00Z"/>
          <w:rFonts w:ascii="Times New Roman" w:hAnsi="Times New Roman" w:cs="Times New Roman"/>
          <w:sz w:val="24"/>
          <w:szCs w:val="24"/>
          <w:lang w:val="en-US"/>
        </w:rPr>
      </w:pPr>
    </w:p>
    <w:p w14:paraId="03AC0CB2" w14:textId="77777777" w:rsidR="009978B8" w:rsidRDefault="009978B8">
      <w:pPr>
        <w:spacing w:after="0" w:line="360" w:lineRule="auto"/>
        <w:jc w:val="both"/>
        <w:rPr>
          <w:rFonts w:ascii="Times New Roman" w:hAnsi="Times New Roman" w:cs="Times New Roman"/>
          <w:sz w:val="24"/>
          <w:szCs w:val="24"/>
          <w:lang w:val="en-US"/>
        </w:rPr>
      </w:pPr>
    </w:p>
    <w:p w14:paraId="7A6FC7AD" w14:textId="21FAF610" w:rsidR="009978B8"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Imprint of extinction risk on phylogenetic ages</w:t>
      </w:r>
      <w:ins w:id="114" w:author="Carlos Calderon del Cid" w:date="2023-09-27T21:49:00Z">
        <w:r w:rsidR="00263CE8">
          <w:rPr>
            <w:rFonts w:ascii="Times New Roman" w:hAnsi="Times New Roman" w:cs="Times New Roman"/>
            <w:i/>
            <w:iCs/>
            <w:sz w:val="24"/>
            <w:szCs w:val="24"/>
            <w:u w:val="single"/>
            <w:lang w:val="en-US"/>
          </w:rPr>
          <w:t xml:space="preserve"> and the corrective probabilistic method</w:t>
        </w:r>
      </w:ins>
    </w:p>
    <w:p w14:paraId="2D4C2ED6" w14:textId="69E8A91D"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To evaluate whether</w:t>
      </w:r>
      <w:ins w:id="115" w:author="Carlos Calderon del Cid" w:date="2023-09-27T21:58:00Z">
        <w:r w:rsidR="00CE2A7D">
          <w:rPr>
            <w:rFonts w:ascii="Times New Roman" w:hAnsi="Times New Roman" w:cs="Times New Roman"/>
            <w:sz w:val="24"/>
            <w:szCs w:val="24"/>
            <w:lang w:val="en-US"/>
          </w:rPr>
          <w:t xml:space="preserve"> the erroneous estimation of species age</w:t>
        </w:r>
      </w:ins>
      <w:ins w:id="116" w:author="Carlos Calderon del Cid" w:date="2023-09-27T22:00:00Z">
        <w:r w:rsidR="00CE2A7D">
          <w:rPr>
            <w:rFonts w:ascii="Times New Roman" w:hAnsi="Times New Roman" w:cs="Times New Roman"/>
            <w:sz w:val="24"/>
            <w:szCs w:val="24"/>
            <w:lang w:val="en-US"/>
          </w:rPr>
          <w:t>, due to</w:t>
        </w:r>
      </w:ins>
      <w:ins w:id="117" w:author="Carlos Calderon del Cid" w:date="2023-09-27T22:01:00Z">
        <w:r w:rsidR="00CE2A7D">
          <w:rPr>
            <w:rFonts w:ascii="Times New Roman" w:hAnsi="Times New Roman" w:cs="Times New Roman"/>
            <w:sz w:val="24"/>
            <w:szCs w:val="24"/>
            <w:lang w:val="en-US"/>
          </w:rPr>
          <w:t xml:space="preserve"> the</w:t>
        </w:r>
      </w:ins>
      <w:ins w:id="118" w:author="Carlos Calderon del Cid" w:date="2023-09-27T22:00:00Z">
        <w:r w:rsidR="00CE2A7D">
          <w:rPr>
            <w:rFonts w:ascii="Times New Roman" w:hAnsi="Times New Roman" w:cs="Times New Roman"/>
            <w:sz w:val="24"/>
            <w:szCs w:val="24"/>
            <w:lang w:val="en-US"/>
          </w:rPr>
          <w:t xml:space="preserve"> extinction </w:t>
        </w:r>
      </w:ins>
      <w:ins w:id="119" w:author="Carlos Calderon del Cid" w:date="2023-09-27T22:01:00Z">
        <w:r w:rsidR="00CE2A7D">
          <w:rPr>
            <w:rFonts w:ascii="Times New Roman" w:hAnsi="Times New Roman" w:cs="Times New Roman"/>
            <w:sz w:val="24"/>
            <w:szCs w:val="24"/>
            <w:lang w:val="en-US"/>
          </w:rPr>
          <w:t>shortfall,</w:t>
        </w:r>
      </w:ins>
      <w:ins w:id="120" w:author="Carlos Calderon del Cid" w:date="2023-09-27T21:58:00Z">
        <w:r w:rsidR="00CE2A7D">
          <w:rPr>
            <w:rFonts w:ascii="Times New Roman" w:hAnsi="Times New Roman" w:cs="Times New Roman"/>
            <w:sz w:val="24"/>
            <w:szCs w:val="24"/>
            <w:lang w:val="en-US"/>
          </w:rPr>
          <w:t xml:space="preserve"> has </w:t>
        </w:r>
      </w:ins>
      <w:ins w:id="121" w:author="Carlos Calderon del Cid" w:date="2023-09-27T21:59:00Z">
        <w:r w:rsidR="00CE2A7D">
          <w:rPr>
            <w:rFonts w:ascii="Times New Roman" w:hAnsi="Times New Roman" w:cs="Times New Roman"/>
            <w:sz w:val="24"/>
            <w:szCs w:val="24"/>
            <w:lang w:val="en-US"/>
          </w:rPr>
          <w:t>material consequences over eco-evolutionary relationships, we explored</w:t>
        </w:r>
      </w:ins>
      <w:r>
        <w:rPr>
          <w:rFonts w:ascii="Times New Roman" w:hAnsi="Times New Roman" w:cs="Times New Roman"/>
          <w:sz w:val="24"/>
          <w:szCs w:val="24"/>
          <w:lang w:val="en-US"/>
        </w:rPr>
        <w:t xml:space="preserve"> the assumed relationship between species age and present extinction risk (e.g., </w:t>
      </w:r>
      <w:r>
        <w:fldChar w:fldCharType="begin" w:fldLock="1"/>
      </w:r>
      <w:r w:rsidR="00230579">
        <w:rPr>
          <w:rFonts w:ascii="Times New Roman" w:hAnsi="Times New Roman" w:cs="Times New Roman"/>
          <w:sz w:val="24"/>
          <w:szCs w:val="24"/>
          <w:lang w:val="en-US"/>
        </w:rPr>
        <w:instrText>ADDIN CSL_CITATION {"citationItems":[{"id":"ITEM-1","itemData":{"DOI":"10.1086/707207","ISSN":"00030147","abstract":"Extinction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Naturalist","id":"ITEM-1","issued":{"date-parts":[["2020"]]},"title":"Does evolutionary history correlate with contemporary extinction risk by influencing range size dynamics?","type":"article-journal"},"uris":["http://www.mendeley.com/documents/?uuid=062dcc8b-81ca-4b7b-9c45-11e18504be3b"]},{"id":"ITEM-2","itemData":{"DOI":"10.1098/rspb.2013.1092","ISBN":"1471-2954 (Electronic)\\r0962-8452 (Linking)","ISSN":"14712954","PMID":"23825210","abstract":"Phylogenetic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Sciences","id":"ITEM-2","issued":{"date-parts":[["2013"]]},"title":"Phylogenetic correlates of extinction risk in mammals: Species in older lineages are not at greater risk","type":"article-journal"},"uris":["http://www.mendeley.com/documents/?uuid=3b28a411-a2c3-448e-8c9c-87f9d957317b"]},{"id":"ITEM-3","itemData":{"DOI":"10.1017/S1367943002002196","author":[{"dropping-particle":"","family":"Johnson","given":"Christopher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-3","issued":{"date-parts":[["2002"]]},"page":"135-142","title":"Phylogeny and the selectivity of extinction in Australian marsupials","type":"article-journal"},"uris":["http://www.mendeley.com/documents/?uuid=54fa1bb2-0c93-4f91-beea-c5e936e180fe"]}],"mendeley":{"formattedCitation":"(Johnson, Delean, &amp; Balmford, 2002b; Tanentzap et al., 2020; Verde Arregoitia et al., 2013)","manualFormatting":"Johnson et al. 2002; Tanentzap et al. 2020; Verde Arregoitia et al. 2013)","plainTextFormattedCitation":"(Johnson, Delean, &amp; Balmford, 2002b; Tanentzap et al., 2020; Verde Arregoitia et al., 2013)","previouslyFormattedCitation":"(Johnson, Delean, &amp; Balmford, 2002b; Tanentzap et al., 2020; Verde Arregoitia et al., 2013)"},"properties":{"noteIndex":0},"schema":"https://github.com/citation-style-language/schema/raw/master/csl-citation.json"}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Johnson et al. 2002; Tanentzap et al. 2020; Verde Arregoitia et al. 2013)</w:t>
      </w:r>
      <w:r>
        <w:rPr>
          <w:rFonts w:ascii="Times New Roman" w:hAnsi="Times New Roman" w:cs="Times New Roman"/>
          <w:sz w:val="24"/>
          <w:szCs w:val="24"/>
          <w:lang w:val="en-US"/>
        </w:rPr>
        <w:fldChar w:fldCharType="end"/>
      </w:r>
      <w:ins w:id="122" w:author="Carlos Calderon del Cid" w:date="2023-09-27T21:59:00Z">
        <w:r w:rsidR="00CE2A7D">
          <w:rPr>
            <w:rFonts w:ascii="Times New Roman" w:hAnsi="Times New Roman" w:cs="Times New Roman"/>
            <w:sz w:val="24"/>
            <w:szCs w:val="24"/>
            <w:lang w:val="en-US"/>
          </w:rPr>
          <w:t>.</w:t>
        </w:r>
      </w:ins>
      <w:del w:id="123" w:author="Carlos Calderon del Cid" w:date="2023-09-27T21:59:00Z">
        <w:r w:rsidDel="00CE2A7D">
          <w:rPr>
            <w:rFonts w:ascii="Times New Roman" w:hAnsi="Times New Roman" w:cs="Times New Roman"/>
            <w:sz w:val="24"/>
            <w:szCs w:val="24"/>
            <w:lang w:val="en-US"/>
          </w:rPr>
          <w:delText xml:space="preserve"> is preserved in the phylogenetic ages, </w:delText>
        </w:r>
      </w:del>
      <w:ins w:id="124" w:author="Carlos Calderon del Cid" w:date="2023-09-27T22:00:00Z">
        <w:r w:rsidR="00CE2A7D">
          <w:rPr>
            <w:rFonts w:ascii="Times New Roman" w:hAnsi="Times New Roman" w:cs="Times New Roman"/>
            <w:sz w:val="24"/>
            <w:szCs w:val="24"/>
            <w:lang w:val="en-US"/>
          </w:rPr>
          <w:t>W</w:t>
        </w:r>
      </w:ins>
      <w:del w:id="125" w:author="Carlos Calderon del Cid" w:date="2023-09-27T22:00:00Z">
        <w:r w:rsidDel="00CE2A7D">
          <w:rPr>
            <w:rFonts w:ascii="Times New Roman" w:hAnsi="Times New Roman" w:cs="Times New Roman"/>
            <w:sz w:val="24"/>
            <w:szCs w:val="24"/>
            <w:lang w:val="en-US"/>
          </w:rPr>
          <w:delText>w</w:delText>
        </w:r>
      </w:del>
      <w:r>
        <w:rPr>
          <w:rFonts w:ascii="Times New Roman" w:hAnsi="Times New Roman" w:cs="Times New Roman"/>
          <w:sz w:val="24"/>
          <w:szCs w:val="24"/>
          <w:lang w:val="en-US"/>
        </w:rPr>
        <w:t>e used the same phylogenies and taxonomies (assuming bifurcating speciation) generated in the previous section. Next, we binned the true ages of extant species in five categories corresponding to the IUCN conservation categories: Least Concern (LC), Near Threatened (NT), Vulnerable (VU), Endangered (EN), and Critically Endangered (CR; International Union for the Conservation of Nature</w:t>
      </w:r>
      <w:r>
        <w:fldChar w:fldCharType="begin" w:fldLock="1"/>
      </w:r>
      <w:r w:rsidR="00230579">
        <w:rPr>
          <w:rFonts w:ascii="Times New Roman" w:hAnsi="Times New Roman" w:cs="Times New Roman"/>
          <w:sz w:val="24"/>
          <w:szCs w:val="24"/>
          <w:lang w:val="en-US"/>
        </w:rPr>
        <w:instrText>ADDIN CSL_CITATION {"citationItems":[{"id":"ITEM-1","itemData":{"abstract":"IUCN 2012. The IUCN Red List of Threatened Species. Version 2012.1. Downloaded on 31 June 2012.","author":[{"dropping-particle":"","family":"IUCN","given":"","non-dropping-particle":"","parse-names":false,"suffix":""}],"container-title":"Fourth quarter","id":"ITEM-1","issued":{"date-parts":[["2016"]]},"title":"IUCN Red List of Threatened Species. Version 2016-2","type":"article"},"uris":["http://www.mendeley.com/documents/?uuid=7191cdfd-049a-4dd6-840a-b24557db1738"]}],"mendeley":{"formattedCitation":"(IUCN, 2016)","manualFormatting":" 2016)","plainTextFormattedCitation":"(IUCN, 2016)","previouslyFormattedCitation":"(IUCN, 2016)"},"properties":{"noteIndex":0},"schema":"https://github.com/citation-style-language/schema/raw/master/csl-citation.json"}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 2016)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With this, we generated a positive effect scenario with older species being at higher</w:t>
      </w:r>
      <w:r w:rsidR="00B81F00">
        <w:rPr>
          <w:rFonts w:ascii="Times New Roman" w:hAnsi="Times New Roman" w:cs="Times New Roman"/>
          <w:sz w:val="24"/>
          <w:szCs w:val="24"/>
          <w:lang w:val="en-US"/>
        </w:rPr>
        <w:t xml:space="preserve"> risk regarding the </w:t>
      </w:r>
      <w:r>
        <w:rPr>
          <w:rFonts w:ascii="Times New Roman" w:hAnsi="Times New Roman" w:cs="Times New Roman"/>
          <w:sz w:val="24"/>
          <w:szCs w:val="24"/>
          <w:lang w:val="en-US"/>
        </w:rPr>
        <w:t>IUCN</w:t>
      </w:r>
      <w:r w:rsidR="00B81F00">
        <w:rPr>
          <w:rFonts w:ascii="Times New Roman" w:hAnsi="Times New Roman" w:cs="Times New Roman"/>
          <w:sz w:val="24"/>
          <w:szCs w:val="24"/>
          <w:lang w:val="en-US"/>
        </w:rPr>
        <w:t xml:space="preserve"> categories</w:t>
      </w:r>
      <w:r>
        <w:rPr>
          <w:rFonts w:ascii="Times New Roman" w:hAnsi="Times New Roman" w:cs="Times New Roman"/>
          <w:sz w:val="24"/>
          <w:szCs w:val="24"/>
          <w:lang w:val="en-US"/>
        </w:rPr>
        <w:t xml:space="preserve">. Then, we quantified the error rate for the phylogenetic and the </w:t>
      </w:r>
      <w:r w:rsidR="00B81F00">
        <w:rPr>
          <w:rFonts w:ascii="Times New Roman" w:hAnsi="Times New Roman" w:cs="Times New Roman"/>
          <w:sz w:val="24"/>
          <w:szCs w:val="24"/>
          <w:lang w:val="en-US"/>
        </w:rPr>
        <w:t>probabilistic species age estimator</w:t>
      </w:r>
      <w:r>
        <w:rPr>
          <w:rFonts w:ascii="Times New Roman" w:hAnsi="Times New Roman" w:cs="Times New Roman"/>
          <w:sz w:val="24"/>
          <w:szCs w:val="24"/>
          <w:lang w:val="en-US"/>
        </w:rPr>
        <w:t xml:space="preserve">, </w:t>
      </w:r>
      <w:r w:rsidR="00B679A7">
        <w:rPr>
          <w:rFonts w:ascii="Times New Roman" w:hAnsi="Times New Roman" w:cs="Times New Roman"/>
          <w:sz w:val="24"/>
          <w:szCs w:val="24"/>
          <w:lang w:val="en-US"/>
        </w:rPr>
        <w:t>as</w:t>
      </w:r>
      <w:r>
        <w:rPr>
          <w:rFonts w:ascii="Times New Roman" w:hAnsi="Times New Roman" w:cs="Times New Roman"/>
          <w:sz w:val="24"/>
          <w:szCs w:val="24"/>
          <w:lang w:val="en-US"/>
        </w:rPr>
        <w:t xml:space="preserve"> the share of the 1000 dat</w:t>
      </w:r>
      <w:r w:rsidR="00B679A7">
        <w:rPr>
          <w:rFonts w:ascii="Times New Roman" w:hAnsi="Times New Roman" w:cs="Times New Roman"/>
          <w:sz w:val="24"/>
          <w:szCs w:val="24"/>
          <w:lang w:val="en-US"/>
        </w:rPr>
        <w:t>a</w:t>
      </w:r>
      <w:r>
        <w:rPr>
          <w:rFonts w:ascii="Times New Roman" w:hAnsi="Times New Roman" w:cs="Times New Roman"/>
          <w:sz w:val="24"/>
          <w:szCs w:val="24"/>
          <w:lang w:val="en-US"/>
        </w:rPr>
        <w:t>sets</w:t>
      </w:r>
      <w:r w:rsidR="00B679A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where the ranking of mean age per conservation status category </w:t>
      </w:r>
      <w:r w:rsidR="00B679A7">
        <w:rPr>
          <w:rFonts w:ascii="Times New Roman" w:hAnsi="Times New Roman" w:cs="Times New Roman"/>
          <w:sz w:val="24"/>
          <w:szCs w:val="24"/>
          <w:lang w:val="en-US"/>
        </w:rPr>
        <w:t xml:space="preserve">did not match </w:t>
      </w:r>
      <w:r>
        <w:rPr>
          <w:rFonts w:ascii="Times New Roman" w:hAnsi="Times New Roman" w:cs="Times New Roman"/>
          <w:sz w:val="24"/>
          <w:szCs w:val="24"/>
          <w:lang w:val="en-US"/>
        </w:rPr>
        <w:t>with the simulated monotonic increase.</w:t>
      </w:r>
    </w:p>
    <w:p w14:paraId="5EAD8C4D" w14:textId="77777777" w:rsidR="009978B8" w:rsidRDefault="009978B8">
      <w:pPr>
        <w:spacing w:after="0" w:line="360" w:lineRule="auto"/>
        <w:jc w:val="both"/>
        <w:rPr>
          <w:ins w:id="126" w:author="Carlos Calderon del Cid" w:date="2023-09-27T21:49:00Z"/>
          <w:rFonts w:ascii="Times New Roman" w:hAnsi="Times New Roman" w:cs="Times New Roman"/>
          <w:i/>
          <w:iCs/>
          <w:sz w:val="24"/>
          <w:szCs w:val="24"/>
          <w:u w:val="single"/>
          <w:lang w:val="en-US"/>
        </w:rPr>
      </w:pPr>
    </w:p>
    <w:p w14:paraId="29E7EA21" w14:textId="6B4DE1C5" w:rsidR="00263CE8" w:rsidRDefault="00263CE8">
      <w:pPr>
        <w:spacing w:after="0" w:line="360" w:lineRule="auto"/>
        <w:jc w:val="both"/>
        <w:rPr>
          <w:ins w:id="127" w:author="Carlos Calderon del Cid" w:date="2023-09-27T21:50:00Z"/>
          <w:rFonts w:ascii="Times New Roman" w:hAnsi="Times New Roman" w:cs="Times New Roman"/>
          <w:i/>
          <w:iCs/>
          <w:sz w:val="24"/>
          <w:szCs w:val="24"/>
          <w:u w:val="single"/>
          <w:lang w:val="en-US"/>
        </w:rPr>
      </w:pPr>
      <w:ins w:id="128" w:author="Carlos Calderon del Cid" w:date="2023-09-27T21:49:00Z">
        <w:r>
          <w:rPr>
            <w:rFonts w:ascii="Times New Roman" w:hAnsi="Times New Roman" w:cs="Times New Roman"/>
            <w:i/>
            <w:iCs/>
            <w:sz w:val="24"/>
            <w:szCs w:val="24"/>
            <w:u w:val="single"/>
            <w:lang w:val="en-US"/>
          </w:rPr>
          <w:t>Imprint of extinction risk on phylogenetic ages given three</w:t>
        </w:r>
      </w:ins>
      <w:ins w:id="129" w:author="Carlos Calderon del Cid" w:date="2023-09-27T21:50:00Z">
        <w:r>
          <w:rPr>
            <w:rFonts w:ascii="Times New Roman" w:hAnsi="Times New Roman" w:cs="Times New Roman"/>
            <w:i/>
            <w:iCs/>
            <w:sz w:val="24"/>
            <w:szCs w:val="24"/>
            <w:u w:val="single"/>
            <w:lang w:val="en-US"/>
          </w:rPr>
          <w:t xml:space="preserve"> levels of nonrandom incomplete sampling</w:t>
        </w:r>
      </w:ins>
    </w:p>
    <w:p w14:paraId="35C10685" w14:textId="0E53EA5C" w:rsidR="00685F72" w:rsidRDefault="00263CE8" w:rsidP="00685F72">
      <w:pPr>
        <w:spacing w:after="0" w:line="360" w:lineRule="auto"/>
        <w:ind w:firstLine="709"/>
        <w:jc w:val="both"/>
        <w:rPr>
          <w:ins w:id="130" w:author="Carlos Calderon del Cid" w:date="2023-09-27T22:15:00Z"/>
          <w:rFonts w:ascii="Times New Roman" w:hAnsi="Times New Roman" w:cs="Times New Roman"/>
          <w:sz w:val="24"/>
          <w:szCs w:val="24"/>
          <w:lang w:val="en-US"/>
        </w:rPr>
      </w:pPr>
      <w:ins w:id="131" w:author="Carlos Calderon del Cid" w:date="2023-09-27T21:51:00Z">
        <w:r>
          <w:rPr>
            <w:rFonts w:ascii="Times New Roman" w:hAnsi="Times New Roman" w:cs="Times New Roman"/>
            <w:sz w:val="24"/>
            <w:szCs w:val="24"/>
            <w:lang w:val="en-US"/>
          </w:rPr>
          <w:t>To e</w:t>
        </w:r>
      </w:ins>
      <w:ins w:id="132" w:author="Carlos Calderon del Cid" w:date="2023-09-27T21:52:00Z">
        <w:r>
          <w:rPr>
            <w:rFonts w:ascii="Times New Roman" w:hAnsi="Times New Roman" w:cs="Times New Roman"/>
            <w:sz w:val="24"/>
            <w:szCs w:val="24"/>
            <w:lang w:val="en-US"/>
          </w:rPr>
          <w:t>xplore whether</w:t>
        </w:r>
      </w:ins>
      <w:ins w:id="133" w:author="Carlos Calderon del Cid" w:date="2023-09-27T22:02:00Z">
        <w:r w:rsidR="00CE2A7D">
          <w:rPr>
            <w:rFonts w:ascii="Times New Roman" w:hAnsi="Times New Roman" w:cs="Times New Roman"/>
            <w:sz w:val="24"/>
            <w:szCs w:val="24"/>
            <w:lang w:val="en-US"/>
          </w:rPr>
          <w:t xml:space="preserve"> </w:t>
        </w:r>
      </w:ins>
      <w:ins w:id="134" w:author="Carlos Calderon del Cid" w:date="2023-09-27T21:52:00Z">
        <w:r>
          <w:rPr>
            <w:rFonts w:ascii="Times New Roman" w:hAnsi="Times New Roman" w:cs="Times New Roman"/>
            <w:sz w:val="24"/>
            <w:szCs w:val="24"/>
            <w:lang w:val="en-US"/>
          </w:rPr>
          <w:t>the</w:t>
        </w:r>
      </w:ins>
      <w:ins w:id="135" w:author="Carlos Calderon del Cid" w:date="2023-09-27T22:02:00Z">
        <w:r w:rsidR="00CE2A7D">
          <w:rPr>
            <w:rFonts w:ascii="Times New Roman" w:hAnsi="Times New Roman" w:cs="Times New Roman"/>
            <w:sz w:val="24"/>
            <w:szCs w:val="24"/>
            <w:lang w:val="en-US"/>
          </w:rPr>
          <w:t xml:space="preserve"> erroneous estimation of species age</w:t>
        </w:r>
      </w:ins>
      <w:ins w:id="136" w:author="Carlos Calderon del Cid" w:date="2023-09-27T22:03:00Z">
        <w:r w:rsidR="00CE2A7D">
          <w:rPr>
            <w:rFonts w:ascii="Times New Roman" w:hAnsi="Times New Roman" w:cs="Times New Roman"/>
            <w:sz w:val="24"/>
            <w:szCs w:val="24"/>
            <w:lang w:val="en-US"/>
          </w:rPr>
          <w:t>,</w:t>
        </w:r>
      </w:ins>
      <w:ins w:id="137" w:author="Carlos Calderon del Cid" w:date="2023-09-27T22:02:00Z">
        <w:r w:rsidR="00CE2A7D">
          <w:rPr>
            <w:rFonts w:ascii="Times New Roman" w:hAnsi="Times New Roman" w:cs="Times New Roman"/>
            <w:sz w:val="24"/>
            <w:szCs w:val="24"/>
            <w:lang w:val="en-US"/>
          </w:rPr>
          <w:t xml:space="preserve"> due to</w:t>
        </w:r>
      </w:ins>
      <w:ins w:id="138" w:author="Carlos Calderon del Cid" w:date="2023-09-27T22:03:00Z">
        <w:r w:rsidR="00CE2A7D">
          <w:rPr>
            <w:rFonts w:ascii="Times New Roman" w:hAnsi="Times New Roman" w:cs="Times New Roman"/>
            <w:sz w:val="24"/>
            <w:szCs w:val="24"/>
            <w:lang w:val="en-US"/>
          </w:rPr>
          <w:t xml:space="preserve"> </w:t>
        </w:r>
      </w:ins>
      <w:ins w:id="139" w:author="Carlos Calderon del Cid" w:date="2023-09-27T22:02:00Z">
        <w:r w:rsidR="00CE2A7D">
          <w:rPr>
            <w:rFonts w:ascii="Times New Roman" w:hAnsi="Times New Roman" w:cs="Times New Roman"/>
            <w:sz w:val="24"/>
            <w:szCs w:val="24"/>
            <w:lang w:val="en-US"/>
          </w:rPr>
          <w:t>nonrandom incomplete sampling,</w:t>
        </w:r>
      </w:ins>
      <w:ins w:id="140" w:author="Carlos Calderon del Cid" w:date="2023-09-27T21:52:00Z">
        <w:r>
          <w:rPr>
            <w:rFonts w:ascii="Times New Roman" w:hAnsi="Times New Roman" w:cs="Times New Roman"/>
            <w:sz w:val="24"/>
            <w:szCs w:val="24"/>
            <w:lang w:val="en-US"/>
          </w:rPr>
          <w:t xml:space="preserve"> </w:t>
        </w:r>
      </w:ins>
      <w:ins w:id="141" w:author="Carlos Calderon del Cid" w:date="2023-09-27T22:03:00Z">
        <w:r w:rsidR="00CE2A7D">
          <w:rPr>
            <w:rFonts w:ascii="Times New Roman" w:hAnsi="Times New Roman" w:cs="Times New Roman"/>
            <w:sz w:val="24"/>
            <w:szCs w:val="24"/>
            <w:lang w:val="en-US"/>
          </w:rPr>
          <w:t>has consequences over the inference of the assumed rela</w:t>
        </w:r>
      </w:ins>
      <w:ins w:id="142" w:author="Carlos Calderon del Cid" w:date="2023-09-27T22:04:00Z">
        <w:r w:rsidR="00CE2A7D">
          <w:rPr>
            <w:rFonts w:ascii="Times New Roman" w:hAnsi="Times New Roman" w:cs="Times New Roman"/>
            <w:sz w:val="24"/>
            <w:szCs w:val="24"/>
            <w:lang w:val="en-US"/>
          </w:rPr>
          <w:t>tionship be</w:t>
        </w:r>
      </w:ins>
      <w:ins w:id="143" w:author="Carlos Calderon del Cid" w:date="2023-09-27T21:52:00Z">
        <w:r>
          <w:rPr>
            <w:rFonts w:ascii="Times New Roman" w:hAnsi="Times New Roman" w:cs="Times New Roman"/>
            <w:sz w:val="24"/>
            <w:szCs w:val="24"/>
            <w:lang w:val="en-US"/>
          </w:rPr>
          <w:t>tween species age and present extinction risk</w:t>
        </w:r>
      </w:ins>
      <w:ins w:id="144" w:author="Carlos Calderon del Cid" w:date="2023-09-27T22:05:00Z">
        <w:r w:rsidR="00CE2A7D">
          <w:rPr>
            <w:rFonts w:ascii="Times New Roman" w:hAnsi="Times New Roman" w:cs="Times New Roman"/>
            <w:sz w:val="24"/>
            <w:szCs w:val="24"/>
            <w:lang w:val="en-US"/>
          </w:rPr>
          <w:t xml:space="preserve">, we used the intermediate extinction scenario </w:t>
        </w:r>
        <w:r w:rsidR="00CE2A7D">
          <w:rPr>
            <w:rFonts w:ascii="Times New Roman" w:hAnsi="Times New Roman" w:cs="Times New Roman"/>
            <w:sz w:val="24"/>
            <w:szCs w:val="24"/>
            <w:lang w:val="en-US"/>
          </w:rPr>
          <w:lastRenderedPageBreak/>
          <w:t xml:space="preserve">phylogenies and the taxonomies </w:t>
        </w:r>
      </w:ins>
      <w:ins w:id="145" w:author="Carlos Calderon del Cid" w:date="2023-09-27T22:07:00Z">
        <w:r w:rsidR="00685F72">
          <w:rPr>
            <w:rFonts w:ascii="Times New Roman" w:hAnsi="Times New Roman" w:cs="Times New Roman"/>
            <w:sz w:val="24"/>
            <w:szCs w:val="24"/>
            <w:lang w:val="en-US"/>
          </w:rPr>
          <w:t xml:space="preserve">assuming all speciation occurs via bifurcation or budding. Then, </w:t>
        </w:r>
      </w:ins>
      <w:ins w:id="146" w:author="Carlos Calderon del Cid" w:date="2023-09-27T22:08:00Z">
        <w:r w:rsidR="00685F72">
          <w:rPr>
            <w:rFonts w:ascii="Times New Roman" w:hAnsi="Times New Roman" w:cs="Times New Roman"/>
            <w:sz w:val="24"/>
            <w:szCs w:val="24"/>
            <w:lang w:val="en-US"/>
          </w:rPr>
          <w:t>to simulate</w:t>
        </w:r>
      </w:ins>
      <w:ins w:id="147" w:author="Carlos Calderon del Cid" w:date="2023-09-27T22:11:00Z">
        <w:r w:rsidR="00685F72">
          <w:rPr>
            <w:rFonts w:ascii="Times New Roman" w:hAnsi="Times New Roman" w:cs="Times New Roman"/>
            <w:sz w:val="24"/>
            <w:szCs w:val="24"/>
            <w:lang w:val="en-US"/>
          </w:rPr>
          <w:t xml:space="preserve"> </w:t>
        </w:r>
      </w:ins>
      <w:ins w:id="148" w:author="Carlos Calderon del Cid" w:date="2023-09-27T22:15:00Z">
        <w:r w:rsidR="00685F72">
          <w:rPr>
            <w:rFonts w:ascii="Times New Roman" w:hAnsi="Times New Roman" w:cs="Times New Roman"/>
            <w:sz w:val="24"/>
            <w:szCs w:val="24"/>
            <w:lang w:val="en-US"/>
          </w:rPr>
          <w:t>three levels of</w:t>
        </w:r>
      </w:ins>
      <w:ins w:id="149" w:author="Carlos Calderon del Cid" w:date="2023-09-27T22:11:00Z">
        <w:r w:rsidR="00685F72">
          <w:rPr>
            <w:rFonts w:ascii="Times New Roman" w:hAnsi="Times New Roman" w:cs="Times New Roman"/>
            <w:sz w:val="24"/>
            <w:szCs w:val="24"/>
            <w:lang w:val="en-US"/>
          </w:rPr>
          <w:t xml:space="preserve"> nonrandom incomplete sampling</w:t>
        </w:r>
      </w:ins>
      <w:ins w:id="150" w:author="Carlos Calderon del Cid" w:date="2023-09-27T22:15:00Z">
        <w:r w:rsidR="00685F72">
          <w:rPr>
            <w:rFonts w:ascii="Times New Roman" w:hAnsi="Times New Roman" w:cs="Times New Roman"/>
            <w:sz w:val="24"/>
            <w:szCs w:val="24"/>
            <w:lang w:val="en-US"/>
          </w:rPr>
          <w:t xml:space="preserve"> (0%, 25%, 50%)</w:t>
        </w:r>
      </w:ins>
      <w:ins w:id="151" w:author="Carlos Calderon del Cid" w:date="2023-09-27T22:11:00Z">
        <w:r w:rsidR="00685F72">
          <w:rPr>
            <w:rFonts w:ascii="Times New Roman" w:hAnsi="Times New Roman" w:cs="Times New Roman"/>
            <w:sz w:val="24"/>
            <w:szCs w:val="24"/>
            <w:lang w:val="en-US"/>
          </w:rPr>
          <w:t xml:space="preserve">, </w:t>
        </w:r>
      </w:ins>
      <w:ins w:id="152" w:author="Carlos Calderon del Cid" w:date="2023-09-27T22:13:00Z">
        <w:r w:rsidR="00685F72">
          <w:rPr>
            <w:rFonts w:ascii="Times New Roman" w:hAnsi="Times New Roman" w:cs="Times New Roman"/>
            <w:sz w:val="24"/>
            <w:szCs w:val="24"/>
            <w:lang w:val="en-US"/>
          </w:rPr>
          <w:t>we implemented a function to remove species with a probability prop</w:t>
        </w:r>
      </w:ins>
      <w:ins w:id="153" w:author="Carlos Calderon del Cid" w:date="2023-09-27T22:14:00Z">
        <w:r w:rsidR="00685F72">
          <w:rPr>
            <w:rFonts w:ascii="Times New Roman" w:hAnsi="Times New Roman" w:cs="Times New Roman"/>
            <w:sz w:val="24"/>
            <w:szCs w:val="24"/>
            <w:lang w:val="en-US"/>
          </w:rPr>
          <w:t>ortional to its age, i.e., older species are less likely to be sample.</w:t>
        </w:r>
      </w:ins>
      <w:ins w:id="154" w:author="Carlos Calderon del Cid" w:date="2023-10-09T19:29:00Z">
        <w:r w:rsidR="003E11D7">
          <w:rPr>
            <w:rFonts w:ascii="Times New Roman" w:hAnsi="Times New Roman" w:cs="Times New Roman"/>
            <w:sz w:val="24"/>
            <w:szCs w:val="24"/>
            <w:lang w:val="en-US"/>
          </w:rPr>
          <w:t xml:space="preserve"> </w:t>
        </w:r>
      </w:ins>
      <w:ins w:id="155" w:author="Carlos Calderon del Cid" w:date="2023-09-27T22:15:00Z">
        <w:r w:rsidR="00685F72">
          <w:rPr>
            <w:rFonts w:ascii="Times New Roman" w:hAnsi="Times New Roman" w:cs="Times New Roman"/>
            <w:sz w:val="24"/>
            <w:szCs w:val="24"/>
            <w:lang w:val="en-US"/>
          </w:rPr>
          <w:t>Next, we binned the true ages of extant species in five categories corresponding to the IUCN conservation categories: Least Concern (LC), Near Threatened (NT), Vulnerable (VU), Endangered (EN), and Critically Endangered (CR; International Union for the Conservation of Nature</w:t>
        </w:r>
        <w:r w:rsidR="00685F72">
          <w:fldChar w:fldCharType="begin" w:fldLock="1"/>
        </w:r>
        <w:r w:rsidR="00685F72">
          <w:rPr>
            <w:rFonts w:ascii="Times New Roman" w:hAnsi="Times New Roman" w:cs="Times New Roman"/>
            <w:sz w:val="24"/>
            <w:szCs w:val="24"/>
            <w:lang w:val="en-US"/>
          </w:rPr>
          <w:instrText>ADDIN CSL_CITATION {"citationItems":[{"id":"ITEM-1","itemData":{"abstract":"IUCN 2012. The IUCN Red List of Threatened Species. Version 2012.1. Downloaded on 31 June 2012.","author":[{"dropping-particle":"","family":"IUCN","given":"","non-dropping-particle":"","parse-names":false,"suffix":""}],"container-title":"Fourth quarter","id":"ITEM-1","issued":{"date-parts":[["2016"]]},"title":"IUCN Red List of Threatened Species. Version 2016-2","type":"article"},"uris":["http://www.mendeley.com/documents/?uuid=7191cdfd-049a-4dd6-840a-b24557db1738"]}],"mendeley":{"formattedCitation":"(IUCN, 2016)","manualFormatting":" 2016)","plainTextFormattedCitation":"(IUCN, 2016)","previouslyFormattedCitation":"(IUCN, 2016)"},"properties":{"noteIndex":0},"schema":"https://github.com/citation-style-language/schema/raw/master/csl-citation.json"}</w:instrText>
        </w:r>
        <w:r w:rsidR="00685F72">
          <w:rPr>
            <w:rFonts w:ascii="Times New Roman" w:hAnsi="Times New Roman" w:cs="Times New Roman"/>
            <w:sz w:val="24"/>
            <w:szCs w:val="24"/>
            <w:lang w:val="en-US"/>
          </w:rPr>
          <w:fldChar w:fldCharType="separate"/>
        </w:r>
        <w:r w:rsidR="00685F72">
          <w:rPr>
            <w:rFonts w:ascii="Times New Roman" w:hAnsi="Times New Roman" w:cs="Times New Roman"/>
            <w:noProof/>
            <w:sz w:val="24"/>
            <w:szCs w:val="24"/>
            <w:lang w:val="en-US"/>
          </w:rPr>
          <w:t xml:space="preserve"> 2016)</w:t>
        </w:r>
        <w:r w:rsidR="00685F72">
          <w:rPr>
            <w:rFonts w:ascii="Times New Roman" w:hAnsi="Times New Roman" w:cs="Times New Roman"/>
            <w:sz w:val="24"/>
            <w:szCs w:val="24"/>
            <w:lang w:val="en-US"/>
          </w:rPr>
          <w:fldChar w:fldCharType="end"/>
        </w:r>
        <w:r w:rsidR="00685F72">
          <w:rPr>
            <w:rFonts w:ascii="Times New Roman" w:hAnsi="Times New Roman" w:cs="Times New Roman"/>
            <w:sz w:val="24"/>
            <w:szCs w:val="24"/>
            <w:lang w:val="en-US"/>
          </w:rPr>
          <w:t>. With this, we generated a positive effect scenario with older species being at higher risk regarding the IUCN categories. Then, we quantified the error rate for the phylogenetic</w:t>
        </w:r>
      </w:ins>
      <w:ins w:id="156" w:author="Carlos Calderon del Cid" w:date="2023-09-27T22:16:00Z">
        <w:r w:rsidR="00685F72">
          <w:rPr>
            <w:rFonts w:ascii="Times New Roman" w:hAnsi="Times New Roman" w:cs="Times New Roman"/>
            <w:sz w:val="24"/>
            <w:szCs w:val="24"/>
            <w:lang w:val="en-US"/>
          </w:rPr>
          <w:t xml:space="preserve"> age in the three incomplete sampling scenarios for bifurcating and budding speciation mode</w:t>
        </w:r>
      </w:ins>
      <w:ins w:id="157" w:author="Carlos Calderon del Cid" w:date="2023-09-27T22:15:00Z">
        <w:r w:rsidR="00685F72">
          <w:rPr>
            <w:rFonts w:ascii="Times New Roman" w:hAnsi="Times New Roman" w:cs="Times New Roman"/>
            <w:sz w:val="24"/>
            <w:szCs w:val="24"/>
            <w:lang w:val="en-US"/>
          </w:rPr>
          <w:t>, as the share of the 1000 datasets where the ranking of mean age per conservation status category did not match with the simulated monotonic increase.</w:t>
        </w:r>
      </w:ins>
    </w:p>
    <w:p w14:paraId="456B074D" w14:textId="0EA4DDE8" w:rsidR="00263CE8" w:rsidDel="00685F72" w:rsidRDefault="00263CE8">
      <w:pPr>
        <w:spacing w:after="0" w:line="360" w:lineRule="auto"/>
        <w:ind w:firstLine="709"/>
        <w:jc w:val="both"/>
        <w:rPr>
          <w:del w:id="158" w:author="Carlos Calderon del Cid" w:date="2023-09-27T22:17:00Z"/>
          <w:rFonts w:ascii="Times New Roman" w:hAnsi="Times New Roman" w:cs="Times New Roman"/>
          <w:i/>
          <w:iCs/>
          <w:sz w:val="24"/>
          <w:szCs w:val="24"/>
          <w:u w:val="single"/>
          <w:lang w:val="en-US"/>
        </w:rPr>
        <w:pPrChange w:id="159" w:author="Carlos Calderon del Cid" w:date="2023-09-27T22:07:00Z">
          <w:pPr>
            <w:spacing w:after="0" w:line="360" w:lineRule="auto"/>
            <w:jc w:val="both"/>
          </w:pPr>
        </w:pPrChange>
      </w:pPr>
    </w:p>
    <w:p w14:paraId="42EC4788" w14:textId="48CC2C12" w:rsidR="009978B8" w:rsidDel="00685F72" w:rsidRDefault="009978B8">
      <w:pPr>
        <w:spacing w:after="0" w:line="360" w:lineRule="auto"/>
        <w:jc w:val="both"/>
        <w:rPr>
          <w:del w:id="160" w:author="Carlos Calderon del Cid" w:date="2023-09-27T22:17:00Z"/>
          <w:rFonts w:ascii="Times New Roman" w:hAnsi="Times New Roman" w:cs="Times New Roman"/>
          <w:sz w:val="24"/>
          <w:szCs w:val="24"/>
          <w:lang w:val="en-US"/>
        </w:rPr>
      </w:pPr>
    </w:p>
    <w:p w14:paraId="7D80F2E9" w14:textId="77777777" w:rsidR="009978B8"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Results</w:t>
      </w:r>
    </w:p>
    <w:p w14:paraId="56F3D1EC" w14:textId="77777777" w:rsidR="009978B8"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in equating phylogenetic and species age</w:t>
      </w:r>
    </w:p>
    <w:p w14:paraId="62C93F8C" w14:textId="637E895D"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Under the assumption of bifurcating speciation and with no extinction events, phylogenetic ages matched the true age of extant species (Figure 3). At low extinction fraction (&lt; 0.25), 96% of the phylogenetic age estimations were congruent with the true age. At high extinction fraction (&gt; 0.75), this was also the case for most species (73%). However, age overestimation increased with extinction fraction and in some cases the phylogenetic age </w:t>
      </w:r>
      <w:r w:rsidR="00B679A7">
        <w:rPr>
          <w:rFonts w:ascii="Times New Roman" w:hAnsi="Times New Roman" w:cs="Times New Roman"/>
          <w:sz w:val="24"/>
          <w:szCs w:val="24"/>
          <w:lang w:val="en-US"/>
        </w:rPr>
        <w:t>erroneously</w:t>
      </w:r>
      <w:r>
        <w:rPr>
          <w:rFonts w:ascii="Times New Roman" w:hAnsi="Times New Roman" w:cs="Times New Roman"/>
          <w:sz w:val="24"/>
          <w:szCs w:val="24"/>
          <w:lang w:val="en-US"/>
        </w:rPr>
        <w:t xml:space="preserve"> suggested that the species is as old as the root age. Under bifurcating speciation, the phylogenetic age never </w:t>
      </w:r>
      <w:r w:rsidR="00F332F3">
        <w:rPr>
          <w:rFonts w:ascii="Times New Roman" w:hAnsi="Times New Roman" w:cs="Times New Roman"/>
          <w:sz w:val="24"/>
          <w:szCs w:val="24"/>
          <w:lang w:val="en-US"/>
        </w:rPr>
        <w:t>underestimate</w:t>
      </w:r>
      <w:r w:rsidR="004F7BC4">
        <w:rPr>
          <w:rFonts w:ascii="Times New Roman" w:hAnsi="Times New Roman" w:cs="Times New Roman"/>
          <w:sz w:val="24"/>
          <w:szCs w:val="24"/>
          <w:lang w:val="en-US"/>
        </w:rPr>
        <w:t>d</w:t>
      </w:r>
      <w:r>
        <w:rPr>
          <w:rFonts w:ascii="Times New Roman" w:hAnsi="Times New Roman" w:cs="Times New Roman"/>
          <w:sz w:val="24"/>
          <w:szCs w:val="24"/>
          <w:lang w:val="en-US"/>
        </w:rPr>
        <w:t xml:space="preserve"> the true species age, while in the case of budding speciation over- and underestimation occur</w:t>
      </w:r>
      <w:r w:rsidR="004F7BC4">
        <w:rPr>
          <w:rFonts w:ascii="Times New Roman" w:hAnsi="Times New Roman" w:cs="Times New Roman"/>
          <w:sz w:val="24"/>
          <w:szCs w:val="24"/>
          <w:lang w:val="en-US"/>
        </w:rPr>
        <w:t>red</w:t>
      </w:r>
      <w:r>
        <w:rPr>
          <w:rFonts w:ascii="Times New Roman" w:hAnsi="Times New Roman" w:cs="Times New Roman"/>
          <w:sz w:val="24"/>
          <w:szCs w:val="24"/>
          <w:lang w:val="en-US"/>
        </w:rPr>
        <w:t xml:space="preserve">. </w:t>
      </w:r>
      <w:r w:rsidR="00FF70B4">
        <w:rPr>
          <w:rFonts w:ascii="Times New Roman" w:hAnsi="Times New Roman" w:cs="Times New Roman"/>
          <w:sz w:val="24"/>
          <w:szCs w:val="24"/>
          <w:lang w:val="en-US"/>
        </w:rPr>
        <w:t xml:space="preserve">Also, the proportion of cases were the phylogenetic ages equal the species age was lower than in the bifurcating scenario. </w:t>
      </w:r>
      <w:r w:rsidR="004F7BC4">
        <w:rPr>
          <w:rFonts w:ascii="Times New Roman" w:hAnsi="Times New Roman" w:cs="Times New Roman"/>
          <w:sz w:val="24"/>
          <w:szCs w:val="24"/>
          <w:lang w:val="en-US"/>
        </w:rPr>
        <w:t xml:space="preserve">Regarding </w:t>
      </w:r>
      <w:r w:rsidR="00FF70B4">
        <w:rPr>
          <w:rFonts w:ascii="Times New Roman" w:hAnsi="Times New Roman" w:cs="Times New Roman"/>
          <w:sz w:val="24"/>
          <w:szCs w:val="24"/>
          <w:lang w:val="en-US"/>
        </w:rPr>
        <w:t>budding speciation</w:t>
      </w:r>
      <w:r w:rsidR="004F7BC4">
        <w:rPr>
          <w:rFonts w:ascii="Times New Roman" w:hAnsi="Times New Roman" w:cs="Times New Roman"/>
          <w:sz w:val="24"/>
          <w:szCs w:val="24"/>
          <w:lang w:val="en-US"/>
        </w:rPr>
        <w:t>, o</w:t>
      </w:r>
      <w:r>
        <w:rPr>
          <w:rFonts w:ascii="Times New Roman" w:hAnsi="Times New Roman" w:cs="Times New Roman"/>
          <w:sz w:val="24"/>
          <w:szCs w:val="24"/>
          <w:lang w:val="en-US"/>
        </w:rPr>
        <w:t>verestimated ages were more frequent</w:t>
      </w:r>
      <w:r w:rsidR="004F7BC4">
        <w:rPr>
          <w:rFonts w:ascii="Times New Roman" w:hAnsi="Times New Roman" w:cs="Times New Roman"/>
          <w:sz w:val="24"/>
          <w:szCs w:val="24"/>
          <w:lang w:val="en-US"/>
        </w:rPr>
        <w:t xml:space="preserve"> </w:t>
      </w:r>
      <w:r>
        <w:rPr>
          <w:rFonts w:ascii="Times New Roman" w:hAnsi="Times New Roman" w:cs="Times New Roman"/>
          <w:sz w:val="24"/>
          <w:szCs w:val="24"/>
          <w:lang w:val="en-US"/>
        </w:rPr>
        <w:t>with high extinction while underestimations occurred with low extinction but in principle both happened under all extinction scenarios</w:t>
      </w:r>
      <w:r w:rsidR="00FF70B4">
        <w:rPr>
          <w:rFonts w:ascii="Times New Roman" w:hAnsi="Times New Roman" w:cs="Times New Roman"/>
          <w:sz w:val="24"/>
          <w:szCs w:val="24"/>
          <w:lang w:val="en-US"/>
        </w:rPr>
        <w:t xml:space="preserve"> (Figure 3)</w:t>
      </w:r>
      <w:r>
        <w:rPr>
          <w:rFonts w:ascii="Times New Roman" w:hAnsi="Times New Roman" w:cs="Times New Roman"/>
          <w:sz w:val="24"/>
          <w:szCs w:val="24"/>
          <w:lang w:val="en-US"/>
        </w:rPr>
        <w:t>. Even at low extinction fraction, ~50% of phylogenetic ages did not match the true ages. With higher extinction fraction, phylogenetic ages overestimated true age more often (17%)</w:t>
      </w:r>
      <w:r w:rsidR="006E31A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5D97BE84" w14:textId="62E675FE" w:rsidR="009978B8"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In datasets simulated under a mixture of anagenetic and bifurcating speciation, phylogenetic ages deviated </w:t>
      </w:r>
      <w:r w:rsidR="00B679A7">
        <w:rPr>
          <w:rFonts w:ascii="Times New Roman" w:hAnsi="Times New Roman" w:cs="Times New Roman"/>
          <w:sz w:val="24"/>
          <w:szCs w:val="24"/>
          <w:lang w:val="en-US"/>
        </w:rPr>
        <w:t xml:space="preserve">more strongly </w:t>
      </w:r>
      <w:r>
        <w:rPr>
          <w:rFonts w:ascii="Times New Roman" w:hAnsi="Times New Roman" w:cs="Times New Roman"/>
          <w:sz w:val="24"/>
          <w:szCs w:val="24"/>
          <w:lang w:val="en-US"/>
        </w:rPr>
        <w:t>from the true ages than under</w:t>
      </w:r>
      <w:r w:rsidR="00B679A7">
        <w:rPr>
          <w:rFonts w:ascii="Times New Roman" w:hAnsi="Times New Roman" w:cs="Times New Roman"/>
          <w:sz w:val="24"/>
          <w:szCs w:val="24"/>
          <w:lang w:val="en-US"/>
        </w:rPr>
        <w:t xml:space="preserve"> a</w:t>
      </w:r>
      <w:r>
        <w:rPr>
          <w:rFonts w:ascii="Times New Roman" w:hAnsi="Times New Roman" w:cs="Times New Roman"/>
          <w:sz w:val="24"/>
          <w:szCs w:val="24"/>
          <w:lang w:val="en-US"/>
        </w:rPr>
        <w:t xml:space="preserve"> pure bifurcating </w:t>
      </w:r>
      <w:r w:rsidR="00B679A7">
        <w:rPr>
          <w:rFonts w:ascii="Times New Roman" w:hAnsi="Times New Roman" w:cs="Times New Roman"/>
          <w:sz w:val="24"/>
          <w:szCs w:val="24"/>
          <w:lang w:val="en-US"/>
        </w:rPr>
        <w:t>process</w:t>
      </w:r>
      <w:r>
        <w:rPr>
          <w:rFonts w:ascii="Times New Roman" w:hAnsi="Times New Roman" w:cs="Times New Roman"/>
          <w:sz w:val="24"/>
          <w:szCs w:val="24"/>
          <w:lang w:val="en-US"/>
        </w:rPr>
        <w:t xml:space="preserve">, given that anagenetic </w:t>
      </w:r>
      <w:r w:rsidR="00B679A7">
        <w:rPr>
          <w:rFonts w:ascii="Times New Roman" w:hAnsi="Times New Roman" w:cs="Times New Roman"/>
          <w:sz w:val="24"/>
          <w:szCs w:val="24"/>
          <w:lang w:val="en-US"/>
        </w:rPr>
        <w:t xml:space="preserve">events are unobserved in </w:t>
      </w:r>
      <w:r>
        <w:rPr>
          <w:rFonts w:ascii="Times New Roman" w:hAnsi="Times New Roman" w:cs="Times New Roman"/>
          <w:sz w:val="24"/>
          <w:szCs w:val="24"/>
          <w:lang w:val="en-US"/>
        </w:rPr>
        <w:t>the phylogeny (Figure S1). In a low extinction fraction scenario, phylogenetic ages were congruent with the true species ages 78% instead of 96% of the cases, and with high extinction the share decreases from 73% to 62%. Datasets with mixed anagenetic and budding speciation,</w:t>
      </w:r>
      <w:r w:rsidR="00845461">
        <w:rPr>
          <w:rFonts w:ascii="Times New Roman" w:hAnsi="Times New Roman" w:cs="Times New Roman"/>
          <w:sz w:val="24"/>
          <w:szCs w:val="24"/>
          <w:lang w:val="en-US"/>
        </w:rPr>
        <w:t xml:space="preserve"> phylogenetic ages also deviated more that under a pure budding process; in a low extinction scenario</w:t>
      </w:r>
      <w:r w:rsidR="00DD4E4B">
        <w:rPr>
          <w:rFonts w:ascii="Times New Roman" w:hAnsi="Times New Roman" w:cs="Times New Roman"/>
          <w:sz w:val="24"/>
          <w:szCs w:val="24"/>
          <w:lang w:val="en-US"/>
        </w:rPr>
        <w:t>, phylogenetic ages were congruent 40% instead of 50%, and with high extinction the accuracy decreased to 34%.</w:t>
      </w:r>
    </w:p>
    <w:p w14:paraId="15279378" w14:textId="06AAEB01" w:rsidR="009978B8"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While </w:t>
      </w:r>
      <w:r w:rsidR="005F7C25">
        <w:rPr>
          <w:rFonts w:ascii="Times New Roman" w:hAnsi="Times New Roman" w:cs="Times New Roman"/>
          <w:sz w:val="24"/>
          <w:szCs w:val="24"/>
          <w:lang w:val="en-US"/>
        </w:rPr>
        <w:t xml:space="preserve">a </w:t>
      </w:r>
      <w:r>
        <w:rPr>
          <w:rFonts w:ascii="Times New Roman" w:hAnsi="Times New Roman" w:cs="Times New Roman"/>
          <w:sz w:val="24"/>
          <w:szCs w:val="24"/>
          <w:lang w:val="en-US"/>
        </w:rPr>
        <w:t xml:space="preserve">budding speciation </w:t>
      </w:r>
      <w:r w:rsidR="005F7C25">
        <w:rPr>
          <w:rFonts w:ascii="Times New Roman" w:hAnsi="Times New Roman" w:cs="Times New Roman"/>
          <w:sz w:val="24"/>
          <w:szCs w:val="24"/>
          <w:lang w:val="en-US"/>
        </w:rPr>
        <w:t xml:space="preserve">mode led to </w:t>
      </w:r>
      <w:r>
        <w:rPr>
          <w:rFonts w:ascii="Times New Roman" w:hAnsi="Times New Roman" w:cs="Times New Roman"/>
          <w:sz w:val="24"/>
          <w:szCs w:val="24"/>
          <w:lang w:val="en-US"/>
        </w:rPr>
        <w:t xml:space="preserve">a higher baseline error than bifurcation, the latter showed a stronger increase with extinction fraction (Figure 4). Under both modes of speciation, speciation rates did not have a substantial impact on error in age. For strictly bifurcating speciation, there was no error in the absence of extinction, but the MAPE increased to up to 150% with extinction fractions exceeding 0.75 (Figure 4a). In contrast, under budding speciation the MAPE was around 25% in the absence of extinction, increasing to 30-120% with extinction fractions exceeding 0.75 (Figure 4b). In datasets that included anagenetic speciation, the MAPE reached as high as 500% in some simulations (Figure SM2). </w:t>
      </w:r>
    </w:p>
    <w:p w14:paraId="2A512C8D" w14:textId="77777777" w:rsidR="009978B8" w:rsidRDefault="009978B8">
      <w:pPr>
        <w:spacing w:after="0" w:line="360" w:lineRule="auto"/>
        <w:jc w:val="both"/>
        <w:rPr>
          <w:rFonts w:ascii="Times New Roman" w:hAnsi="Times New Roman" w:cs="Times New Roman"/>
          <w:sz w:val="24"/>
          <w:szCs w:val="24"/>
          <w:lang w:val="en-US"/>
        </w:rPr>
      </w:pPr>
    </w:p>
    <w:p w14:paraId="0726DB6B" w14:textId="77777777" w:rsidR="009978B8" w:rsidRDefault="00000000">
      <w:pPr>
        <w:spacing w:after="0" w:line="360" w:lineRule="auto"/>
        <w:jc w:val="both"/>
        <w:rPr>
          <w:rFonts w:ascii="Times New Roman" w:hAnsi="Times New Roman" w:cs="Times New Roman"/>
          <w:i/>
          <w:iCs/>
          <w:sz w:val="24"/>
          <w:szCs w:val="24"/>
          <w:u w:val="single"/>
          <w:lang w:val="en-US"/>
        </w:rPr>
      </w:pPr>
      <w:commentRangeStart w:id="161"/>
      <w:commentRangeStart w:id="162"/>
      <w:commentRangeStart w:id="163"/>
      <w:r>
        <w:rPr>
          <w:rFonts w:ascii="Times New Roman" w:hAnsi="Times New Roman" w:cs="Times New Roman"/>
          <w:i/>
          <w:iCs/>
          <w:sz w:val="24"/>
          <w:szCs w:val="24"/>
          <w:u w:val="single"/>
          <w:lang w:val="en-US"/>
        </w:rPr>
        <w:t>Impact of age error on comparing species ages</w:t>
      </w:r>
      <w:commentRangeEnd w:id="161"/>
      <w:r>
        <w:commentReference w:id="161"/>
      </w:r>
      <w:commentRangeEnd w:id="162"/>
      <w:r w:rsidR="005F7C25">
        <w:rPr>
          <w:rStyle w:val="Refdecomentario"/>
        </w:rPr>
        <w:commentReference w:id="162"/>
      </w:r>
      <w:commentRangeEnd w:id="163"/>
      <w:r w:rsidR="00DD4E4B">
        <w:rPr>
          <w:rStyle w:val="Refdecomentario"/>
        </w:rPr>
        <w:commentReference w:id="163"/>
      </w:r>
    </w:p>
    <w:p w14:paraId="78BC4234" w14:textId="77777777"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For the combination of strictly bifurcating speciation and all extinction scenarios, selecting the phylogenetically youngest and oldest species never resulted in a case where the presumed older species has been in fact the younger of the two species according to their simulated age (Figure 5a). Thus, for this speciation mode, there is no risk of a qualitative error when comparing species at the extremes of the age range of a time-calibrated phylogeny. In contrast, for budding speciation, the age rank of the oldest and youngest species was erroneously determined in 2.2% of the simulations in the absence of extinction, increasing to 7.5% and 12.2% for intermediate and high extinction, respectively (Figure 5b).</w:t>
      </w:r>
    </w:p>
    <w:p w14:paraId="6944B6C8" w14:textId="77777777" w:rsidR="009978B8" w:rsidRDefault="00000000">
      <w:pPr>
        <w:spacing w:after="0" w:line="360" w:lineRule="auto"/>
        <w:jc w:val="both"/>
        <w:rPr>
          <w:ins w:id="164" w:author="Carlos Calderon del Cid" w:date="2023-09-27T22:17:00Z"/>
          <w:rFonts w:ascii="Times New Roman" w:hAnsi="Times New Roman" w:cs="Times New Roman"/>
          <w:sz w:val="24"/>
          <w:szCs w:val="24"/>
          <w:lang w:val="en-US"/>
        </w:rPr>
      </w:pPr>
      <w:r>
        <w:rPr>
          <w:rFonts w:ascii="Times New Roman" w:hAnsi="Times New Roman" w:cs="Times New Roman"/>
          <w:sz w:val="24"/>
          <w:szCs w:val="24"/>
          <w:lang w:val="en-US"/>
        </w:rPr>
        <w:t>Under bifurcating speciation, the age ranking of two randomly selected was incorrect in 6% and 8%, for intermediate and high extinction, respectively (Figure 6a). Under budding speciation, the error exceeded 25%, irrespectively of the extinction level (Figure 6b).</w:t>
      </w:r>
    </w:p>
    <w:p w14:paraId="4C4A9AD6" w14:textId="77777777" w:rsidR="00CC0724" w:rsidRDefault="00CC0724">
      <w:pPr>
        <w:spacing w:after="0" w:line="360" w:lineRule="auto"/>
        <w:jc w:val="both"/>
        <w:rPr>
          <w:ins w:id="165" w:author="Carlos Calderon del Cid" w:date="2023-09-27T22:17:00Z"/>
          <w:rFonts w:ascii="Times New Roman" w:hAnsi="Times New Roman" w:cs="Times New Roman"/>
          <w:sz w:val="24"/>
          <w:szCs w:val="24"/>
          <w:lang w:val="en-US"/>
        </w:rPr>
      </w:pPr>
    </w:p>
    <w:p w14:paraId="6C73C1B7" w14:textId="2061D8AA" w:rsidR="00CC0724" w:rsidRDefault="00CC0724">
      <w:pPr>
        <w:spacing w:after="0" w:line="360" w:lineRule="auto"/>
        <w:jc w:val="both"/>
        <w:rPr>
          <w:ins w:id="166" w:author="Carlos Calderon del Cid" w:date="2023-09-27T22:19:00Z"/>
          <w:rFonts w:ascii="Times New Roman" w:hAnsi="Times New Roman" w:cs="Times New Roman"/>
          <w:i/>
          <w:iCs/>
          <w:sz w:val="24"/>
          <w:szCs w:val="24"/>
          <w:u w:val="single"/>
          <w:lang w:val="en-US"/>
        </w:rPr>
      </w:pPr>
      <w:ins w:id="167" w:author="Carlos Calderon del Cid" w:date="2023-09-27T22:18:00Z">
        <w:r>
          <w:rPr>
            <w:rFonts w:ascii="Times New Roman" w:hAnsi="Times New Roman" w:cs="Times New Roman"/>
            <w:i/>
            <w:iCs/>
            <w:sz w:val="24"/>
            <w:szCs w:val="24"/>
            <w:u w:val="single"/>
            <w:lang w:val="en-US"/>
          </w:rPr>
          <w:t xml:space="preserve">Error on equating phylogenetic and species age given </w:t>
        </w:r>
      </w:ins>
      <w:ins w:id="168" w:author="Carlos Calderon del Cid" w:date="2023-09-27T22:19:00Z">
        <w:r>
          <w:rPr>
            <w:rFonts w:ascii="Times New Roman" w:hAnsi="Times New Roman" w:cs="Times New Roman"/>
            <w:i/>
            <w:iCs/>
            <w:sz w:val="24"/>
            <w:szCs w:val="24"/>
            <w:u w:val="single"/>
            <w:lang w:val="en-US"/>
          </w:rPr>
          <w:t>uniform incomplete sampling</w:t>
        </w:r>
      </w:ins>
    </w:p>
    <w:p w14:paraId="087358A8" w14:textId="28992ED1" w:rsidR="003E11D7" w:rsidRDefault="003E11D7" w:rsidP="003E11D7">
      <w:pPr>
        <w:spacing w:after="0" w:line="360" w:lineRule="auto"/>
        <w:ind w:firstLine="709"/>
        <w:jc w:val="both"/>
        <w:rPr>
          <w:ins w:id="169" w:author="Carlos Calderon del Cid" w:date="2023-10-09T19:37:00Z"/>
          <w:rFonts w:ascii="Times New Roman" w:hAnsi="Times New Roman" w:cs="Times New Roman"/>
          <w:sz w:val="24"/>
          <w:szCs w:val="24"/>
          <w:lang w:val="en-US"/>
        </w:rPr>
      </w:pPr>
      <w:ins w:id="170" w:author="Carlos Calderon del Cid" w:date="2023-10-09T19:36:00Z">
        <w:r>
          <w:rPr>
            <w:rFonts w:ascii="Times New Roman" w:hAnsi="Times New Roman" w:cs="Times New Roman"/>
            <w:sz w:val="24"/>
            <w:szCs w:val="24"/>
            <w:lang w:val="en-US"/>
          </w:rPr>
          <w:lastRenderedPageBreak/>
          <w:t xml:space="preserve">Under bifurcating speciation, the MAPE </w:t>
        </w:r>
      </w:ins>
      <w:ins w:id="171" w:author="Carlos Calderon del Cid" w:date="2023-10-09T23:14:00Z">
        <w:r w:rsidR="00C04B51">
          <w:rPr>
            <w:rFonts w:ascii="Times New Roman" w:hAnsi="Times New Roman" w:cs="Times New Roman"/>
            <w:sz w:val="24"/>
            <w:szCs w:val="24"/>
            <w:lang w:val="en-US"/>
          </w:rPr>
          <w:t xml:space="preserve">for trees </w:t>
        </w:r>
      </w:ins>
      <w:ins w:id="172" w:author="Carlos Calderon del Cid" w:date="2023-10-09T23:26:00Z">
        <w:r w:rsidR="0009461D">
          <w:rPr>
            <w:rFonts w:ascii="Times New Roman" w:hAnsi="Times New Roman" w:cs="Times New Roman"/>
            <w:sz w:val="24"/>
            <w:szCs w:val="24"/>
            <w:lang w:val="en-US"/>
          </w:rPr>
          <w:t>completely sampled</w:t>
        </w:r>
      </w:ins>
      <w:ins w:id="173" w:author="Carlos Calderon del Cid" w:date="2023-10-09T19:36:00Z">
        <w:r>
          <w:rPr>
            <w:rFonts w:ascii="Times New Roman" w:hAnsi="Times New Roman" w:cs="Times New Roman"/>
            <w:sz w:val="24"/>
            <w:szCs w:val="24"/>
            <w:lang w:val="en-US"/>
          </w:rPr>
          <w:t xml:space="preserve"> was 2</w:t>
        </w:r>
      </w:ins>
      <w:ins w:id="174" w:author="Carlos Calderon del Cid" w:date="2023-10-09T23:13:00Z">
        <w:r w:rsidR="00C04B51">
          <w:rPr>
            <w:rFonts w:ascii="Times New Roman" w:hAnsi="Times New Roman" w:cs="Times New Roman"/>
            <w:sz w:val="24"/>
            <w:szCs w:val="24"/>
            <w:lang w:val="en-US"/>
          </w:rPr>
          <w:t>5</w:t>
        </w:r>
      </w:ins>
      <w:ins w:id="175" w:author="Carlos Calderon del Cid" w:date="2023-10-09T19:36:00Z">
        <w:r w:rsidRPr="003E11D7">
          <w:rPr>
            <w:rFonts w:ascii="Times New Roman" w:hAnsi="Times New Roman" w:cs="Times New Roman"/>
            <w:sz w:val="24"/>
            <w:szCs w:val="24"/>
            <w:lang w:val="en-US"/>
          </w:rPr>
          <w:t xml:space="preserve"> ± </w:t>
        </w:r>
      </w:ins>
      <w:ins w:id="176" w:author="Carlos Calderon del Cid" w:date="2023-10-09T19:37:00Z">
        <w:r>
          <w:rPr>
            <w:rFonts w:ascii="Times New Roman" w:hAnsi="Times New Roman" w:cs="Times New Roman"/>
            <w:sz w:val="24"/>
            <w:szCs w:val="24"/>
            <w:lang w:val="en-US"/>
          </w:rPr>
          <w:t>2</w:t>
        </w:r>
      </w:ins>
      <w:ins w:id="177" w:author="Carlos Calderon del Cid" w:date="2023-10-09T23:13:00Z">
        <w:r w:rsidR="00C04B51">
          <w:rPr>
            <w:rFonts w:ascii="Times New Roman" w:hAnsi="Times New Roman" w:cs="Times New Roman"/>
            <w:sz w:val="24"/>
            <w:szCs w:val="24"/>
            <w:lang w:val="en-US"/>
          </w:rPr>
          <w:t>0</w:t>
        </w:r>
      </w:ins>
      <w:ins w:id="178" w:author="Carlos Calderon del Cid" w:date="2023-10-09T19:36:00Z">
        <w:r w:rsidRPr="003E11D7">
          <w:rPr>
            <w:rFonts w:ascii="Times New Roman" w:hAnsi="Times New Roman" w:cs="Times New Roman"/>
            <w:sz w:val="24"/>
            <w:szCs w:val="24"/>
            <w:lang w:val="en-US"/>
          </w:rPr>
          <w:t xml:space="preserve"> %</w:t>
        </w:r>
      </w:ins>
      <w:ins w:id="179" w:author="Carlos Calderon del Cid" w:date="2023-10-09T19:42:00Z">
        <w:r w:rsidR="00C277AE">
          <w:rPr>
            <w:rFonts w:ascii="Times New Roman" w:hAnsi="Times New Roman" w:cs="Times New Roman"/>
            <w:sz w:val="24"/>
            <w:szCs w:val="24"/>
            <w:lang w:val="en-US"/>
          </w:rPr>
          <w:t>;</w:t>
        </w:r>
      </w:ins>
      <w:ins w:id="180" w:author="Carlos Calderon del Cid" w:date="2023-10-09T19:38:00Z">
        <w:r>
          <w:rPr>
            <w:rFonts w:ascii="Times New Roman" w:hAnsi="Times New Roman" w:cs="Times New Roman"/>
            <w:sz w:val="24"/>
            <w:szCs w:val="24"/>
            <w:lang w:val="en-US"/>
          </w:rPr>
          <w:t xml:space="preserve"> for</w:t>
        </w:r>
      </w:ins>
      <w:ins w:id="181" w:author="Carlos Calderon del Cid" w:date="2023-10-09T23:14:00Z">
        <w:r w:rsidR="00C04B51">
          <w:rPr>
            <w:rFonts w:ascii="Times New Roman" w:hAnsi="Times New Roman" w:cs="Times New Roman"/>
            <w:sz w:val="24"/>
            <w:szCs w:val="24"/>
            <w:lang w:val="en-US"/>
          </w:rPr>
          <w:t xml:space="preserve"> trees missing 25% </w:t>
        </w:r>
      </w:ins>
      <w:ins w:id="182" w:author="Carlos Calderon del Cid" w:date="2023-10-11T16:32:00Z">
        <w:r w:rsidR="008D3491">
          <w:rPr>
            <w:rFonts w:ascii="Times New Roman" w:hAnsi="Times New Roman" w:cs="Times New Roman"/>
            <w:sz w:val="24"/>
            <w:szCs w:val="24"/>
            <w:lang w:val="en-US"/>
          </w:rPr>
          <w:t>of</w:t>
        </w:r>
      </w:ins>
      <w:ins w:id="183" w:author="Carlos Calderon del Cid" w:date="2023-10-11T16:38:00Z">
        <w:r w:rsidR="008D3491">
          <w:rPr>
            <w:rFonts w:ascii="Times New Roman" w:hAnsi="Times New Roman" w:cs="Times New Roman"/>
            <w:sz w:val="24"/>
            <w:szCs w:val="24"/>
            <w:lang w:val="en-US"/>
          </w:rPr>
          <w:t xml:space="preserve"> extant</w:t>
        </w:r>
      </w:ins>
      <w:ins w:id="184" w:author="Carlos Calderon del Cid" w:date="2023-10-11T16:32:00Z">
        <w:r w:rsidR="008D3491">
          <w:rPr>
            <w:rFonts w:ascii="Times New Roman" w:hAnsi="Times New Roman" w:cs="Times New Roman"/>
            <w:sz w:val="24"/>
            <w:szCs w:val="24"/>
            <w:lang w:val="en-US"/>
          </w:rPr>
          <w:t xml:space="preserve"> </w:t>
        </w:r>
      </w:ins>
      <w:ins w:id="185" w:author="Carlos Calderon del Cid" w:date="2023-10-09T19:38:00Z">
        <w:r>
          <w:rPr>
            <w:rFonts w:ascii="Times New Roman" w:hAnsi="Times New Roman" w:cs="Times New Roman"/>
            <w:sz w:val="24"/>
            <w:szCs w:val="24"/>
            <w:lang w:val="en-US"/>
          </w:rPr>
          <w:t xml:space="preserve">species was </w:t>
        </w:r>
      </w:ins>
      <w:ins w:id="186" w:author="Carlos Calderon del Cid" w:date="2023-10-09T23:15:00Z">
        <w:r w:rsidR="00C04B51">
          <w:rPr>
            <w:rFonts w:ascii="Times New Roman" w:hAnsi="Times New Roman" w:cs="Times New Roman"/>
            <w:sz w:val="24"/>
            <w:szCs w:val="24"/>
            <w:lang w:val="en-US"/>
          </w:rPr>
          <w:t>362</w:t>
        </w:r>
      </w:ins>
      <w:ins w:id="187" w:author="Carlos Calderon del Cid" w:date="2023-10-09T19:37:00Z">
        <w:r>
          <w:rPr>
            <w:rFonts w:ascii="Times New Roman" w:hAnsi="Times New Roman" w:cs="Times New Roman"/>
            <w:sz w:val="24"/>
            <w:szCs w:val="24"/>
            <w:lang w:val="en-US"/>
          </w:rPr>
          <w:t xml:space="preserve"> </w:t>
        </w:r>
      </w:ins>
      <w:ins w:id="188" w:author="Carlos Calderon del Cid" w:date="2023-10-09T19:40:00Z">
        <w:r w:rsidR="00C277AE" w:rsidRPr="003E11D7">
          <w:rPr>
            <w:rFonts w:ascii="Times New Roman" w:hAnsi="Times New Roman" w:cs="Times New Roman"/>
            <w:sz w:val="24"/>
            <w:szCs w:val="24"/>
            <w:lang w:val="en-US"/>
          </w:rPr>
          <w:t xml:space="preserve">± </w:t>
        </w:r>
      </w:ins>
      <w:ins w:id="189" w:author="Carlos Calderon del Cid" w:date="2023-10-09T23:15:00Z">
        <w:r w:rsidR="00C04B51">
          <w:rPr>
            <w:rFonts w:ascii="Times New Roman" w:hAnsi="Times New Roman" w:cs="Times New Roman"/>
            <w:sz w:val="24"/>
            <w:szCs w:val="24"/>
            <w:lang w:val="en-US"/>
          </w:rPr>
          <w:t>1406</w:t>
        </w:r>
      </w:ins>
      <w:ins w:id="190" w:author="Carlos Calderon del Cid" w:date="2023-10-09T19:40:00Z">
        <w:r w:rsidR="00C277AE">
          <w:rPr>
            <w:rFonts w:ascii="Times New Roman" w:hAnsi="Times New Roman" w:cs="Times New Roman"/>
            <w:sz w:val="24"/>
            <w:szCs w:val="24"/>
            <w:lang w:val="en-US"/>
          </w:rPr>
          <w:t xml:space="preserve"> </w:t>
        </w:r>
        <w:r w:rsidR="00C277AE" w:rsidRPr="003E11D7">
          <w:rPr>
            <w:rFonts w:ascii="Times New Roman" w:hAnsi="Times New Roman" w:cs="Times New Roman"/>
            <w:sz w:val="24"/>
            <w:szCs w:val="24"/>
            <w:lang w:val="en-US"/>
          </w:rPr>
          <w:t>%</w:t>
        </w:r>
      </w:ins>
      <w:ins w:id="191" w:author="Carlos Calderon del Cid" w:date="2023-10-09T19:42:00Z">
        <w:r w:rsidR="00C277AE">
          <w:rPr>
            <w:rFonts w:ascii="Times New Roman" w:hAnsi="Times New Roman" w:cs="Times New Roman"/>
            <w:sz w:val="24"/>
            <w:szCs w:val="24"/>
            <w:lang w:val="en-US"/>
          </w:rPr>
          <w:t>;</w:t>
        </w:r>
      </w:ins>
      <w:ins w:id="192" w:author="Carlos Calderon del Cid" w:date="2023-10-09T19:40:00Z">
        <w:r w:rsidR="00C277AE">
          <w:rPr>
            <w:rFonts w:ascii="Times New Roman" w:hAnsi="Times New Roman" w:cs="Times New Roman"/>
            <w:sz w:val="24"/>
            <w:szCs w:val="24"/>
            <w:lang w:val="en-US"/>
          </w:rPr>
          <w:t xml:space="preserve"> and for</w:t>
        </w:r>
      </w:ins>
      <w:ins w:id="193" w:author="Carlos Calderon del Cid" w:date="2023-10-09T23:15:00Z">
        <w:r w:rsidR="00C04B51">
          <w:rPr>
            <w:rFonts w:ascii="Times New Roman" w:hAnsi="Times New Roman" w:cs="Times New Roman"/>
            <w:sz w:val="24"/>
            <w:szCs w:val="24"/>
            <w:lang w:val="en-US"/>
          </w:rPr>
          <w:t xml:space="preserve"> trees</w:t>
        </w:r>
      </w:ins>
      <w:ins w:id="194" w:author="Carlos Calderon del Cid" w:date="2023-10-09T23:26:00Z">
        <w:r w:rsidR="0009461D">
          <w:rPr>
            <w:rFonts w:ascii="Times New Roman" w:hAnsi="Times New Roman" w:cs="Times New Roman"/>
            <w:sz w:val="24"/>
            <w:szCs w:val="24"/>
            <w:lang w:val="en-US"/>
          </w:rPr>
          <w:t xml:space="preserve"> </w:t>
        </w:r>
      </w:ins>
      <w:ins w:id="195" w:author="Carlos Calderon del Cid" w:date="2023-10-11T16:38:00Z">
        <w:r w:rsidR="008D3491">
          <w:rPr>
            <w:rFonts w:ascii="Times New Roman" w:hAnsi="Times New Roman" w:cs="Times New Roman"/>
            <w:sz w:val="24"/>
            <w:szCs w:val="24"/>
            <w:lang w:val="en-US"/>
          </w:rPr>
          <w:t>missing</w:t>
        </w:r>
      </w:ins>
      <w:ins w:id="196" w:author="Carlos Calderon del Cid" w:date="2023-10-09T19:40:00Z">
        <w:r w:rsidR="00C277AE">
          <w:rPr>
            <w:rFonts w:ascii="Times New Roman" w:hAnsi="Times New Roman" w:cs="Times New Roman"/>
            <w:sz w:val="24"/>
            <w:szCs w:val="24"/>
            <w:lang w:val="en-US"/>
          </w:rPr>
          <w:t xml:space="preserve"> 50%</w:t>
        </w:r>
      </w:ins>
      <w:ins w:id="197" w:author="Carlos Calderon del Cid" w:date="2023-10-11T16:38:00Z">
        <w:r w:rsidR="008D3491">
          <w:rPr>
            <w:rFonts w:ascii="Times New Roman" w:hAnsi="Times New Roman" w:cs="Times New Roman"/>
            <w:sz w:val="24"/>
            <w:szCs w:val="24"/>
            <w:lang w:val="en-US"/>
          </w:rPr>
          <w:t xml:space="preserve"> of extant species</w:t>
        </w:r>
      </w:ins>
      <w:ins w:id="198" w:author="Carlos Calderon del Cid" w:date="2023-10-09T19:40:00Z">
        <w:r w:rsidR="00C277AE">
          <w:rPr>
            <w:rFonts w:ascii="Times New Roman" w:hAnsi="Times New Roman" w:cs="Times New Roman"/>
            <w:sz w:val="24"/>
            <w:szCs w:val="24"/>
            <w:lang w:val="en-US"/>
          </w:rPr>
          <w:t xml:space="preserve"> was </w:t>
        </w:r>
      </w:ins>
      <w:ins w:id="199" w:author="Carlos Calderon del Cid" w:date="2023-10-09T23:16:00Z">
        <w:r w:rsidR="00C04B51">
          <w:rPr>
            <w:rFonts w:ascii="Times New Roman" w:hAnsi="Times New Roman" w:cs="Times New Roman"/>
            <w:sz w:val="24"/>
            <w:szCs w:val="24"/>
            <w:lang w:val="en-US"/>
          </w:rPr>
          <w:t xml:space="preserve">2120 </w:t>
        </w:r>
      </w:ins>
      <w:ins w:id="200" w:author="Carlos Calderon del Cid" w:date="2023-10-09T19:40:00Z">
        <w:r w:rsidR="00C277AE" w:rsidRPr="003E11D7">
          <w:rPr>
            <w:rFonts w:ascii="Times New Roman" w:hAnsi="Times New Roman" w:cs="Times New Roman"/>
            <w:sz w:val="24"/>
            <w:szCs w:val="24"/>
            <w:lang w:val="en-US"/>
          </w:rPr>
          <w:t xml:space="preserve">± </w:t>
        </w:r>
      </w:ins>
      <w:ins w:id="201" w:author="Carlos Calderon del Cid" w:date="2023-10-09T23:16:00Z">
        <w:r w:rsidR="00C04B51">
          <w:rPr>
            <w:rFonts w:ascii="Times New Roman" w:hAnsi="Times New Roman" w:cs="Times New Roman"/>
            <w:sz w:val="24"/>
            <w:szCs w:val="24"/>
            <w:lang w:val="en-US"/>
          </w:rPr>
          <w:t>18950</w:t>
        </w:r>
      </w:ins>
      <w:ins w:id="202" w:author="Carlos Calderon del Cid" w:date="2023-10-09T19:40:00Z">
        <w:r w:rsidR="00C277AE" w:rsidRPr="003E11D7">
          <w:rPr>
            <w:rFonts w:ascii="Times New Roman" w:hAnsi="Times New Roman" w:cs="Times New Roman"/>
            <w:sz w:val="24"/>
            <w:szCs w:val="24"/>
            <w:lang w:val="en-US"/>
          </w:rPr>
          <w:t xml:space="preserve"> %</w:t>
        </w:r>
      </w:ins>
      <w:ins w:id="203" w:author="Carlos Calderon del Cid" w:date="2023-10-09T19:41:00Z">
        <w:r w:rsidR="00C277AE">
          <w:rPr>
            <w:rFonts w:ascii="Times New Roman" w:hAnsi="Times New Roman" w:cs="Times New Roman"/>
            <w:sz w:val="24"/>
            <w:szCs w:val="24"/>
            <w:lang w:val="en-US"/>
          </w:rPr>
          <w:t xml:space="preserve"> (Figure 7a). Under budding speciation, the MAPE for </w:t>
        </w:r>
      </w:ins>
      <w:ins w:id="204" w:author="Carlos Calderon del Cid" w:date="2023-10-09T23:16:00Z">
        <w:r w:rsidR="00C04B51">
          <w:rPr>
            <w:rFonts w:ascii="Times New Roman" w:hAnsi="Times New Roman" w:cs="Times New Roman"/>
            <w:sz w:val="24"/>
            <w:szCs w:val="24"/>
            <w:lang w:val="en-US"/>
          </w:rPr>
          <w:t xml:space="preserve">trees </w:t>
        </w:r>
      </w:ins>
      <w:ins w:id="205" w:author="Carlos Calderon del Cid" w:date="2023-10-09T23:26:00Z">
        <w:r w:rsidR="0009461D">
          <w:rPr>
            <w:rFonts w:ascii="Times New Roman" w:hAnsi="Times New Roman" w:cs="Times New Roman"/>
            <w:sz w:val="24"/>
            <w:szCs w:val="24"/>
            <w:lang w:val="en-US"/>
          </w:rPr>
          <w:t xml:space="preserve">completely </w:t>
        </w:r>
      </w:ins>
      <w:ins w:id="206" w:author="Carlos Calderon del Cid" w:date="2023-10-11T16:38:00Z">
        <w:r w:rsidR="008D3491">
          <w:rPr>
            <w:rFonts w:ascii="Times New Roman" w:hAnsi="Times New Roman" w:cs="Times New Roman"/>
            <w:sz w:val="24"/>
            <w:szCs w:val="24"/>
            <w:lang w:val="en-US"/>
          </w:rPr>
          <w:t>s</w:t>
        </w:r>
      </w:ins>
      <w:ins w:id="207" w:author="Carlos Calderon del Cid" w:date="2023-10-09T23:26:00Z">
        <w:r w:rsidR="0009461D">
          <w:rPr>
            <w:rFonts w:ascii="Times New Roman" w:hAnsi="Times New Roman" w:cs="Times New Roman"/>
            <w:sz w:val="24"/>
            <w:szCs w:val="24"/>
            <w:lang w:val="en-US"/>
          </w:rPr>
          <w:t>ampled</w:t>
        </w:r>
      </w:ins>
      <w:ins w:id="208" w:author="Carlos Calderon del Cid" w:date="2023-10-09T19:41:00Z">
        <w:r w:rsidR="00C277AE">
          <w:rPr>
            <w:rFonts w:ascii="Times New Roman" w:hAnsi="Times New Roman" w:cs="Times New Roman"/>
            <w:sz w:val="24"/>
            <w:szCs w:val="24"/>
            <w:lang w:val="en-US"/>
          </w:rPr>
          <w:t xml:space="preserve"> was 42 </w:t>
        </w:r>
        <w:r w:rsidR="00C277AE" w:rsidRPr="003E11D7">
          <w:rPr>
            <w:rFonts w:ascii="Times New Roman" w:hAnsi="Times New Roman" w:cs="Times New Roman"/>
            <w:sz w:val="24"/>
            <w:szCs w:val="24"/>
            <w:lang w:val="en-US"/>
          </w:rPr>
          <w:t xml:space="preserve">± </w:t>
        </w:r>
        <w:r w:rsidR="00C277AE">
          <w:rPr>
            <w:rFonts w:ascii="Times New Roman" w:hAnsi="Times New Roman" w:cs="Times New Roman"/>
            <w:sz w:val="24"/>
            <w:szCs w:val="24"/>
            <w:lang w:val="en-US"/>
          </w:rPr>
          <w:t>1</w:t>
        </w:r>
      </w:ins>
      <w:ins w:id="209" w:author="Carlos Calderon del Cid" w:date="2023-10-09T23:16:00Z">
        <w:r w:rsidR="00C04B51">
          <w:rPr>
            <w:rFonts w:ascii="Times New Roman" w:hAnsi="Times New Roman" w:cs="Times New Roman"/>
            <w:sz w:val="24"/>
            <w:szCs w:val="24"/>
            <w:lang w:val="en-US"/>
          </w:rPr>
          <w:t>5</w:t>
        </w:r>
      </w:ins>
      <w:ins w:id="210" w:author="Carlos Calderon del Cid" w:date="2023-10-09T19:41:00Z">
        <w:r w:rsidR="00C277AE" w:rsidRPr="003E11D7">
          <w:rPr>
            <w:rFonts w:ascii="Times New Roman" w:hAnsi="Times New Roman" w:cs="Times New Roman"/>
            <w:sz w:val="24"/>
            <w:szCs w:val="24"/>
            <w:lang w:val="en-US"/>
          </w:rPr>
          <w:t xml:space="preserve"> %</w:t>
        </w:r>
        <w:r w:rsidR="00C277AE">
          <w:rPr>
            <w:rFonts w:ascii="Times New Roman" w:hAnsi="Times New Roman" w:cs="Times New Roman"/>
            <w:sz w:val="24"/>
            <w:szCs w:val="24"/>
            <w:lang w:val="en-US"/>
          </w:rPr>
          <w:t>;</w:t>
        </w:r>
      </w:ins>
      <w:ins w:id="211" w:author="Carlos Calderon del Cid" w:date="2023-10-09T19:42:00Z">
        <w:r w:rsidR="00C277AE">
          <w:rPr>
            <w:rFonts w:ascii="Times New Roman" w:hAnsi="Times New Roman" w:cs="Times New Roman"/>
            <w:sz w:val="24"/>
            <w:szCs w:val="24"/>
            <w:lang w:val="en-US"/>
          </w:rPr>
          <w:t xml:space="preserve"> for</w:t>
        </w:r>
      </w:ins>
      <w:ins w:id="212" w:author="Carlos Calderon del Cid" w:date="2023-10-09T23:16:00Z">
        <w:r w:rsidR="00C04B51">
          <w:rPr>
            <w:rFonts w:ascii="Times New Roman" w:hAnsi="Times New Roman" w:cs="Times New Roman"/>
            <w:sz w:val="24"/>
            <w:szCs w:val="24"/>
            <w:lang w:val="en-US"/>
          </w:rPr>
          <w:t xml:space="preserve"> trees missing</w:t>
        </w:r>
      </w:ins>
      <w:ins w:id="213" w:author="Carlos Calderon del Cid" w:date="2023-10-09T19:42:00Z">
        <w:r w:rsidR="00C277AE">
          <w:rPr>
            <w:rFonts w:ascii="Times New Roman" w:hAnsi="Times New Roman" w:cs="Times New Roman"/>
            <w:sz w:val="24"/>
            <w:szCs w:val="24"/>
            <w:lang w:val="en-US"/>
          </w:rPr>
          <w:t xml:space="preserve"> 25% </w:t>
        </w:r>
      </w:ins>
      <w:ins w:id="214" w:author="Carlos Calderon del Cid" w:date="2023-10-11T16:38:00Z">
        <w:r w:rsidR="008D3491">
          <w:rPr>
            <w:rFonts w:ascii="Times New Roman" w:hAnsi="Times New Roman" w:cs="Times New Roman"/>
            <w:sz w:val="24"/>
            <w:szCs w:val="24"/>
            <w:lang w:val="en-US"/>
          </w:rPr>
          <w:t xml:space="preserve">of extant </w:t>
        </w:r>
      </w:ins>
      <w:ins w:id="215" w:author="Carlos Calderon del Cid" w:date="2023-10-09T19:42:00Z">
        <w:r w:rsidR="00C277AE">
          <w:rPr>
            <w:rFonts w:ascii="Times New Roman" w:hAnsi="Times New Roman" w:cs="Times New Roman"/>
            <w:sz w:val="24"/>
            <w:szCs w:val="24"/>
            <w:lang w:val="en-US"/>
          </w:rPr>
          <w:t>species was 2</w:t>
        </w:r>
      </w:ins>
      <w:ins w:id="216" w:author="Carlos Calderon del Cid" w:date="2023-10-09T23:16:00Z">
        <w:r w:rsidR="00C04B51">
          <w:rPr>
            <w:rFonts w:ascii="Times New Roman" w:hAnsi="Times New Roman" w:cs="Times New Roman"/>
            <w:sz w:val="24"/>
            <w:szCs w:val="24"/>
            <w:lang w:val="en-US"/>
          </w:rPr>
          <w:t>09</w:t>
        </w:r>
      </w:ins>
      <w:ins w:id="217" w:author="Carlos Calderon del Cid" w:date="2023-10-09T19:42:00Z">
        <w:r w:rsidR="00C277AE">
          <w:rPr>
            <w:rFonts w:ascii="Times New Roman" w:hAnsi="Times New Roman" w:cs="Times New Roman"/>
            <w:sz w:val="24"/>
            <w:szCs w:val="24"/>
            <w:lang w:val="en-US"/>
          </w:rPr>
          <w:t xml:space="preserve"> </w:t>
        </w:r>
        <w:r w:rsidR="00C277AE" w:rsidRPr="003E11D7">
          <w:rPr>
            <w:rFonts w:ascii="Times New Roman" w:hAnsi="Times New Roman" w:cs="Times New Roman"/>
            <w:sz w:val="24"/>
            <w:szCs w:val="24"/>
            <w:lang w:val="en-US"/>
          </w:rPr>
          <w:t xml:space="preserve">± </w:t>
        </w:r>
      </w:ins>
      <w:ins w:id="218" w:author="Carlos Calderon del Cid" w:date="2023-10-09T23:16:00Z">
        <w:r w:rsidR="00C04B51">
          <w:rPr>
            <w:rFonts w:ascii="Times New Roman" w:hAnsi="Times New Roman" w:cs="Times New Roman"/>
            <w:sz w:val="24"/>
            <w:szCs w:val="24"/>
            <w:lang w:val="en-US"/>
          </w:rPr>
          <w:t>847</w:t>
        </w:r>
      </w:ins>
      <w:ins w:id="219" w:author="Carlos Calderon del Cid" w:date="2023-10-09T19:42:00Z">
        <w:r w:rsidR="00C277AE" w:rsidRPr="003E11D7">
          <w:rPr>
            <w:rFonts w:ascii="Times New Roman" w:hAnsi="Times New Roman" w:cs="Times New Roman"/>
            <w:sz w:val="24"/>
            <w:szCs w:val="24"/>
            <w:lang w:val="en-US"/>
          </w:rPr>
          <w:t xml:space="preserve"> %</w:t>
        </w:r>
        <w:r w:rsidR="00C277AE">
          <w:rPr>
            <w:rFonts w:ascii="Times New Roman" w:hAnsi="Times New Roman" w:cs="Times New Roman"/>
            <w:sz w:val="24"/>
            <w:szCs w:val="24"/>
            <w:lang w:val="en-US"/>
          </w:rPr>
          <w:t>; and for</w:t>
        </w:r>
      </w:ins>
      <w:ins w:id="220" w:author="Carlos Calderon del Cid" w:date="2023-10-09T23:17:00Z">
        <w:r w:rsidR="00C04B51">
          <w:rPr>
            <w:rFonts w:ascii="Times New Roman" w:hAnsi="Times New Roman" w:cs="Times New Roman"/>
            <w:sz w:val="24"/>
            <w:szCs w:val="24"/>
            <w:lang w:val="en-US"/>
          </w:rPr>
          <w:t xml:space="preserve"> trees </w:t>
        </w:r>
      </w:ins>
      <w:ins w:id="221" w:author="Carlos Calderon del Cid" w:date="2023-10-11T16:39:00Z">
        <w:r w:rsidR="008D3491">
          <w:rPr>
            <w:rFonts w:ascii="Times New Roman" w:hAnsi="Times New Roman" w:cs="Times New Roman"/>
            <w:sz w:val="24"/>
            <w:szCs w:val="24"/>
            <w:lang w:val="en-US"/>
          </w:rPr>
          <w:t>missing</w:t>
        </w:r>
      </w:ins>
      <w:ins w:id="222" w:author="Carlos Calderon del Cid" w:date="2023-10-09T19:42:00Z">
        <w:r w:rsidR="00C277AE">
          <w:rPr>
            <w:rFonts w:ascii="Times New Roman" w:hAnsi="Times New Roman" w:cs="Times New Roman"/>
            <w:sz w:val="24"/>
            <w:szCs w:val="24"/>
            <w:lang w:val="en-US"/>
          </w:rPr>
          <w:t xml:space="preserve"> 50%</w:t>
        </w:r>
      </w:ins>
      <w:ins w:id="223" w:author="Carlos Calderon del Cid" w:date="2023-10-11T16:39:00Z">
        <w:r w:rsidR="008D3491">
          <w:rPr>
            <w:rFonts w:ascii="Times New Roman" w:hAnsi="Times New Roman" w:cs="Times New Roman"/>
            <w:sz w:val="24"/>
            <w:szCs w:val="24"/>
            <w:lang w:val="en-US"/>
          </w:rPr>
          <w:t xml:space="preserve"> of extant species </w:t>
        </w:r>
      </w:ins>
      <w:ins w:id="224" w:author="Carlos Calderon del Cid" w:date="2023-10-09T19:42:00Z">
        <w:r w:rsidR="00C277AE">
          <w:rPr>
            <w:rFonts w:ascii="Times New Roman" w:hAnsi="Times New Roman" w:cs="Times New Roman"/>
            <w:sz w:val="24"/>
            <w:szCs w:val="24"/>
            <w:lang w:val="en-US"/>
          </w:rPr>
          <w:t xml:space="preserve">was </w:t>
        </w:r>
      </w:ins>
      <w:ins w:id="225" w:author="Carlos Calderon del Cid" w:date="2023-10-09T23:17:00Z">
        <w:r w:rsidR="00C04B51">
          <w:rPr>
            <w:rFonts w:ascii="Times New Roman" w:hAnsi="Times New Roman" w:cs="Times New Roman"/>
            <w:sz w:val="24"/>
            <w:szCs w:val="24"/>
            <w:lang w:val="en-US"/>
          </w:rPr>
          <w:t>9</w:t>
        </w:r>
      </w:ins>
      <w:ins w:id="226" w:author="Carlos Calderon del Cid" w:date="2023-10-09T19:43:00Z">
        <w:r w:rsidR="00C277AE">
          <w:rPr>
            <w:rFonts w:ascii="Times New Roman" w:hAnsi="Times New Roman" w:cs="Times New Roman"/>
            <w:sz w:val="24"/>
            <w:szCs w:val="24"/>
            <w:lang w:val="en-US"/>
          </w:rPr>
          <w:t xml:space="preserve">09 </w:t>
        </w:r>
        <w:r w:rsidR="00C277AE" w:rsidRPr="003E11D7">
          <w:rPr>
            <w:rFonts w:ascii="Times New Roman" w:hAnsi="Times New Roman" w:cs="Times New Roman"/>
            <w:sz w:val="24"/>
            <w:szCs w:val="24"/>
            <w:lang w:val="en-US"/>
          </w:rPr>
          <w:t xml:space="preserve">± </w:t>
        </w:r>
      </w:ins>
      <w:ins w:id="227" w:author="Carlos Calderon del Cid" w:date="2023-10-09T23:17:00Z">
        <w:r w:rsidR="00C04B51">
          <w:rPr>
            <w:rFonts w:ascii="Times New Roman" w:hAnsi="Times New Roman" w:cs="Times New Roman"/>
            <w:sz w:val="24"/>
            <w:szCs w:val="24"/>
            <w:lang w:val="en-US"/>
          </w:rPr>
          <w:t>8961</w:t>
        </w:r>
      </w:ins>
      <w:ins w:id="228" w:author="Carlos Calderon del Cid" w:date="2023-10-09T19:43:00Z">
        <w:r w:rsidR="00C277AE" w:rsidRPr="003E11D7">
          <w:rPr>
            <w:rFonts w:ascii="Times New Roman" w:hAnsi="Times New Roman" w:cs="Times New Roman"/>
            <w:sz w:val="24"/>
            <w:szCs w:val="24"/>
            <w:lang w:val="en-US"/>
          </w:rPr>
          <w:t xml:space="preserve"> %</w:t>
        </w:r>
        <w:r w:rsidR="00C277AE">
          <w:rPr>
            <w:rFonts w:ascii="Times New Roman" w:hAnsi="Times New Roman" w:cs="Times New Roman"/>
            <w:sz w:val="24"/>
            <w:szCs w:val="24"/>
            <w:lang w:val="en-US"/>
          </w:rPr>
          <w:t>.</w:t>
        </w:r>
      </w:ins>
    </w:p>
    <w:p w14:paraId="1C532166" w14:textId="5360319D" w:rsidR="00CC0724" w:rsidRPr="00CC0724" w:rsidDel="00C277AE" w:rsidRDefault="00CC0724">
      <w:pPr>
        <w:spacing w:after="0" w:line="360" w:lineRule="auto"/>
        <w:ind w:firstLine="709"/>
        <w:jc w:val="both"/>
        <w:rPr>
          <w:del w:id="229" w:author="Carlos Calderon del Cid" w:date="2023-10-09T19:43:00Z"/>
          <w:rFonts w:ascii="Times New Roman" w:hAnsi="Times New Roman" w:cs="Times New Roman"/>
          <w:sz w:val="24"/>
          <w:szCs w:val="24"/>
          <w:lang w:val="en-US"/>
        </w:rPr>
        <w:pPrChange w:id="230" w:author="Carlos Calderon del Cid" w:date="2023-10-09T19:32:00Z">
          <w:pPr>
            <w:spacing w:after="0" w:line="360" w:lineRule="auto"/>
            <w:jc w:val="both"/>
          </w:pPr>
        </w:pPrChange>
      </w:pPr>
    </w:p>
    <w:p w14:paraId="0C24F418" w14:textId="0D2DD00F" w:rsidR="009978B8" w:rsidDel="00C277AE" w:rsidRDefault="009978B8">
      <w:pPr>
        <w:spacing w:after="0" w:line="360" w:lineRule="auto"/>
        <w:jc w:val="both"/>
        <w:rPr>
          <w:del w:id="231" w:author="Carlos Calderon del Cid" w:date="2023-10-09T19:43:00Z"/>
          <w:rFonts w:ascii="Times New Roman" w:hAnsi="Times New Roman" w:cs="Times New Roman"/>
          <w:sz w:val="24"/>
          <w:szCs w:val="24"/>
          <w:lang w:val="en-US"/>
        </w:rPr>
      </w:pPr>
    </w:p>
    <w:p w14:paraId="3B57FE57" w14:textId="17F0ED88" w:rsidR="009978B8" w:rsidRDefault="00F332F3">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Probabilistic species age estimation</w:t>
      </w:r>
    </w:p>
    <w:p w14:paraId="159F80F2" w14:textId="3535A60A" w:rsidR="002C17FB" w:rsidRPr="002C17FB" w:rsidRDefault="002C17FB"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a low extinction scenario, the phylogenetic age MAPE (7.7 ± 15 %) was lower than both point estimates of the probabilistic function, 10.7 ± 10 % and 8.3 ± 15 % for expected and median age, respectively (Figure </w:t>
      </w:r>
      <w:ins w:id="232" w:author="Carlos Calderon del Cid" w:date="2023-10-12T01:06:00Z">
        <w:r w:rsidR="005E1A00">
          <w:rPr>
            <w:rFonts w:ascii="Times New Roman" w:hAnsi="Times New Roman" w:cs="Times New Roman"/>
            <w:sz w:val="24"/>
            <w:szCs w:val="24"/>
            <w:lang w:val="en-US"/>
          </w:rPr>
          <w:t>8</w:t>
        </w:r>
      </w:ins>
      <w:del w:id="233" w:author="Carlos Calderon del Cid" w:date="2023-10-12T01:06:00Z">
        <w:r w:rsidDel="005E1A00">
          <w:rPr>
            <w:rFonts w:ascii="Times New Roman" w:hAnsi="Times New Roman" w:cs="Times New Roman"/>
            <w:sz w:val="24"/>
            <w:szCs w:val="24"/>
            <w:lang w:val="en-US"/>
          </w:rPr>
          <w:delText>7</w:delText>
        </w:r>
      </w:del>
      <w:r w:rsidR="00A9166F">
        <w:rPr>
          <w:rFonts w:ascii="Times New Roman" w:hAnsi="Times New Roman" w:cs="Times New Roman"/>
          <w:sz w:val="24"/>
          <w:szCs w:val="24"/>
          <w:lang w:val="en-US"/>
        </w:rPr>
        <w:t>a</w:t>
      </w:r>
      <w:r>
        <w:rPr>
          <w:rFonts w:ascii="Times New Roman" w:hAnsi="Times New Roman" w:cs="Times New Roman"/>
          <w:sz w:val="24"/>
          <w:szCs w:val="24"/>
          <w:lang w:val="en-US"/>
        </w:rPr>
        <w:t>). In an intermediate extinction scenario, both expected (22.6 ± 14 %) and median age (18.2 ± 17.7 %) presented a slightly lower MAPE than phylogenetic age (25.9 ± 22 %</w:t>
      </w:r>
      <w:r w:rsidR="00A9166F">
        <w:rPr>
          <w:rFonts w:ascii="Times New Roman" w:hAnsi="Times New Roman" w:cs="Times New Roman"/>
          <w:sz w:val="24"/>
          <w:szCs w:val="24"/>
          <w:lang w:val="en-US"/>
        </w:rPr>
        <w:t xml:space="preserve">; Figure </w:t>
      </w:r>
      <w:ins w:id="234" w:author="Carlos Calderon del Cid" w:date="2023-10-12T01:07:00Z">
        <w:r w:rsidR="005E1A00">
          <w:rPr>
            <w:rFonts w:ascii="Times New Roman" w:hAnsi="Times New Roman" w:cs="Times New Roman"/>
            <w:sz w:val="24"/>
            <w:szCs w:val="24"/>
            <w:lang w:val="en-US"/>
          </w:rPr>
          <w:t>8</w:t>
        </w:r>
      </w:ins>
      <w:del w:id="235" w:author="Carlos Calderon del Cid" w:date="2023-10-12T01:07:00Z">
        <w:r w:rsidR="00A9166F" w:rsidDel="005E1A00">
          <w:rPr>
            <w:rFonts w:ascii="Times New Roman" w:hAnsi="Times New Roman" w:cs="Times New Roman"/>
            <w:sz w:val="24"/>
            <w:szCs w:val="24"/>
            <w:lang w:val="en-US"/>
          </w:rPr>
          <w:delText>7</w:delText>
        </w:r>
      </w:del>
      <w:r w:rsidR="00A9166F">
        <w:rPr>
          <w:rFonts w:ascii="Times New Roman" w:hAnsi="Times New Roman" w:cs="Times New Roman"/>
          <w:sz w:val="24"/>
          <w:szCs w:val="24"/>
          <w:lang w:val="en-US"/>
        </w:rPr>
        <w:t>b</w:t>
      </w:r>
      <w:r>
        <w:rPr>
          <w:rFonts w:ascii="Times New Roman" w:hAnsi="Times New Roman" w:cs="Times New Roman"/>
          <w:sz w:val="24"/>
          <w:szCs w:val="24"/>
          <w:lang w:val="en-US"/>
        </w:rPr>
        <w:t>). Finally, in a high extinction scenario, both point estimates</w:t>
      </w:r>
      <w:r w:rsidR="00A9166F">
        <w:rPr>
          <w:rFonts w:ascii="Times New Roman" w:hAnsi="Times New Roman" w:cs="Times New Roman"/>
          <w:sz w:val="24"/>
          <w:szCs w:val="24"/>
          <w:lang w:val="en-US"/>
        </w:rPr>
        <w:t xml:space="preserve"> MAPE</w:t>
      </w:r>
      <w:r>
        <w:rPr>
          <w:rFonts w:ascii="Times New Roman" w:hAnsi="Times New Roman" w:cs="Times New Roman"/>
          <w:sz w:val="24"/>
          <w:szCs w:val="24"/>
          <w:lang w:val="en-US"/>
        </w:rPr>
        <w:t xml:space="preserve">, expected </w:t>
      </w:r>
      <w:r w:rsidR="00A9166F">
        <w:rPr>
          <w:rFonts w:ascii="Times New Roman" w:hAnsi="Times New Roman" w:cs="Times New Roman"/>
          <w:sz w:val="24"/>
          <w:szCs w:val="24"/>
          <w:lang w:val="en-US"/>
        </w:rPr>
        <w:t>(</w:t>
      </w:r>
      <w:r>
        <w:rPr>
          <w:rFonts w:ascii="Times New Roman" w:hAnsi="Times New Roman" w:cs="Times New Roman"/>
          <w:sz w:val="24"/>
          <w:szCs w:val="24"/>
          <w:lang w:val="en-US"/>
        </w:rPr>
        <w:t>30.7 ± 13 %</w:t>
      </w:r>
      <w:r w:rsidR="00A9166F">
        <w:rPr>
          <w:rFonts w:ascii="Times New Roman" w:hAnsi="Times New Roman" w:cs="Times New Roman"/>
          <w:sz w:val="24"/>
          <w:szCs w:val="24"/>
          <w:lang w:val="en-US"/>
        </w:rPr>
        <w:t>)</w:t>
      </w:r>
      <w:r>
        <w:rPr>
          <w:rFonts w:ascii="Times New Roman" w:hAnsi="Times New Roman" w:cs="Times New Roman"/>
          <w:sz w:val="24"/>
          <w:szCs w:val="24"/>
          <w:lang w:val="en-US"/>
        </w:rPr>
        <w:t xml:space="preserve"> and median </w:t>
      </w:r>
      <w:r w:rsidR="00A9166F">
        <w:rPr>
          <w:rFonts w:ascii="Times New Roman" w:hAnsi="Times New Roman" w:cs="Times New Roman"/>
          <w:sz w:val="24"/>
          <w:szCs w:val="24"/>
          <w:lang w:val="en-US"/>
        </w:rPr>
        <w:t>(</w:t>
      </w:r>
      <w:r>
        <w:rPr>
          <w:rFonts w:ascii="Times New Roman" w:hAnsi="Times New Roman" w:cs="Times New Roman"/>
          <w:sz w:val="24"/>
          <w:szCs w:val="24"/>
          <w:lang w:val="en-US"/>
        </w:rPr>
        <w:t>25.3 ± 14 %</w:t>
      </w:r>
      <w:r w:rsidR="00A9166F">
        <w:rPr>
          <w:rFonts w:ascii="Times New Roman" w:hAnsi="Times New Roman" w:cs="Times New Roman"/>
          <w:sz w:val="24"/>
          <w:szCs w:val="24"/>
          <w:lang w:val="en-US"/>
        </w:rPr>
        <w:t xml:space="preserve">), presented a two-fold decrease regarding the phylogenetic age (60.2 ± 38 %; Figure </w:t>
      </w:r>
      <w:ins w:id="236" w:author="Carlos Calderon del Cid" w:date="2023-10-12T01:07:00Z">
        <w:r w:rsidR="005E1A00">
          <w:rPr>
            <w:rFonts w:ascii="Times New Roman" w:hAnsi="Times New Roman" w:cs="Times New Roman"/>
            <w:sz w:val="24"/>
            <w:szCs w:val="24"/>
            <w:lang w:val="en-US"/>
          </w:rPr>
          <w:t>8</w:t>
        </w:r>
      </w:ins>
      <w:del w:id="237" w:author="Carlos Calderon del Cid" w:date="2023-10-12T01:07:00Z">
        <w:r w:rsidR="00A9166F" w:rsidDel="005E1A00">
          <w:rPr>
            <w:rFonts w:ascii="Times New Roman" w:hAnsi="Times New Roman" w:cs="Times New Roman"/>
            <w:sz w:val="24"/>
            <w:szCs w:val="24"/>
            <w:lang w:val="en-US"/>
          </w:rPr>
          <w:delText>7</w:delText>
        </w:r>
      </w:del>
      <w:r w:rsidR="00A9166F">
        <w:rPr>
          <w:rFonts w:ascii="Times New Roman" w:hAnsi="Times New Roman" w:cs="Times New Roman"/>
          <w:sz w:val="24"/>
          <w:szCs w:val="24"/>
          <w:lang w:val="en-US"/>
        </w:rPr>
        <w:t xml:space="preserve">c).  </w:t>
      </w:r>
    </w:p>
    <w:p w14:paraId="0662364E" w14:textId="77777777" w:rsidR="009978B8" w:rsidRDefault="009978B8">
      <w:pPr>
        <w:spacing w:after="0" w:line="360" w:lineRule="auto"/>
        <w:jc w:val="both"/>
        <w:rPr>
          <w:rFonts w:ascii="Times New Roman" w:hAnsi="Times New Roman" w:cs="Times New Roman"/>
          <w:sz w:val="24"/>
          <w:szCs w:val="24"/>
          <w:lang w:val="en-US"/>
        </w:rPr>
      </w:pPr>
    </w:p>
    <w:p w14:paraId="00CA0556" w14:textId="2F1D6F94" w:rsidR="009978B8" w:rsidRDefault="00046A4B">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Effect of approximate species age on estimated extinction risk correlations</w:t>
      </w:r>
    </w:p>
    <w:p w14:paraId="613B7428" w14:textId="20BC82CD" w:rsidR="009978B8" w:rsidRDefault="00046A4B" w:rsidP="008851D9">
      <w:pPr>
        <w:spacing w:after="0" w:line="360" w:lineRule="auto"/>
        <w:ind w:firstLine="709"/>
        <w:jc w:val="both"/>
        <w:rPr>
          <w:ins w:id="238" w:author="Carlos Calderon del Cid" w:date="2023-10-09T23:18:00Z"/>
          <w:rFonts w:ascii="Times New Roman" w:hAnsi="Times New Roman" w:cs="Times New Roman"/>
          <w:sz w:val="24"/>
          <w:szCs w:val="24"/>
          <w:lang w:val="en-US"/>
        </w:rPr>
      </w:pPr>
      <w:r>
        <w:rPr>
          <w:rFonts w:ascii="Times New Roman" w:hAnsi="Times New Roman" w:cs="Times New Roman"/>
          <w:sz w:val="24"/>
          <w:szCs w:val="24"/>
          <w:lang w:val="en-US"/>
        </w:rPr>
        <w:t xml:space="preserve">The use of phylogenetic age as an approximation of species age led to error rates of 1.3, 7.2, and 18.6 % for scenarios with low, intermediate and high extinction rates, respectively (Figure </w:t>
      </w:r>
      <w:ins w:id="239" w:author="Carlos Calderon del Cid" w:date="2023-10-12T01:08:00Z">
        <w:r w:rsidR="005E1A00">
          <w:rPr>
            <w:rFonts w:ascii="Times New Roman" w:hAnsi="Times New Roman" w:cs="Times New Roman"/>
            <w:sz w:val="24"/>
            <w:szCs w:val="24"/>
            <w:lang w:val="en-US"/>
          </w:rPr>
          <w:t>9</w:t>
        </w:r>
      </w:ins>
      <w:del w:id="240" w:author="Carlos Calderon del Cid" w:date="2023-10-12T01:08:00Z">
        <w:r w:rsidDel="005E1A00">
          <w:rPr>
            <w:rFonts w:ascii="Times New Roman" w:hAnsi="Times New Roman" w:cs="Times New Roman"/>
            <w:sz w:val="24"/>
            <w:szCs w:val="24"/>
            <w:lang w:val="en-US"/>
          </w:rPr>
          <w:delText>8</w:delText>
        </w:r>
      </w:del>
      <w:r>
        <w:rPr>
          <w:rFonts w:ascii="Times New Roman" w:hAnsi="Times New Roman" w:cs="Times New Roman"/>
          <w:sz w:val="24"/>
          <w:szCs w:val="24"/>
          <w:lang w:val="en-US"/>
        </w:rPr>
        <w:t>). Thus, even under intermediate extinction the true relationship between age and conservation status was wrongly estimated in a significant fraction of the simulations, and higher extinction rates led to a further substantial drop in the reliability of this approach. In contrast, estimating species ages based on our probabilistic method led to much lower error rates</w:t>
      </w:r>
      <w:r w:rsidR="00822B8C">
        <w:rPr>
          <w:rFonts w:ascii="Times New Roman" w:hAnsi="Times New Roman" w:cs="Times New Roman"/>
          <w:sz w:val="24"/>
          <w:szCs w:val="24"/>
          <w:lang w:val="en-US"/>
        </w:rPr>
        <w:t xml:space="preserve"> (3 to </w:t>
      </w:r>
      <w:r w:rsidR="00506218">
        <w:rPr>
          <w:rFonts w:ascii="Times New Roman" w:hAnsi="Times New Roman" w:cs="Times New Roman"/>
          <w:sz w:val="24"/>
          <w:szCs w:val="24"/>
          <w:lang w:val="en-US"/>
        </w:rPr>
        <w:t>4-fold</w:t>
      </w:r>
      <w:r w:rsidR="00822B8C">
        <w:rPr>
          <w:rFonts w:ascii="Times New Roman" w:hAnsi="Times New Roman" w:cs="Times New Roman"/>
          <w:sz w:val="24"/>
          <w:szCs w:val="24"/>
          <w:lang w:val="en-US"/>
        </w:rPr>
        <w:t>)</w:t>
      </w:r>
      <w:r>
        <w:rPr>
          <w:rFonts w:ascii="Times New Roman" w:hAnsi="Times New Roman" w:cs="Times New Roman"/>
          <w:sz w:val="24"/>
          <w:szCs w:val="24"/>
          <w:lang w:val="en-US"/>
        </w:rPr>
        <w:t xml:space="preserve"> that dropped to 2% and 4%</w:t>
      </w:r>
      <w:r w:rsidR="00822B8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with intermediate and high extinction, respectively.  </w:t>
      </w:r>
    </w:p>
    <w:p w14:paraId="729A9B2C" w14:textId="77777777" w:rsidR="00C04B51" w:rsidRDefault="00C04B51" w:rsidP="008851D9">
      <w:pPr>
        <w:spacing w:after="0" w:line="360" w:lineRule="auto"/>
        <w:ind w:firstLine="709"/>
        <w:jc w:val="both"/>
        <w:rPr>
          <w:ins w:id="241" w:author="Carlos Calderon del Cid" w:date="2023-10-09T23:18:00Z"/>
          <w:rFonts w:ascii="Times New Roman" w:hAnsi="Times New Roman" w:cs="Times New Roman"/>
          <w:sz w:val="24"/>
          <w:szCs w:val="24"/>
          <w:lang w:val="en-US"/>
        </w:rPr>
      </w:pPr>
    </w:p>
    <w:p w14:paraId="5C5FB30E" w14:textId="618A5471" w:rsidR="00C04B51" w:rsidRPr="00C04B51" w:rsidRDefault="00C04B51">
      <w:pPr>
        <w:spacing w:after="0" w:line="360" w:lineRule="auto"/>
        <w:jc w:val="both"/>
        <w:rPr>
          <w:rFonts w:ascii="Times New Roman" w:hAnsi="Times New Roman" w:cs="Times New Roman"/>
          <w:i/>
          <w:iCs/>
          <w:sz w:val="24"/>
          <w:szCs w:val="24"/>
          <w:u w:val="single"/>
          <w:lang w:val="en-US"/>
          <w:rPrChange w:id="242" w:author="Carlos Calderon del Cid" w:date="2023-10-09T23:19:00Z">
            <w:rPr>
              <w:rFonts w:ascii="Times New Roman" w:hAnsi="Times New Roman" w:cs="Times New Roman"/>
              <w:sz w:val="24"/>
              <w:szCs w:val="24"/>
              <w:lang w:val="en-US"/>
            </w:rPr>
          </w:rPrChange>
        </w:rPr>
        <w:pPrChange w:id="243" w:author="Carlos Calderon del Cid" w:date="2023-10-09T23:18:00Z">
          <w:pPr>
            <w:spacing w:after="0" w:line="360" w:lineRule="auto"/>
            <w:ind w:firstLine="709"/>
            <w:jc w:val="both"/>
          </w:pPr>
        </w:pPrChange>
      </w:pPr>
      <w:ins w:id="244" w:author="Carlos Calderon del Cid" w:date="2023-10-09T23:20:00Z">
        <w:r>
          <w:rPr>
            <w:rFonts w:ascii="Times New Roman" w:hAnsi="Times New Roman" w:cs="Times New Roman"/>
            <w:i/>
            <w:iCs/>
            <w:sz w:val="24"/>
            <w:szCs w:val="24"/>
            <w:u w:val="single"/>
            <w:lang w:val="en-US"/>
          </w:rPr>
          <w:t>Effect of nonrandom incomplete sampling on the correlation between species ages and extinction risk</w:t>
        </w:r>
      </w:ins>
    </w:p>
    <w:p w14:paraId="40E3FA0D" w14:textId="5D2269B3" w:rsidR="009978B8" w:rsidRDefault="0009461D">
      <w:pPr>
        <w:spacing w:after="0" w:line="360" w:lineRule="auto"/>
        <w:ind w:firstLine="709"/>
        <w:jc w:val="both"/>
        <w:rPr>
          <w:rFonts w:ascii="Times New Roman" w:hAnsi="Times New Roman" w:cs="Times New Roman"/>
          <w:sz w:val="24"/>
          <w:szCs w:val="24"/>
          <w:lang w:val="en-US"/>
        </w:rPr>
        <w:pPrChange w:id="245" w:author="Carlos Calderon del Cid" w:date="2023-10-09T23:21:00Z">
          <w:pPr>
            <w:spacing w:after="0" w:line="360" w:lineRule="auto"/>
            <w:jc w:val="both"/>
          </w:pPr>
        </w:pPrChange>
      </w:pPr>
      <w:ins w:id="246" w:author="Carlos Calderon del Cid" w:date="2023-10-09T23:27:00Z">
        <w:r>
          <w:rPr>
            <w:rFonts w:ascii="Times New Roman" w:hAnsi="Times New Roman" w:cs="Times New Roman"/>
            <w:sz w:val="24"/>
            <w:szCs w:val="24"/>
            <w:lang w:val="en-US"/>
          </w:rPr>
          <w:t>Under bifurcating speciation, the</w:t>
        </w:r>
      </w:ins>
      <w:ins w:id="247" w:author="Carlos Calderon del Cid" w:date="2023-10-09T23:21:00Z">
        <w:r w:rsidR="00C04B51" w:rsidRPr="00C04B51">
          <w:rPr>
            <w:rFonts w:ascii="Times New Roman" w:hAnsi="Times New Roman" w:cs="Times New Roman"/>
            <w:sz w:val="24"/>
            <w:szCs w:val="24"/>
            <w:lang w:val="en-US"/>
          </w:rPr>
          <w:t xml:space="preserve"> use of phylogenetic age as an approximation of species age</w:t>
        </w:r>
      </w:ins>
      <w:ins w:id="248" w:author="Carlos Calderon del Cid" w:date="2023-10-11T16:40:00Z">
        <w:r w:rsidR="008D3491">
          <w:rPr>
            <w:rFonts w:ascii="Times New Roman" w:hAnsi="Times New Roman" w:cs="Times New Roman"/>
            <w:sz w:val="24"/>
            <w:szCs w:val="24"/>
            <w:lang w:val="en-US"/>
          </w:rPr>
          <w:t xml:space="preserve"> for assessing extinction risk categories</w:t>
        </w:r>
      </w:ins>
      <w:ins w:id="249" w:author="Carlos Calderon del Cid" w:date="2023-10-09T23:21:00Z">
        <w:r w:rsidR="00C04B51" w:rsidRPr="00C04B51">
          <w:rPr>
            <w:rFonts w:ascii="Times New Roman" w:hAnsi="Times New Roman" w:cs="Times New Roman"/>
            <w:sz w:val="24"/>
            <w:szCs w:val="24"/>
            <w:lang w:val="en-US"/>
          </w:rPr>
          <w:t xml:space="preserve"> led to error rates of </w:t>
        </w:r>
      </w:ins>
      <w:ins w:id="250" w:author="Carlos Calderon del Cid" w:date="2023-10-09T23:28:00Z">
        <w:r>
          <w:rPr>
            <w:rFonts w:ascii="Times New Roman" w:hAnsi="Times New Roman" w:cs="Times New Roman"/>
            <w:sz w:val="24"/>
            <w:szCs w:val="24"/>
            <w:lang w:val="en-US"/>
          </w:rPr>
          <w:t>6.2</w:t>
        </w:r>
      </w:ins>
      <w:ins w:id="251" w:author="Carlos Calderon del Cid" w:date="2023-10-11T16:41:00Z">
        <w:r w:rsidR="008D3491">
          <w:rPr>
            <w:rFonts w:ascii="Times New Roman" w:hAnsi="Times New Roman" w:cs="Times New Roman"/>
            <w:sz w:val="24"/>
            <w:szCs w:val="24"/>
            <w:lang w:val="en-US"/>
          </w:rPr>
          <w:t>%</w:t>
        </w:r>
      </w:ins>
      <w:ins w:id="252" w:author="Carlos Calderon del Cid" w:date="2023-10-09T23:21:00Z">
        <w:r w:rsidR="00C04B51" w:rsidRPr="00C04B51">
          <w:rPr>
            <w:rFonts w:ascii="Times New Roman" w:hAnsi="Times New Roman" w:cs="Times New Roman"/>
            <w:sz w:val="24"/>
            <w:szCs w:val="24"/>
            <w:lang w:val="en-US"/>
          </w:rPr>
          <w:t xml:space="preserve">, </w:t>
        </w:r>
      </w:ins>
      <w:ins w:id="253" w:author="Carlos Calderon del Cid" w:date="2023-10-09T23:28:00Z">
        <w:r>
          <w:rPr>
            <w:rFonts w:ascii="Times New Roman" w:hAnsi="Times New Roman" w:cs="Times New Roman"/>
            <w:sz w:val="24"/>
            <w:szCs w:val="24"/>
            <w:lang w:val="en-US"/>
          </w:rPr>
          <w:t>12.8</w:t>
        </w:r>
      </w:ins>
      <w:ins w:id="254" w:author="Carlos Calderon del Cid" w:date="2023-10-11T16:41:00Z">
        <w:r w:rsidR="008D3491">
          <w:rPr>
            <w:rFonts w:ascii="Times New Roman" w:hAnsi="Times New Roman" w:cs="Times New Roman"/>
            <w:sz w:val="24"/>
            <w:szCs w:val="24"/>
            <w:lang w:val="en-US"/>
          </w:rPr>
          <w:t>%</w:t>
        </w:r>
      </w:ins>
      <w:ins w:id="255" w:author="Carlos Calderon del Cid" w:date="2023-10-09T23:21:00Z">
        <w:r w:rsidR="00C04B51" w:rsidRPr="00C04B51">
          <w:rPr>
            <w:rFonts w:ascii="Times New Roman" w:hAnsi="Times New Roman" w:cs="Times New Roman"/>
            <w:sz w:val="24"/>
            <w:szCs w:val="24"/>
            <w:lang w:val="en-US"/>
          </w:rPr>
          <w:t xml:space="preserve">, and </w:t>
        </w:r>
      </w:ins>
      <w:ins w:id="256" w:author="Carlos Calderon del Cid" w:date="2023-10-09T23:28:00Z">
        <w:r>
          <w:rPr>
            <w:rFonts w:ascii="Times New Roman" w:hAnsi="Times New Roman" w:cs="Times New Roman"/>
            <w:sz w:val="24"/>
            <w:szCs w:val="24"/>
            <w:lang w:val="en-US"/>
          </w:rPr>
          <w:t>49.5</w:t>
        </w:r>
      </w:ins>
      <w:ins w:id="257" w:author="Carlos Calderon del Cid" w:date="2023-10-09T23:21:00Z">
        <w:r w:rsidR="00C04B51" w:rsidRPr="00C04B51">
          <w:rPr>
            <w:rFonts w:ascii="Times New Roman" w:hAnsi="Times New Roman" w:cs="Times New Roman"/>
            <w:sz w:val="24"/>
            <w:szCs w:val="24"/>
            <w:lang w:val="en-US"/>
          </w:rPr>
          <w:t xml:space="preserve"> % for scenarios </w:t>
        </w:r>
      </w:ins>
      <w:ins w:id="258" w:author="Carlos Calderon del Cid" w:date="2023-10-09T23:28:00Z">
        <w:r>
          <w:rPr>
            <w:rFonts w:ascii="Times New Roman" w:hAnsi="Times New Roman" w:cs="Times New Roman"/>
            <w:sz w:val="24"/>
            <w:szCs w:val="24"/>
            <w:lang w:val="en-US"/>
          </w:rPr>
          <w:t xml:space="preserve">with 0%, 25%, and 50% of missing </w:t>
        </w:r>
      </w:ins>
      <w:ins w:id="259" w:author="Carlos Calderon del Cid" w:date="2023-10-11T17:41:00Z">
        <w:r w:rsidR="00173285">
          <w:rPr>
            <w:rFonts w:ascii="Times New Roman" w:hAnsi="Times New Roman" w:cs="Times New Roman"/>
            <w:sz w:val="24"/>
            <w:szCs w:val="24"/>
            <w:lang w:val="en-US"/>
          </w:rPr>
          <w:t xml:space="preserve">extant </w:t>
        </w:r>
      </w:ins>
      <w:ins w:id="260" w:author="Carlos Calderon del Cid" w:date="2023-10-09T23:28:00Z">
        <w:r>
          <w:rPr>
            <w:rFonts w:ascii="Times New Roman" w:hAnsi="Times New Roman" w:cs="Times New Roman"/>
            <w:sz w:val="24"/>
            <w:szCs w:val="24"/>
            <w:lang w:val="en-US"/>
          </w:rPr>
          <w:t>species</w:t>
        </w:r>
      </w:ins>
      <w:ins w:id="261" w:author="Carlos Calderon del Cid" w:date="2023-10-09T23:21:00Z">
        <w:r w:rsidR="00C04B51" w:rsidRPr="00C04B51">
          <w:rPr>
            <w:rFonts w:ascii="Times New Roman" w:hAnsi="Times New Roman" w:cs="Times New Roman"/>
            <w:sz w:val="24"/>
            <w:szCs w:val="24"/>
            <w:lang w:val="en-US"/>
          </w:rPr>
          <w:t xml:space="preserve">, respectively (Figure </w:t>
        </w:r>
      </w:ins>
      <w:ins w:id="262" w:author="Carlos Calderon del Cid" w:date="2023-10-12T01:08:00Z">
        <w:r w:rsidR="005E1A00">
          <w:rPr>
            <w:rFonts w:ascii="Times New Roman" w:hAnsi="Times New Roman" w:cs="Times New Roman"/>
            <w:sz w:val="24"/>
            <w:szCs w:val="24"/>
            <w:lang w:val="en-US"/>
          </w:rPr>
          <w:lastRenderedPageBreak/>
          <w:t>10a</w:t>
        </w:r>
      </w:ins>
      <w:ins w:id="263" w:author="Carlos Calderon del Cid" w:date="2023-10-09T23:21:00Z">
        <w:r w:rsidR="00C04B51" w:rsidRPr="00C04B51">
          <w:rPr>
            <w:rFonts w:ascii="Times New Roman" w:hAnsi="Times New Roman" w:cs="Times New Roman"/>
            <w:sz w:val="24"/>
            <w:szCs w:val="24"/>
            <w:lang w:val="en-US"/>
          </w:rPr>
          <w:t xml:space="preserve">). </w:t>
        </w:r>
      </w:ins>
      <w:ins w:id="264" w:author="Carlos Calderon del Cid" w:date="2023-10-09T23:29:00Z">
        <w:r>
          <w:rPr>
            <w:rFonts w:ascii="Times New Roman" w:hAnsi="Times New Roman" w:cs="Times New Roman"/>
            <w:sz w:val="24"/>
            <w:szCs w:val="24"/>
            <w:lang w:val="en-US"/>
          </w:rPr>
          <w:t>Under budding speciation, the use of phylogenetic age as an approximation of species</w:t>
        </w:r>
      </w:ins>
      <w:ins w:id="265" w:author="Carlos Calderon del Cid" w:date="2023-10-09T23:32:00Z">
        <w:r>
          <w:rPr>
            <w:rFonts w:ascii="Times New Roman" w:hAnsi="Times New Roman" w:cs="Times New Roman"/>
            <w:sz w:val="24"/>
            <w:szCs w:val="24"/>
            <w:lang w:val="en-US"/>
          </w:rPr>
          <w:t xml:space="preserve"> age</w:t>
        </w:r>
      </w:ins>
      <w:ins w:id="266" w:author="Carlos Calderon del Cid" w:date="2023-10-11T16:40:00Z">
        <w:r w:rsidR="008D3491">
          <w:rPr>
            <w:rFonts w:ascii="Times New Roman" w:hAnsi="Times New Roman" w:cs="Times New Roman"/>
            <w:sz w:val="24"/>
            <w:szCs w:val="24"/>
            <w:lang w:val="en-US"/>
          </w:rPr>
          <w:t xml:space="preserve"> for assessing extinction risk categories</w:t>
        </w:r>
      </w:ins>
      <w:ins w:id="267" w:author="Carlos Calderon del Cid" w:date="2023-10-09T23:32:00Z">
        <w:r>
          <w:rPr>
            <w:rFonts w:ascii="Times New Roman" w:hAnsi="Times New Roman" w:cs="Times New Roman"/>
            <w:sz w:val="24"/>
            <w:szCs w:val="24"/>
            <w:lang w:val="en-US"/>
          </w:rPr>
          <w:t xml:space="preserve"> </w:t>
        </w:r>
      </w:ins>
      <w:ins w:id="268" w:author="Carlos Calderon del Cid" w:date="2023-10-09T23:30:00Z">
        <w:r>
          <w:rPr>
            <w:rFonts w:ascii="Times New Roman" w:hAnsi="Times New Roman" w:cs="Times New Roman"/>
            <w:sz w:val="24"/>
            <w:szCs w:val="24"/>
            <w:lang w:val="en-US"/>
          </w:rPr>
          <w:t>led to error rates of 30.1</w:t>
        </w:r>
      </w:ins>
      <w:ins w:id="269" w:author="Carlos Calderon del Cid" w:date="2023-10-11T16:41:00Z">
        <w:r w:rsidR="008D3491">
          <w:rPr>
            <w:rFonts w:ascii="Times New Roman" w:hAnsi="Times New Roman" w:cs="Times New Roman"/>
            <w:sz w:val="24"/>
            <w:szCs w:val="24"/>
            <w:lang w:val="en-US"/>
          </w:rPr>
          <w:t>%</w:t>
        </w:r>
      </w:ins>
      <w:ins w:id="270" w:author="Carlos Calderon del Cid" w:date="2023-10-09T23:30:00Z">
        <w:r>
          <w:rPr>
            <w:rFonts w:ascii="Times New Roman" w:hAnsi="Times New Roman" w:cs="Times New Roman"/>
            <w:sz w:val="24"/>
            <w:szCs w:val="24"/>
            <w:lang w:val="en-US"/>
          </w:rPr>
          <w:t>, 65.2</w:t>
        </w:r>
      </w:ins>
      <w:ins w:id="271" w:author="Carlos Calderon del Cid" w:date="2023-10-11T16:41:00Z">
        <w:r w:rsidR="008D3491">
          <w:rPr>
            <w:rFonts w:ascii="Times New Roman" w:hAnsi="Times New Roman" w:cs="Times New Roman"/>
            <w:sz w:val="24"/>
            <w:szCs w:val="24"/>
            <w:lang w:val="en-US"/>
          </w:rPr>
          <w:t>%</w:t>
        </w:r>
      </w:ins>
      <w:ins w:id="272" w:author="Carlos Calderon del Cid" w:date="2023-10-09T23:30:00Z">
        <w:r>
          <w:rPr>
            <w:rFonts w:ascii="Times New Roman" w:hAnsi="Times New Roman" w:cs="Times New Roman"/>
            <w:sz w:val="24"/>
            <w:szCs w:val="24"/>
            <w:lang w:val="en-US"/>
          </w:rPr>
          <w:t>, and 91.3% for scenarios with 0%, 25%, and 50% of missing</w:t>
        </w:r>
      </w:ins>
      <w:ins w:id="273" w:author="Carlos Calderon del Cid" w:date="2023-10-11T17:41:00Z">
        <w:r w:rsidR="00173285">
          <w:rPr>
            <w:rFonts w:ascii="Times New Roman" w:hAnsi="Times New Roman" w:cs="Times New Roman"/>
            <w:sz w:val="24"/>
            <w:szCs w:val="24"/>
            <w:lang w:val="en-US"/>
          </w:rPr>
          <w:t xml:space="preserve"> extant</w:t>
        </w:r>
      </w:ins>
      <w:ins w:id="274" w:author="Carlos Calderon del Cid" w:date="2023-10-09T23:30:00Z">
        <w:r>
          <w:rPr>
            <w:rFonts w:ascii="Times New Roman" w:hAnsi="Times New Roman" w:cs="Times New Roman"/>
            <w:sz w:val="24"/>
            <w:szCs w:val="24"/>
            <w:lang w:val="en-US"/>
          </w:rPr>
          <w:t xml:space="preserve"> species</w:t>
        </w:r>
        <w:r w:rsidRPr="00C04B51">
          <w:rPr>
            <w:rFonts w:ascii="Times New Roman" w:hAnsi="Times New Roman" w:cs="Times New Roman"/>
            <w:sz w:val="24"/>
            <w:szCs w:val="24"/>
            <w:lang w:val="en-US"/>
          </w:rPr>
          <w:t xml:space="preserve">, respectively (Figure </w:t>
        </w:r>
      </w:ins>
      <w:ins w:id="275" w:author="Carlos Calderon del Cid" w:date="2023-10-12T01:08:00Z">
        <w:r w:rsidR="005E1A00">
          <w:rPr>
            <w:rFonts w:ascii="Times New Roman" w:hAnsi="Times New Roman" w:cs="Times New Roman"/>
            <w:sz w:val="24"/>
            <w:szCs w:val="24"/>
            <w:lang w:val="en-US"/>
          </w:rPr>
          <w:t>10b</w:t>
        </w:r>
      </w:ins>
      <w:ins w:id="276" w:author="Carlos Calderon del Cid" w:date="2023-10-09T23:30:00Z">
        <w:r w:rsidRPr="00C04B51">
          <w:rPr>
            <w:rFonts w:ascii="Times New Roman" w:hAnsi="Times New Roman" w:cs="Times New Roman"/>
            <w:sz w:val="24"/>
            <w:szCs w:val="24"/>
            <w:lang w:val="en-US"/>
          </w:rPr>
          <w:t>)</w:t>
        </w:r>
      </w:ins>
    </w:p>
    <w:p w14:paraId="04FC89A9" w14:textId="77777777" w:rsidR="009978B8" w:rsidRDefault="009978B8">
      <w:pPr>
        <w:spacing w:after="0" w:line="360" w:lineRule="auto"/>
        <w:jc w:val="both"/>
        <w:rPr>
          <w:rFonts w:ascii="Times New Roman" w:hAnsi="Times New Roman" w:cs="Times New Roman"/>
          <w:sz w:val="24"/>
          <w:szCs w:val="24"/>
          <w:lang w:val="en-US"/>
        </w:rPr>
      </w:pPr>
    </w:p>
    <w:p w14:paraId="6739D010" w14:textId="77777777" w:rsidR="009978B8" w:rsidRDefault="009978B8">
      <w:pPr>
        <w:spacing w:after="0" w:line="360" w:lineRule="auto"/>
        <w:jc w:val="both"/>
        <w:rPr>
          <w:rFonts w:ascii="Times New Roman" w:hAnsi="Times New Roman" w:cs="Times New Roman"/>
          <w:sz w:val="24"/>
          <w:szCs w:val="24"/>
          <w:lang w:val="en-US"/>
        </w:rPr>
      </w:pPr>
    </w:p>
    <w:p w14:paraId="6E19956B" w14:textId="77777777" w:rsidR="009978B8"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Discussion</w:t>
      </w:r>
    </w:p>
    <w:p w14:paraId="66861936" w14:textId="530EE1CB" w:rsidR="009978B8" w:rsidRDefault="00000000" w:rsidP="00D376B3">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Our results shows that </w:t>
      </w:r>
      <w:ins w:id="277" w:author="Carlos Calderon del Cid" w:date="2023-10-11T16:41:00Z">
        <w:r w:rsidR="008D3491">
          <w:rPr>
            <w:rFonts w:ascii="Times New Roman" w:hAnsi="Times New Roman" w:cs="Times New Roman"/>
            <w:sz w:val="24"/>
            <w:szCs w:val="24"/>
            <w:lang w:val="en-US"/>
          </w:rPr>
          <w:t xml:space="preserve">the three shortfalls, </w:t>
        </w:r>
      </w:ins>
      <w:r>
        <w:rPr>
          <w:rFonts w:ascii="Times New Roman" w:hAnsi="Times New Roman" w:cs="Times New Roman"/>
          <w:sz w:val="24"/>
          <w:szCs w:val="24"/>
          <w:lang w:val="en-US"/>
        </w:rPr>
        <w:t>extinction rate</w:t>
      </w:r>
      <w:ins w:id="278" w:author="Carlos Calderon del Cid" w:date="2023-10-11T16:49:00Z">
        <w:r w:rsidR="00EA21F0">
          <w:rPr>
            <w:rFonts w:ascii="Times New Roman" w:hAnsi="Times New Roman" w:cs="Times New Roman"/>
            <w:sz w:val="24"/>
            <w:szCs w:val="24"/>
            <w:lang w:val="en-US"/>
          </w:rPr>
          <w:t>,</w:t>
        </w:r>
      </w:ins>
      <w:del w:id="279" w:author="Carlos Calderon del Cid" w:date="2023-10-11T16:49:00Z">
        <w:r w:rsidDel="00EA21F0">
          <w:rPr>
            <w:rFonts w:ascii="Times New Roman" w:hAnsi="Times New Roman" w:cs="Times New Roman"/>
            <w:sz w:val="24"/>
            <w:szCs w:val="24"/>
            <w:lang w:val="en-US"/>
          </w:rPr>
          <w:delText xml:space="preserve"> and</w:delText>
        </w:r>
      </w:del>
      <w:r>
        <w:rPr>
          <w:rFonts w:ascii="Times New Roman" w:hAnsi="Times New Roman" w:cs="Times New Roman"/>
          <w:sz w:val="24"/>
          <w:szCs w:val="24"/>
          <w:lang w:val="en-US"/>
        </w:rPr>
        <w:t xml:space="preserve"> speciation mode</w:t>
      </w:r>
      <w:ins w:id="280" w:author="Carlos Calderon del Cid" w:date="2023-10-11T16:41:00Z">
        <w:r w:rsidR="008D3491">
          <w:rPr>
            <w:rFonts w:ascii="Times New Roman" w:hAnsi="Times New Roman" w:cs="Times New Roman"/>
            <w:sz w:val="24"/>
            <w:szCs w:val="24"/>
            <w:lang w:val="en-US"/>
          </w:rPr>
          <w:t>,</w:t>
        </w:r>
      </w:ins>
      <w:ins w:id="281" w:author="Carlos Calderon del Cid" w:date="2023-10-11T16:49:00Z">
        <w:r w:rsidR="00EA21F0">
          <w:rPr>
            <w:rFonts w:ascii="Times New Roman" w:hAnsi="Times New Roman" w:cs="Times New Roman"/>
            <w:sz w:val="24"/>
            <w:szCs w:val="24"/>
            <w:lang w:val="en-US"/>
          </w:rPr>
          <w:t xml:space="preserve"> and incomplete sampling of extant species,</w:t>
        </w:r>
      </w:ins>
      <w:r>
        <w:rPr>
          <w:rFonts w:ascii="Times New Roman" w:hAnsi="Times New Roman" w:cs="Times New Roman"/>
          <w:sz w:val="24"/>
          <w:szCs w:val="24"/>
          <w:lang w:val="en-US"/>
        </w:rPr>
        <w:t xml:space="preserve"> greatly influence the mismatch between true and phylogenetic age. Moreover, the error patterns are different regarding the combination of</w:t>
      </w:r>
      <w:ins w:id="282" w:author="Carlos Calderon del Cid" w:date="2023-10-11T16:59:00Z">
        <w:r w:rsidR="002A0C98">
          <w:rPr>
            <w:rFonts w:ascii="Times New Roman" w:hAnsi="Times New Roman" w:cs="Times New Roman"/>
            <w:sz w:val="24"/>
            <w:szCs w:val="24"/>
            <w:lang w:val="en-US"/>
          </w:rPr>
          <w:t xml:space="preserve"> the</w:t>
        </w:r>
      </w:ins>
      <w:r>
        <w:rPr>
          <w:rFonts w:ascii="Times New Roman" w:hAnsi="Times New Roman" w:cs="Times New Roman"/>
          <w:sz w:val="24"/>
          <w:szCs w:val="24"/>
          <w:lang w:val="en-US"/>
        </w:rPr>
        <w:t xml:space="preserve"> </w:t>
      </w:r>
      <w:del w:id="283" w:author="Carlos Calderon del Cid" w:date="2023-10-11T16:47:00Z">
        <w:r w:rsidDel="00EA21F0">
          <w:rPr>
            <w:rFonts w:ascii="Times New Roman" w:hAnsi="Times New Roman" w:cs="Times New Roman"/>
            <w:sz w:val="24"/>
            <w:szCs w:val="24"/>
            <w:lang w:val="en-US"/>
          </w:rPr>
          <w:delText xml:space="preserve">both </w:delText>
        </w:r>
      </w:del>
      <w:ins w:id="284" w:author="Carlos Calderon del Cid" w:date="2023-10-11T16:47:00Z">
        <w:r w:rsidR="00EA21F0">
          <w:rPr>
            <w:rFonts w:ascii="Times New Roman" w:hAnsi="Times New Roman" w:cs="Times New Roman"/>
            <w:sz w:val="24"/>
            <w:szCs w:val="24"/>
            <w:lang w:val="en-US"/>
          </w:rPr>
          <w:t>three</w:t>
        </w:r>
        <w:r w:rsidR="00EA21F0">
          <w:rPr>
            <w:rFonts w:ascii="Times New Roman" w:hAnsi="Times New Roman" w:cs="Times New Roman"/>
            <w:sz w:val="24"/>
            <w:szCs w:val="24"/>
            <w:lang w:val="en-US"/>
          </w:rPr>
          <w:t xml:space="preserve"> </w:t>
        </w:r>
      </w:ins>
      <w:r>
        <w:rPr>
          <w:rFonts w:ascii="Times New Roman" w:hAnsi="Times New Roman" w:cs="Times New Roman"/>
          <w:sz w:val="24"/>
          <w:szCs w:val="24"/>
          <w:lang w:val="en-US"/>
        </w:rPr>
        <w:t xml:space="preserve">processes. As we expected, a phylogeny whose taxonomy was derived from a bifurcating speciation process presents no or low mismatch between true and phylogenetic age due to the bifurcating node structure of phylogenies and the way phylogenetic age is measured </w:t>
      </w:r>
      <w:r>
        <w:fldChar w:fldCharType="begin" w:fldLock="1"/>
      </w:r>
      <w:r w:rsidR="00230579">
        <w:rPr>
          <w:rFonts w:ascii="Times New Roman" w:hAnsi="Times New Roman" w:cs="Times New Roman"/>
          <w:sz w:val="24"/>
          <w:szCs w:val="24"/>
          <w:lang w:val="en-US"/>
        </w:rPr>
        <w:instrText>ADDIN CSL_CITATION {"citationItems":[{"id":"ITEM-1","itemData":{"author":[{"dropping-particle":"","family":"Meier","given":"R.","non-dropping-particle":"","parse-names":false,"suffix":""},{"dropping-particle":"","family":"Willmann","given":"R.","non-dropping-particle":"","parse-names":false,"suffix":""}],"container-title":"Species concepts and phylogenetic theory: a debate","id":"ITEM-1","issued":{"date-parts":[["2000"]]},"page":"167","title":"A defense of the Hennigian Species Concept","type":"chapter"},"uris":["http://www.mendeley.com/documents/?uuid=f796797b-9078-466b-bbfe-abe58ed9505d"]}],"mendeley":{"formattedCitation":"(Meier &amp; Willmann, 2000)","plainTextFormattedCitation":"(Meier &amp; Willmann, 2000)","previouslyFormattedCitation":"(Meier &amp; Willmann, 2000)"},"properties":{"noteIndex":0},"schema":"https://github.com/citation-style-language/schema/raw/master/csl-citation.json"}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(Meier &amp; Willmann, 2000)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Our study has also shown that under budding speciation phylogenetic age shows a high error even with no extinction rates (Figure 4). Likewise, anagenetic speciation, combined with budding or bifurcating speciation, resulted in high errors. The anagenetic error is not affected</w:t>
      </w:r>
      <w:r w:rsidR="00822B8C">
        <w:rPr>
          <w:rFonts w:ascii="Times New Roman" w:hAnsi="Times New Roman" w:cs="Times New Roman"/>
          <w:sz w:val="24"/>
          <w:szCs w:val="24"/>
          <w:lang w:val="en-US"/>
        </w:rPr>
        <w:t xml:space="preserve"> substantially</w:t>
      </w:r>
      <w:r>
        <w:rPr>
          <w:rFonts w:ascii="Times New Roman" w:hAnsi="Times New Roman" w:cs="Times New Roman"/>
          <w:sz w:val="24"/>
          <w:szCs w:val="24"/>
          <w:lang w:val="en-US"/>
        </w:rPr>
        <w:t xml:space="preserve"> by extinction rates, suggesting that if a clade experiences a certain degree of anagenesis, it should be discouraged to estimate ages from phylogenies.</w:t>
      </w:r>
      <w:ins w:id="285" w:author="Carlos Calderon del Cid" w:date="2023-10-11T16:49:00Z">
        <w:r w:rsidR="00EA21F0">
          <w:rPr>
            <w:rFonts w:ascii="Times New Roman" w:hAnsi="Times New Roman" w:cs="Times New Roman"/>
            <w:sz w:val="24"/>
            <w:szCs w:val="24"/>
            <w:lang w:val="en-US"/>
          </w:rPr>
          <w:t xml:space="preserve"> </w:t>
        </w:r>
      </w:ins>
      <w:ins w:id="286" w:author="Carlos Calderon del Cid" w:date="2023-10-11T16:59:00Z">
        <w:r w:rsidR="002A0C98">
          <w:rPr>
            <w:rFonts w:ascii="Times New Roman" w:hAnsi="Times New Roman" w:cs="Times New Roman"/>
            <w:sz w:val="24"/>
            <w:szCs w:val="24"/>
            <w:lang w:val="en-US"/>
          </w:rPr>
          <w:t>For</w:t>
        </w:r>
      </w:ins>
      <w:ins w:id="287" w:author="Carlos Calderon del Cid" w:date="2023-10-11T17:05:00Z">
        <w:r w:rsidR="007D64BB">
          <w:rPr>
            <w:rFonts w:ascii="Times New Roman" w:hAnsi="Times New Roman" w:cs="Times New Roman"/>
            <w:sz w:val="24"/>
            <w:szCs w:val="24"/>
            <w:lang w:val="en-US"/>
          </w:rPr>
          <w:t xml:space="preserve"> uniform</w:t>
        </w:r>
      </w:ins>
      <w:ins w:id="288" w:author="Carlos Calderon del Cid" w:date="2023-10-11T16:59:00Z">
        <w:r w:rsidR="002A0C98">
          <w:rPr>
            <w:rFonts w:ascii="Times New Roman" w:hAnsi="Times New Roman" w:cs="Times New Roman"/>
            <w:sz w:val="24"/>
            <w:szCs w:val="24"/>
            <w:lang w:val="en-US"/>
          </w:rPr>
          <w:t xml:space="preserve"> incomplete sampl</w:t>
        </w:r>
      </w:ins>
      <w:ins w:id="289" w:author="Carlos Calderon del Cid" w:date="2023-10-11T17:00:00Z">
        <w:r w:rsidR="002A0C98">
          <w:rPr>
            <w:rFonts w:ascii="Times New Roman" w:hAnsi="Times New Roman" w:cs="Times New Roman"/>
            <w:sz w:val="24"/>
            <w:szCs w:val="24"/>
            <w:lang w:val="en-US"/>
          </w:rPr>
          <w:t>ing</w:t>
        </w:r>
      </w:ins>
      <w:ins w:id="290" w:author="Carlos Calderon del Cid" w:date="2023-10-11T17:05:00Z">
        <w:r w:rsidR="007D64BB">
          <w:rPr>
            <w:rFonts w:ascii="Times New Roman" w:hAnsi="Times New Roman" w:cs="Times New Roman"/>
            <w:sz w:val="24"/>
            <w:szCs w:val="24"/>
            <w:lang w:val="en-US"/>
          </w:rPr>
          <w:t xml:space="preserve">, </w:t>
        </w:r>
      </w:ins>
      <w:ins w:id="291" w:author="Carlos Calderon del Cid" w:date="2023-10-11T17:15:00Z">
        <w:r w:rsidR="00410869">
          <w:rPr>
            <w:rFonts w:ascii="Times New Roman" w:hAnsi="Times New Roman" w:cs="Times New Roman"/>
            <w:sz w:val="24"/>
            <w:szCs w:val="24"/>
            <w:lang w:val="en-US"/>
          </w:rPr>
          <w:t>the error rates were massive</w:t>
        </w:r>
      </w:ins>
      <w:ins w:id="292" w:author="Carlos Calderon del Cid" w:date="2023-10-11T17:21:00Z">
        <w:r w:rsidR="00410869">
          <w:rPr>
            <w:rFonts w:ascii="Times New Roman" w:hAnsi="Times New Roman" w:cs="Times New Roman"/>
            <w:sz w:val="24"/>
            <w:szCs w:val="24"/>
            <w:lang w:val="en-US"/>
          </w:rPr>
          <w:t>,</w:t>
        </w:r>
      </w:ins>
      <w:ins w:id="293" w:author="Carlos Calderon del Cid" w:date="2023-10-11T17:27:00Z">
        <w:r w:rsidR="005E71F2">
          <w:rPr>
            <w:rFonts w:ascii="Times New Roman" w:hAnsi="Times New Roman" w:cs="Times New Roman"/>
            <w:sz w:val="24"/>
            <w:szCs w:val="24"/>
            <w:lang w:val="en-US"/>
          </w:rPr>
          <w:t xml:space="preserve"> for both scenarios of missing extant species (25% and 50%)</w:t>
        </w:r>
      </w:ins>
      <w:ins w:id="294" w:author="Carlos Calderon del Cid" w:date="2023-10-11T17:29:00Z">
        <w:r w:rsidR="005E71F2">
          <w:rPr>
            <w:rFonts w:ascii="Times New Roman" w:hAnsi="Times New Roman" w:cs="Times New Roman"/>
            <w:sz w:val="24"/>
            <w:szCs w:val="24"/>
            <w:lang w:val="en-US"/>
          </w:rPr>
          <w:t xml:space="preserve"> and f</w:t>
        </w:r>
      </w:ins>
      <w:ins w:id="295" w:author="Carlos Calderon del Cid" w:date="2023-10-11T17:30:00Z">
        <w:r w:rsidR="005E71F2">
          <w:rPr>
            <w:rFonts w:ascii="Times New Roman" w:hAnsi="Times New Roman" w:cs="Times New Roman"/>
            <w:sz w:val="24"/>
            <w:szCs w:val="24"/>
            <w:lang w:val="en-US"/>
          </w:rPr>
          <w:t>or both speciation modes</w:t>
        </w:r>
      </w:ins>
      <w:ins w:id="296" w:author="Carlos Calderon del Cid" w:date="2023-10-11T17:35:00Z">
        <w:r w:rsidR="00173285">
          <w:rPr>
            <w:rFonts w:ascii="Times New Roman" w:hAnsi="Times New Roman" w:cs="Times New Roman"/>
            <w:sz w:val="24"/>
            <w:szCs w:val="24"/>
            <w:lang w:val="en-US"/>
          </w:rPr>
          <w:t xml:space="preserve"> (Figure </w:t>
        </w:r>
      </w:ins>
      <w:ins w:id="297" w:author="Carlos Calderon del Cid" w:date="2023-10-12T01:08:00Z">
        <w:r w:rsidR="005E1A00">
          <w:rPr>
            <w:rFonts w:ascii="Times New Roman" w:hAnsi="Times New Roman" w:cs="Times New Roman"/>
            <w:sz w:val="24"/>
            <w:szCs w:val="24"/>
            <w:lang w:val="en-US"/>
          </w:rPr>
          <w:t>7</w:t>
        </w:r>
      </w:ins>
      <w:ins w:id="298" w:author="Carlos Calderon del Cid" w:date="2023-10-11T17:35:00Z">
        <w:r w:rsidR="00173285">
          <w:rPr>
            <w:rFonts w:ascii="Times New Roman" w:hAnsi="Times New Roman" w:cs="Times New Roman"/>
            <w:sz w:val="24"/>
            <w:szCs w:val="24"/>
            <w:lang w:val="en-US"/>
          </w:rPr>
          <w:t>)</w:t>
        </w:r>
      </w:ins>
      <w:ins w:id="299" w:author="Carlos Calderon del Cid" w:date="2023-10-11T17:30:00Z">
        <w:r w:rsidR="005E71F2">
          <w:rPr>
            <w:rFonts w:ascii="Times New Roman" w:hAnsi="Times New Roman" w:cs="Times New Roman"/>
            <w:sz w:val="24"/>
            <w:szCs w:val="24"/>
            <w:lang w:val="en-US"/>
          </w:rPr>
          <w:t>; however, the error rates were consider</w:t>
        </w:r>
      </w:ins>
      <w:ins w:id="300" w:author="Carlos Calderon del Cid" w:date="2023-10-11T17:31:00Z">
        <w:r w:rsidR="005E71F2">
          <w:rPr>
            <w:rFonts w:ascii="Times New Roman" w:hAnsi="Times New Roman" w:cs="Times New Roman"/>
            <w:sz w:val="24"/>
            <w:szCs w:val="24"/>
            <w:lang w:val="en-US"/>
          </w:rPr>
          <w:t xml:space="preserve">ably higher for bifurcating speciation, </w:t>
        </w:r>
      </w:ins>
      <w:ins w:id="301" w:author="Carlos Calderon del Cid" w:date="2023-10-11T17:32:00Z">
        <w:r w:rsidR="005E71F2">
          <w:rPr>
            <w:rFonts w:ascii="Times New Roman" w:hAnsi="Times New Roman" w:cs="Times New Roman"/>
            <w:sz w:val="24"/>
            <w:szCs w:val="24"/>
            <w:lang w:val="en-US"/>
          </w:rPr>
          <w:t>~</w:t>
        </w:r>
      </w:ins>
      <w:ins w:id="302" w:author="Carlos Calderon del Cid" w:date="2023-10-11T17:31:00Z">
        <w:r w:rsidR="005E71F2">
          <w:rPr>
            <w:rFonts w:ascii="Times New Roman" w:hAnsi="Times New Roman" w:cs="Times New Roman"/>
            <w:sz w:val="24"/>
            <w:szCs w:val="24"/>
            <w:lang w:val="en-US"/>
          </w:rPr>
          <w:t>2000%</w:t>
        </w:r>
      </w:ins>
      <w:ins w:id="303" w:author="Carlos Calderon del Cid" w:date="2023-10-11T17:32:00Z">
        <w:r w:rsidR="005E71F2">
          <w:rPr>
            <w:rFonts w:ascii="Times New Roman" w:hAnsi="Times New Roman" w:cs="Times New Roman"/>
            <w:sz w:val="24"/>
            <w:szCs w:val="24"/>
            <w:lang w:val="en-US"/>
          </w:rPr>
          <w:t xml:space="preserve"> in a 50% missing</w:t>
        </w:r>
      </w:ins>
      <w:ins w:id="304" w:author="Carlos Calderon del Cid" w:date="2023-10-11T18:00:00Z">
        <w:r w:rsidR="00500BD3">
          <w:rPr>
            <w:rFonts w:ascii="Times New Roman" w:hAnsi="Times New Roman" w:cs="Times New Roman"/>
            <w:sz w:val="24"/>
            <w:szCs w:val="24"/>
            <w:lang w:val="en-US"/>
          </w:rPr>
          <w:t xml:space="preserve"> extant</w:t>
        </w:r>
      </w:ins>
      <w:ins w:id="305" w:author="Carlos Calderon del Cid" w:date="2023-10-11T17:32:00Z">
        <w:r w:rsidR="005E71F2">
          <w:rPr>
            <w:rFonts w:ascii="Times New Roman" w:hAnsi="Times New Roman" w:cs="Times New Roman"/>
            <w:sz w:val="24"/>
            <w:szCs w:val="24"/>
            <w:lang w:val="en-US"/>
          </w:rPr>
          <w:t xml:space="preserve"> species scenario, due to</w:t>
        </w:r>
      </w:ins>
      <w:ins w:id="306" w:author="Carlos Calderon del Cid" w:date="2023-10-11T17:34:00Z">
        <w:r w:rsidR="00173285">
          <w:rPr>
            <w:rFonts w:ascii="Times New Roman" w:hAnsi="Times New Roman" w:cs="Times New Roman"/>
            <w:sz w:val="24"/>
            <w:szCs w:val="24"/>
            <w:lang w:val="en-US"/>
          </w:rPr>
          <w:t xml:space="preserve"> </w:t>
        </w:r>
      </w:ins>
      <w:ins w:id="307" w:author="Carlos Calderon del Cid" w:date="2023-10-11T17:35:00Z">
        <w:r w:rsidR="00173285">
          <w:rPr>
            <w:rFonts w:ascii="Times New Roman" w:hAnsi="Times New Roman" w:cs="Times New Roman"/>
            <w:sz w:val="24"/>
            <w:szCs w:val="24"/>
            <w:lang w:val="en-US"/>
          </w:rPr>
          <w:t xml:space="preserve">severely augmenting the terminal branch lengths. </w:t>
        </w:r>
      </w:ins>
      <w:ins w:id="308" w:author="Carlos Calderon del Cid" w:date="2023-10-11T17:54:00Z">
        <w:r w:rsidR="00500BD3">
          <w:rPr>
            <w:rFonts w:ascii="Times New Roman" w:hAnsi="Times New Roman" w:cs="Times New Roman"/>
            <w:sz w:val="24"/>
            <w:szCs w:val="24"/>
            <w:lang w:val="en-US"/>
          </w:rPr>
          <w:t xml:space="preserve">For </w:t>
        </w:r>
      </w:ins>
      <w:ins w:id="309" w:author="Carlos Calderon del Cid" w:date="2023-10-11T17:51:00Z">
        <w:r w:rsidR="00C94B94">
          <w:rPr>
            <w:rFonts w:ascii="Times New Roman" w:hAnsi="Times New Roman" w:cs="Times New Roman"/>
            <w:sz w:val="24"/>
            <w:szCs w:val="24"/>
            <w:lang w:val="en-US"/>
          </w:rPr>
          <w:t>nonrandom incomplete sampling</w:t>
        </w:r>
      </w:ins>
      <w:ins w:id="310" w:author="Carlos Calderon del Cid" w:date="2023-10-11T23:12:00Z">
        <w:r w:rsidR="00CE6AF1">
          <w:rPr>
            <w:rFonts w:ascii="Times New Roman" w:hAnsi="Times New Roman" w:cs="Times New Roman"/>
            <w:sz w:val="24"/>
            <w:szCs w:val="24"/>
            <w:lang w:val="en-US"/>
          </w:rPr>
          <w:t xml:space="preserve">, </w:t>
        </w:r>
      </w:ins>
      <w:ins w:id="311" w:author="Carlos Calderon del Cid" w:date="2023-10-11T17:51:00Z">
        <w:r w:rsidR="00C94B94">
          <w:rPr>
            <w:rFonts w:ascii="Times New Roman" w:hAnsi="Times New Roman" w:cs="Times New Roman"/>
            <w:sz w:val="24"/>
            <w:szCs w:val="24"/>
            <w:lang w:val="en-US"/>
          </w:rPr>
          <w:t xml:space="preserve">the error rates </w:t>
        </w:r>
      </w:ins>
      <w:ins w:id="312" w:author="Carlos Calderon del Cid" w:date="2023-10-11T17:52:00Z">
        <w:r w:rsidR="00C94B94">
          <w:rPr>
            <w:rFonts w:ascii="Times New Roman" w:hAnsi="Times New Roman" w:cs="Times New Roman"/>
            <w:sz w:val="24"/>
            <w:szCs w:val="24"/>
            <w:lang w:val="en-US"/>
          </w:rPr>
          <w:t xml:space="preserve">regarding the species age-extinction risk relationship were </w:t>
        </w:r>
      </w:ins>
      <w:ins w:id="313" w:author="Carlos Calderon del Cid" w:date="2023-10-11T17:56:00Z">
        <w:r w:rsidR="00500BD3">
          <w:rPr>
            <w:rFonts w:ascii="Times New Roman" w:hAnsi="Times New Roman" w:cs="Times New Roman"/>
            <w:sz w:val="24"/>
            <w:szCs w:val="24"/>
            <w:lang w:val="en-US"/>
          </w:rPr>
          <w:t xml:space="preserve">massive for </w:t>
        </w:r>
      </w:ins>
      <w:ins w:id="314" w:author="Carlos Calderon del Cid" w:date="2023-10-11T17:54:00Z">
        <w:r w:rsidR="00500BD3">
          <w:rPr>
            <w:rFonts w:ascii="Times New Roman" w:hAnsi="Times New Roman" w:cs="Times New Roman"/>
            <w:sz w:val="24"/>
            <w:szCs w:val="24"/>
            <w:lang w:val="en-US"/>
          </w:rPr>
          <w:t>budding speciation</w:t>
        </w:r>
      </w:ins>
      <w:ins w:id="315" w:author="Carlos Calderon del Cid" w:date="2023-10-11T17:58:00Z">
        <w:r w:rsidR="00500BD3">
          <w:rPr>
            <w:rFonts w:ascii="Times New Roman" w:hAnsi="Times New Roman" w:cs="Times New Roman"/>
            <w:sz w:val="24"/>
            <w:szCs w:val="24"/>
            <w:lang w:val="en-US"/>
          </w:rPr>
          <w:t xml:space="preserve"> (Figure </w:t>
        </w:r>
      </w:ins>
      <w:ins w:id="316" w:author="Carlos Calderon del Cid" w:date="2023-10-12T01:08:00Z">
        <w:r w:rsidR="005E1A00">
          <w:rPr>
            <w:rFonts w:ascii="Times New Roman" w:hAnsi="Times New Roman" w:cs="Times New Roman"/>
            <w:sz w:val="24"/>
            <w:szCs w:val="24"/>
            <w:lang w:val="en-US"/>
          </w:rPr>
          <w:t>10</w:t>
        </w:r>
      </w:ins>
      <w:ins w:id="317" w:author="Carlos Calderon del Cid" w:date="2023-10-11T17:58:00Z">
        <w:r w:rsidR="00500BD3">
          <w:rPr>
            <w:rFonts w:ascii="Times New Roman" w:hAnsi="Times New Roman" w:cs="Times New Roman"/>
            <w:sz w:val="24"/>
            <w:szCs w:val="24"/>
            <w:lang w:val="en-US"/>
          </w:rPr>
          <w:t>), ~91% of wrong inferences in a 50% missing extant species scenario</w:t>
        </w:r>
      </w:ins>
      <w:ins w:id="318" w:author="Carlos Calderon del Cid" w:date="2023-10-11T17:54:00Z">
        <w:r w:rsidR="00500BD3">
          <w:rPr>
            <w:rFonts w:ascii="Times New Roman" w:hAnsi="Times New Roman" w:cs="Times New Roman"/>
            <w:sz w:val="24"/>
            <w:szCs w:val="24"/>
            <w:lang w:val="en-US"/>
          </w:rPr>
          <w:t>.</w:t>
        </w:r>
      </w:ins>
      <w:ins w:id="319" w:author="Carlos Calderon del Cid" w:date="2023-10-11T17:59:00Z">
        <w:r w:rsidR="00500BD3">
          <w:rPr>
            <w:rFonts w:ascii="Times New Roman" w:hAnsi="Times New Roman" w:cs="Times New Roman"/>
            <w:sz w:val="24"/>
            <w:szCs w:val="24"/>
            <w:lang w:val="en-US"/>
          </w:rPr>
          <w:t xml:space="preserve"> However, th</w:t>
        </w:r>
      </w:ins>
      <w:ins w:id="320" w:author="Carlos Calderon del Cid" w:date="2023-10-11T18:00:00Z">
        <w:r w:rsidR="00500BD3">
          <w:rPr>
            <w:rFonts w:ascii="Times New Roman" w:hAnsi="Times New Roman" w:cs="Times New Roman"/>
            <w:sz w:val="24"/>
            <w:szCs w:val="24"/>
            <w:lang w:val="en-US"/>
          </w:rPr>
          <w:t xml:space="preserve">is result </w:t>
        </w:r>
      </w:ins>
      <w:ins w:id="321" w:author="Carlos Calderon del Cid" w:date="2023-10-11T18:01:00Z">
        <w:r w:rsidR="00500BD3">
          <w:rPr>
            <w:rFonts w:ascii="Times New Roman" w:hAnsi="Times New Roman" w:cs="Times New Roman"/>
            <w:sz w:val="24"/>
            <w:szCs w:val="24"/>
            <w:lang w:val="en-US"/>
          </w:rPr>
          <w:t xml:space="preserve">emerged because we </w:t>
        </w:r>
      </w:ins>
      <w:ins w:id="322" w:author="Carlos Calderon del Cid" w:date="2023-10-11T18:02:00Z">
        <w:r w:rsidR="00500BD3">
          <w:rPr>
            <w:rFonts w:ascii="Times New Roman" w:hAnsi="Times New Roman" w:cs="Times New Roman"/>
            <w:sz w:val="24"/>
            <w:szCs w:val="24"/>
            <w:lang w:val="en-US"/>
          </w:rPr>
          <w:t>decided that older species were less likely to be sampled, and bifurcating speciation causes</w:t>
        </w:r>
      </w:ins>
      <w:ins w:id="323" w:author="Carlos Calderon del Cid" w:date="2023-10-11T18:03:00Z">
        <w:r w:rsidR="00D376B3">
          <w:rPr>
            <w:rFonts w:ascii="Times New Roman" w:hAnsi="Times New Roman" w:cs="Times New Roman"/>
            <w:sz w:val="24"/>
            <w:szCs w:val="24"/>
            <w:lang w:val="en-US"/>
          </w:rPr>
          <w:t xml:space="preserve"> phylogenetic age to </w:t>
        </w:r>
      </w:ins>
      <w:ins w:id="324" w:author="Carlos Calderon del Cid" w:date="2023-10-11T18:04:00Z">
        <w:r w:rsidR="00D376B3">
          <w:rPr>
            <w:rFonts w:ascii="Times New Roman" w:hAnsi="Times New Roman" w:cs="Times New Roman"/>
            <w:sz w:val="24"/>
            <w:szCs w:val="24"/>
            <w:lang w:val="en-US"/>
          </w:rPr>
          <w:t xml:space="preserve">always </w:t>
        </w:r>
      </w:ins>
      <w:ins w:id="325" w:author="Carlos Calderon del Cid" w:date="2023-10-11T18:03:00Z">
        <w:r w:rsidR="00D376B3">
          <w:rPr>
            <w:rFonts w:ascii="Times New Roman" w:hAnsi="Times New Roman" w:cs="Times New Roman"/>
            <w:sz w:val="24"/>
            <w:szCs w:val="24"/>
            <w:lang w:val="en-US"/>
          </w:rPr>
          <w:t>overestimate</w:t>
        </w:r>
      </w:ins>
      <w:ins w:id="326" w:author="Carlos Calderon del Cid" w:date="2023-10-11T18:04:00Z">
        <w:r w:rsidR="00D376B3">
          <w:rPr>
            <w:rFonts w:ascii="Times New Roman" w:hAnsi="Times New Roman" w:cs="Times New Roman"/>
            <w:sz w:val="24"/>
            <w:szCs w:val="24"/>
            <w:lang w:val="en-US"/>
          </w:rPr>
          <w:t>s</w:t>
        </w:r>
      </w:ins>
      <w:ins w:id="327" w:author="Carlos Calderon del Cid" w:date="2023-10-11T18:03:00Z">
        <w:r w:rsidR="00D376B3">
          <w:rPr>
            <w:rFonts w:ascii="Times New Roman" w:hAnsi="Times New Roman" w:cs="Times New Roman"/>
            <w:sz w:val="24"/>
            <w:szCs w:val="24"/>
            <w:lang w:val="en-US"/>
          </w:rPr>
          <w:t xml:space="preserve"> the true age, thus, </w:t>
        </w:r>
      </w:ins>
      <w:ins w:id="328" w:author="Carlos Calderon del Cid" w:date="2023-10-11T18:04:00Z">
        <w:r w:rsidR="00D376B3">
          <w:rPr>
            <w:rFonts w:ascii="Times New Roman" w:hAnsi="Times New Roman" w:cs="Times New Roman"/>
            <w:sz w:val="24"/>
            <w:szCs w:val="24"/>
            <w:lang w:val="en-US"/>
          </w:rPr>
          <w:t>constraining more</w:t>
        </w:r>
      </w:ins>
      <w:ins w:id="329" w:author="Carlos Calderon del Cid" w:date="2023-10-11T18:05:00Z">
        <w:r w:rsidR="00D376B3">
          <w:rPr>
            <w:rFonts w:ascii="Times New Roman" w:hAnsi="Times New Roman" w:cs="Times New Roman"/>
            <w:sz w:val="24"/>
            <w:szCs w:val="24"/>
            <w:lang w:val="en-US"/>
          </w:rPr>
          <w:t xml:space="preserve"> than budding speciation</w:t>
        </w:r>
      </w:ins>
      <w:ins w:id="330" w:author="Carlos Calderon del Cid" w:date="2023-10-11T18:04:00Z">
        <w:r w:rsidR="00D376B3">
          <w:rPr>
            <w:rFonts w:ascii="Times New Roman" w:hAnsi="Times New Roman" w:cs="Times New Roman"/>
            <w:sz w:val="24"/>
            <w:szCs w:val="24"/>
            <w:lang w:val="en-US"/>
          </w:rPr>
          <w:t xml:space="preserve"> the age-extinction risk monotonic increase. </w:t>
        </w:r>
      </w:ins>
      <w:del w:id="331" w:author="Carlos Calderon del Cid" w:date="2023-10-11T17:36:00Z">
        <w:r w:rsidR="008851D9" w:rsidDel="00173285">
          <w:rPr>
            <w:rFonts w:ascii="Times New Roman" w:hAnsi="Times New Roman" w:cs="Times New Roman"/>
            <w:sz w:val="24"/>
            <w:szCs w:val="24"/>
            <w:lang w:val="en-US"/>
          </w:rPr>
          <w:delText xml:space="preserve"> </w:delText>
        </w:r>
      </w:del>
      <w:r w:rsidR="008851D9">
        <w:rPr>
          <w:rFonts w:ascii="Times New Roman" w:hAnsi="Times New Roman" w:cs="Times New Roman"/>
          <w:sz w:val="24"/>
          <w:szCs w:val="24"/>
          <w:lang w:val="en-US"/>
        </w:rPr>
        <w:t>Our probability age estimator performed well when compared with phylogenetic age, especially in high extinction scenarios. However, it should be implemented when the</w:t>
      </w:r>
      <w:r w:rsidR="00197E73">
        <w:rPr>
          <w:rFonts w:ascii="Times New Roman" w:hAnsi="Times New Roman" w:cs="Times New Roman"/>
          <w:sz w:val="24"/>
          <w:szCs w:val="24"/>
          <w:lang w:val="en-US"/>
        </w:rPr>
        <w:t xml:space="preserve">re is evidence that the clade under study had speciated by bifurcating speciation. </w:t>
      </w:r>
      <w:r>
        <w:rPr>
          <w:rFonts w:ascii="Times New Roman" w:hAnsi="Times New Roman" w:cs="Times New Roman"/>
          <w:sz w:val="24"/>
          <w:szCs w:val="24"/>
          <w:lang w:val="en-US"/>
        </w:rPr>
        <w:t xml:space="preserve">Thus, our study points out that </w:t>
      </w:r>
      <w:r>
        <w:rPr>
          <w:rFonts w:ascii="Times New Roman" w:hAnsi="Times New Roman" w:cs="Times New Roman"/>
          <w:sz w:val="24"/>
          <w:szCs w:val="24"/>
          <w:lang w:val="en-US"/>
        </w:rPr>
        <w:lastRenderedPageBreak/>
        <w:t xml:space="preserve">budding and anagenetic speciation are the principal source of inaccuracy in estimating species ages from time-calibrated phylogenies. </w:t>
      </w:r>
    </w:p>
    <w:p w14:paraId="418229D3" w14:textId="5341C8E2"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For bifurcating speciation, the mean error between true and phylogenetic age was the lowest</w:t>
      </w:r>
      <w:r w:rsidR="00486840">
        <w:rPr>
          <w:rFonts w:ascii="Times New Roman" w:hAnsi="Times New Roman" w:cs="Times New Roman"/>
          <w:sz w:val="24"/>
          <w:szCs w:val="24"/>
          <w:lang w:val="en-US"/>
        </w:rPr>
        <w:t xml:space="preserve"> when compared with the other speciation modes</w:t>
      </w:r>
      <w:r>
        <w:rPr>
          <w:rFonts w:ascii="Times New Roman" w:hAnsi="Times New Roman" w:cs="Times New Roman"/>
          <w:sz w:val="24"/>
          <w:szCs w:val="24"/>
          <w:lang w:val="en-US"/>
        </w:rPr>
        <w:t>. This is because taking the most recent ancestral node as phylogenetic age results in sister species to be identical in age, the same as implied by bifurcating speciation. Due to only introducing bias by extinction, there was a low risk of confusing the oldest with the youngest species but a considerable risk to jumble two random species. Therefore, under a bifurcating speciation scenario, the phylogenetic age indeed captures</w:t>
      </w:r>
      <w:r w:rsidR="00486840">
        <w:rPr>
          <w:rFonts w:ascii="Times New Roman" w:hAnsi="Times New Roman" w:cs="Times New Roman"/>
          <w:sz w:val="24"/>
          <w:szCs w:val="24"/>
          <w:lang w:val="en-US"/>
        </w:rPr>
        <w:t xml:space="preserve"> most of</w:t>
      </w:r>
      <w:r>
        <w:rPr>
          <w:rFonts w:ascii="Times New Roman" w:hAnsi="Times New Roman" w:cs="Times New Roman"/>
          <w:sz w:val="24"/>
          <w:szCs w:val="24"/>
          <w:lang w:val="en-US"/>
        </w:rPr>
        <w:t xml:space="preserve"> the signal of the true species age. For budding speciation, there is a high mismatch between ages, even in no-extinction scenarios; however, the overall error does not increase considerably with increasing extinction rates. Half of the phylogenetic age estimations in no-extinction scenarios always underestimate the true age, while when extinction rates increase, overestimation appears and rises until balancing with underestimation at high extinction scenarios. This pattern happens due to the phylogenetic estimation assumption of considering sister species as identical in age, which, in no extinction scenario, only correctly estimates the youngest species of any bifurcation. Moreover, when extinction rates increase, the youngest species of a clade evolving through b</w:t>
      </w:r>
      <w:r w:rsidR="00BE7023">
        <w:rPr>
          <w:rFonts w:ascii="Times New Roman" w:hAnsi="Times New Roman" w:cs="Times New Roman"/>
          <w:sz w:val="24"/>
          <w:szCs w:val="24"/>
          <w:lang w:val="en-US"/>
        </w:rPr>
        <w:t>udding</w:t>
      </w:r>
      <w:r>
        <w:rPr>
          <w:rFonts w:ascii="Times New Roman" w:hAnsi="Times New Roman" w:cs="Times New Roman"/>
          <w:sz w:val="24"/>
          <w:szCs w:val="24"/>
          <w:lang w:val="en-US"/>
        </w:rPr>
        <w:t xml:space="preserve"> speciation can be wrongly taken as phylogenetically old (i.e., having a long terminal branch) if all ancestral species to that branch are extinct. Due to these misinterpretation patterns, the qualitative error is high and increases considerably with extinction rates in the example of the oldest vs. youngest species (Figure 5). Thus, for clades diversifying predominantly through budding speciation, the phylogenetic age is not equal to the true age for half of the species, and some of these mismatches would be time substantial regarding the true age. </w:t>
      </w:r>
    </w:p>
    <w:p w14:paraId="2FCE3C22" w14:textId="509E2799" w:rsidR="009978B8" w:rsidRDefault="00000000" w:rsidP="008851D9">
      <w:pPr>
        <w:spacing w:after="0" w:line="360" w:lineRule="auto"/>
        <w:ind w:firstLine="709"/>
        <w:jc w:val="both"/>
        <w:rPr>
          <w:ins w:id="332" w:author="Carlos Calderon del Cid" w:date="2023-10-11T23:22:00Z"/>
          <w:rFonts w:ascii="Times New Roman" w:hAnsi="Times New Roman" w:cs="Times New Roman"/>
          <w:sz w:val="24"/>
          <w:szCs w:val="24"/>
          <w:lang w:val="en-US"/>
        </w:rPr>
      </w:pPr>
      <w:r>
        <w:rPr>
          <w:rFonts w:ascii="Times New Roman" w:hAnsi="Times New Roman" w:cs="Times New Roman"/>
          <w:sz w:val="24"/>
          <w:szCs w:val="24"/>
          <w:lang w:val="en-US"/>
        </w:rPr>
        <w:t xml:space="preserve">Given the large inaccuracy in phylogenetic age, especially for taxa originating under budding speciation, the question is whether this affects the inferences made from the relationship between species age and eco-evolutionary variables, such as extinction risk, range size or environmental variables </w:t>
      </w:r>
      <w:r>
        <w:fldChar w:fldCharType="begin" w:fldLock="1"/>
      </w:r>
      <w:r w:rsidR="00230579">
        <w:rPr>
          <w:rFonts w:ascii="Times New Roman" w:hAnsi="Times New Roman" w:cs="Times New Roman"/>
          <w:sz w:val="24"/>
          <w:szCs w:val="24"/>
          <w:lang w:val="en-US"/>
        </w:rPr>
        <w:instrText>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-2","issued":{"date-parts":[["2002"]]},"page":"135-142","title":"Phylogeny and the selectivity of extinction in Australian marsupials","type":"article-journal"},"uris":["http://www.mendeley.com/documents/?uuid=54fa1bb2-0c93-4f91-beea-c5e936e180fe"]},{"id":"ITEM-3","itemData":{"DOI":"10.1111/nph.13362","ISSN":"14698137","abstract":"Plant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Phytologist","id":"ITEM-3","issue":"2","issued":{"date-parts":[["2015"]]},"page":"468-479","title":"When do plant radiations influence community assembly? The importance of historical contingency in the race for niche space","type":"article-journal","volume":"207"},"uris":["http://www.mendeley.com/documents/?uuid=0dc71e10-dfe4-4014-b93e-872dd9be7264"]},{"id":"ITEM-4","itemData":{"author":[{"dropping-particle":"","family":"Pie","given":"M.R.","non-dropping-particle":"","parse-names":false,"suffix":""},{"dropping-particle":"","family":"Caron","given":"F.","non-dropping-particle":"","parse-names":false,"suffix":""}],"container-title":"bioRxiv","id":"ITEM-4","issued":{"date-parts":[["2023"]]},"title":"Substantial variation in species ages among vertebrate clades","type":"article-journal","volume":"06"},"uris":["http://www.mendeley.com/documents/?uuid=26e053f4-ce11-4a50-b926-31a50a9de182"]}],"mendeley":{"formattedCitation":"(Gaston &amp; Blackburn, 1997; Johnson et al., 2002b; Pie &amp; Caron, 2023; Tanentzap et al., 2015)","manualFormatting":"(Gaston &amp; Blackburn 1997, Johnson et al. 2002, Tanentzap et al. 2015, Pie &amp; Caron 2023)","plainTextFormattedCitation":"(Gaston &amp; Blackburn, 1997; Johnson et al., 2002b; Pie &amp; Caron, 2023; Tanentzap et al., 2015)","previouslyFormattedCitation":"(Gaston &amp; Blackburn, 1997; Johnson et al., 2002b; Pie &amp; Caron, 2023; Tanentzap et al., 2015)"},"properties":{"noteIndex":0},"schema":"https://github.com/citation-style-language/schema/raw/master/csl-citation.json"}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(Gaston &amp; Blackburn 1997, Johnson </w:t>
      </w:r>
      <w:r>
        <w:rPr>
          <w:rFonts w:ascii="Times New Roman" w:hAnsi="Times New Roman" w:cs="Times New Roman"/>
          <w:i/>
          <w:noProof/>
          <w:sz w:val="24"/>
          <w:szCs w:val="24"/>
          <w:lang w:val="en-US"/>
        </w:rPr>
        <w:t>et al.</w:t>
      </w:r>
      <w:r>
        <w:rPr>
          <w:rFonts w:ascii="Times New Roman" w:hAnsi="Times New Roman" w:cs="Times New Roman"/>
          <w:noProof/>
          <w:sz w:val="24"/>
          <w:szCs w:val="24"/>
          <w:lang w:val="en-US"/>
        </w:rPr>
        <w:t xml:space="preserve"> 2002, Tanentzap </w:t>
      </w:r>
      <w:r>
        <w:rPr>
          <w:rFonts w:ascii="Times New Roman" w:hAnsi="Times New Roman" w:cs="Times New Roman"/>
          <w:i/>
          <w:noProof/>
          <w:sz w:val="24"/>
          <w:szCs w:val="24"/>
          <w:lang w:val="en-US"/>
        </w:rPr>
        <w:t>et al.</w:t>
      </w:r>
      <w:r>
        <w:rPr>
          <w:rFonts w:ascii="Times New Roman" w:hAnsi="Times New Roman" w:cs="Times New Roman"/>
          <w:noProof/>
          <w:sz w:val="24"/>
          <w:szCs w:val="24"/>
          <w:lang w:val="en-US"/>
        </w:rPr>
        <w:t xml:space="preserve"> 2015, Pie &amp; Caron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If phylogenetic ages capture the true age signal, it could be argued that phylogenetic age is a valuable measure of species longevity. Some authors acknowledge the problems associated with measuring species age from phylogenies</w:t>
      </w:r>
      <w:r w:rsidR="003F4D29">
        <w:rPr>
          <w:rFonts w:ascii="Times New Roman" w:hAnsi="Times New Roman" w:cs="Times New Roman"/>
          <w:sz w:val="24"/>
          <w:szCs w:val="24"/>
          <w:lang w:val="en-US"/>
        </w:rPr>
        <w:t xml:space="preserve"> </w:t>
      </w:r>
      <w:r w:rsidR="003F4D29">
        <w:rPr>
          <w:rFonts w:ascii="Times New Roman" w:hAnsi="Times New Roman" w:cs="Times New Roman"/>
          <w:sz w:val="24"/>
          <w:szCs w:val="24"/>
          <w:lang w:val="en-US"/>
        </w:rPr>
        <w:fldChar w:fldCharType="begin" w:fldLock="1"/>
      </w:r>
      <w:r w:rsidR="00230579">
        <w:rPr>
          <w:rFonts w:ascii="Times New Roman" w:hAnsi="Times New Roman" w:cs="Times New Roman"/>
          <w:sz w:val="24"/>
          <w:szCs w:val="24"/>
          <w:lang w:val="en-US"/>
        </w:rPr>
        <w:instrText>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remodeling","type":"book"},"uris":["http://www.mendeley.com/documents/?uuid=308a41a6-6236-4e29-8aad-c65edd82f9af"]}],"mendeley":{"formattedCitation":"(Swenson, 2019)","plainTextFormattedCitation":"(Swenson, 2019)","previouslyFormattedCitation":"(Swenson, 2019)"},"properties":{"noteIndex":0},"schema":"https://github.com/citation-style-language/schema/raw/master/csl-citation.json"}</w:instrText>
      </w:r>
      <w:r w:rsidR="003F4D29">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(Swenson, 2019)</w:t>
      </w:r>
      <w:r w:rsidR="003F4D29">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have proposed approaches to account for them. For example, </w:t>
      </w:r>
      <w:r w:rsidR="003F4D29">
        <w:rPr>
          <w:rFonts w:ascii="Times New Roman" w:hAnsi="Times New Roman" w:cs="Times New Roman"/>
          <w:sz w:val="24"/>
          <w:szCs w:val="24"/>
          <w:lang w:val="en-US"/>
        </w:rPr>
        <w:fldChar w:fldCharType="begin" w:fldLock="1"/>
      </w:r>
      <w:r w:rsidR="00230579">
        <w:rPr>
          <w:rFonts w:ascii="Times New Roman" w:hAnsi="Times New Roman" w:cs="Times New Roman"/>
          <w:sz w:val="24"/>
          <w:szCs w:val="24"/>
          <w:lang w:val="en-US"/>
        </w:rPr>
        <w:instrText>ADDIN CSL_CITATION {"citationItems":[{"id":"ITEM-1","itemData":{"DOI":"10.1098/rspb.2022.1102","ISBN":"0000000345","ISSN":"14712954","PMID":"35975440","abstract":"The immense concentrations of vertebrate species in tropical mountains remain a prominent but unexplained pattern in biogeography. A long-standing hypothesis suggests that montane biodiversity hotspots result from endemic species aggregating within ecologically stable localities. Here, the persistence of ancient lineages coincides with frequent speciation events, making such areas both 'cradles' (where new species arise) and 'museums' (where old species survive). Although this hypothesis refers to processes operating at the scale of valleys, it remains supported primarily by patterns generated from coarse-scale distribution data. Using high-resolution occurrence and phylogenetic data on Andean hummingbirds, we find that old and young endemic species are not spatially aggregated. The young endemic species tend to have non-overlapping distributions scattered along the Andean treeline, a long and narrow habitat where populations easily become fragmented. By contrast, the old endemic species have more aggregated distributions, but mainly within pockets of cloud forests at lower elevations than the young endemic species. These findings contradict the premise that biogeographical cradles and museums should overlap in valley systems where pockets of stable climate persist through periods of climate change. Instead, Andean biodiversity hotspots may derive from large-scale fluctuating climate complexity in conjunction with local-scale variability in available area and habitat connectivity.","author":[{"dropping-particle":"","family":"Sonne","given":"Jesper","non-dropping-particle":"","parse-names":false,"suffix":""},{"dropping-particle":"","family":"Dalsgaard","given":"Bo","non-dropping-particle":"","parse-names":false,"suffix":""},{"dropping-particle":"","family":"Borregaard","given":"Michael K.","non-dropping-particle":"","parse-names":false,"suffix":""},{"dropping-particle":"","family":"Kennedy","given":"Jonathan","non-dropping-particle":"","parse-names":false,"suffix":""},{"dropping-particle":"","family":"Fjeldså","given":"Jon","non-dropping-particle":"","parse-names":false,"suffix":""},{"dropping-particle":"","family":"Rahbek","given":"Carsten","non-dropping-particle":"","parse-names":false,"suffix":""}],"container-title":"Proceedings of the Royal Society B: Biological Sciences","id":"ITEM-1","issue":"1981","issued":{"date-parts":[["2022"]]},"title":"Biodiversity cradles and museums segregating within hotspots of endemism","type":"article-journal","volume":"289"},"uris":["http://www.mendeley.com/documents/?uuid=ce95c9c7-f825-453b-9335-06dd0c553af1"]}],"mendeley":{"formattedCitation":"(Sonne et al., 2022)","manualFormatting":"Sonne et al. (2022)","plainTextFormattedCitation":"(Sonne et al., 2022)","previouslyFormattedCitation":"(Sonne et al., 2022)"},"properties":{"noteIndex":0},"schema":"https://github.com/citation-style-language/schema/raw/master/csl-citation.json"}</w:instrText>
      </w:r>
      <w:r w:rsidR="003F4D29">
        <w:rPr>
          <w:rFonts w:ascii="Times New Roman" w:hAnsi="Times New Roman" w:cs="Times New Roman"/>
          <w:sz w:val="24"/>
          <w:szCs w:val="24"/>
          <w:lang w:val="en-US"/>
        </w:rPr>
        <w:fldChar w:fldCharType="separate"/>
      </w:r>
      <w:r w:rsidR="003F4D29" w:rsidRPr="003F4D29">
        <w:rPr>
          <w:rFonts w:ascii="Times New Roman" w:hAnsi="Times New Roman" w:cs="Times New Roman"/>
          <w:noProof/>
          <w:sz w:val="24"/>
          <w:szCs w:val="24"/>
          <w:lang w:val="en-US"/>
        </w:rPr>
        <w:t xml:space="preserve">Sonne </w:t>
      </w:r>
      <w:r w:rsidR="003F4D29" w:rsidRPr="003F4D29">
        <w:rPr>
          <w:rFonts w:ascii="Times New Roman" w:hAnsi="Times New Roman" w:cs="Times New Roman"/>
          <w:i/>
          <w:noProof/>
          <w:sz w:val="24"/>
          <w:szCs w:val="24"/>
          <w:lang w:val="en-US"/>
        </w:rPr>
        <w:t xml:space="preserve">et </w:t>
      </w:r>
      <w:r w:rsidR="003F4D29" w:rsidRPr="003F4D29">
        <w:rPr>
          <w:rFonts w:ascii="Times New Roman" w:hAnsi="Times New Roman" w:cs="Times New Roman"/>
          <w:i/>
          <w:noProof/>
          <w:sz w:val="24"/>
          <w:szCs w:val="24"/>
          <w:lang w:val="en-US"/>
        </w:rPr>
        <w:lastRenderedPageBreak/>
        <w:t>al.</w:t>
      </w:r>
      <w:r w:rsidR="003F4D29" w:rsidRPr="003F4D29">
        <w:rPr>
          <w:rFonts w:ascii="Times New Roman" w:hAnsi="Times New Roman" w:cs="Times New Roman"/>
          <w:noProof/>
          <w:sz w:val="24"/>
          <w:szCs w:val="24"/>
          <w:lang w:val="en-US"/>
        </w:rPr>
        <w:t xml:space="preserve"> </w:t>
      </w:r>
      <w:r w:rsidR="003F4D29">
        <w:rPr>
          <w:rFonts w:ascii="Times New Roman" w:hAnsi="Times New Roman" w:cs="Times New Roman"/>
          <w:noProof/>
          <w:sz w:val="24"/>
          <w:szCs w:val="24"/>
          <w:lang w:val="en-US"/>
        </w:rPr>
        <w:t>(</w:t>
      </w:r>
      <w:r w:rsidR="003F4D29" w:rsidRPr="003F4D29">
        <w:rPr>
          <w:rFonts w:ascii="Times New Roman" w:hAnsi="Times New Roman" w:cs="Times New Roman"/>
          <w:noProof/>
          <w:sz w:val="24"/>
          <w:szCs w:val="24"/>
          <w:lang w:val="en-US"/>
        </w:rPr>
        <w:t>2022)</w:t>
      </w:r>
      <w:r w:rsidR="003F4D29">
        <w:rPr>
          <w:rFonts w:ascii="Times New Roman" w:hAnsi="Times New Roman" w:cs="Times New Roman"/>
          <w:sz w:val="24"/>
          <w:szCs w:val="24"/>
          <w:lang w:val="en-US"/>
        </w:rPr>
        <w:fldChar w:fldCharType="end"/>
      </w:r>
      <w:r w:rsidR="003F4D29">
        <w:rPr>
          <w:rFonts w:ascii="Times New Roman" w:hAnsi="Times New Roman" w:cs="Times New Roman"/>
          <w:sz w:val="24"/>
          <w:szCs w:val="24"/>
          <w:lang w:val="en-US"/>
        </w:rPr>
        <w:t xml:space="preserve"> </w:t>
      </w:r>
      <w:r w:rsidR="003F4D29" w:rsidRPr="003F4D29">
        <w:rPr>
          <w:rFonts w:ascii="Times New Roman" w:hAnsi="Times New Roman" w:cs="Times New Roman"/>
          <w:sz w:val="24"/>
          <w:szCs w:val="24"/>
          <w:lang w:val="en-US"/>
        </w:rPr>
        <w:t xml:space="preserve">determined young and old </w:t>
      </w:r>
      <w:r>
        <w:rPr>
          <w:rFonts w:ascii="Times New Roman" w:hAnsi="Times New Roman" w:cs="Times New Roman"/>
          <w:sz w:val="24"/>
          <w:szCs w:val="24"/>
          <w:lang w:val="en-US"/>
        </w:rPr>
        <w:t xml:space="preserve">Andean hummingbirds by generating 1000 trees and listing the species that fell into the first and fourth branch length quartile, respectively, and then used a sensitivity analysis to evaluate the consequences on their results </w:t>
      </w:r>
      <w:r>
        <w:fldChar w:fldCharType="begin" w:fldLock="1"/>
      </w:r>
      <w:r w:rsidR="00230579">
        <w:rPr>
          <w:rFonts w:ascii="Times New Roman" w:hAnsi="Times New Roman" w:cs="Times New Roman"/>
          <w:sz w:val="24"/>
          <w:szCs w:val="24"/>
          <w:lang w:val="en-US"/>
        </w:rPr>
        <w:instrText>ADDIN CSL_CITATION {"citationItems":[{"id":"ITEM-1","itemData":{"DOI":"10.1146/annurev-ecolsys-102710-145113","ISSN":"1543592X","abstract":"Avian faunas vary greatly among montane areas; those at high latitudes are biologically impoverished, whereas those of some low-latitude mountains are biologically very complex. Their high level of species richness is caused by the aggregation of many small-ranged species, which has been difficult to explain from purely macroecological models focusing on contemporary ecological processes. Because the individual mountain tracts harbor species that represent different evolutionary trajectories, it seems plausible to relate these species assemblages to high persistence (or absence of extinction) in addition to high levels of speciation. The distribution of small-ranged species is concentrated near tropical coasts, where moderation of the climate in topographically complex areas creates cloud forests and stable local conditions. The stability underpins specialization and resilience of local populations, and thereby the role of these places as cradles of biodiversity. © 2012 by Annual Reviews. All rights reserved.","author":[{"dropping-particle":"","family":"Fjeldså","given":"Jon","non-dropping-particle":"","parse-names":false,"suffix":""},{"dropping-particle":"","family":"Bowie","given":"Rauri C.K.","non-dropping-particle":"","parse-names":false,"suffix":""},{"dropping-particle":"","family":"Rahbek","given":"Carsten","non-dropping-particle":"","parse-names":false,"suffix":""}],"container-title":"Annual Review of Ecology, Evolution, and Systematics","id":"ITEM-1","issued":{"date-parts":[["2012"]]},"page":"249-265","title":"The role of mountain ranges in the diversification of birds","type":"article-journal","volume":"43"},"uris":["http://www.mendeley.com/documents/?uuid=03837c65-13e1-4c78-b933-2927ca72daf3"]}],"mendeley":{"formattedCitation":"(Fjeldså, Bowie, &amp; Rahbek, 2012)","plainTextFormattedCitation":"(Fjeldså, Bowie, &amp; Rahbek, 2012)","previouslyFormattedCitation":"(Fjeldså, Bowie, &amp; Rahbek, 2012)"},"properties":{"noteIndex":0},"schema":"https://github.com/citation-style-language/schema/raw/master/csl-citation.json"}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(Fjeldså</w:t>
      </w:r>
      <w:r w:rsidR="00DC79FB">
        <w:rPr>
          <w:rFonts w:ascii="Times New Roman" w:hAnsi="Times New Roman" w:cs="Times New Roman"/>
          <w:noProof/>
          <w:sz w:val="24"/>
          <w:szCs w:val="24"/>
          <w:lang w:val="en-US"/>
        </w:rPr>
        <w:t xml:space="preserve"> et al.</w:t>
      </w:r>
      <w:r w:rsidR="00B14922" w:rsidRPr="00B14922">
        <w:rPr>
          <w:rFonts w:ascii="Times New Roman" w:hAnsi="Times New Roman" w:cs="Times New Roman"/>
          <w:noProof/>
          <w:sz w:val="24"/>
          <w:szCs w:val="24"/>
          <w:lang w:val="en-US"/>
        </w:rPr>
        <w:t>, 2012)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3F4D29">
        <w:rPr>
          <w:rFonts w:ascii="Times New Roman" w:hAnsi="Times New Roman" w:cs="Times New Roman"/>
          <w:sz w:val="24"/>
          <w:szCs w:val="24"/>
          <w:lang w:val="en-US"/>
        </w:rPr>
        <w:t xml:space="preserve">Additionally, </w:t>
      </w:r>
      <w:r>
        <w:fldChar w:fldCharType="begin" w:fldLock="1"/>
      </w:r>
      <w:r w:rsidR="00230579">
        <w:rPr>
          <w:rFonts w:ascii="Times New Roman" w:hAnsi="Times New Roman" w:cs="Times New Roman"/>
          <w:sz w:val="24"/>
          <w:szCs w:val="24"/>
          <w:lang w:val="en-US"/>
        </w:rPr>
        <w:instrText>ADDIN CSL_CITATION {"citationItems":[{"id":"ITEM-1","itemData":{"author":[{"dropping-particle":"","family":"Pie","given":"M.R.","non-dropping-particle":"","parse-names":false,"suffix":""},{"dropping-particle":"","family":"Caron","given":"F.","non-dropping-particle":"","parse-names":false,"suffix":""}],"container-title":"bioRxiv","id":"ITEM-1","issued":{"date-parts":[["2023"]]},"title":"Substantial variation in species ages among vertebrate clades","type":"article-journal","volume":"06"},"uris":["http://www.mendeley.com/documents/?uuid=26e053f4-ce11-4a50-b926-31a50a9de182"]}],"mendeley":{"formattedCitation":"(Pie &amp; Caron, 2023)","manualFormatting":"Pie &amp; Caron (2023)","plainTextFormattedCitation":"(Pie &amp; Caron, 2023)","previouslyFormattedCitation":"(Pie &amp; Caron,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Pie &amp; Caron (2023)</w:t>
      </w:r>
      <w:r>
        <w:rPr>
          <w:rFonts w:ascii="Times New Roman" w:hAnsi="Times New Roman" w:cs="Times New Roman"/>
          <w:sz w:val="24"/>
          <w:szCs w:val="24"/>
          <w:lang w:val="en-US"/>
        </w:rPr>
        <w:fldChar w:fldCharType="end"/>
      </w:r>
      <w:r w:rsidR="00B35C6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accounted for taxonomic incompleteness, the first shortfall in species age, by pruning randomly 1 ~ 5% of species and evaluated if their conclusions changed. Nevertheless, neither strategy acknowledges the </w:t>
      </w:r>
      <w:del w:id="333" w:author="Carlos Calderon del Cid" w:date="2023-10-11T17:37:00Z">
        <w:r w:rsidDel="00173285">
          <w:rPr>
            <w:rFonts w:ascii="Times New Roman" w:hAnsi="Times New Roman" w:cs="Times New Roman"/>
            <w:sz w:val="24"/>
            <w:szCs w:val="24"/>
            <w:lang w:val="en-US"/>
          </w:rPr>
          <w:delText>most pressuring</w:delText>
        </w:r>
      </w:del>
      <w:ins w:id="334" w:author="Carlos Calderon del Cid" w:date="2023-10-11T17:37:00Z">
        <w:r w:rsidR="00173285">
          <w:rPr>
            <w:rFonts w:ascii="Times New Roman" w:hAnsi="Times New Roman" w:cs="Times New Roman"/>
            <w:sz w:val="24"/>
            <w:szCs w:val="24"/>
            <w:lang w:val="en-US"/>
          </w:rPr>
          <w:t>other two</w:t>
        </w:r>
      </w:ins>
      <w:r>
        <w:rPr>
          <w:rFonts w:ascii="Times New Roman" w:hAnsi="Times New Roman" w:cs="Times New Roman"/>
          <w:sz w:val="24"/>
          <w:szCs w:val="24"/>
          <w:lang w:val="en-US"/>
        </w:rPr>
        <w:t xml:space="preserve"> problems of age uncertainty: the unknown extinction rates, which for most groups is probably high </w:t>
      </w:r>
      <w:r>
        <w:fldChar w:fldCharType="begin" w:fldLock="1"/>
      </w:r>
      <w:r w:rsidR="00230579">
        <w:rPr>
          <w:rFonts w:ascii="Times New Roman" w:hAnsi="Times New Roman" w:cs="Times New Roman"/>
          <w:sz w:val="24"/>
          <w:szCs w:val="24"/>
          <w:lang w:val="en-US"/>
        </w:rPr>
        <w:instrText>ADDIN CSL_CITATION {"citationItems":[{"id":"ITEM-1","itemData":{"DOI":"10.1126/science.1246752","ISSN":"10959203","PMID":"24876501","abstract":"Recent studies clarify where the most vulnerable species live, where and how humanity changes the planet, and how this drives extinctions. We assess key statistics about species, their distribution, and their status. Most are undescribed. Those we know best have large geographical ranges and are often common within them. Most known species have small ranges. The numbers of small-ranged species are increasing quickly, even in well-known taxa. They are geographically concentrated and are disproportionately likely to be threatened or already extinct. Current rates of extinction are about 1000 times the likely background rate of extinction. Future rates depend on many factors and are poised to increase. Although there has been rapid progress in developing protected areas, such efforts are not ecologically representative, nor do they optimally protect biodiversity.","author":[{"dropping-particle":"","family":"Pimm","given":"S. L.","non-dropping-particle":"","parse-names":false,"suffix":""},{"dropping-particle":"","family":"Jenkins","given":"C. N.","non-dropping-particle":"","parse-names":false,"suffix":""},{"dropping-particle":"","family":"Abell","given":"R.","non-dropping-particle":"","parse-names":false,"suffix":""},{"dropping-particle":"","family":"Brooks","given":"T. M.","non-dropping-particle":"","parse-names":false,"suffix":""},{"dropping-particle":"","family":"Gittleman","given":"J. L.","non-dropping-particle":"","parse-names":false,"suffix":""},{"dropping-particle":"","family":"Joppa","given":"L. N.","non-dropping-particle":"","parse-names":false,"suffix":""},{"dropping-particle":"","family":"Raven","given":"P. H.","non-dropping-particle":"","parse-names":false,"suffix":""},{"dropping-particle":"","family":"Roberts","given":"C. M.","non-dropping-particle":"","parse-names":false,"suffix":""},{"dropping-particle":"","family":"Sexton","given":"J. O.","non-dropping-particle":"","parse-names":false,"suffix":""}],"container-title":"Science","id":"ITEM-1","issue":"6187","issued":{"date-parts":[["2014"]]},"title":"The biodiversity of species and their rates of extinction, distribution, and protection","type":"article-journal","volume":"344"},"uris":["http://www.mendeley.com/documents/?uuid=0fa7b55d-0415-44bd-8b67-e39a89183e69"]}],"mendeley":{"formattedCitation":"(Pimm et al., 2014)","plainTextFormattedCitation":"(Pimm et al., 2014)","previouslyFormattedCitation":"(Pimm et al., 2014)"},"properties":{"noteIndex":0},"schema":"https://github.com/citation-style-language/schema/raw/master/csl-citation.json"}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(Pimm et al., 2014)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and the speciation modes of phylogenies. Our evaluation of the imprint of extinction risk on phylogenetic ages makes this point clear because it showed that, even with the strong extinction signal we assigned on purpose to the true ages and the assumption of bifurcating speciation, which presents the lowest mismatch regarding true age, the number of incorrect inferences is considerable high (around 18%) for high extinction scenarios (Figure 8).</w:t>
      </w:r>
    </w:p>
    <w:p w14:paraId="4BFE0721" w14:textId="2733EC22" w:rsidR="00093574" w:rsidRDefault="00093574" w:rsidP="008851D9">
      <w:pPr>
        <w:spacing w:after="0" w:line="360" w:lineRule="auto"/>
        <w:ind w:firstLine="709"/>
        <w:jc w:val="both"/>
        <w:rPr>
          <w:rFonts w:ascii="Times New Roman" w:hAnsi="Times New Roman" w:cs="Times New Roman"/>
          <w:sz w:val="24"/>
          <w:szCs w:val="24"/>
          <w:lang w:val="en-US"/>
        </w:rPr>
      </w:pPr>
      <w:ins w:id="335" w:author="Carlos Calderon del Cid" w:date="2023-10-11T23:22:00Z">
        <w:r>
          <w:rPr>
            <w:rFonts w:ascii="Times New Roman" w:hAnsi="Times New Roman" w:cs="Times New Roman"/>
            <w:sz w:val="24"/>
            <w:szCs w:val="24"/>
            <w:lang w:val="en-US"/>
          </w:rPr>
          <w:t>The incomplete sampling of extant species is classified as</w:t>
        </w:r>
      </w:ins>
      <w:ins w:id="336" w:author="Carlos Calderon del Cid" w:date="2023-10-11T23:26:00Z">
        <w:r>
          <w:rPr>
            <w:rFonts w:ascii="Times New Roman" w:hAnsi="Times New Roman" w:cs="Times New Roman"/>
            <w:sz w:val="24"/>
            <w:szCs w:val="24"/>
            <w:lang w:val="en-US"/>
          </w:rPr>
          <w:t xml:space="preserve"> the Linnean shortfall, one of the seven key shortfalls of diversity</w:t>
        </w:r>
      </w:ins>
      <w:ins w:id="337" w:author="Carlos Calderon del Cid" w:date="2023-10-11T23:27:00Z">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Hortal</w:t>
        </w:r>
        <w:proofErr w:type="spellEnd"/>
        <w:r>
          <w:rPr>
            <w:rFonts w:ascii="Times New Roman" w:hAnsi="Times New Roman" w:cs="Times New Roman"/>
            <w:sz w:val="24"/>
            <w:szCs w:val="24"/>
            <w:lang w:val="en-US"/>
          </w:rPr>
          <w:t xml:space="preserve"> et al., 2015). </w:t>
        </w:r>
      </w:ins>
      <w:ins w:id="338" w:author="Carlos Calderon del Cid" w:date="2023-10-11T23:33:00Z">
        <w:r w:rsidR="003F240C">
          <w:rPr>
            <w:rFonts w:ascii="Times New Roman" w:hAnsi="Times New Roman" w:cs="Times New Roman"/>
            <w:sz w:val="24"/>
            <w:szCs w:val="24"/>
            <w:lang w:val="en-US"/>
          </w:rPr>
          <w:t xml:space="preserve">The </w:t>
        </w:r>
      </w:ins>
      <w:ins w:id="339" w:author="Carlos Calderon del Cid" w:date="2023-10-11T23:35:00Z">
        <w:r w:rsidR="003F240C">
          <w:rPr>
            <w:rFonts w:ascii="Times New Roman" w:hAnsi="Times New Roman" w:cs="Times New Roman"/>
            <w:sz w:val="24"/>
            <w:szCs w:val="24"/>
            <w:lang w:val="en-US"/>
          </w:rPr>
          <w:t xml:space="preserve">overall </w:t>
        </w:r>
      </w:ins>
      <w:ins w:id="340" w:author="Carlos Calderon del Cid" w:date="2023-10-11T23:33:00Z">
        <w:r w:rsidR="003F240C">
          <w:rPr>
            <w:rFonts w:ascii="Times New Roman" w:hAnsi="Times New Roman" w:cs="Times New Roman"/>
            <w:sz w:val="24"/>
            <w:szCs w:val="24"/>
            <w:lang w:val="en-US"/>
          </w:rPr>
          <w:t xml:space="preserve">Linnean shortfall </w:t>
        </w:r>
      </w:ins>
      <w:ins w:id="341" w:author="Carlos Calderon del Cid" w:date="2023-10-11T23:34:00Z">
        <w:r w:rsidR="003F240C">
          <w:rPr>
            <w:rFonts w:ascii="Times New Roman" w:hAnsi="Times New Roman" w:cs="Times New Roman"/>
            <w:sz w:val="24"/>
            <w:szCs w:val="24"/>
            <w:lang w:val="en-US"/>
          </w:rPr>
          <w:t>m</w:t>
        </w:r>
      </w:ins>
      <w:ins w:id="342" w:author="Carlos Calderon del Cid" w:date="2023-10-11T23:35:00Z">
        <w:r w:rsidR="003F240C">
          <w:rPr>
            <w:rFonts w:ascii="Times New Roman" w:hAnsi="Times New Roman" w:cs="Times New Roman"/>
            <w:sz w:val="24"/>
            <w:szCs w:val="24"/>
            <w:lang w:val="en-US"/>
          </w:rPr>
          <w:t>agnitude is unknown due to the constant increase in species descriptions</w:t>
        </w:r>
      </w:ins>
      <w:ins w:id="343" w:author="Carlos Calderon del Cid" w:date="2023-10-11T23:41:00Z">
        <w:r w:rsidR="003F240C">
          <w:rPr>
            <w:rFonts w:ascii="Times New Roman" w:hAnsi="Times New Roman" w:cs="Times New Roman"/>
            <w:sz w:val="24"/>
            <w:szCs w:val="24"/>
            <w:lang w:val="en-US"/>
          </w:rPr>
          <w:t xml:space="preserve">, </w:t>
        </w:r>
      </w:ins>
      <w:ins w:id="344" w:author="Carlos Calderon del Cid" w:date="2023-10-11T23:38:00Z">
        <w:r w:rsidR="003F240C">
          <w:rPr>
            <w:rFonts w:ascii="Times New Roman" w:hAnsi="Times New Roman" w:cs="Times New Roman"/>
            <w:sz w:val="24"/>
            <w:szCs w:val="24"/>
            <w:lang w:val="en-US"/>
          </w:rPr>
          <w:t>~2 million eukaryote species in the Catalogue of Life</w:t>
        </w:r>
      </w:ins>
      <w:ins w:id="345" w:author="Carlos Calderon del Cid" w:date="2023-10-11T23:41:00Z">
        <w:r w:rsidR="003F240C">
          <w:rPr>
            <w:rFonts w:ascii="Times New Roman" w:hAnsi="Times New Roman" w:cs="Times New Roman"/>
            <w:sz w:val="24"/>
            <w:szCs w:val="24"/>
            <w:lang w:val="en-US"/>
          </w:rPr>
          <w:t xml:space="preserve"> (</w:t>
        </w:r>
      </w:ins>
      <w:ins w:id="346" w:author="Carlos Calderon del Cid" w:date="2023-10-11T23:42:00Z">
        <w:r w:rsidR="003F240C">
          <w:rPr>
            <w:rFonts w:ascii="Times New Roman" w:hAnsi="Times New Roman" w:cs="Times New Roman"/>
            <w:sz w:val="24"/>
            <w:szCs w:val="24"/>
            <w:lang w:val="en-US"/>
          </w:rPr>
          <w:fldChar w:fldCharType="begin"/>
        </w:r>
        <w:r w:rsidR="003F240C">
          <w:rPr>
            <w:rFonts w:ascii="Times New Roman" w:hAnsi="Times New Roman" w:cs="Times New Roman"/>
            <w:sz w:val="24"/>
            <w:szCs w:val="24"/>
            <w:lang w:val="en-US"/>
          </w:rPr>
          <w:instrText>HYPERLINK "</w:instrText>
        </w:r>
      </w:ins>
      <w:ins w:id="347" w:author="Carlos Calderon del Cid" w:date="2023-10-11T23:41:00Z">
        <w:r w:rsidR="003F240C" w:rsidRPr="003F240C">
          <w:rPr>
            <w:rFonts w:ascii="Times New Roman" w:hAnsi="Times New Roman" w:cs="Times New Roman"/>
            <w:sz w:val="24"/>
            <w:szCs w:val="24"/>
            <w:lang w:val="en-US"/>
          </w:rPr>
          <w:instrText>http://www.catalogueoflife.org</w:instrText>
        </w:r>
      </w:ins>
      <w:ins w:id="348" w:author="Carlos Calderon del Cid" w:date="2023-10-11T23:42:00Z">
        <w:r w:rsidR="003F240C">
          <w:rPr>
            <w:rFonts w:ascii="Times New Roman" w:hAnsi="Times New Roman" w:cs="Times New Roman"/>
            <w:sz w:val="24"/>
            <w:szCs w:val="24"/>
            <w:lang w:val="en-US"/>
          </w:rPr>
          <w:instrText>"</w:instrText>
        </w:r>
        <w:r w:rsidR="003F240C">
          <w:rPr>
            <w:rFonts w:ascii="Times New Roman" w:hAnsi="Times New Roman" w:cs="Times New Roman"/>
            <w:sz w:val="24"/>
            <w:szCs w:val="24"/>
            <w:lang w:val="en-US"/>
          </w:rPr>
          <w:fldChar w:fldCharType="separate"/>
        </w:r>
      </w:ins>
      <w:ins w:id="349" w:author="Carlos Calderon del Cid" w:date="2023-10-11T23:41:00Z">
        <w:r w:rsidR="003F240C" w:rsidRPr="004661B1">
          <w:rPr>
            <w:rStyle w:val="Hipervnculo"/>
            <w:rFonts w:ascii="Times New Roman" w:hAnsi="Times New Roman" w:cs="Times New Roman"/>
            <w:sz w:val="24"/>
            <w:szCs w:val="24"/>
            <w:lang w:val="en-US"/>
          </w:rPr>
          <w:t>http://www.catalogueoflife.org</w:t>
        </w:r>
      </w:ins>
      <w:ins w:id="350" w:author="Carlos Calderon del Cid" w:date="2023-10-11T23:42:00Z">
        <w:r w:rsidR="003F240C">
          <w:rPr>
            <w:rFonts w:ascii="Times New Roman" w:hAnsi="Times New Roman" w:cs="Times New Roman"/>
            <w:sz w:val="24"/>
            <w:szCs w:val="24"/>
            <w:lang w:val="en-US"/>
          </w:rPr>
          <w:fldChar w:fldCharType="end"/>
        </w:r>
      </w:ins>
      <w:ins w:id="351" w:author="Carlos Calderon del Cid" w:date="2023-10-12T00:05:00Z">
        <w:r w:rsidR="009E28DA">
          <w:rPr>
            <w:rFonts w:ascii="Times New Roman" w:hAnsi="Times New Roman" w:cs="Times New Roman"/>
            <w:sz w:val="24"/>
            <w:szCs w:val="24"/>
            <w:lang w:val="en-US"/>
          </w:rPr>
          <w:t>; September 2023</w:t>
        </w:r>
      </w:ins>
      <w:ins w:id="352" w:author="Carlos Calderon del Cid" w:date="2023-10-11T23:41:00Z">
        <w:r w:rsidR="003F240C" w:rsidRPr="003F240C">
          <w:rPr>
            <w:rFonts w:ascii="Times New Roman" w:hAnsi="Times New Roman" w:cs="Times New Roman"/>
            <w:sz w:val="24"/>
            <w:szCs w:val="24"/>
            <w:lang w:val="en-US"/>
          </w:rPr>
          <w:t>)</w:t>
        </w:r>
      </w:ins>
      <w:ins w:id="353" w:author="Carlos Calderon del Cid" w:date="2023-10-11T23:42:00Z">
        <w:r w:rsidR="003F240C">
          <w:rPr>
            <w:rFonts w:ascii="Times New Roman" w:hAnsi="Times New Roman" w:cs="Times New Roman"/>
            <w:sz w:val="24"/>
            <w:szCs w:val="24"/>
            <w:lang w:val="en-US"/>
          </w:rPr>
          <w:t xml:space="preserve">, </w:t>
        </w:r>
      </w:ins>
      <w:ins w:id="354" w:author="Carlos Calderon del Cid" w:date="2023-10-11T23:36:00Z">
        <w:r w:rsidR="003F240C">
          <w:rPr>
            <w:rFonts w:ascii="Times New Roman" w:hAnsi="Times New Roman" w:cs="Times New Roman"/>
            <w:sz w:val="24"/>
            <w:szCs w:val="24"/>
            <w:lang w:val="en-US"/>
          </w:rPr>
          <w:t xml:space="preserve">and the </w:t>
        </w:r>
      </w:ins>
      <w:ins w:id="355" w:author="Carlos Calderon del Cid" w:date="2023-10-11T23:55:00Z">
        <w:r w:rsidR="000517D1">
          <w:rPr>
            <w:rFonts w:ascii="Times New Roman" w:hAnsi="Times New Roman" w:cs="Times New Roman"/>
            <w:sz w:val="24"/>
            <w:szCs w:val="24"/>
            <w:lang w:val="en-US"/>
          </w:rPr>
          <w:t xml:space="preserve">lack of convergence </w:t>
        </w:r>
      </w:ins>
      <w:ins w:id="356" w:author="Carlos Calderon del Cid" w:date="2023-10-11T23:58:00Z">
        <w:r w:rsidR="000517D1">
          <w:rPr>
            <w:rFonts w:ascii="Times New Roman" w:hAnsi="Times New Roman" w:cs="Times New Roman"/>
            <w:sz w:val="24"/>
            <w:szCs w:val="24"/>
            <w:lang w:val="en-US"/>
          </w:rPr>
          <w:t xml:space="preserve">on the total number of predicted species </w:t>
        </w:r>
      </w:ins>
      <w:ins w:id="357" w:author="Carlos Calderon del Cid" w:date="2023-10-11T23:55:00Z">
        <w:r w:rsidR="000517D1">
          <w:rPr>
            <w:rFonts w:ascii="Times New Roman" w:hAnsi="Times New Roman" w:cs="Times New Roman"/>
            <w:sz w:val="24"/>
            <w:szCs w:val="24"/>
            <w:lang w:val="en-US"/>
          </w:rPr>
          <w:t>(</w:t>
        </w:r>
      </w:ins>
      <w:ins w:id="358" w:author="Carlos Calderon del Cid" w:date="2023-10-11T23:57:00Z">
        <w:r w:rsidR="000517D1">
          <w:rPr>
            <w:rFonts w:ascii="Times New Roman" w:hAnsi="Times New Roman" w:cs="Times New Roman"/>
            <w:sz w:val="24"/>
            <w:szCs w:val="24"/>
            <w:lang w:val="en-US"/>
          </w:rPr>
          <w:t xml:space="preserve">from 2 to 100 million species, Caley et al. 2014). </w:t>
        </w:r>
      </w:ins>
      <w:ins w:id="359" w:author="Carlos Calderon del Cid" w:date="2023-10-12T00:22:00Z">
        <w:r w:rsidR="00C05740">
          <w:rPr>
            <w:rFonts w:ascii="Times New Roman" w:hAnsi="Times New Roman" w:cs="Times New Roman"/>
            <w:sz w:val="24"/>
            <w:szCs w:val="24"/>
            <w:lang w:val="en-US"/>
          </w:rPr>
          <w:t>Hence, obtaini</w:t>
        </w:r>
      </w:ins>
      <w:ins w:id="360" w:author="Carlos Calderon del Cid" w:date="2023-10-12T00:23:00Z">
        <w:r w:rsidR="00C05740">
          <w:rPr>
            <w:rFonts w:ascii="Times New Roman" w:hAnsi="Times New Roman" w:cs="Times New Roman"/>
            <w:sz w:val="24"/>
            <w:szCs w:val="24"/>
            <w:lang w:val="en-US"/>
          </w:rPr>
          <w:t>ng a precise estimate of the number of missing extant species is challenging. This estimation would additionally vary based</w:t>
        </w:r>
      </w:ins>
      <w:ins w:id="361" w:author="Carlos Calderon del Cid" w:date="2023-10-12T00:24:00Z">
        <w:r w:rsidR="00C05740">
          <w:rPr>
            <w:rFonts w:ascii="Times New Roman" w:hAnsi="Times New Roman" w:cs="Times New Roman"/>
            <w:sz w:val="24"/>
            <w:szCs w:val="24"/>
            <w:lang w:val="en-US"/>
          </w:rPr>
          <w:t xml:space="preserve"> on the taxonomic group and the geographical region under consideration</w:t>
        </w:r>
      </w:ins>
      <w:ins w:id="362" w:author="Carlos Calderon del Cid" w:date="2023-10-12T00:10:00Z">
        <w:r w:rsidR="009E28DA">
          <w:rPr>
            <w:rFonts w:ascii="Times New Roman" w:hAnsi="Times New Roman" w:cs="Times New Roman"/>
            <w:sz w:val="24"/>
            <w:szCs w:val="24"/>
            <w:lang w:val="en-US"/>
          </w:rPr>
          <w:t xml:space="preserve"> (</w:t>
        </w:r>
      </w:ins>
      <w:ins w:id="363" w:author="Carlos Calderon del Cid" w:date="2023-10-12T00:18:00Z">
        <w:r w:rsidR="00744D34">
          <w:rPr>
            <w:rFonts w:ascii="Times New Roman" w:hAnsi="Times New Roman" w:cs="Times New Roman"/>
            <w:sz w:val="24"/>
            <w:szCs w:val="24"/>
            <w:lang w:val="en-US"/>
          </w:rPr>
          <w:t xml:space="preserve">Hopkins 2007; Vilela et al. 2014). </w:t>
        </w:r>
      </w:ins>
      <w:ins w:id="364" w:author="Carlos Calderon del Cid" w:date="2023-10-12T00:19:00Z">
        <w:r w:rsidR="00744D34">
          <w:rPr>
            <w:rFonts w:ascii="Times New Roman" w:hAnsi="Times New Roman" w:cs="Times New Roman"/>
            <w:sz w:val="24"/>
            <w:szCs w:val="24"/>
            <w:lang w:val="en-US"/>
          </w:rPr>
          <w:t xml:space="preserve">Moreover, the </w:t>
        </w:r>
      </w:ins>
      <w:ins w:id="365" w:author="Carlos Calderon del Cid" w:date="2023-10-12T00:20:00Z">
        <w:r w:rsidR="00744D34">
          <w:rPr>
            <w:rFonts w:ascii="Times New Roman" w:hAnsi="Times New Roman" w:cs="Times New Roman"/>
            <w:sz w:val="24"/>
            <w:szCs w:val="24"/>
            <w:lang w:val="en-US"/>
          </w:rPr>
          <w:t>nature of the Linnean shortfall probably is nonrandom, given that is</w:t>
        </w:r>
      </w:ins>
      <w:ins w:id="366" w:author="Carlos Calderon del Cid" w:date="2023-10-12T00:38:00Z">
        <w:r w:rsidR="00643A86">
          <w:rPr>
            <w:rFonts w:ascii="Times New Roman" w:hAnsi="Times New Roman" w:cs="Times New Roman"/>
            <w:sz w:val="24"/>
            <w:szCs w:val="24"/>
            <w:lang w:val="en-US"/>
          </w:rPr>
          <w:t xml:space="preserve"> more</w:t>
        </w:r>
      </w:ins>
      <w:ins w:id="367" w:author="Carlos Calderon del Cid" w:date="2023-10-12T00:20:00Z">
        <w:r w:rsidR="00744D34">
          <w:rPr>
            <w:rFonts w:ascii="Times New Roman" w:hAnsi="Times New Roman" w:cs="Times New Roman"/>
            <w:sz w:val="24"/>
            <w:szCs w:val="24"/>
            <w:lang w:val="en-US"/>
          </w:rPr>
          <w:t xml:space="preserve"> severe for species with small </w:t>
        </w:r>
      </w:ins>
      <w:ins w:id="368" w:author="Carlos Calderon del Cid" w:date="2023-10-12T00:24:00Z">
        <w:r w:rsidR="00C05740">
          <w:rPr>
            <w:rFonts w:ascii="Times New Roman" w:hAnsi="Times New Roman" w:cs="Times New Roman"/>
            <w:sz w:val="24"/>
            <w:szCs w:val="24"/>
            <w:lang w:val="en-US"/>
          </w:rPr>
          <w:t xml:space="preserve">body </w:t>
        </w:r>
      </w:ins>
      <w:ins w:id="369" w:author="Carlos Calderon del Cid" w:date="2023-10-12T00:20:00Z">
        <w:r w:rsidR="00744D34">
          <w:rPr>
            <w:rFonts w:ascii="Times New Roman" w:hAnsi="Times New Roman" w:cs="Times New Roman"/>
            <w:sz w:val="24"/>
            <w:szCs w:val="24"/>
            <w:lang w:val="en-US"/>
          </w:rPr>
          <w:t>sizes,</w:t>
        </w:r>
      </w:ins>
      <w:ins w:id="370" w:author="Carlos Calderon del Cid" w:date="2023-10-12T00:21:00Z">
        <w:r w:rsidR="00744D34">
          <w:rPr>
            <w:rFonts w:ascii="Times New Roman" w:hAnsi="Times New Roman" w:cs="Times New Roman"/>
            <w:sz w:val="24"/>
            <w:szCs w:val="24"/>
            <w:lang w:val="en-US"/>
          </w:rPr>
          <w:t xml:space="preserve"> </w:t>
        </w:r>
      </w:ins>
      <w:ins w:id="371" w:author="Carlos Calderon del Cid" w:date="2023-10-12T00:24:00Z">
        <w:r w:rsidR="00C05740">
          <w:rPr>
            <w:rFonts w:ascii="Times New Roman" w:hAnsi="Times New Roman" w:cs="Times New Roman"/>
            <w:sz w:val="24"/>
            <w:szCs w:val="24"/>
            <w:lang w:val="en-US"/>
          </w:rPr>
          <w:t>spatial distributions,</w:t>
        </w:r>
      </w:ins>
      <w:ins w:id="372" w:author="Carlos Calderon del Cid" w:date="2023-10-12T00:21:00Z">
        <w:r w:rsidR="00744D34">
          <w:rPr>
            <w:rFonts w:ascii="Times New Roman" w:hAnsi="Times New Roman" w:cs="Times New Roman"/>
            <w:sz w:val="24"/>
            <w:szCs w:val="24"/>
            <w:lang w:val="en-US"/>
          </w:rPr>
          <w:t xml:space="preserve"> and niche widths (Riddle et al. 2011). </w:t>
        </w:r>
      </w:ins>
      <w:ins w:id="373" w:author="Carlos Calderon del Cid" w:date="2023-10-12T00:30:00Z">
        <w:r w:rsidR="00C05740">
          <w:rPr>
            <w:rFonts w:ascii="Times New Roman" w:hAnsi="Times New Roman" w:cs="Times New Roman"/>
            <w:sz w:val="24"/>
            <w:szCs w:val="24"/>
            <w:lang w:val="en-US"/>
          </w:rPr>
          <w:t>The</w:t>
        </w:r>
      </w:ins>
      <w:ins w:id="374" w:author="Carlos Calderon del Cid" w:date="2023-10-12T00:39:00Z">
        <w:r w:rsidR="00643A86">
          <w:rPr>
            <w:rFonts w:ascii="Times New Roman" w:hAnsi="Times New Roman" w:cs="Times New Roman"/>
            <w:sz w:val="24"/>
            <w:szCs w:val="24"/>
            <w:lang w:val="en-US"/>
          </w:rPr>
          <w:t xml:space="preserve"> species age miscalculat</w:t>
        </w:r>
      </w:ins>
      <w:ins w:id="375" w:author="Carlos Calderon del Cid" w:date="2023-10-12T00:40:00Z">
        <w:r w:rsidR="00643A86">
          <w:rPr>
            <w:rFonts w:ascii="Times New Roman" w:hAnsi="Times New Roman" w:cs="Times New Roman"/>
            <w:sz w:val="24"/>
            <w:szCs w:val="24"/>
            <w:lang w:val="en-US"/>
          </w:rPr>
          <w:t>ions</w:t>
        </w:r>
      </w:ins>
      <w:ins w:id="376" w:author="Carlos Calderon del Cid" w:date="2023-10-12T00:39:00Z">
        <w:r w:rsidR="00643A86">
          <w:rPr>
            <w:rFonts w:ascii="Times New Roman" w:hAnsi="Times New Roman" w:cs="Times New Roman"/>
            <w:sz w:val="24"/>
            <w:szCs w:val="24"/>
            <w:lang w:val="en-US"/>
          </w:rPr>
          <w:t xml:space="preserve"> from both</w:t>
        </w:r>
      </w:ins>
      <w:ins w:id="377" w:author="Carlos Calderon del Cid" w:date="2023-10-12T00:51:00Z">
        <w:r w:rsidR="007914EC">
          <w:rPr>
            <w:rFonts w:ascii="Times New Roman" w:hAnsi="Times New Roman" w:cs="Times New Roman"/>
            <w:sz w:val="24"/>
            <w:szCs w:val="24"/>
            <w:lang w:val="en-US"/>
          </w:rPr>
          <w:t xml:space="preserve"> incomplete sampling</w:t>
        </w:r>
      </w:ins>
      <w:ins w:id="378" w:author="Carlos Calderon del Cid" w:date="2023-10-12T00:39:00Z">
        <w:r w:rsidR="00643A86">
          <w:rPr>
            <w:rFonts w:ascii="Times New Roman" w:hAnsi="Times New Roman" w:cs="Times New Roman"/>
            <w:sz w:val="24"/>
            <w:szCs w:val="24"/>
            <w:lang w:val="en-US"/>
          </w:rPr>
          <w:t xml:space="preserve"> experiments, </w:t>
        </w:r>
      </w:ins>
      <w:ins w:id="379" w:author="Carlos Calderon del Cid" w:date="2023-10-12T00:40:00Z">
        <w:r w:rsidR="00643A86">
          <w:rPr>
            <w:rFonts w:ascii="Times New Roman" w:hAnsi="Times New Roman" w:cs="Times New Roman"/>
            <w:sz w:val="24"/>
            <w:szCs w:val="24"/>
            <w:lang w:val="en-US"/>
          </w:rPr>
          <w:t xml:space="preserve">reflect </w:t>
        </w:r>
      </w:ins>
      <w:ins w:id="380" w:author="Carlos Calderon del Cid" w:date="2023-10-12T00:43:00Z">
        <w:r w:rsidR="007914EC">
          <w:rPr>
            <w:rFonts w:ascii="Times New Roman" w:hAnsi="Times New Roman" w:cs="Times New Roman"/>
            <w:sz w:val="24"/>
            <w:szCs w:val="24"/>
            <w:lang w:val="en-US"/>
          </w:rPr>
          <w:t>how</w:t>
        </w:r>
      </w:ins>
      <w:ins w:id="381" w:author="Carlos Calderon del Cid" w:date="2023-10-12T00:40:00Z">
        <w:r w:rsidR="00643A86">
          <w:rPr>
            <w:rFonts w:ascii="Times New Roman" w:hAnsi="Times New Roman" w:cs="Times New Roman"/>
            <w:sz w:val="24"/>
            <w:szCs w:val="24"/>
            <w:lang w:val="en-US"/>
          </w:rPr>
          <w:t xml:space="preserve"> the Linnean</w:t>
        </w:r>
      </w:ins>
      <w:ins w:id="382" w:author="Carlos Calderon del Cid" w:date="2023-10-12T00:48:00Z">
        <w:r w:rsidR="007914EC">
          <w:rPr>
            <w:rFonts w:ascii="Times New Roman" w:hAnsi="Times New Roman" w:cs="Times New Roman"/>
            <w:sz w:val="24"/>
            <w:szCs w:val="24"/>
            <w:lang w:val="en-US"/>
          </w:rPr>
          <w:t xml:space="preserve"> shortfall</w:t>
        </w:r>
      </w:ins>
      <w:ins w:id="383" w:author="Carlos Calderon del Cid" w:date="2023-10-12T00:40:00Z">
        <w:r w:rsidR="00643A86">
          <w:rPr>
            <w:rFonts w:ascii="Times New Roman" w:hAnsi="Times New Roman" w:cs="Times New Roman"/>
            <w:sz w:val="24"/>
            <w:szCs w:val="24"/>
            <w:lang w:val="en-US"/>
          </w:rPr>
          <w:t xml:space="preserve"> affects the Darw</w:t>
        </w:r>
      </w:ins>
      <w:ins w:id="384" w:author="Carlos Calderon del Cid" w:date="2023-10-12T00:41:00Z">
        <w:r w:rsidR="00643A86">
          <w:rPr>
            <w:rFonts w:ascii="Times New Roman" w:hAnsi="Times New Roman" w:cs="Times New Roman"/>
            <w:sz w:val="24"/>
            <w:szCs w:val="24"/>
            <w:lang w:val="en-US"/>
          </w:rPr>
          <w:t xml:space="preserve">inian </w:t>
        </w:r>
      </w:ins>
      <w:ins w:id="385" w:author="Carlos Calderon del Cid" w:date="2023-10-12T00:42:00Z">
        <w:r w:rsidR="00643A86">
          <w:rPr>
            <w:rFonts w:ascii="Times New Roman" w:hAnsi="Times New Roman" w:cs="Times New Roman"/>
            <w:sz w:val="24"/>
            <w:szCs w:val="24"/>
            <w:lang w:val="en-US"/>
          </w:rPr>
          <w:t>shortfall, or the</w:t>
        </w:r>
      </w:ins>
      <w:ins w:id="386" w:author="Carlos Calderon del Cid" w:date="2023-10-12T00:43:00Z">
        <w:r w:rsidR="00643A86">
          <w:rPr>
            <w:rFonts w:ascii="Times New Roman" w:hAnsi="Times New Roman" w:cs="Times New Roman"/>
            <w:sz w:val="24"/>
            <w:szCs w:val="24"/>
            <w:lang w:val="en-US"/>
          </w:rPr>
          <w:t xml:space="preserve"> </w:t>
        </w:r>
      </w:ins>
      <w:ins w:id="387" w:author="Carlos Calderon del Cid" w:date="2023-10-12T00:42:00Z">
        <w:r w:rsidR="00643A86">
          <w:rPr>
            <w:rFonts w:ascii="Times New Roman" w:hAnsi="Times New Roman" w:cs="Times New Roman"/>
            <w:sz w:val="24"/>
            <w:szCs w:val="24"/>
            <w:lang w:val="en-US"/>
          </w:rPr>
          <w:t>lack of knowledge ab</w:t>
        </w:r>
      </w:ins>
      <w:ins w:id="388" w:author="Carlos Calderon del Cid" w:date="2023-10-12T00:43:00Z">
        <w:r w:rsidR="00643A86">
          <w:rPr>
            <w:rFonts w:ascii="Times New Roman" w:hAnsi="Times New Roman" w:cs="Times New Roman"/>
            <w:sz w:val="24"/>
            <w:szCs w:val="24"/>
            <w:lang w:val="en-US"/>
          </w:rPr>
          <w:t>out th</w:t>
        </w:r>
        <w:r w:rsidR="007914EC">
          <w:rPr>
            <w:rFonts w:ascii="Times New Roman" w:hAnsi="Times New Roman" w:cs="Times New Roman"/>
            <w:sz w:val="24"/>
            <w:szCs w:val="24"/>
            <w:lang w:val="en-US"/>
          </w:rPr>
          <w:t xml:space="preserve">e </w:t>
        </w:r>
      </w:ins>
      <w:ins w:id="389" w:author="Carlos Calderon del Cid" w:date="2023-10-12T00:44:00Z">
        <w:r w:rsidR="007914EC">
          <w:rPr>
            <w:rFonts w:ascii="Times New Roman" w:hAnsi="Times New Roman" w:cs="Times New Roman"/>
            <w:sz w:val="24"/>
            <w:szCs w:val="24"/>
            <w:lang w:val="en-US"/>
          </w:rPr>
          <w:t>tree of life and the evolution of lineages (Diniz-Filho et al. 2013). The missing extant species not only</w:t>
        </w:r>
      </w:ins>
      <w:ins w:id="390" w:author="Carlos Calderon del Cid" w:date="2023-10-12T00:45:00Z">
        <w:r w:rsidR="007914EC">
          <w:rPr>
            <w:rFonts w:ascii="Times New Roman" w:hAnsi="Times New Roman" w:cs="Times New Roman"/>
            <w:sz w:val="24"/>
            <w:szCs w:val="24"/>
            <w:lang w:val="en-US"/>
          </w:rPr>
          <w:t xml:space="preserve"> modify the phylogeny shape but also s</w:t>
        </w:r>
      </w:ins>
      <w:ins w:id="391" w:author="Carlos Calderon del Cid" w:date="2023-10-12T00:53:00Z">
        <w:r w:rsidR="007914EC">
          <w:rPr>
            <w:rFonts w:ascii="Times New Roman" w:hAnsi="Times New Roman" w:cs="Times New Roman"/>
            <w:sz w:val="24"/>
            <w:szCs w:val="24"/>
            <w:lang w:val="en-US"/>
          </w:rPr>
          <w:t>ignificantly impacts</w:t>
        </w:r>
      </w:ins>
      <w:ins w:id="392" w:author="Carlos Calderon del Cid" w:date="2023-10-12T00:45:00Z">
        <w:r w:rsidR="007914EC">
          <w:rPr>
            <w:rFonts w:ascii="Times New Roman" w:hAnsi="Times New Roman" w:cs="Times New Roman"/>
            <w:sz w:val="24"/>
            <w:szCs w:val="24"/>
            <w:lang w:val="en-US"/>
          </w:rPr>
          <w:t xml:space="preserve"> the branch lengths of the sampled species</w:t>
        </w:r>
      </w:ins>
      <w:ins w:id="393" w:author="Carlos Calderon del Cid" w:date="2023-10-12T00:49:00Z">
        <w:r w:rsidR="007914EC">
          <w:rPr>
            <w:rFonts w:ascii="Times New Roman" w:hAnsi="Times New Roman" w:cs="Times New Roman"/>
            <w:sz w:val="24"/>
            <w:szCs w:val="24"/>
            <w:lang w:val="en-US"/>
          </w:rPr>
          <w:t xml:space="preserve">. In addition, errors in estimating branch lengths have </w:t>
        </w:r>
      </w:ins>
      <w:ins w:id="394" w:author="Carlos Calderon del Cid" w:date="2023-10-12T00:50:00Z">
        <w:r w:rsidR="007914EC">
          <w:rPr>
            <w:rFonts w:ascii="Times New Roman" w:hAnsi="Times New Roman" w:cs="Times New Roman"/>
            <w:sz w:val="24"/>
            <w:szCs w:val="24"/>
            <w:lang w:val="en-US"/>
          </w:rPr>
          <w:t xml:space="preserve">material </w:t>
        </w:r>
      </w:ins>
      <w:ins w:id="395" w:author="Carlos Calderon del Cid" w:date="2023-10-12T00:49:00Z">
        <w:r w:rsidR="007914EC">
          <w:rPr>
            <w:rFonts w:ascii="Times New Roman" w:hAnsi="Times New Roman" w:cs="Times New Roman"/>
            <w:sz w:val="24"/>
            <w:szCs w:val="24"/>
            <w:lang w:val="en-US"/>
          </w:rPr>
          <w:t xml:space="preserve">consequences </w:t>
        </w:r>
      </w:ins>
      <w:ins w:id="396" w:author="Carlos Calderon del Cid" w:date="2023-10-12T00:50:00Z">
        <w:r w:rsidR="007914EC">
          <w:rPr>
            <w:rFonts w:ascii="Times New Roman" w:hAnsi="Times New Roman" w:cs="Times New Roman"/>
            <w:sz w:val="24"/>
            <w:szCs w:val="24"/>
            <w:lang w:val="en-US"/>
          </w:rPr>
          <w:t xml:space="preserve">on estimating evolutionary rates and biogeographical patterns </w:t>
        </w:r>
      </w:ins>
      <w:ins w:id="397" w:author="Carlos Calderon del Cid" w:date="2023-10-12T00:51:00Z">
        <w:r w:rsidR="007914EC">
          <w:rPr>
            <w:rFonts w:ascii="Times New Roman" w:hAnsi="Times New Roman" w:cs="Times New Roman"/>
            <w:sz w:val="24"/>
            <w:szCs w:val="24"/>
            <w:lang w:val="en-US"/>
          </w:rPr>
          <w:t>(Diniz-Filho et al. 2023; Slater &amp; Hannon 2013).</w:t>
        </w:r>
      </w:ins>
    </w:p>
    <w:p w14:paraId="442D036E" w14:textId="70BA36F1" w:rsidR="00BE7023"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Our results point out the errors associated with budding and bifurcating speciation; however, how do we know which is the predominant speciation mode of a clade? There is some debate on whether this is possible in first place </w:t>
      </w:r>
      <w:r>
        <w:fldChar w:fldCharType="begin" w:fldLock="1"/>
      </w:r>
      <w:r w:rsidR="00230579">
        <w:rPr>
          <w:rFonts w:ascii="Times New Roman" w:hAnsi="Times New Roman" w:cs="Times New Roman"/>
          <w:sz w:val="24"/>
          <w:szCs w:val="24"/>
          <w:lang w:val="en-US"/>
        </w:rPr>
        <w:instrText>ADDIN CSL_CITATION {"citationItems":[{"id":"ITEM-1","itemData":{"DOI":"10.1016/S0169-5347(03)00037-5","ISSN":"01695347","abstract":"The geography of speciation has long been contentious. In recent years, phylogenetic approaches have been proposed to determine the geographical mode of speciation. If reliable, these methods not only provide a means of settling the debate about the geography of speciation, but also indicate that sympatric speciation is surprisingly common and that peripatric speciation is relatively rare. Similar to any phylogenetic inference, reconstructions of speciation mode are only useful if the underlying assumptions of the method are met. In this case, the key assumption is that the geographical range of both extant and ancestral species at the time of speciation can be inferred from present-day distributions. We discuss whether, and under what circumstances, such assumptions could be met. We conclude that interspecific phylogenies are unable to test alternative hypotheses concerning the geography of speciation rigorously because of the lability of geographical ranges and the lack of correlation between the role of adaptive processes and geographical mode of speciation.","author":[{"dropping-particle":"","family":"Losos","given":"Jonathan B.","non-dropping-particle":"","parse-names":false,"suffix":""},{"dropping-particle":"","family":"Glor","given":"Richard E.","non-dropping-particle":"","parse-names":false,"suffix":""}],"container-title":"Trends in Ecology and Evolution","id":"ITEM-1","issue":"5","issued":{"date-parts":[["2003"]]},"page":"220-227","title":"Phylogenetic comparative methods and the geography of speciation","type":"article-journal","volume":"18"},"uris":["http://www.mendeley.com/documents/?uuid=cf9b7687-7c0b-4616-8b23-4ffeae2193ab"]}],"mendeley":{"formattedCitation":"(Losos &amp; Glor, 2003)","plainTextFormattedCitation":"(Losos &amp; Glor, 2003)","previouslyFormattedCitation":"(Losos &amp; Glor, 2003)"},"properties":{"noteIndex":0},"schema":"https://github.com/citation-style-language/schema/raw/master/csl-citation.json"}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(Losos &amp; Glor, 2003)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However, </w:t>
      </w:r>
      <w:r>
        <w:fldChar w:fldCharType="begin" w:fldLock="1"/>
      </w:r>
      <w:r w:rsidR="00230579">
        <w:rPr>
          <w:rFonts w:ascii="Times New Roman" w:hAnsi="Times New Roman" w:cs="Times New Roman"/>
          <w:sz w:val="24"/>
          <w:szCs w:val="24"/>
          <w:lang w:val="en-US"/>
        </w:rPr>
        <w:instrText>ADDIN CSL_CITATION {"citationItems":[{"id":"ITEM-1","itemData":{"DOI":"10.1098/rspb.2013.2980","ISSN":"14712954","abstract":"A goal of evolutionary biology is to understand the roles of geography and ecology in speciation. The recent shared ancestry of sister species can leave a major imprint on their geographical and ecological attributes, possibly revealing processes involved in speciation. We examined how ecological similarity, range overlap and range asymmetry are related to time since divergence of 71 sister species pairs in the California Floristic Province (CFP). We found that plants exhibit strikingly different age-range correlation patterns from those found for animals; the latter broadly support allopatric speciation as the primary mode of speciation. By contrast, plant sisters in the CFP were sympatric in 80% of cases and range sizes of sisters differed by a mean of 10-fold. Range overlap and range asymmetrywere greatest in younger sisters. These results suggest that speciation mechanisms broadly grouped under 'budding' speciation, in which a larger ranged progenitor gives rise to a smaller ranged derivative species, are probably common. The ecological and reproductive similarity of sisters was significantly greater than that of sister-non-sister congeners for every trait assessed. However, shifts in at least one trait were present in 93% of the sister pairs; habitat and soil shifts were especially common. Ecological divergence did not increase with range overlap contrary to expectations under character displacement in sympatry. Our results suggest that vicariant speciation is more ubiquitous in animals than plants, perhaps owing to the sensitivity of plants to fine-scale environmental heterogeneity. Despite high levels of range overlap, ecological shifts in the process of budding speciation may result in lowrates of fine-scale spatial co-occurrence. These results have implications for ecological studies of trait evolution and community assembly; despite high levels of sympatry, sister taxa and potentially other close relatives, may be missing from local communities. © 2014 The Author(s) Published by the Royal Society. All rights reserved.","author":[{"dropping-particle":"","family":"Anacker","given":"Brian L.","non-dropping-particle":"","parse-names":false,"suffix":""},{"dropping-particle":"","family":"Strauss","given":"Sharon Y.","non-dropping-particle":"","parse-names":false,"suffix":""}],"container-title":"Proceedings of the Royal Society B: Biological Sciences","id":"ITEM-1","issue":"1778","issued":{"date-parts":[["2014"]]},"title":"The geography and ecology of plant speciation: Range overlap and niche divergence in sister species","type":"article-journal","volume":"281"},"uris":["http://www.mendeley.com/documents/?uuid=04d179a2-1329-43da-bd1e-d1df32454710"]}],"mendeley":{"formattedCitation":"(Anacker &amp; Strauss, 2014)","manualFormatting":"Anacker and Strauss (2014)","plainTextFormattedCitation":"(Anacker &amp; Strauss, 2014)","previouslyFormattedCitation":"(Anacker &amp; Strauss, 2014)"},"properties":{"noteIndex":0},"schema":"https://github.com/citation-style-language/schema/raw/master/csl-citation.json"}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Anacker and Strauss (2014)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proposed that budding speciation leaves some signatures in sister species: they should have overlapped or adjacent ranges, their range sizes should be asymmetrical, and specific ecological traits should differ between them. These signatures are associated with sympatric and peripatric speciation </w:t>
      </w:r>
      <w:r>
        <w:fldChar w:fldCharType="begin" w:fldLock="1"/>
      </w:r>
      <w:r w:rsidR="00230579">
        <w:rPr>
          <w:rFonts w:ascii="Times New Roman" w:hAnsi="Times New Roman" w:cs="Times New Roman"/>
          <w:sz w:val="24"/>
          <w:szCs w:val="24"/>
          <w:lang w:val="en-US"/>
        </w:rPr>
        <w:instrText>ADDIN CSL_CITATION {"citationItems":[{"id":"ITEM-1","itemData":{"DOI":"10.1098/rstb.1998.0206","ISSN":"09628436","abstract":"What biological attributes of organisms promote speciation, and ultimately, species diversity? This question has a long history of interest, with proposed diversity promoters including attributes such as sexual selection, ecological specialism and dispersability. However, such ideas are difficult to test because the time-scale of processes involved is too great for direct human observation and experimentation. An increasingly powerful solution is to investigate diversity patterns among extant groups to infer the nature of processes operating during the evolution of those groups. This approach relies on the use of robust, phylogenetically based null models to overcome some of the problems inherent in observational inference. We illustrate this area by (i) discussing recent advances in identifying correlates of diversity among higher taxa, and (ii) proposing new methods for analysing patterns in species-level phylogenies, drawing examples from a wide range of organisms.","author":[{"dropping-particle":"","family":"Barraclough","given":"T. G.","non-dropping-particle":"","parse-names":false,"suffix":""},{"dropping-particle":"","family":"Vogler","given":"A. P.","non-dropping-particle":"","parse-names":false,"suffix":""},{"dropping-particle":"","family":"Harvey","given":"P.H.","non-dropping-particle":"","parse-names":false,"suffix":""}],"container-title":"Philosophical Transactions of the Royal Society B: Biological Sciences","id":"ITEM-1","issue":"1366","issued":{"date-parts":[["1998"]]},"page":"241-249","title":"Revealing the factors that promote speciation","type":"article-journal","volume":"353"},"uris":["http://www.mendeley.com/documents/?uuid=5fd386e2-4675-4ec1-a250-636c44a86642"]}],"mendeley":{"formattedCitation":"(Barraclough, Vogler, &amp; Harvey, 1998)","plainTextFormattedCitation":"(Barraclough, Vogler, &amp; Harvey, 1998)","previouslyFormattedCitation":"(Barraclough, Vogler, &amp; Harvey, 1998)"},"properties":{"noteIndex":0},"schema":"https://github.com/citation-style-language/schema/raw/master/csl-citation.json"}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(Barraclough</w:t>
      </w:r>
      <w:r w:rsidR="00DC79FB">
        <w:rPr>
          <w:rFonts w:ascii="Times New Roman" w:hAnsi="Times New Roman" w:cs="Times New Roman"/>
          <w:noProof/>
          <w:sz w:val="24"/>
          <w:szCs w:val="24"/>
          <w:lang w:val="en-US"/>
        </w:rPr>
        <w:t xml:space="preserve"> et al.</w:t>
      </w:r>
      <w:r w:rsidR="00B14922" w:rsidRPr="00B14922">
        <w:rPr>
          <w:rFonts w:ascii="Times New Roman" w:hAnsi="Times New Roman" w:cs="Times New Roman"/>
          <w:noProof/>
          <w:sz w:val="24"/>
          <w:szCs w:val="24"/>
          <w:lang w:val="en-US"/>
        </w:rPr>
        <w:t>, 1998)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were used to estimate speciation modes (Skeels &amp; Cardillo, 2018) Bifurcating speciation can be associated with allopatric speciation and the signatures it leaves in the range of sister species: ranges should not be overlapping or adjacent, range sizes should not necessarily be asymmetrical, and ecological traits should not necessarily differ between them </w:t>
      </w:r>
      <w:r>
        <w:fldChar w:fldCharType="begin" w:fldLock="1"/>
      </w:r>
      <w:r w:rsidR="00230579">
        <w:rPr>
          <w:rFonts w:ascii="Times New Roman" w:hAnsi="Times New Roman" w:cs="Times New Roman"/>
          <w:sz w:val="24"/>
          <w:szCs w:val="24"/>
          <w:lang w:val="en-US"/>
        </w:rPr>
        <w:instrText>ADDIN CSL_CITATION {"citationItems":[{"id":"ITEM-1","itemData":{"author":[{"dropping-particle":"","family":"Barraclough","given":"T. G.","non-dropping-particle":"","parse-names":false,"suffix":""},{"dropping-particle":"","family":"Vogler","given":"A. P.","non-dropping-particle":"","parse-names":false,"suffix":""}],"container-title":"The American Naturalist","id":"ITEM-1","issue":"4","issued":{"date-parts":[["2000"]]},"page":"419-434","title":"Detecting the geographical pattern of speciation from species-level phylogenies","type":"article-journal","volume":"155"},"uris":["http://www.mendeley.com/documents/?uuid=498131a5-36b8-4f60-9dd0-0d192e268d5c"]},{"id":"ITEM-2","itemData":{"DOI":"10.1111/j.0014-3820.2006.tb01140.x","ISSN":"0014-3820","PMID":"16637504","abstract":"The importance of geographic isolation in speciation has been debated since the 19th century. Since the beginning of the 20th century, the consensus has been that most speciation involves divergence in allopatry. This consensus was based largely on decades of observations by naturalists and verbal arguments against speciation without isolation. Recent attempts to quantify the importance of allopatric versus sympatric speciation using comparative methods called “age-range correlation” (ARC) suggest that allopatric speciation is more common than sympatric speciation. However, very few taxa have been studied and there are concerns about the adequacy of the methods. We propose methodological improvements including changes in the way overlap between clades is quantified and Monte Carlo methods to test the null hypothesis of no relationship between phylogenetic relatedness and geographic range overlap. We analyze 14 clades of mammals, chosen because of the availability of data and the consensus among mammalogists that speciation is routinely allopatric. Although data from a few clades clearly indicate allopatric speciation, divergence with gene flow is plausible in others and many results are inconclusive. The relative rarity of significant correlations between phylogenetic distance and range overlap may have three distinct causes: (1) postspeciation range changes, (2) relative rarity of range overlap, and (3) a mixture of geographic modes of speciation. Our results support skepticism about ARC's power for inferring the biogeography of speciation. Yet, even if few clades provide clear signals, meta-analytic approaches such as ARC may set bounds on the prevalence of alternative modes of speciation.","author":[{"dropping-particle":"","family":"Fitzpatrick","given":"Benjamin M.","non-dropping-particle":"","parse-names":false,"suffix":""},{"dropping-particle":"","family":"Turelli","given":"Michael","non-dropping-particle":"","parse-names":false,"suffix":""}],"container-title":"Evolution","id":"ITEM-2","issue":"3","issued":{"date-parts":[["2006"]]},"page":"601-615","title":"The Geography of Mammalian Speciation: Mixed Signals From Phylogenies and Range Maps","type":"article-journal","volume":"60"},"uris":["http://www.mendeley.com/documents/?uuid=87e7536b-fe4e-44a1-8d80-034398c5f50e"]}],"mendeley":{"formattedCitation":"(Barraclough &amp; Vogler, 2000; Fitzpatrick &amp; Turelli, 2006)","plainTextFormattedCitation":"(Barraclough &amp; Vogler, 2000; Fitzpatrick &amp; Turelli, 2006)","previouslyFormattedCitation":"(Barraclough &amp; Vogler, 2000; Fitzpatrick &amp; Turelli, 2006)"},"properties":{"noteIndex":0},"schema":"https://github.com/citation-style-language/schema/raw/master/csl-citation.json"}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(Barraclough &amp; Vogler, 2000; Fitzpatrick &amp; Turelli, 2006)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3F4D29">
        <w:rPr>
          <w:rFonts w:ascii="Times New Roman" w:hAnsi="Times New Roman" w:cs="Times New Roman"/>
          <w:sz w:val="24"/>
          <w:szCs w:val="24"/>
          <w:lang w:val="en-US"/>
        </w:rPr>
        <w:t xml:space="preserve">Complementarily, extinction rates could be estimated from the phylogeny, the fossil record, or a combination of both </w:t>
      </w:r>
      <w:r w:rsidR="003F4D29">
        <w:fldChar w:fldCharType="begin" w:fldLock="1"/>
      </w:r>
      <w:r w:rsidR="00230579">
        <w:rPr>
          <w:rFonts w:ascii="Times New Roman" w:hAnsi="Times New Roman" w:cs="Times New Roman"/>
          <w:sz w:val="24"/>
          <w:szCs w:val="24"/>
          <w:lang w:val="en-US"/>
        </w:rPr>
        <w:instrText>ADDIN CSL_CITATION {"citationItems":[{"id":"ITEM-1","itemData":{"DOI":"10.1111/j.1558-5646.2009.00926.x","ISSN":"00143820","abstract":"Molecular phylogenies contain information about the tempo and mode of species diversification through time. Because extinction leaves a characteristic signature in the shape of molecular phylogenetic trees, many studies have used data from extant taxa only to infer extinction rates. This is a promising approach for the large number of taxa for which extinction rates cannot be estimated from the fossil record. Here, I explore the consequences of violating a common assumption made by studies of extinction from phylogenetic data. I show that when diversification rates vary among lineages, simple estimators based on the birth-death process are unable to recover true extinction rates. This is problematic for phylogenetic trees with complete taxon sampling as well as for the simpler case of clades with known age and species richness. Given the ubiquity of variation in diversification rates among lineages and clades, these results suggest that extinction rates should not be estimated in the absence of fossil data. © 2010 The Author(s). Journal compilation © 2010 The Society for the Study of Evolution.","author":[{"dropping-particle":"","family":"Rabosky","given":"Daniel L.","non-dropping-particle":"","parse-names":false,"suffix":""}],"container-title":"Evolution","id":"ITEM-1","issued":{"date-parts":[["2010"]]},"title":"Extinction rates should not be estimated from molecular phylogenies","type":"article-journal"},"uris":["http://www.mendeley.com/documents/?uuid=4cbf55a3-2807-4675-85f8-97da9d2f1fc8"]},{"id":"ITEM-2","itemData":{"author":[{"dropping-particle":"","family":"Silvestro","given":"D.","non-dropping-particle":"","parse-names":false,"suffix":""},{"dropping-particle":"","family":"Salamin","given":"Nicolas","non-dropping-particle":"","parse-names":false,"suffix":""},{"dropping-particle":"","family":"Schnitzler","given":"Jan","non-dropping-particle":"","parse-names":false,"suffix":""}],"container-title":"Methods in Ecology and Evolution2","id":"ITEM-2","issue":"10","issued":{"date-parts":[["2014"]]},"page":"1126-1131","title":"PyRate: a new program to estimate speciation and extinction rates from incomplete fossil data","type":"article-journal","volume":"5"},"uris":["http://www.mendeley.com/documents/?uuid=15377108-c4c2-4350-9e0c-ca67c815457f"]},{"id":"ITEM-3","itemData":{"author":[{"dropping-particle":"","family":"Brée","given":"B.","non-dropping-particle":"","parse-names":false,"suffix":""},{"dropping-particle":"","family":"Condamine","given":"Fabien L.","non-dropping-particle":"","parse-names":false,"suffix":""},{"dropping-particle":"","family":"Guinot","given":"G.","non-dropping-particle":"","parse-names":false,"suffix":""}],"container-title":"Scientific Reports","id":"ITEM-3","issue":"1","issued":{"date-parts":[["2022"]]},"page":"21906","title":"Combining palaeontological and neontological data shows a delayed diversification burst of carcharhiniform sharks likely mediated by environmental change","type":"article-journal","volume":"12"},"uris":["http://www.mendeley.com/documents/?uuid=55a82c0c-0ea3-4b70-b619-c16f0f425ee3"]},{"id":"ITEM-4","itemData":{"author":[{"dropping-particle":"","family":"López-Martínez","given":"A.M.","non-dropping-particle":"","parse-names":false,"suffix":""},{"dropping-particle":"","family":"Schonenberger","given":"J.","non-dropping-particle":"","parse-names":false,"suffix":""},{"dropping-particle":"","family":"Balthazar","given":"M.","non-dropping-particle":"von","parse-names":false,"suffix":""},{"dropping-particle":"","family":"González-Martínez","given":"C.A.","non-dropping-particle":"","parse-names":false,"suffix":""},{"dropping-particle":"","family":"Ramírez-Barahona","given":"S.","non-dropping-particle":"","parse-names":false,"suffix":""},{"dropping-particle":"","family":"Sauquet","given":"H.","non-dropping-particle":"","parse-names":false,"suffix":""},{"dropping-particle":"","family":"Magallón","given":"Susana","non-dropping-particle":"","parse-names":false,"suffix":""}],"container-title":"Systematic Biology","id":"ITEM-4","issued":{"date-parts":[["2023"]]},"title":"Integrating Fossil Flowers into the Angiosperm Phylogeny Using Molecular and Morphological Evidence","type":"article-journal","volume":"syad017"},"uris":["http://www.mendeley.com/documents/?uuid=929d4547-a05a-45f9-8004-f9e7c27dfc7f"]}],"mendeley":{"formattedCitation":"(Brée, Condamine, &amp; Guinot, 2022; López-Martínez et al., 2023; Rabosky, 2010; D. Silvestro, Salamin, &amp; Schnitzler, 2014)","plainTextFormattedCitation":"(Brée, Condamine, &amp; Guinot, 2022; López-Martínez et al., 2023; Rabosky, 2010; D. Silvestro, Salamin, &amp; Schnitzler, 2014)","previouslyFormattedCitation":"(Brée, Condamine, &amp; Guinot, 2022; López-Martínez et al., 2023; Rabosky, 2010; D. Silvestro, Salamin, &amp; Schnitzler, 2014)"},"properties":{"noteIndex":0},"schema":"https://github.com/citation-style-language/schema/raw/master/csl-citation.json"}</w:instrText>
      </w:r>
      <w:r w:rsidR="003F4D29">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 xml:space="preserve">(Brée, </w:t>
      </w:r>
      <w:r w:rsidR="00DC79FB">
        <w:rPr>
          <w:rFonts w:ascii="Times New Roman" w:hAnsi="Times New Roman" w:cs="Times New Roman"/>
          <w:noProof/>
          <w:sz w:val="24"/>
          <w:szCs w:val="24"/>
          <w:lang w:val="en-US"/>
        </w:rPr>
        <w:t xml:space="preserve"> et al., </w:t>
      </w:r>
      <w:r w:rsidR="00B14922" w:rsidRPr="00B14922">
        <w:rPr>
          <w:rFonts w:ascii="Times New Roman" w:hAnsi="Times New Roman" w:cs="Times New Roman"/>
          <w:noProof/>
          <w:sz w:val="24"/>
          <w:szCs w:val="24"/>
          <w:lang w:val="en-US"/>
        </w:rPr>
        <w:t>2022; López-Martínez et al., 2023; Rabosky, 2010; Silvestro</w:t>
      </w:r>
      <w:r w:rsidR="00DC79FB">
        <w:rPr>
          <w:rFonts w:ascii="Times New Roman" w:hAnsi="Times New Roman" w:cs="Times New Roman"/>
          <w:noProof/>
          <w:sz w:val="24"/>
          <w:szCs w:val="24"/>
          <w:lang w:val="en-US"/>
        </w:rPr>
        <w:t xml:space="preserve"> et al.</w:t>
      </w:r>
      <w:r w:rsidR="00B14922" w:rsidRPr="00B14922">
        <w:rPr>
          <w:rFonts w:ascii="Times New Roman" w:hAnsi="Times New Roman" w:cs="Times New Roman"/>
          <w:noProof/>
          <w:sz w:val="24"/>
          <w:szCs w:val="24"/>
          <w:lang w:val="en-US"/>
        </w:rPr>
        <w:t>, 2014)</w:t>
      </w:r>
      <w:r w:rsidR="003F4D29">
        <w:rPr>
          <w:rFonts w:ascii="Times New Roman" w:hAnsi="Times New Roman" w:cs="Times New Roman"/>
          <w:sz w:val="24"/>
          <w:szCs w:val="24"/>
          <w:lang w:val="en-US"/>
        </w:rPr>
        <w:fldChar w:fldCharType="end"/>
      </w:r>
      <w:r w:rsidR="003F4D2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Thus, assessing a clade’s </w:t>
      </w:r>
      <w:r w:rsidR="003F4D29">
        <w:rPr>
          <w:rFonts w:ascii="Times New Roman" w:hAnsi="Times New Roman" w:cs="Times New Roman"/>
          <w:sz w:val="24"/>
          <w:szCs w:val="24"/>
          <w:lang w:val="en-US"/>
        </w:rPr>
        <w:t>speciation mode (through spatial dynamics) and extinction rates</w:t>
      </w:r>
      <w:r>
        <w:rPr>
          <w:rFonts w:ascii="Times New Roman" w:hAnsi="Times New Roman" w:cs="Times New Roman"/>
          <w:sz w:val="24"/>
          <w:szCs w:val="24"/>
          <w:lang w:val="en-US"/>
        </w:rPr>
        <w:t xml:space="preserve"> before performing species age analyses could help to approximate the error of phylogenetic ages.</w:t>
      </w:r>
      <w:r w:rsidR="003F4D29">
        <w:rPr>
          <w:rFonts w:ascii="Times New Roman" w:hAnsi="Times New Roman" w:cs="Times New Roman"/>
          <w:sz w:val="24"/>
          <w:szCs w:val="24"/>
          <w:lang w:val="en-US"/>
        </w:rPr>
        <w:t xml:space="preserve"> </w:t>
      </w:r>
    </w:p>
    <w:p w14:paraId="582627FE" w14:textId="5850B7F7" w:rsidR="006E6716" w:rsidRDefault="006E6716" w:rsidP="008851D9">
      <w:pPr>
        <w:spacing w:after="0" w:line="360" w:lineRule="auto"/>
        <w:ind w:firstLine="709"/>
        <w:jc w:val="both"/>
        <w:rPr>
          <w:rFonts w:ascii="Times New Roman" w:hAnsi="Times New Roman" w:cs="Times New Roman"/>
          <w:sz w:val="24"/>
          <w:szCs w:val="24"/>
          <w:lang w:val="en-US"/>
        </w:rPr>
      </w:pPr>
      <w:r w:rsidRPr="006E6716">
        <w:rPr>
          <w:rFonts w:ascii="Times New Roman" w:hAnsi="Times New Roman" w:cs="Times New Roman"/>
          <w:sz w:val="24"/>
          <w:szCs w:val="24"/>
          <w:lang w:val="en-US"/>
        </w:rPr>
        <w:t>For instance, let’s suppose that</w:t>
      </w:r>
      <w:r w:rsidR="0048609D">
        <w:rPr>
          <w:rFonts w:ascii="Times New Roman" w:hAnsi="Times New Roman" w:cs="Times New Roman"/>
          <w:sz w:val="24"/>
          <w:szCs w:val="24"/>
          <w:lang w:val="en-US"/>
        </w:rPr>
        <w:t xml:space="preserve"> the approaches described in the previous paragraph</w:t>
      </w:r>
      <w:r w:rsidR="004A01AB">
        <w:rPr>
          <w:rFonts w:ascii="Times New Roman" w:hAnsi="Times New Roman" w:cs="Times New Roman"/>
          <w:sz w:val="24"/>
          <w:szCs w:val="24"/>
          <w:lang w:val="en-US"/>
        </w:rPr>
        <w:t>, besides estimating reliable speciation and extinction rates,</w:t>
      </w:r>
      <w:r w:rsidR="0048609D">
        <w:rPr>
          <w:rFonts w:ascii="Times New Roman" w:hAnsi="Times New Roman" w:cs="Times New Roman"/>
          <w:sz w:val="24"/>
          <w:szCs w:val="24"/>
          <w:lang w:val="en-US"/>
        </w:rPr>
        <w:t xml:space="preserve"> suggest that the studied clade speciated predominantly under bifurcating speciation</w:t>
      </w:r>
      <w:r w:rsidRPr="006E6716">
        <w:rPr>
          <w:rFonts w:ascii="Times New Roman" w:hAnsi="Times New Roman" w:cs="Times New Roman"/>
          <w:sz w:val="24"/>
          <w:szCs w:val="24"/>
          <w:lang w:val="en-US"/>
        </w:rPr>
        <w:t xml:space="preserve">; in this case, we advise the implementation of our probabilistic age estimator to correct phylogenetic ages. When compared with phylogenetic age, this estimator improved the overall accuracy of age estimation across species in a phylogenetic tree, particularly in a high extinction scenario. Additionally, the function enhanced the capacity to capture the proper relationship between species age and extinction risk, pointing out that </w:t>
      </w:r>
      <w:r w:rsidR="0048609D">
        <w:rPr>
          <w:rFonts w:ascii="Times New Roman" w:hAnsi="Times New Roman" w:cs="Times New Roman"/>
          <w:sz w:val="24"/>
          <w:szCs w:val="24"/>
          <w:lang w:val="en-US"/>
        </w:rPr>
        <w:t>under</w:t>
      </w:r>
      <w:r w:rsidRPr="006E6716">
        <w:rPr>
          <w:rFonts w:ascii="Times New Roman" w:hAnsi="Times New Roman" w:cs="Times New Roman"/>
          <w:sz w:val="24"/>
          <w:szCs w:val="24"/>
          <w:lang w:val="en-US"/>
        </w:rPr>
        <w:t xml:space="preserve"> these conditions is a good proxy of species longevity. Therefore, its point estimates can be used to test more safely how species age influence eco-evolutionary dynamics. </w:t>
      </w:r>
    </w:p>
    <w:p w14:paraId="25C1BD63" w14:textId="60118B5C"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Using simulations, we showed the problems in estimating species age from phylogenetic trees and quantified the error in doing so under different scenarios. The challenges of using phylogenetic age as a proxy for species longevity are not merely methodological. Time-calibrated phylogenetic trees alone do not contain information on speciation modes</w:t>
      </w:r>
      <w:ins w:id="398" w:author="Carlos Calderon del Cid" w:date="2023-10-12T00:54:00Z">
        <w:r w:rsidR="009C35E1">
          <w:rPr>
            <w:rFonts w:ascii="Times New Roman" w:hAnsi="Times New Roman" w:cs="Times New Roman"/>
            <w:sz w:val="24"/>
            <w:szCs w:val="24"/>
            <w:lang w:val="en-US"/>
          </w:rPr>
          <w:t xml:space="preserve"> and missing species</w:t>
        </w:r>
      </w:ins>
      <w:r>
        <w:rPr>
          <w:rFonts w:ascii="Times New Roman" w:hAnsi="Times New Roman" w:cs="Times New Roman"/>
          <w:sz w:val="24"/>
          <w:szCs w:val="24"/>
          <w:lang w:val="en-US"/>
        </w:rPr>
        <w:t xml:space="preserve">. Thus, the phylogenetic age provides some information </w:t>
      </w:r>
      <w:r>
        <w:rPr>
          <w:rFonts w:ascii="Times New Roman" w:hAnsi="Times New Roman" w:cs="Times New Roman"/>
          <w:sz w:val="24"/>
          <w:szCs w:val="24"/>
          <w:lang w:val="en-US"/>
        </w:rPr>
        <w:lastRenderedPageBreak/>
        <w:t xml:space="preserve">about species age, but it is a weak proxy to measure evolutionary history. Assessing the speciation modes with the methods suggested here, such as spatial range signatures, and estimated extinction rates might help to get aware of the potential error in species age. Given the high performance of our </w:t>
      </w:r>
      <w:r w:rsidR="008851D9">
        <w:rPr>
          <w:rFonts w:ascii="Times New Roman" w:hAnsi="Times New Roman" w:cs="Times New Roman"/>
          <w:sz w:val="24"/>
          <w:szCs w:val="24"/>
          <w:lang w:val="en-US"/>
        </w:rPr>
        <w:t>probability age estimator</w:t>
      </w:r>
      <w:r>
        <w:rPr>
          <w:rFonts w:ascii="Times New Roman" w:hAnsi="Times New Roman" w:cs="Times New Roman"/>
          <w:sz w:val="24"/>
          <w:szCs w:val="24"/>
          <w:lang w:val="en-US"/>
        </w:rPr>
        <w:t>, we recommend its use for correcting species ages when there is evidence that the studied clade has evolved predominantly under bifurcating speciation. Approaches combining phylogenies, biogeography, diversification rates, and traits might provide a more comprehensive understanding on the relationship of species ages and eco-evolutionary processes.</w:t>
      </w:r>
    </w:p>
    <w:p w14:paraId="62A03189" w14:textId="77777777" w:rsidR="00416FDA" w:rsidRDefault="00416FDA">
      <w:pPr>
        <w:spacing w:after="0" w:line="360" w:lineRule="auto"/>
        <w:jc w:val="both"/>
        <w:rPr>
          <w:rFonts w:ascii="Times New Roman" w:hAnsi="Times New Roman" w:cs="Times New Roman"/>
          <w:sz w:val="24"/>
          <w:szCs w:val="24"/>
          <w:lang w:val="en-US"/>
        </w:rPr>
      </w:pPr>
    </w:p>
    <w:p w14:paraId="1FF67128" w14:textId="789049C5" w:rsidR="00416FDA" w:rsidRPr="00416FDA" w:rsidRDefault="00416FDA">
      <w:pPr>
        <w:spacing w:after="0" w:line="360" w:lineRule="auto"/>
        <w:jc w:val="both"/>
        <w:rPr>
          <w:rFonts w:ascii="Times New Roman" w:hAnsi="Times New Roman" w:cs="Times New Roman"/>
          <w:b/>
          <w:bCs/>
          <w:sz w:val="24"/>
          <w:szCs w:val="24"/>
          <w:lang w:val="en-US"/>
        </w:rPr>
      </w:pPr>
      <w:r w:rsidRPr="00416FDA">
        <w:rPr>
          <w:rFonts w:ascii="Times New Roman" w:hAnsi="Times New Roman" w:cs="Times New Roman"/>
          <w:b/>
          <w:bCs/>
          <w:sz w:val="24"/>
          <w:szCs w:val="24"/>
          <w:lang w:val="en-US"/>
        </w:rPr>
        <w:t>Conclusion</w:t>
      </w:r>
    </w:p>
    <w:p w14:paraId="3BD00293" w14:textId="32061082" w:rsidR="009978B8" w:rsidRDefault="00AF514B" w:rsidP="00AF514B">
      <w:pPr>
        <w:spacing w:after="0" w:line="360" w:lineRule="auto"/>
        <w:ind w:firstLine="709"/>
        <w:jc w:val="both"/>
        <w:rPr>
          <w:rFonts w:ascii="Times New Roman" w:hAnsi="Times New Roman" w:cs="Times New Roman"/>
          <w:sz w:val="24"/>
          <w:szCs w:val="24"/>
          <w:lang w:val="en-US"/>
        </w:rPr>
      </w:pPr>
      <w:r w:rsidRPr="00AF514B">
        <w:rPr>
          <w:rFonts w:ascii="Times New Roman" w:hAnsi="Times New Roman" w:cs="Times New Roman"/>
          <w:sz w:val="24"/>
          <w:szCs w:val="24"/>
          <w:lang w:val="en-US"/>
        </w:rPr>
        <w:t xml:space="preserve">This study aimed to estimate the potential deviations between true and phylogenetic age due to extinction </w:t>
      </w:r>
      <w:proofErr w:type="spellStart"/>
      <w:r w:rsidRPr="00AF514B">
        <w:rPr>
          <w:rFonts w:ascii="Times New Roman" w:hAnsi="Times New Roman" w:cs="Times New Roman"/>
          <w:sz w:val="24"/>
          <w:szCs w:val="24"/>
          <w:lang w:val="en-US"/>
        </w:rPr>
        <w:t>rates</w:t>
      </w:r>
      <w:ins w:id="399" w:author="Carlos Calderon del Cid" w:date="2023-10-12T00:54:00Z">
        <w:r w:rsidR="009C35E1">
          <w:rPr>
            <w:rFonts w:ascii="Times New Roman" w:hAnsi="Times New Roman" w:cs="Times New Roman"/>
            <w:sz w:val="24"/>
            <w:szCs w:val="24"/>
            <w:lang w:val="en-US"/>
          </w:rPr>
          <w:t>,</w:t>
        </w:r>
      </w:ins>
      <w:del w:id="400" w:author="Carlos Calderon del Cid" w:date="2023-10-12T00:54:00Z">
        <w:r w:rsidRPr="00AF514B" w:rsidDel="009C35E1">
          <w:rPr>
            <w:rFonts w:ascii="Times New Roman" w:hAnsi="Times New Roman" w:cs="Times New Roman"/>
            <w:sz w:val="24"/>
            <w:szCs w:val="24"/>
            <w:lang w:val="en-US"/>
          </w:rPr>
          <w:delText xml:space="preserve"> and </w:delText>
        </w:r>
      </w:del>
      <w:r w:rsidRPr="00AF514B">
        <w:rPr>
          <w:rFonts w:ascii="Times New Roman" w:hAnsi="Times New Roman" w:cs="Times New Roman"/>
          <w:sz w:val="24"/>
          <w:szCs w:val="24"/>
          <w:lang w:val="en-US"/>
        </w:rPr>
        <w:t>speciation</w:t>
      </w:r>
      <w:proofErr w:type="spellEnd"/>
      <w:r w:rsidRPr="00AF514B">
        <w:rPr>
          <w:rFonts w:ascii="Times New Roman" w:hAnsi="Times New Roman" w:cs="Times New Roman"/>
          <w:sz w:val="24"/>
          <w:szCs w:val="24"/>
          <w:lang w:val="en-US"/>
        </w:rPr>
        <w:t xml:space="preserve"> modes</w:t>
      </w:r>
      <w:ins w:id="401" w:author="Carlos Calderon del Cid" w:date="2023-10-12T00:54:00Z">
        <w:r w:rsidR="009C35E1">
          <w:rPr>
            <w:rFonts w:ascii="Times New Roman" w:hAnsi="Times New Roman" w:cs="Times New Roman"/>
            <w:sz w:val="24"/>
            <w:szCs w:val="24"/>
            <w:lang w:val="en-US"/>
          </w:rPr>
          <w:t>, and incomplete sampling</w:t>
        </w:r>
      </w:ins>
      <w:r w:rsidRPr="00AF514B">
        <w:rPr>
          <w:rFonts w:ascii="Times New Roman" w:hAnsi="Times New Roman" w:cs="Times New Roman"/>
          <w:sz w:val="24"/>
          <w:szCs w:val="24"/>
          <w:lang w:val="en-US"/>
        </w:rPr>
        <w:t>. We identified that</w:t>
      </w:r>
      <w:ins w:id="402" w:author="Carlos Calderon del Cid" w:date="2023-10-12T00:54:00Z">
        <w:r w:rsidR="009C35E1">
          <w:rPr>
            <w:rFonts w:ascii="Times New Roman" w:hAnsi="Times New Roman" w:cs="Times New Roman"/>
            <w:sz w:val="24"/>
            <w:szCs w:val="24"/>
            <w:lang w:val="en-US"/>
          </w:rPr>
          <w:t xml:space="preserve"> missing spe</w:t>
        </w:r>
      </w:ins>
      <w:ins w:id="403" w:author="Carlos Calderon del Cid" w:date="2023-10-12T00:55:00Z">
        <w:r w:rsidR="009C35E1">
          <w:rPr>
            <w:rFonts w:ascii="Times New Roman" w:hAnsi="Times New Roman" w:cs="Times New Roman"/>
            <w:sz w:val="24"/>
            <w:szCs w:val="24"/>
            <w:lang w:val="en-US"/>
          </w:rPr>
          <w:t>cies and</w:t>
        </w:r>
      </w:ins>
      <w:r w:rsidRPr="00AF514B">
        <w:rPr>
          <w:rFonts w:ascii="Times New Roman" w:hAnsi="Times New Roman" w:cs="Times New Roman"/>
          <w:sz w:val="24"/>
          <w:szCs w:val="24"/>
          <w:lang w:val="en-US"/>
        </w:rPr>
        <w:t xml:space="preserve"> budding and anagenetic speciation considerably influence the mismatch between phylogenetic age and true species age. By contrast, when a clade</w:t>
      </w:r>
      <w:ins w:id="404" w:author="Carlos Calderon del Cid" w:date="2023-10-12T00:55:00Z">
        <w:r w:rsidR="009C35E1">
          <w:rPr>
            <w:rFonts w:ascii="Times New Roman" w:hAnsi="Times New Roman" w:cs="Times New Roman"/>
            <w:sz w:val="24"/>
            <w:szCs w:val="24"/>
            <w:lang w:val="en-US"/>
          </w:rPr>
          <w:t xml:space="preserve"> was fully sampled,</w:t>
        </w:r>
      </w:ins>
      <w:r w:rsidRPr="00AF514B">
        <w:rPr>
          <w:rFonts w:ascii="Times New Roman" w:hAnsi="Times New Roman" w:cs="Times New Roman"/>
          <w:sz w:val="24"/>
          <w:szCs w:val="24"/>
          <w:lang w:val="en-US"/>
        </w:rPr>
        <w:t xml:space="preserve"> speciated under bifurcating speciation and possesses a low extinction rate</w:t>
      </w:r>
      <w:del w:id="405" w:author="Carlos Calderon del Cid" w:date="2023-10-12T00:56:00Z">
        <w:r w:rsidRPr="00AF514B" w:rsidDel="009C35E1">
          <w:rPr>
            <w:rFonts w:ascii="Times New Roman" w:hAnsi="Times New Roman" w:cs="Times New Roman"/>
            <w:sz w:val="24"/>
            <w:szCs w:val="24"/>
            <w:lang w:val="en-US"/>
          </w:rPr>
          <w:delText xml:space="preserve"> due to phylogenies' bifurcating node structure,</w:delText>
        </w:r>
      </w:del>
      <w:r w:rsidRPr="00AF514B">
        <w:rPr>
          <w:rFonts w:ascii="Times New Roman" w:hAnsi="Times New Roman" w:cs="Times New Roman"/>
          <w:sz w:val="24"/>
          <w:szCs w:val="24"/>
          <w:lang w:val="en-US"/>
        </w:rPr>
        <w:t xml:space="preserve"> phylogenetic age is a good proxy of species age; nevertheless, the tree's overall error rate augments exponentially with higher extinction rates</w:t>
      </w:r>
      <w:ins w:id="406" w:author="Carlos Calderon del Cid" w:date="2023-10-12T00:56:00Z">
        <w:r w:rsidR="009C35E1">
          <w:rPr>
            <w:rFonts w:ascii="Times New Roman" w:hAnsi="Times New Roman" w:cs="Times New Roman"/>
            <w:sz w:val="24"/>
            <w:szCs w:val="24"/>
            <w:lang w:val="en-US"/>
          </w:rPr>
          <w:t xml:space="preserve"> and missing species</w:t>
        </w:r>
      </w:ins>
      <w:r w:rsidRPr="00AF514B">
        <w:rPr>
          <w:rFonts w:ascii="Times New Roman" w:hAnsi="Times New Roman" w:cs="Times New Roman"/>
          <w:sz w:val="24"/>
          <w:szCs w:val="24"/>
          <w:lang w:val="en-US"/>
        </w:rPr>
        <w:t>. Thus, inferences made with phylogenetic age should be taken with caution. Besides pointing out these shortfalls, we proposed a probabilistic estimator, based on the birth-death process, to correct species age under the assumption of bifurcating speciation</w:t>
      </w:r>
      <w:ins w:id="407" w:author="Carlos Calderon del Cid" w:date="2023-10-12T00:56:00Z">
        <w:r w:rsidR="009C35E1">
          <w:rPr>
            <w:rFonts w:ascii="Times New Roman" w:hAnsi="Times New Roman" w:cs="Times New Roman"/>
            <w:sz w:val="24"/>
            <w:szCs w:val="24"/>
            <w:lang w:val="en-US"/>
          </w:rPr>
          <w:t xml:space="preserve"> and a complete sampled tree</w:t>
        </w:r>
      </w:ins>
      <w:r w:rsidRPr="00AF514B">
        <w:rPr>
          <w:rFonts w:ascii="Times New Roman" w:hAnsi="Times New Roman" w:cs="Times New Roman"/>
          <w:sz w:val="24"/>
          <w:szCs w:val="24"/>
          <w:lang w:val="en-US"/>
        </w:rPr>
        <w:t>. We showed that the probabilistic estimator has a good performance, particularly in high extinction scenarios, both in the overall age accuracy of the phylogenetic tree and when species ages are used in eco-evolutionary analyses. Thus, we advise its implementation when the assumptions are met. We hope this paper will stimulate discussions about the evolutionary information in phylogenetic trees and a critical evaluation of the pertinence of using them to infer species ages.</w:t>
      </w:r>
    </w:p>
    <w:p w14:paraId="7E0EDFD7" w14:textId="77777777" w:rsidR="005A2C8C" w:rsidRDefault="005A2C8C" w:rsidP="005A2C8C">
      <w:pPr>
        <w:spacing w:after="0" w:line="360" w:lineRule="auto"/>
        <w:jc w:val="both"/>
        <w:rPr>
          <w:rFonts w:ascii="Times New Roman" w:hAnsi="Times New Roman" w:cs="Times New Roman"/>
          <w:sz w:val="24"/>
          <w:szCs w:val="24"/>
          <w:lang w:val="en-US"/>
        </w:rPr>
      </w:pPr>
    </w:p>
    <w:p w14:paraId="432F9B3F" w14:textId="503B62D3" w:rsidR="005A2C8C" w:rsidRDefault="005A2C8C" w:rsidP="005A2C8C">
      <w:pPr>
        <w:spacing w:after="0" w:line="360" w:lineRule="auto"/>
        <w:jc w:val="both"/>
        <w:rPr>
          <w:ins w:id="408" w:author="Carlos Calderon del Cid" w:date="2023-10-12T02:08:00Z"/>
          <w:rFonts w:ascii="Times New Roman" w:hAnsi="Times New Roman" w:cs="Times New Roman"/>
          <w:b/>
          <w:bCs/>
          <w:sz w:val="24"/>
          <w:szCs w:val="24"/>
          <w:lang w:val="en-US"/>
        </w:rPr>
      </w:pPr>
      <w:ins w:id="409" w:author="Carlos Calderon del Cid" w:date="2023-10-12T02:07:00Z">
        <w:r>
          <w:rPr>
            <w:rFonts w:ascii="Times New Roman" w:hAnsi="Times New Roman" w:cs="Times New Roman"/>
            <w:b/>
            <w:bCs/>
            <w:sz w:val="24"/>
            <w:szCs w:val="24"/>
            <w:lang w:val="en-US"/>
          </w:rPr>
          <w:t xml:space="preserve">Acknowledgements </w:t>
        </w:r>
      </w:ins>
    </w:p>
    <w:p w14:paraId="10618B8A" w14:textId="3196DD75" w:rsidR="005A2C8C" w:rsidRPr="005A2C8C" w:rsidRDefault="005A2C8C" w:rsidP="005A2C8C">
      <w:pPr>
        <w:spacing w:after="0" w:line="360" w:lineRule="auto"/>
        <w:jc w:val="both"/>
        <w:rPr>
          <w:rFonts w:ascii="Times New Roman" w:hAnsi="Times New Roman" w:cs="Times New Roman"/>
          <w:sz w:val="24"/>
          <w:szCs w:val="24"/>
          <w:lang w:val="en-US"/>
        </w:rPr>
      </w:pPr>
      <w:ins w:id="410" w:author="Carlos Calderon del Cid" w:date="2023-10-12T02:08:00Z">
        <w:r>
          <w:rPr>
            <w:rFonts w:ascii="Times New Roman" w:hAnsi="Times New Roman" w:cs="Times New Roman"/>
            <w:sz w:val="24"/>
            <w:szCs w:val="24"/>
            <w:lang w:val="en-US"/>
          </w:rPr>
          <w:t>We are grateful</w:t>
        </w:r>
      </w:ins>
      <w:ins w:id="411" w:author="Carlos Calderon del Cid" w:date="2023-10-12T02:09:00Z">
        <w:r>
          <w:rPr>
            <w:rFonts w:ascii="Times New Roman" w:hAnsi="Times New Roman" w:cs="Times New Roman"/>
            <w:sz w:val="24"/>
            <w:szCs w:val="24"/>
            <w:lang w:val="en-US"/>
          </w:rPr>
          <w:t xml:space="preserve"> to Rachel Warnock for her valuable comments</w:t>
        </w:r>
      </w:ins>
      <w:ins w:id="412" w:author="Carlos Calderon del Cid" w:date="2023-10-12T02:11:00Z">
        <w:r>
          <w:rPr>
            <w:rFonts w:ascii="Times New Roman" w:hAnsi="Times New Roman" w:cs="Times New Roman"/>
            <w:sz w:val="24"/>
            <w:szCs w:val="24"/>
            <w:lang w:val="en-US"/>
          </w:rPr>
          <w:t xml:space="preserve"> and suggestions that improved the manuscript</w:t>
        </w:r>
      </w:ins>
      <w:ins w:id="413" w:author="Carlos Calderon del Cid" w:date="2023-10-12T02:09:00Z">
        <w:r>
          <w:rPr>
            <w:rFonts w:ascii="Times New Roman" w:hAnsi="Times New Roman" w:cs="Times New Roman"/>
            <w:sz w:val="24"/>
            <w:szCs w:val="24"/>
            <w:lang w:val="en-US"/>
          </w:rPr>
          <w:t xml:space="preserve">. </w:t>
        </w:r>
        <w:commentRangeStart w:id="414"/>
        <w:r w:rsidRPr="005A2C8C">
          <w:rPr>
            <w:rFonts w:ascii="Times New Roman" w:hAnsi="Times New Roman" w:cs="Times New Roman"/>
            <w:sz w:val="24"/>
            <w:szCs w:val="24"/>
            <w:lang w:val="en-US"/>
          </w:rPr>
          <w:t>CC received a Ph.D. scholarship from CAPES (88887.814725/2023-00) and an abroad internship CAPES-Print scholarship (88887.682496/2022-00)</w:t>
        </w:r>
      </w:ins>
      <w:commentRangeEnd w:id="414"/>
      <w:ins w:id="415" w:author="Carlos Calderon del Cid" w:date="2023-10-12T02:11:00Z">
        <w:r>
          <w:rPr>
            <w:rStyle w:val="Refdecomentario"/>
          </w:rPr>
          <w:commentReference w:id="414"/>
        </w:r>
      </w:ins>
    </w:p>
    <w:p w14:paraId="59423640" w14:textId="77777777" w:rsidR="00AF514B" w:rsidRDefault="00AF514B" w:rsidP="00AF514B">
      <w:pPr>
        <w:spacing w:after="0" w:line="360" w:lineRule="auto"/>
        <w:ind w:firstLine="709"/>
        <w:jc w:val="both"/>
        <w:rPr>
          <w:rFonts w:ascii="Times New Roman" w:hAnsi="Times New Roman" w:cs="Times New Roman"/>
          <w:sz w:val="24"/>
          <w:szCs w:val="24"/>
          <w:lang w:val="en-US"/>
        </w:rPr>
      </w:pPr>
    </w:p>
    <w:p w14:paraId="35FFA3B6" w14:textId="77777777" w:rsidR="009978B8" w:rsidRDefault="00000000">
      <w:pPr>
        <w:spacing w:after="0" w:line="360" w:lineRule="auto"/>
        <w:jc w:val="both"/>
        <w:rPr>
          <w:rFonts w:ascii="Times New Roman" w:hAnsi="Times New Roman" w:cs="Times New Roman"/>
          <w:sz w:val="24"/>
          <w:szCs w:val="24"/>
          <w:lang w:val="en-US"/>
        </w:rPr>
      </w:pPr>
      <w:r>
        <w:rPr>
          <w:noProof/>
        </w:rPr>
        <w:drawing>
          <wp:inline distT="0" distB="0" distL="0" distR="0" wp14:anchorId="08149792" wp14:editId="6C6DEF36">
            <wp:extent cx="4945380" cy="40487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14"/>
                    <a:srcRect l="22246" t="10834" r="22355" b="8556"/>
                    <a:stretch>
                      <a:fillRect/>
                    </a:stretch>
                  </pic:blipFill>
                  <pic:spPr bwMode="auto">
                    <a:xfrm>
                      <a:off x="0" y="0"/>
                      <a:ext cx="4945380" cy="4048760"/>
                    </a:xfrm>
                    <a:prstGeom prst="rect">
                      <a:avLst/>
                    </a:prstGeom>
                    <a:ln w="12700">
                      <a:noFill/>
                    </a:ln>
                  </pic:spPr>
                </pic:pic>
              </a:graphicData>
            </a:graphic>
          </wp:inline>
        </w:drawing>
      </w:r>
    </w:p>
    <w:p w14:paraId="2B383C95" w14:textId="316AD95D"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1. </w:t>
      </w:r>
      <w:r>
        <w:rPr>
          <w:rFonts w:ascii="Times New Roman" w:hAnsi="Times New Roman" w:cs="Times New Roman"/>
          <w:sz w:val="24"/>
          <w:szCs w:val="24"/>
          <w:lang w:val="en-US"/>
        </w:rPr>
        <w:t>Discrepancy between species ages. Estimations based on the length of the terminal branch in a time-calibrated phylogeny (red) and the first appearance in the fossil record (green). Shark data (</w:t>
      </w:r>
      <w:proofErr w:type="spellStart"/>
      <w:r>
        <w:rPr>
          <w:rFonts w:ascii="Times New Roman" w:hAnsi="Times New Roman" w:cs="Times New Roman"/>
          <w:i/>
          <w:iCs/>
          <w:sz w:val="24"/>
          <w:szCs w:val="24"/>
          <w:lang w:val="en-US"/>
        </w:rPr>
        <w:t>Trianenodon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obesus</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and </w:t>
      </w:r>
      <w:r>
        <w:rPr>
          <w:rFonts w:ascii="Times New Roman" w:hAnsi="Times New Roman" w:cs="Times New Roman"/>
          <w:i/>
          <w:iCs/>
          <w:sz w:val="24"/>
          <w:szCs w:val="24"/>
          <w:lang w:val="en-US"/>
        </w:rPr>
        <w:t>Carcharhinus obscurus</w:t>
      </w:r>
      <w:r>
        <w:rPr>
          <w:rFonts w:ascii="Times New Roman" w:hAnsi="Times New Roman" w:cs="Times New Roman"/>
          <w:sz w:val="24"/>
          <w:szCs w:val="24"/>
          <w:lang w:val="en-US"/>
        </w:rPr>
        <w:t xml:space="preserve">) obtained from </w:t>
      </w:r>
      <w:r>
        <w:fldChar w:fldCharType="begin" w:fldLock="1"/>
      </w:r>
      <w:r w:rsidR="00230579">
        <w:rPr>
          <w:rFonts w:ascii="Times New Roman" w:hAnsi="Times New Roman" w:cs="Times New Roman"/>
          <w:sz w:val="24"/>
          <w:szCs w:val="24"/>
          <w:lang w:val="en-US"/>
        </w:rPr>
        <w:instrText>ADDIN CSL_CITATION {"citationItems":[{"id":"ITEM-1","itemData":{"author":[{"dropping-particle":"","family":"Brée","given":"B.","non-dropping-particle":"","parse-names":false,"suffix":""},{"dropping-particle":"","family":"Condamine","given":"Fabien L.","non-dropping-particle":"","parse-names":false,"suffix":""},{"dropping-particle":"","family":"Guinot","given":"G.","non-dropping-particle":"","parse-names":false,"suffix":""}],"container-title":"Scientific Reports","id":"ITEM-1","issue":"1","issued":{"date-parts":[["2022"]]},"page":"21906","title":"Combining palaeontological and neontological data shows a delayed diversification burst of carcharhiniform sharks likely mediated by environmental change","type":"article-journal","volume":"12"},"uris":["http://www.mendeley.com/documents/?uuid=55a82c0c-0ea3-4b70-b619-c16f0f425ee3"]}],"mendeley":{"formattedCitation":"(Brée et al., 2022)","manualFormatting":"Brée et al. (2022)","plainTextFormattedCitation":"(Brée et al., 2022)","previouslyFormattedCitation":"(Brée et al., 2022)"},"properties":{"noteIndex":0},"schema":"https://github.com/citation-style-language/schema/raw/master/csl-citation.json"}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Brée et 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Mammals’ phylogenetic data (except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obtained from </w:t>
      </w:r>
      <w:r>
        <w:fldChar w:fldCharType="begin" w:fldLock="1"/>
      </w:r>
      <w:r w:rsidR="00230579">
        <w:rPr>
          <w:rFonts w:ascii="Times New Roman" w:hAnsi="Times New Roman" w:cs="Times New Roman"/>
          <w:sz w:val="24"/>
          <w:szCs w:val="24"/>
          <w:lang w:val="en-US"/>
        </w:rPr>
        <w:instrText>ADDIN CSL_CITATION {"citationItems":[{"id":"ITEM-1","itemData":{"DOI":"10.1371/journal.pbio.3000494","ISBN":"1111111111","ISSN":"15457885","PMID":"31800571","abstract":"Big, time-scaled phylogenies are fundamental to connecting evolutionary processes to modern biodiversity patterns. Yet inferring reliable phylogenetic trees for thousands of species involves numerous trade-offs that have limited their utility to comparative biologists. To establish a robust evolutionary timescale for all approximately 6,000 living species of mammals, we developed credible sets of trees that capture root-to-tip uncertainty in topology and divergence times. Our “backbone-and-patch” approach to tree building applies a newly assembled 31-gene supermatrix to two levels of Bayesian inference: (1) backbone relationships and ages among major lineages, using fossil node or tip dating, and (2) species-level “patch” phylogenies with nonoverlapping in-groups that each correspond to one representative lineage in the backbone. Species unsampled for DNA are either excluded (“DNA-only” trees) or imputed within taxonomic constraints using branch lengths drawn from local birth–death models (“completed” trees). Joining time-scaled patches to backbones results in species-level trees of extant Mammalia with all branches estimated under the same modeling framework, thereby facilitating rate comparisons among lineages as disparate as marsupials and placentals. We compare our phylogenetic trees to previous estimates of mammal-wide phylogeny and divergence times, finding that (1) node ages are broadly concordant among studies, and (2) recent (tip-level) rates of speciation are estimated more accurately in our study than in previous “supertree” approaches, in which unresolved nodes led to branch-length artifacts. Credible sets of mammalian phylogenetic history are now available for download at http://vertlife.org/phylosubsets, enabling investigations of long-standing questions in comparative biology.","author":[{"dropping-particle":"","family":"Upham","given":"Nathan S.","non-dropping-particle":"","parse-names":false,"suffix":""},{"dropping-particle":"","family":"Esselstyn","given":"Jacob A.","non-dropping-particle":"","parse-names":false,"suffix":""},{"dropping-particle":"","family":"Jetz","given":"Walter","non-dropping-particle":"","parse-names":false,"suffix":""}],"container-title":"PLoS Biology","id":"ITEM-1","issue":"12","issued":{"date-parts":[["2019"]]},"number-of-pages":"1-44","title":"Inferring the mammal tree: Species-level sets of phylogenies for questions in ecology, evolution, and conservation","type":"book","volume":"17"},"uris":["http://www.mendeley.com/documents/?uuid=90d83839-3c24-4db5-a71c-6ba1999cc9f1"]}],"mendeley":{"formattedCitation":"(Upham, Esselstyn, &amp; Jetz, 2019)","manualFormatting":"Upham et al. (2019)","plainTextFormattedCitation":"(Upham, Esselstyn, &amp; Jetz, 2019)","previouslyFormattedCitation":"(Upham, Esselstyn, &amp; Jetz,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Upham et al.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Mammals’ </w:t>
      </w:r>
      <w:r w:rsidR="00A9166F">
        <w:rPr>
          <w:rFonts w:ascii="Times New Roman" w:hAnsi="Times New Roman" w:cs="Times New Roman"/>
          <w:sz w:val="24"/>
          <w:szCs w:val="24"/>
          <w:lang w:val="en-US"/>
        </w:rPr>
        <w:t>fossil</w:t>
      </w:r>
      <w:r>
        <w:rPr>
          <w:rFonts w:ascii="Times New Roman" w:hAnsi="Times New Roman" w:cs="Times New Roman"/>
          <w:sz w:val="24"/>
          <w:szCs w:val="24"/>
          <w:lang w:val="en-US"/>
        </w:rPr>
        <w:t xml:space="preserve"> data (except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obtained from </w:t>
      </w:r>
      <w:r>
        <w:fldChar w:fldCharType="begin" w:fldLock="1"/>
      </w:r>
      <w:r w:rsidR="00230579">
        <w:rPr>
          <w:rFonts w:ascii="Times New Roman" w:hAnsi="Times New Roman" w:cs="Times New Roman"/>
          <w:sz w:val="24"/>
          <w:szCs w:val="24"/>
          <w:lang w:val="en-US"/>
        </w:rPr>
        <w:instrText>ADDIN CSL_CITATION {"citationItems":[{"id":"ITEM-1","itemData":{"DOI":"10.1038/s41467-018-07622-y","ISSN":"20411723","PMID":"30532040","abstract":"Measuring the pace at which speciation and extinction occur is fundamental to understanding the origin and evolution of biodiversity. Both the fossil record and molecular phylogenies of living species can provide independent estimates of speciation and extinction rates, but often produce strikingly divergent results. Despite its implications, the theoretical reasons for this discrepancy remain unknown. Here, we reveal a conceptual and methodological basis able to reconcile palaeontological and molecular evidence: discrepancies are driven by different implicit assumptions about the processes of speciation and species evolution in palaeontological and neontological analyses. We present the “birth-death chronospecies” model that clarifies the definition of speciation and extinction processes allowing for a coherent joint analysis of fossil and phylogenetic data. Using simulations and empirical analyses we demonstrate not only that this model explains much of the apparent incongruence between fossils and phylogenies, but that differences in rate estimates are actually informative about the prevalence of different speciation modes.","author":[{"dropping-particle":"","family":"Silvestro","given":"Daniele","non-dropping-particle":"","parse-names":false,"suffix":""},{"dropping-particle":"","family":"Warnock","given":"Rachel C.M.","non-dropping-particle":"","parse-names":false,"suffix":""},{"dropping-particle":"","family":"Gavryushkina","given":"Alexandra","non-dropping-particle":"","parse-names":false,"suffix":""},{"dropping-particle":"","family":"Stadler","given":"Tanja","non-dropping-particle":"","parse-names":false,"suffix":""}],"container-title":"Nature Communications","id":"ITEM-1","issue":"1","issued":{"date-parts":[["2018"]]},"publisher":"Springer US","title":"Closing the gap between palaeontological and neontological speciation and extinction rate estimates","type":"article-journal","volume":"9"},"uris":["http://www.mendeley.com/documents/?uuid=dd26a2d5-d5c9-4f61-a777-dcbbdfb952c6"]}],"mendeley":{"formattedCitation":"(Daniele Silvestro et al., 2018)","manualFormatting":"Silvestro et al. (2018)","plainTextFormattedCitation":"(Daniele Silvestro et al., 2018)","previouslyFormattedCitation":"(Daniele Silvestro et al., 2018)"},"properties":{"noteIndex":0},"schema":"https://github.com/citation-style-language/schema/raw/master/csl-citation.json"}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Silvestro </w:t>
      </w:r>
      <w:r>
        <w:rPr>
          <w:rFonts w:ascii="Times New Roman" w:hAnsi="Times New Roman" w:cs="Times New Roman"/>
          <w:i/>
          <w:noProof/>
          <w:sz w:val="24"/>
          <w:szCs w:val="24"/>
          <w:lang w:val="en-US"/>
        </w:rPr>
        <w:t>et al.</w:t>
      </w:r>
      <w:r>
        <w:rPr>
          <w:rFonts w:ascii="Times New Roman" w:hAnsi="Times New Roman" w:cs="Times New Roman"/>
          <w:noProof/>
          <w:sz w:val="24"/>
          <w:szCs w:val="24"/>
          <w:lang w:val="en-US"/>
        </w:rPr>
        <w:t xml:space="preserve">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Homo sapiens </w:t>
      </w:r>
      <w:r>
        <w:rPr>
          <w:rFonts w:ascii="Times New Roman" w:hAnsi="Times New Roman" w:cs="Times New Roman"/>
          <w:sz w:val="24"/>
          <w:szCs w:val="24"/>
          <w:lang w:val="en-US"/>
        </w:rPr>
        <w:t xml:space="preserve">fossil and phylogenetic data obtained from </w:t>
      </w:r>
      <w:r>
        <w:fldChar w:fldCharType="begin" w:fldLock="1"/>
      </w:r>
      <w:r w:rsidR="00230579">
        <w:rPr>
          <w:rFonts w:ascii="Times New Roman" w:hAnsi="Times New Roman" w:cs="Times New Roman"/>
          <w:sz w:val="24"/>
          <w:szCs w:val="24"/>
          <w:lang w:val="en-US"/>
        </w:rPr>
        <w:instrText>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Callaway (2017)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t>
      </w:r>
      <w:r>
        <w:fldChar w:fldCharType="begin" w:fldLock="1"/>
      </w:r>
      <w:r w:rsidR="00230579">
        <w:rPr>
          <w:rFonts w:ascii="Times New Roman" w:hAnsi="Times New Roman" w:cs="Times New Roman"/>
          <w:sz w:val="24"/>
          <w:szCs w:val="24"/>
          <w:lang w:val="en-US"/>
        </w:rPr>
        <w: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et al., 2023)","manualFormatting":"Rivas-Gonzáles et al. (2023)","plainTextFormattedCitation":"(Rivas-Gonzáles et al., 2023)","previouslyFormattedCitation":"(Rivas-Gonzáles et al.,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Rivas-Gonzáles et al.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respectively. </w:t>
      </w:r>
    </w:p>
    <w:p w14:paraId="2778F433" w14:textId="77777777" w:rsidR="009978B8" w:rsidRDefault="009978B8">
      <w:pPr>
        <w:spacing w:after="0" w:line="360" w:lineRule="auto"/>
        <w:ind w:firstLine="709"/>
        <w:jc w:val="both"/>
        <w:rPr>
          <w:rFonts w:ascii="Times New Roman" w:hAnsi="Times New Roman" w:cs="Times New Roman"/>
          <w:sz w:val="24"/>
          <w:szCs w:val="24"/>
          <w:lang w:val="en-US"/>
        </w:rPr>
      </w:pPr>
    </w:p>
    <w:p w14:paraId="663D1AB9" w14:textId="77777777" w:rsidR="009978B8" w:rsidRDefault="009978B8">
      <w:pPr>
        <w:spacing w:after="0" w:line="360" w:lineRule="auto"/>
        <w:ind w:firstLine="709"/>
        <w:jc w:val="both"/>
        <w:rPr>
          <w:rFonts w:ascii="Times New Roman" w:hAnsi="Times New Roman" w:cs="Times New Roman"/>
          <w:sz w:val="24"/>
          <w:szCs w:val="24"/>
          <w:lang w:val="en-US"/>
        </w:rPr>
      </w:pPr>
    </w:p>
    <w:p w14:paraId="51370F03" w14:textId="77777777" w:rsidR="009978B8" w:rsidRDefault="009978B8">
      <w:pPr>
        <w:spacing w:after="0" w:line="360" w:lineRule="auto"/>
        <w:jc w:val="both"/>
        <w:rPr>
          <w:rFonts w:ascii="Times New Roman" w:hAnsi="Times New Roman" w:cs="Times New Roman"/>
          <w:sz w:val="24"/>
          <w:szCs w:val="24"/>
          <w:lang w:val="en-US"/>
        </w:rPr>
      </w:pPr>
    </w:p>
    <w:p w14:paraId="4847BDD5" w14:textId="77777777" w:rsidR="009978B8" w:rsidRDefault="009978B8">
      <w:pPr>
        <w:spacing w:after="0" w:line="360" w:lineRule="auto"/>
        <w:jc w:val="both"/>
        <w:rPr>
          <w:rFonts w:ascii="Times New Roman" w:hAnsi="Times New Roman" w:cs="Times New Roman"/>
          <w:sz w:val="24"/>
          <w:szCs w:val="24"/>
          <w:lang w:val="en-US"/>
        </w:rPr>
      </w:pPr>
    </w:p>
    <w:p w14:paraId="034A62C2" w14:textId="77777777" w:rsidR="009978B8" w:rsidRDefault="00000000">
      <w:pPr>
        <w:spacing w:after="0" w:line="360" w:lineRule="auto"/>
        <w:jc w:val="both"/>
        <w:rPr>
          <w:rFonts w:ascii="Times New Roman" w:hAnsi="Times New Roman" w:cs="Times New Roman"/>
          <w:sz w:val="24"/>
          <w:szCs w:val="24"/>
          <w:lang w:val="en-US"/>
        </w:rPr>
      </w:pPr>
      <w:r>
        <w:rPr>
          <w:noProof/>
        </w:rPr>
        <w:lastRenderedPageBreak/>
        <w:drawing>
          <wp:inline distT="0" distB="0" distL="0" distR="0" wp14:anchorId="4D288E4E" wp14:editId="67FA6CBF">
            <wp:extent cx="5923280" cy="33312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5"/>
                    <a:stretch>
                      <a:fillRect/>
                    </a:stretch>
                  </pic:blipFill>
                  <pic:spPr bwMode="auto">
                    <a:xfrm>
                      <a:off x="0" y="0"/>
                      <a:ext cx="5923280" cy="3331210"/>
                    </a:xfrm>
                    <a:prstGeom prst="rect">
                      <a:avLst/>
                    </a:prstGeom>
                    <a:ln w="12700">
                      <a:noFill/>
                    </a:ln>
                  </pic:spPr>
                </pic:pic>
              </a:graphicData>
            </a:graphic>
          </wp:inline>
        </w:drawing>
      </w:r>
    </w:p>
    <w:p w14:paraId="57BB5FCD"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2. </w:t>
      </w:r>
      <w:r>
        <w:rPr>
          <w:rFonts w:ascii="Times New Roman" w:hAnsi="Times New Roman" w:cs="Times New Roman"/>
          <w:sz w:val="24"/>
          <w:szCs w:val="24"/>
          <w:lang w:val="en-US"/>
        </w:rPr>
        <w:t>Impact of speciation mode and extinction on species age. For the same hypothetical time-calibrated phylogeny of extant species, the continuation of the same color indicates the same species, solid and dashed lines represent extant and extinct species, respectively, under different speciation modes and extinction scenarios. Numbers display the resulting age of the respective species in million years (</w:t>
      </w:r>
      <w:proofErr w:type="spellStart"/>
      <w:r>
        <w:rPr>
          <w:rFonts w:ascii="Times New Roman" w:hAnsi="Times New Roman" w:cs="Times New Roman"/>
          <w:sz w:val="24"/>
          <w:szCs w:val="24"/>
          <w:lang w:val="en-US"/>
        </w:rPr>
        <w:t>myr</w:t>
      </w:r>
      <w:proofErr w:type="spellEnd"/>
      <w:r>
        <w:rPr>
          <w:rFonts w:ascii="Times New Roman" w:hAnsi="Times New Roman" w:cs="Times New Roman"/>
          <w:sz w:val="24"/>
          <w:szCs w:val="24"/>
          <w:lang w:val="en-US"/>
        </w:rPr>
        <w:t xml:space="preserve">). </w:t>
      </w:r>
    </w:p>
    <w:p w14:paraId="4A572593" w14:textId="77777777" w:rsidR="009978B8" w:rsidRDefault="009978B8">
      <w:pPr>
        <w:spacing w:after="0" w:line="360" w:lineRule="auto"/>
        <w:jc w:val="both"/>
        <w:rPr>
          <w:rFonts w:ascii="Times New Roman" w:hAnsi="Times New Roman" w:cs="Times New Roman"/>
          <w:b/>
          <w:bCs/>
          <w:sz w:val="24"/>
          <w:szCs w:val="24"/>
          <w:lang w:val="en-US"/>
        </w:rPr>
      </w:pPr>
    </w:p>
    <w:p w14:paraId="0C494AAD" w14:textId="77777777" w:rsidR="009978B8" w:rsidRDefault="009978B8">
      <w:pPr>
        <w:spacing w:after="0" w:line="360" w:lineRule="auto"/>
        <w:ind w:firstLine="709"/>
        <w:jc w:val="both"/>
        <w:rPr>
          <w:rFonts w:ascii="Times New Roman" w:hAnsi="Times New Roman" w:cs="Times New Roman"/>
          <w:sz w:val="24"/>
          <w:szCs w:val="24"/>
          <w:lang w:val="en-US"/>
        </w:rPr>
      </w:pPr>
    </w:p>
    <w:p w14:paraId="72C29341" w14:textId="77777777" w:rsidR="009978B8" w:rsidRDefault="009978B8">
      <w:pPr>
        <w:spacing w:after="0" w:line="360" w:lineRule="auto"/>
        <w:jc w:val="both"/>
        <w:rPr>
          <w:rFonts w:ascii="Times New Roman" w:hAnsi="Times New Roman" w:cs="Times New Roman"/>
          <w:b/>
          <w:bCs/>
          <w:sz w:val="24"/>
          <w:szCs w:val="24"/>
          <w:lang w:val="en-US"/>
        </w:rPr>
      </w:pPr>
    </w:p>
    <w:p w14:paraId="2D981E99" w14:textId="77777777" w:rsidR="009978B8" w:rsidRDefault="009978B8">
      <w:pPr>
        <w:spacing w:after="0" w:line="360" w:lineRule="auto"/>
        <w:jc w:val="both"/>
        <w:rPr>
          <w:rFonts w:ascii="Times New Roman" w:hAnsi="Times New Roman" w:cs="Times New Roman"/>
          <w:b/>
          <w:bCs/>
          <w:sz w:val="24"/>
          <w:szCs w:val="24"/>
          <w:lang w:val="en-US"/>
        </w:rPr>
      </w:pPr>
    </w:p>
    <w:p w14:paraId="3FDAA255" w14:textId="77777777" w:rsidR="009978B8" w:rsidRDefault="009978B8">
      <w:pPr>
        <w:spacing w:after="0" w:line="360" w:lineRule="auto"/>
        <w:jc w:val="both"/>
        <w:rPr>
          <w:rFonts w:ascii="Times New Roman" w:hAnsi="Times New Roman" w:cs="Times New Roman"/>
          <w:b/>
          <w:bCs/>
          <w:sz w:val="24"/>
          <w:szCs w:val="24"/>
          <w:lang w:val="en-US"/>
        </w:rPr>
      </w:pPr>
    </w:p>
    <w:p w14:paraId="41926D0C" w14:textId="77777777" w:rsidR="009978B8" w:rsidRDefault="009978B8">
      <w:pPr>
        <w:spacing w:after="0" w:line="360" w:lineRule="auto"/>
        <w:jc w:val="both"/>
        <w:rPr>
          <w:rFonts w:ascii="Times New Roman" w:hAnsi="Times New Roman" w:cs="Times New Roman"/>
          <w:b/>
          <w:bCs/>
          <w:sz w:val="24"/>
          <w:szCs w:val="24"/>
          <w:lang w:val="en-US"/>
        </w:rPr>
      </w:pPr>
    </w:p>
    <w:p w14:paraId="296E3ADB" w14:textId="77777777" w:rsidR="009978B8" w:rsidRDefault="009978B8">
      <w:pPr>
        <w:spacing w:after="0" w:line="360" w:lineRule="auto"/>
        <w:jc w:val="both"/>
        <w:rPr>
          <w:rFonts w:ascii="Times New Roman" w:hAnsi="Times New Roman" w:cs="Times New Roman"/>
          <w:b/>
          <w:bCs/>
          <w:sz w:val="24"/>
          <w:szCs w:val="24"/>
          <w:lang w:val="en-US"/>
        </w:rPr>
      </w:pPr>
    </w:p>
    <w:p w14:paraId="127A04C1" w14:textId="77777777" w:rsidR="009978B8" w:rsidRDefault="00000000">
      <w:pPr>
        <w:spacing w:after="0" w:line="360" w:lineRule="auto"/>
        <w:jc w:val="both"/>
        <w:rPr>
          <w:rFonts w:ascii="Times New Roman" w:hAnsi="Times New Roman" w:cs="Times New Roman"/>
          <w:b/>
          <w:bCs/>
          <w:sz w:val="24"/>
          <w:szCs w:val="24"/>
          <w:lang w:val="en-US"/>
        </w:rPr>
      </w:pPr>
      <w:r>
        <w:rPr>
          <w:noProof/>
        </w:rPr>
        <w:lastRenderedPageBreak/>
        <w:drawing>
          <wp:inline distT="0" distB="0" distL="0" distR="0" wp14:anchorId="115D768C" wp14:editId="499985AB">
            <wp:extent cx="5851525" cy="4131310"/>
            <wp:effectExtent l="0" t="0" r="0"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6"/>
                    <a:stretch>
                      <a:fillRect/>
                    </a:stretch>
                  </pic:blipFill>
                  <pic:spPr bwMode="auto">
                    <a:xfrm>
                      <a:off x="0" y="0"/>
                      <a:ext cx="5851525" cy="4131310"/>
                    </a:xfrm>
                    <a:prstGeom prst="rect">
                      <a:avLst/>
                    </a:prstGeom>
                  </pic:spPr>
                </pic:pic>
              </a:graphicData>
            </a:graphic>
          </wp:inline>
        </w:drawing>
      </w:r>
    </w:p>
    <w:p w14:paraId="6E152665" w14:textId="2512E095"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3. </w:t>
      </w:r>
      <w:r>
        <w:rPr>
          <w:rFonts w:ascii="Times New Roman" w:hAnsi="Times New Roman" w:cs="Times New Roman"/>
          <w:sz w:val="24"/>
          <w:szCs w:val="24"/>
          <w:lang w:val="en-US"/>
        </w:rPr>
        <w:t xml:space="preserve">True age versus phylogenetic age at low and high extinction fraction for bifurcating (left) and budding (right) speciation. Each point represents a species and both ages, true and phylogenetic, are scaled to the root age of the correspondent phylogenetic tree. </w:t>
      </w:r>
    </w:p>
    <w:p w14:paraId="3C6ED911" w14:textId="77777777" w:rsidR="009978B8" w:rsidRDefault="009978B8">
      <w:pPr>
        <w:spacing w:after="0" w:line="360" w:lineRule="auto"/>
        <w:jc w:val="both"/>
        <w:rPr>
          <w:rFonts w:ascii="Times New Roman" w:hAnsi="Times New Roman" w:cs="Times New Roman"/>
          <w:b/>
          <w:bCs/>
          <w:sz w:val="24"/>
          <w:szCs w:val="24"/>
          <w:lang w:val="en-US"/>
        </w:rPr>
      </w:pPr>
    </w:p>
    <w:p w14:paraId="038A3C11" w14:textId="77777777" w:rsidR="009978B8" w:rsidRDefault="009978B8">
      <w:pPr>
        <w:spacing w:after="0" w:line="360" w:lineRule="auto"/>
        <w:jc w:val="both"/>
        <w:rPr>
          <w:rFonts w:ascii="Times New Roman" w:hAnsi="Times New Roman" w:cs="Times New Roman"/>
          <w:b/>
          <w:bCs/>
          <w:sz w:val="24"/>
          <w:szCs w:val="24"/>
          <w:lang w:val="en-US"/>
        </w:rPr>
      </w:pPr>
    </w:p>
    <w:p w14:paraId="692F1850" w14:textId="77777777" w:rsidR="009978B8" w:rsidRDefault="009978B8">
      <w:pPr>
        <w:spacing w:after="0" w:line="360" w:lineRule="auto"/>
        <w:jc w:val="both"/>
        <w:rPr>
          <w:rFonts w:ascii="Times New Roman" w:hAnsi="Times New Roman" w:cs="Times New Roman"/>
          <w:b/>
          <w:bCs/>
          <w:sz w:val="24"/>
          <w:szCs w:val="24"/>
          <w:lang w:val="en-US"/>
        </w:rPr>
      </w:pPr>
    </w:p>
    <w:p w14:paraId="4EC4A17C" w14:textId="77777777" w:rsidR="009978B8" w:rsidRDefault="009978B8">
      <w:pPr>
        <w:spacing w:after="0" w:line="360" w:lineRule="auto"/>
        <w:jc w:val="both"/>
        <w:rPr>
          <w:rFonts w:ascii="Times New Roman" w:hAnsi="Times New Roman" w:cs="Times New Roman"/>
          <w:b/>
          <w:bCs/>
          <w:sz w:val="24"/>
          <w:szCs w:val="24"/>
          <w:lang w:val="en-US"/>
        </w:rPr>
      </w:pPr>
    </w:p>
    <w:p w14:paraId="6873E584" w14:textId="77777777" w:rsidR="009978B8" w:rsidRDefault="009978B8">
      <w:pPr>
        <w:spacing w:after="0" w:line="360" w:lineRule="auto"/>
        <w:jc w:val="both"/>
        <w:rPr>
          <w:rFonts w:ascii="Times New Roman" w:hAnsi="Times New Roman" w:cs="Times New Roman"/>
          <w:b/>
          <w:bCs/>
          <w:sz w:val="24"/>
          <w:szCs w:val="24"/>
          <w:lang w:val="en-US"/>
        </w:rPr>
      </w:pPr>
    </w:p>
    <w:p w14:paraId="4138E021" w14:textId="77777777" w:rsidR="009978B8" w:rsidRDefault="009978B8">
      <w:pPr>
        <w:spacing w:after="0" w:line="360" w:lineRule="auto"/>
        <w:jc w:val="both"/>
        <w:rPr>
          <w:rFonts w:ascii="Times New Roman" w:hAnsi="Times New Roman" w:cs="Times New Roman"/>
          <w:b/>
          <w:bCs/>
          <w:sz w:val="24"/>
          <w:szCs w:val="24"/>
          <w:lang w:val="en-US"/>
        </w:rPr>
      </w:pPr>
    </w:p>
    <w:p w14:paraId="3DFB3066" w14:textId="77777777" w:rsidR="009978B8" w:rsidRDefault="009978B8">
      <w:pPr>
        <w:spacing w:after="0" w:line="360" w:lineRule="auto"/>
        <w:jc w:val="both"/>
        <w:rPr>
          <w:rFonts w:ascii="Times New Roman" w:hAnsi="Times New Roman" w:cs="Times New Roman"/>
          <w:b/>
          <w:bCs/>
          <w:sz w:val="24"/>
          <w:szCs w:val="24"/>
          <w:lang w:val="en-US"/>
        </w:rPr>
      </w:pPr>
    </w:p>
    <w:p w14:paraId="687C8DCC" w14:textId="77777777" w:rsidR="009978B8" w:rsidRDefault="009978B8">
      <w:pPr>
        <w:spacing w:after="0" w:line="360" w:lineRule="auto"/>
        <w:jc w:val="both"/>
        <w:rPr>
          <w:rFonts w:ascii="Times New Roman" w:hAnsi="Times New Roman" w:cs="Times New Roman"/>
          <w:b/>
          <w:bCs/>
          <w:sz w:val="24"/>
          <w:szCs w:val="24"/>
          <w:lang w:val="en-US"/>
        </w:rPr>
      </w:pPr>
    </w:p>
    <w:p w14:paraId="0D58B5A9" w14:textId="77777777" w:rsidR="009978B8" w:rsidRDefault="009978B8">
      <w:pPr>
        <w:spacing w:after="0" w:line="360" w:lineRule="auto"/>
        <w:jc w:val="both"/>
        <w:rPr>
          <w:rFonts w:ascii="Times New Roman" w:hAnsi="Times New Roman" w:cs="Times New Roman"/>
          <w:b/>
          <w:bCs/>
          <w:sz w:val="24"/>
          <w:szCs w:val="24"/>
          <w:lang w:val="en-US"/>
        </w:rPr>
      </w:pPr>
    </w:p>
    <w:p w14:paraId="1F3DD31D" w14:textId="77777777" w:rsidR="009978B8" w:rsidRDefault="009978B8">
      <w:pPr>
        <w:spacing w:after="0" w:line="360" w:lineRule="auto"/>
        <w:jc w:val="both"/>
        <w:rPr>
          <w:rFonts w:ascii="Times New Roman" w:hAnsi="Times New Roman" w:cs="Times New Roman"/>
          <w:b/>
          <w:bCs/>
          <w:sz w:val="24"/>
          <w:szCs w:val="24"/>
          <w:lang w:val="en-US"/>
        </w:rPr>
      </w:pPr>
    </w:p>
    <w:p w14:paraId="21D8B449" w14:textId="77777777" w:rsidR="009978B8" w:rsidRDefault="009978B8">
      <w:pPr>
        <w:spacing w:after="0" w:line="360" w:lineRule="auto"/>
        <w:jc w:val="both"/>
        <w:rPr>
          <w:rFonts w:ascii="Times New Roman" w:hAnsi="Times New Roman" w:cs="Times New Roman"/>
          <w:b/>
          <w:bCs/>
          <w:sz w:val="24"/>
          <w:szCs w:val="24"/>
          <w:lang w:val="en-US"/>
        </w:rPr>
      </w:pPr>
    </w:p>
    <w:p w14:paraId="11892991" w14:textId="77777777" w:rsidR="009978B8" w:rsidRDefault="009978B8">
      <w:pPr>
        <w:spacing w:after="0" w:line="360" w:lineRule="auto"/>
        <w:jc w:val="both"/>
        <w:rPr>
          <w:rFonts w:ascii="Times New Roman" w:hAnsi="Times New Roman" w:cs="Times New Roman"/>
          <w:b/>
          <w:bCs/>
          <w:sz w:val="24"/>
          <w:szCs w:val="24"/>
          <w:lang w:val="en-US"/>
        </w:rPr>
      </w:pPr>
    </w:p>
    <w:p w14:paraId="560C595F" w14:textId="77777777" w:rsidR="009978B8" w:rsidRDefault="00000000">
      <w:pPr>
        <w:spacing w:after="0" w:line="360" w:lineRule="auto"/>
        <w:jc w:val="both"/>
        <w:rPr>
          <w:rFonts w:ascii="Times New Roman" w:hAnsi="Times New Roman" w:cs="Times New Roman"/>
          <w:b/>
          <w:bCs/>
          <w:sz w:val="24"/>
          <w:szCs w:val="24"/>
          <w:lang w:val="en-US"/>
        </w:rPr>
      </w:pPr>
      <w:r>
        <w:rPr>
          <w:noProof/>
        </w:rPr>
        <w:lastRenderedPageBreak/>
        <w:drawing>
          <wp:inline distT="0" distB="0" distL="0" distR="0" wp14:anchorId="21A9BC6D" wp14:editId="07AE6A22">
            <wp:extent cx="5671820" cy="3782060"/>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7"/>
                    <a:stretch>
                      <a:fillRect/>
                    </a:stretch>
                  </pic:blipFill>
                  <pic:spPr bwMode="auto">
                    <a:xfrm>
                      <a:off x="0" y="0"/>
                      <a:ext cx="5671820" cy="3782060"/>
                    </a:xfrm>
                    <a:prstGeom prst="rect">
                      <a:avLst/>
                    </a:prstGeom>
                  </pic:spPr>
                </pic:pic>
              </a:graphicData>
            </a:graphic>
          </wp:inline>
        </w:drawing>
      </w:r>
    </w:p>
    <w:p w14:paraId="32CD661B"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4. </w:t>
      </w:r>
      <w:r>
        <w:rPr>
          <w:rFonts w:ascii="Times New Roman" w:hAnsi="Times New Roman" w:cs="Times New Roman"/>
          <w:sz w:val="24"/>
          <w:szCs w:val="24"/>
          <w:lang w:val="en-US"/>
        </w:rPr>
        <w:t xml:space="preserve">Error in equating phylogenetic age with speciation age. The error was quantified as mean absolute percentage error (MAPE) between the true and phylogenetic ages across all species for each tree simulated under bifurcating (left) and budding speciation (right). Each dot represents one replicate of the 300 trees for each speciation mode using different rates of speciation and extinction fraction. </w:t>
      </w:r>
    </w:p>
    <w:p w14:paraId="0CD2F66C" w14:textId="77777777" w:rsidR="009978B8" w:rsidRDefault="009978B8">
      <w:pPr>
        <w:spacing w:after="0" w:line="360" w:lineRule="auto"/>
        <w:jc w:val="both"/>
        <w:rPr>
          <w:rFonts w:ascii="Times New Roman" w:hAnsi="Times New Roman" w:cs="Times New Roman"/>
          <w:b/>
          <w:bCs/>
          <w:sz w:val="24"/>
          <w:szCs w:val="24"/>
          <w:lang w:val="en-US"/>
        </w:rPr>
      </w:pPr>
    </w:p>
    <w:p w14:paraId="14445432" w14:textId="77777777" w:rsidR="009978B8" w:rsidRDefault="009978B8">
      <w:pPr>
        <w:spacing w:after="0" w:line="360" w:lineRule="auto"/>
        <w:jc w:val="both"/>
      </w:pPr>
    </w:p>
    <w:p w14:paraId="1C5EB62B" w14:textId="77777777" w:rsidR="009978B8" w:rsidRDefault="009978B8">
      <w:pPr>
        <w:spacing w:after="0" w:line="360" w:lineRule="auto"/>
        <w:jc w:val="both"/>
      </w:pPr>
    </w:p>
    <w:p w14:paraId="787F4557" w14:textId="77777777" w:rsidR="009978B8" w:rsidRDefault="009978B8">
      <w:pPr>
        <w:spacing w:after="0" w:line="360" w:lineRule="auto"/>
        <w:jc w:val="both"/>
      </w:pPr>
    </w:p>
    <w:p w14:paraId="459423E0" w14:textId="77777777" w:rsidR="009978B8" w:rsidRDefault="009978B8">
      <w:pPr>
        <w:spacing w:after="0" w:line="360" w:lineRule="auto"/>
        <w:jc w:val="both"/>
      </w:pPr>
    </w:p>
    <w:p w14:paraId="5F311939" w14:textId="77777777" w:rsidR="009978B8" w:rsidRDefault="009978B8">
      <w:pPr>
        <w:spacing w:after="0" w:line="360" w:lineRule="auto"/>
        <w:jc w:val="both"/>
      </w:pPr>
    </w:p>
    <w:p w14:paraId="79A1792B" w14:textId="77777777" w:rsidR="009978B8" w:rsidRDefault="009978B8">
      <w:pPr>
        <w:spacing w:after="0" w:line="360" w:lineRule="auto"/>
        <w:jc w:val="both"/>
      </w:pPr>
    </w:p>
    <w:p w14:paraId="42B2622E" w14:textId="77777777" w:rsidR="009978B8" w:rsidRDefault="009978B8">
      <w:pPr>
        <w:spacing w:after="0" w:line="360" w:lineRule="auto"/>
        <w:jc w:val="both"/>
      </w:pPr>
    </w:p>
    <w:p w14:paraId="506D466B" w14:textId="77777777" w:rsidR="009978B8" w:rsidRDefault="009978B8">
      <w:pPr>
        <w:spacing w:after="0" w:line="360" w:lineRule="auto"/>
        <w:jc w:val="both"/>
      </w:pPr>
    </w:p>
    <w:p w14:paraId="0B334A32" w14:textId="77777777" w:rsidR="009978B8" w:rsidRDefault="009978B8">
      <w:pPr>
        <w:spacing w:after="0" w:line="360" w:lineRule="auto"/>
        <w:jc w:val="both"/>
      </w:pPr>
    </w:p>
    <w:p w14:paraId="49B2130A" w14:textId="77777777" w:rsidR="009978B8" w:rsidRDefault="009978B8">
      <w:pPr>
        <w:spacing w:after="0" w:line="360" w:lineRule="auto"/>
        <w:jc w:val="both"/>
      </w:pPr>
    </w:p>
    <w:p w14:paraId="4F914D49" w14:textId="77777777" w:rsidR="009978B8" w:rsidRDefault="009978B8">
      <w:pPr>
        <w:spacing w:after="0" w:line="360" w:lineRule="auto"/>
        <w:jc w:val="both"/>
      </w:pPr>
    </w:p>
    <w:p w14:paraId="144EBD84" w14:textId="77777777" w:rsidR="009978B8" w:rsidRDefault="00000000">
      <w:pPr>
        <w:spacing w:after="0" w:line="360" w:lineRule="auto"/>
        <w:jc w:val="both"/>
      </w:pPr>
      <w:r>
        <w:rPr>
          <w:noProof/>
        </w:rPr>
        <w:lastRenderedPageBreak/>
        <w:drawing>
          <wp:inline distT="0" distB="0" distL="0" distR="0" wp14:anchorId="492A473C" wp14:editId="75FB9B11">
            <wp:extent cx="5398135" cy="5398135"/>
            <wp:effectExtent l="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pic:cNvPicPr>
                      <a:picLocks noChangeAspect="1" noChangeArrowheads="1"/>
                    </pic:cNvPicPr>
                  </pic:nvPicPr>
                  <pic:blipFill>
                    <a:blip r:embed="rId18"/>
                    <a:stretch>
                      <a:fillRect/>
                    </a:stretch>
                  </pic:blipFill>
                  <pic:spPr bwMode="auto">
                    <a:xfrm>
                      <a:off x="0" y="0"/>
                      <a:ext cx="5398135" cy="5398135"/>
                    </a:xfrm>
                    <a:prstGeom prst="rect">
                      <a:avLst/>
                    </a:prstGeom>
                  </pic:spPr>
                </pic:pic>
              </a:graphicData>
            </a:graphic>
          </wp:inline>
        </w:drawing>
      </w:r>
    </w:p>
    <w:p w14:paraId="2BC93C2F" w14:textId="7D76D8C8"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5. </w:t>
      </w:r>
      <w:r>
        <w:rPr>
          <w:rFonts w:ascii="Times New Roman" w:hAnsi="Times New Roman" w:cs="Times New Roman"/>
          <w:sz w:val="24"/>
          <w:szCs w:val="24"/>
          <w:lang w:val="en-US"/>
        </w:rPr>
        <w:t>Error in estimating the relative age of species. For each of the 1000 simulations under bifurcating (left) and budding (right) speciation, combined with three different extinction levels, we selected the oldest and youngest species according to the phylogenetic ages, and calculated the difference in their true ages (</w:t>
      </w:r>
      <w:proofErr w:type="spellStart"/>
      <w:r>
        <w:rPr>
          <w:rFonts w:ascii="Times New Roman" w:eastAsia="DengXian" w:hAnsi="Times New Roman" w:cs="Times New Roman"/>
          <w:sz w:val="24"/>
          <w:szCs w:val="24"/>
          <w:lang w:val="en-US"/>
        </w:rPr>
        <w:t>Δ</w:t>
      </w:r>
      <w:r>
        <w:rPr>
          <w:rFonts w:ascii="Times New Roman" w:hAnsi="Times New Roman" w:cs="Times New Roman"/>
          <w:sz w:val="24"/>
          <w:szCs w:val="24"/>
          <w:lang w:val="en-US"/>
        </w:rPr>
        <w:t>True</w:t>
      </w:r>
      <w:proofErr w:type="spellEnd"/>
      <w:r>
        <w:rPr>
          <w:rFonts w:ascii="Times New Roman" w:hAnsi="Times New Roman" w:cs="Times New Roman"/>
          <w:sz w:val="24"/>
          <w:szCs w:val="24"/>
          <w:lang w:val="en-US"/>
        </w:rPr>
        <w:t xml:space="preserve"> age). A </w:t>
      </w:r>
      <w:proofErr w:type="spellStart"/>
      <w:r>
        <w:rPr>
          <w:rFonts w:ascii="Times New Roman" w:eastAsia="DengXian" w:hAnsi="Times New Roman" w:cs="Times New Roman"/>
          <w:sz w:val="24"/>
          <w:szCs w:val="24"/>
          <w:lang w:val="en-US"/>
        </w:rPr>
        <w:t>Δ</w:t>
      </w:r>
      <w:r>
        <w:rPr>
          <w:rFonts w:ascii="Times New Roman" w:hAnsi="Times New Roman" w:cs="Times New Roman"/>
          <w:sz w:val="24"/>
          <w:szCs w:val="24"/>
          <w:lang w:val="en-US"/>
        </w:rPr>
        <w:t>True</w:t>
      </w:r>
      <w:proofErr w:type="spellEnd"/>
      <w:r>
        <w:rPr>
          <w:rFonts w:ascii="Times New Roman" w:hAnsi="Times New Roman" w:cs="Times New Roman"/>
          <w:sz w:val="24"/>
          <w:szCs w:val="24"/>
          <w:lang w:val="en-US"/>
        </w:rPr>
        <w:t xml:space="preserve"> age smaller than 0 indicates that the phylogenetic oldest species was estimated to be in fact younger than the phylogenetic youngest species, and therefore, the comparison of phylogenetic ages is qualitatively wrong. </w:t>
      </w:r>
    </w:p>
    <w:p w14:paraId="621698A2" w14:textId="77777777" w:rsidR="009978B8" w:rsidRDefault="009978B8">
      <w:pPr>
        <w:spacing w:after="0" w:line="360" w:lineRule="auto"/>
        <w:jc w:val="both"/>
        <w:rPr>
          <w:rFonts w:ascii="Times New Roman" w:hAnsi="Times New Roman" w:cs="Times New Roman"/>
          <w:sz w:val="24"/>
          <w:szCs w:val="24"/>
          <w:lang w:val="en-US"/>
        </w:rPr>
      </w:pPr>
    </w:p>
    <w:p w14:paraId="17EA7C96" w14:textId="77777777" w:rsidR="009978B8" w:rsidRDefault="009978B8">
      <w:pPr>
        <w:spacing w:after="0" w:line="360" w:lineRule="auto"/>
        <w:jc w:val="both"/>
        <w:rPr>
          <w:rFonts w:ascii="Times New Roman" w:hAnsi="Times New Roman" w:cs="Times New Roman"/>
          <w:sz w:val="24"/>
          <w:szCs w:val="24"/>
          <w:lang w:val="en-US"/>
        </w:rPr>
      </w:pPr>
    </w:p>
    <w:p w14:paraId="19BA3207" w14:textId="77777777" w:rsidR="009978B8" w:rsidRDefault="00000000">
      <w:pPr>
        <w:spacing w:after="0" w:line="360" w:lineRule="auto"/>
        <w:jc w:val="both"/>
        <w:rPr>
          <w:rFonts w:ascii="Times New Roman" w:hAnsi="Times New Roman" w:cs="Times New Roman"/>
          <w:sz w:val="24"/>
          <w:szCs w:val="24"/>
          <w:lang w:val="en-US"/>
        </w:rPr>
      </w:pPr>
      <w:r>
        <w:rPr>
          <w:noProof/>
        </w:rPr>
        <w:lastRenderedPageBreak/>
        <w:drawing>
          <wp:inline distT="0" distB="0" distL="0" distR="0" wp14:anchorId="5078C5F3" wp14:editId="444ECEF9">
            <wp:extent cx="5398135" cy="5398135"/>
            <wp:effectExtent l="0" t="0" r="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pic:cNvPicPr>
                      <a:picLocks noChangeAspect="1" noChangeArrowheads="1"/>
                    </pic:cNvPicPr>
                  </pic:nvPicPr>
                  <pic:blipFill>
                    <a:blip r:embed="rId19"/>
                    <a:stretch>
                      <a:fillRect/>
                    </a:stretch>
                  </pic:blipFill>
                  <pic:spPr bwMode="auto">
                    <a:xfrm>
                      <a:off x="0" y="0"/>
                      <a:ext cx="5398135" cy="5398135"/>
                    </a:xfrm>
                    <a:prstGeom prst="rect">
                      <a:avLst/>
                    </a:prstGeom>
                  </pic:spPr>
                </pic:pic>
              </a:graphicData>
            </a:graphic>
          </wp:inline>
        </w:drawing>
      </w:r>
    </w:p>
    <w:p w14:paraId="171DFE7A" w14:textId="0F37678B"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6. </w:t>
      </w:r>
      <w:r>
        <w:rPr>
          <w:rFonts w:ascii="Times New Roman" w:hAnsi="Times New Roman" w:cs="Times New Roman"/>
          <w:sz w:val="24"/>
          <w:szCs w:val="24"/>
          <w:lang w:val="en-US"/>
        </w:rPr>
        <w:t>Risk to confuse older with younger random species. For each of the 1000 simulations under bifurcating (left) and budding (right) speciation, combined with three different extinction levels, we selected two random species and defined which was the older and younger according to the phylogenetic ages, and calculated the difference in their true ages (</w:t>
      </w:r>
      <w:proofErr w:type="spellStart"/>
      <w:r>
        <w:rPr>
          <w:rFonts w:ascii="Times New Roman" w:eastAsia="DengXian" w:hAnsi="Times New Roman" w:cs="Times New Roman"/>
          <w:sz w:val="24"/>
          <w:szCs w:val="24"/>
          <w:lang w:val="en-US"/>
        </w:rPr>
        <w:t>Δ</w:t>
      </w:r>
      <w:r>
        <w:rPr>
          <w:rFonts w:ascii="Times New Roman" w:hAnsi="Times New Roman" w:cs="Times New Roman"/>
          <w:sz w:val="24"/>
          <w:szCs w:val="24"/>
          <w:lang w:val="en-US"/>
        </w:rPr>
        <w:t>True</w:t>
      </w:r>
      <w:proofErr w:type="spellEnd"/>
      <w:r>
        <w:rPr>
          <w:rFonts w:ascii="Times New Roman" w:hAnsi="Times New Roman" w:cs="Times New Roman"/>
          <w:sz w:val="24"/>
          <w:szCs w:val="24"/>
          <w:lang w:val="en-US"/>
        </w:rPr>
        <w:t xml:space="preserve"> age). A </w:t>
      </w:r>
      <w:proofErr w:type="spellStart"/>
      <w:r>
        <w:rPr>
          <w:rFonts w:ascii="Times New Roman" w:eastAsia="DengXian" w:hAnsi="Times New Roman" w:cs="Times New Roman"/>
          <w:sz w:val="24"/>
          <w:szCs w:val="24"/>
          <w:lang w:val="en-US"/>
        </w:rPr>
        <w:t>Δ</w:t>
      </w:r>
      <w:r>
        <w:rPr>
          <w:rFonts w:ascii="Times New Roman" w:hAnsi="Times New Roman" w:cs="Times New Roman"/>
          <w:sz w:val="24"/>
          <w:szCs w:val="24"/>
          <w:lang w:val="en-US"/>
        </w:rPr>
        <w:t>True</w:t>
      </w:r>
      <w:proofErr w:type="spellEnd"/>
      <w:r>
        <w:rPr>
          <w:rFonts w:ascii="Times New Roman" w:hAnsi="Times New Roman" w:cs="Times New Roman"/>
          <w:sz w:val="24"/>
          <w:szCs w:val="24"/>
          <w:lang w:val="en-US"/>
        </w:rPr>
        <w:t xml:space="preserve"> age smaller than 0 indicates that the phylogenetic older species was in fact younger than the phylogenetic younger species, and therefore, the comparison of phylogenetic ages is qualitatively wrong. </w:t>
      </w:r>
    </w:p>
    <w:p w14:paraId="74B8502E" w14:textId="77777777" w:rsidR="009978B8" w:rsidRDefault="009978B8">
      <w:pPr>
        <w:spacing w:after="0" w:line="360" w:lineRule="auto"/>
        <w:jc w:val="both"/>
        <w:rPr>
          <w:rFonts w:ascii="Times New Roman" w:hAnsi="Times New Roman" w:cs="Times New Roman"/>
          <w:sz w:val="24"/>
          <w:szCs w:val="24"/>
          <w:lang w:val="en-US"/>
        </w:rPr>
      </w:pPr>
    </w:p>
    <w:p w14:paraId="5DE8E7F3" w14:textId="553A7A0D" w:rsidR="009978B8" w:rsidRDefault="009978B8">
      <w:pPr>
        <w:spacing w:after="0" w:line="360" w:lineRule="auto"/>
        <w:jc w:val="both"/>
        <w:rPr>
          <w:noProof/>
        </w:rPr>
      </w:pPr>
    </w:p>
    <w:p w14:paraId="0D4236AF" w14:textId="77777777" w:rsidR="006E6716" w:rsidRDefault="006E6716">
      <w:pPr>
        <w:spacing w:after="0" w:line="360" w:lineRule="auto"/>
        <w:jc w:val="both"/>
        <w:rPr>
          <w:noProof/>
        </w:rPr>
      </w:pPr>
    </w:p>
    <w:p w14:paraId="774A0705" w14:textId="0041111B" w:rsidR="005E1A00" w:rsidRDefault="005E1A00">
      <w:pPr>
        <w:spacing w:after="0" w:line="360" w:lineRule="auto"/>
        <w:jc w:val="both"/>
        <w:rPr>
          <w:noProof/>
        </w:rPr>
      </w:pPr>
      <w:r>
        <w:rPr>
          <w:noProof/>
        </w:rPr>
        <w:lastRenderedPageBreak/>
        <w:drawing>
          <wp:inline distT="0" distB="0" distL="0" distR="0" wp14:anchorId="63774887" wp14:editId="5B39E1B8">
            <wp:extent cx="5612130" cy="4952365"/>
            <wp:effectExtent l="0" t="0" r="7620" b="635"/>
            <wp:docPr id="1946932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32523" name="Imagen 19469325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4952365"/>
                    </a:xfrm>
                    <a:prstGeom prst="rect">
                      <a:avLst/>
                    </a:prstGeom>
                  </pic:spPr>
                </pic:pic>
              </a:graphicData>
            </a:graphic>
          </wp:inline>
        </w:drawing>
      </w:r>
    </w:p>
    <w:p w14:paraId="276F985F" w14:textId="45303F36" w:rsidR="005E1A00" w:rsidRDefault="005E1A00" w:rsidP="005E1A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Figure </w:t>
      </w:r>
      <w:r>
        <w:rPr>
          <w:rFonts w:ascii="Times New Roman" w:hAnsi="Times New Roman" w:cs="Times New Roman"/>
          <w:b/>
          <w:bCs/>
          <w:sz w:val="24"/>
          <w:szCs w:val="24"/>
          <w:lang w:val="en-US"/>
        </w:rPr>
        <w:t>7</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Error in equating the phylogenetic age with true species age for three </w:t>
      </w:r>
      <w:r w:rsidR="0038497B">
        <w:rPr>
          <w:rFonts w:ascii="Times New Roman" w:hAnsi="Times New Roman" w:cs="Times New Roman"/>
          <w:sz w:val="24"/>
          <w:szCs w:val="24"/>
          <w:lang w:val="en-US"/>
        </w:rPr>
        <w:t>levels of uniform incomplete sampling</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Pr>
          <w:rFonts w:ascii="Times New Roman" w:hAnsi="Times New Roman" w:cs="Times New Roman"/>
          <w:sz w:val="24"/>
          <w:szCs w:val="24"/>
          <w:lang w:val="en-US"/>
        </w:rPr>
        <w:t>0%</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25%, and 50%</w:t>
      </w:r>
      <w:r w:rsidR="0038497B">
        <w:rPr>
          <w:rFonts w:ascii="Times New Roman" w:hAnsi="Times New Roman" w:cs="Times New Roman"/>
          <w:sz w:val="24"/>
          <w:szCs w:val="24"/>
          <w:lang w:val="en-US"/>
        </w:rPr>
        <w:t xml:space="preserve"> missing extant species</w:t>
      </w:r>
      <w:r>
        <w:rPr>
          <w:rFonts w:ascii="Times New Roman" w:hAnsi="Times New Roman" w:cs="Times New Roman"/>
          <w:sz w:val="24"/>
          <w:szCs w:val="24"/>
          <w:lang w:val="en-US"/>
        </w:rPr>
        <w:t>; from left to right)</w:t>
      </w:r>
      <w:r w:rsidR="0038497B">
        <w:rPr>
          <w:rFonts w:ascii="Times New Roman" w:hAnsi="Times New Roman" w:cs="Times New Roman"/>
          <w:sz w:val="24"/>
          <w:szCs w:val="24"/>
          <w:lang w:val="en-US"/>
        </w:rPr>
        <w:t xml:space="preserve"> with an intermediate extinction rate</w:t>
      </w:r>
      <w:r>
        <w:rPr>
          <w:rFonts w:ascii="Times New Roman" w:hAnsi="Times New Roman" w:cs="Times New Roman"/>
          <w:sz w:val="24"/>
          <w:szCs w:val="24"/>
          <w:lang w:val="en-US"/>
        </w:rPr>
        <w:t xml:space="preserve">. The error was quantified as mean absolute percentage error (MAPE) between the true phylogenetic ages across 100 species for each of 1000 trees for each </w:t>
      </w:r>
      <w:r>
        <w:rPr>
          <w:rFonts w:ascii="Times New Roman" w:hAnsi="Times New Roman" w:cs="Times New Roman"/>
          <w:sz w:val="24"/>
          <w:szCs w:val="24"/>
          <w:lang w:val="en-US"/>
        </w:rPr>
        <w:t>missing species</w:t>
      </w:r>
      <w:r>
        <w:rPr>
          <w:rFonts w:ascii="Times New Roman" w:hAnsi="Times New Roman" w:cs="Times New Roman"/>
          <w:sz w:val="24"/>
          <w:szCs w:val="24"/>
          <w:lang w:val="en-US"/>
        </w:rPr>
        <w:t xml:space="preserve"> scenario simulated under bifurcating</w:t>
      </w:r>
      <w:r>
        <w:rPr>
          <w:rFonts w:ascii="Times New Roman" w:hAnsi="Times New Roman" w:cs="Times New Roman"/>
          <w:sz w:val="24"/>
          <w:szCs w:val="24"/>
          <w:lang w:val="en-US"/>
        </w:rPr>
        <w:t xml:space="preserve"> (</w:t>
      </w:r>
      <w:r w:rsidR="00BA3112">
        <w:rPr>
          <w:rFonts w:ascii="Times New Roman" w:hAnsi="Times New Roman" w:cs="Times New Roman"/>
          <w:sz w:val="24"/>
          <w:szCs w:val="24"/>
          <w:lang w:val="en-US"/>
        </w:rPr>
        <w:t>left</w:t>
      </w:r>
      <w:r>
        <w:rPr>
          <w:rFonts w:ascii="Times New Roman" w:hAnsi="Times New Roman" w:cs="Times New Roman"/>
          <w:sz w:val="24"/>
          <w:szCs w:val="24"/>
          <w:lang w:val="en-US"/>
        </w:rPr>
        <w:t>) and budding (</w:t>
      </w:r>
      <w:r w:rsidR="00BA3112">
        <w:rPr>
          <w:rFonts w:ascii="Times New Roman" w:hAnsi="Times New Roman" w:cs="Times New Roman"/>
          <w:sz w:val="24"/>
          <w:szCs w:val="24"/>
          <w:lang w:val="en-US"/>
        </w:rPr>
        <w:t>right</w:t>
      </w:r>
      <w:r>
        <w:rPr>
          <w:rFonts w:ascii="Times New Roman" w:hAnsi="Times New Roman" w:cs="Times New Roman"/>
          <w:sz w:val="24"/>
          <w:szCs w:val="24"/>
          <w:lang w:val="en-US"/>
        </w:rPr>
        <w:t>)</w:t>
      </w:r>
      <w:r>
        <w:rPr>
          <w:rFonts w:ascii="Times New Roman" w:hAnsi="Times New Roman" w:cs="Times New Roman"/>
          <w:sz w:val="24"/>
          <w:szCs w:val="24"/>
          <w:lang w:val="en-US"/>
        </w:rPr>
        <w:t xml:space="preserve"> speciation.</w:t>
      </w:r>
    </w:p>
    <w:p w14:paraId="343D8A6F" w14:textId="77777777" w:rsidR="005E1A00" w:rsidRDefault="005E1A00">
      <w:pPr>
        <w:spacing w:after="0" w:line="360" w:lineRule="auto"/>
        <w:jc w:val="both"/>
        <w:rPr>
          <w:noProof/>
        </w:rPr>
      </w:pPr>
    </w:p>
    <w:p w14:paraId="09B23B7C" w14:textId="18138299" w:rsidR="006E6716" w:rsidRDefault="006E6716">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3F85F6DB" wp14:editId="66FA6D1D">
            <wp:extent cx="5840959" cy="3570136"/>
            <wp:effectExtent l="0" t="0" r="0" b="0"/>
            <wp:docPr id="12700306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30636" name="Imagen 127003063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46892" cy="3573762"/>
                    </a:xfrm>
                    <a:prstGeom prst="rect">
                      <a:avLst/>
                    </a:prstGeom>
                  </pic:spPr>
                </pic:pic>
              </a:graphicData>
            </a:graphic>
          </wp:inline>
        </w:drawing>
      </w:r>
    </w:p>
    <w:p w14:paraId="4B173D34" w14:textId="34C934B2" w:rsidR="009978B8"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Figure </w:t>
      </w:r>
      <w:r w:rsidR="005E1A00">
        <w:rPr>
          <w:rFonts w:ascii="Times New Roman" w:hAnsi="Times New Roman" w:cs="Times New Roman"/>
          <w:b/>
          <w:bCs/>
          <w:sz w:val="24"/>
          <w:szCs w:val="24"/>
          <w:lang w:val="en-US"/>
        </w:rPr>
        <w:t>8</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Error in equating the</w:t>
      </w:r>
      <w:r w:rsidR="006E6716">
        <w:rPr>
          <w:rFonts w:ascii="Times New Roman" w:hAnsi="Times New Roman" w:cs="Times New Roman"/>
          <w:sz w:val="24"/>
          <w:szCs w:val="24"/>
          <w:lang w:val="en-US"/>
        </w:rPr>
        <w:t xml:space="preserve"> phylogenetic age and the probability estimator point estimates (Expected and Median)</w:t>
      </w:r>
      <w:r>
        <w:rPr>
          <w:rFonts w:ascii="Times New Roman" w:hAnsi="Times New Roman" w:cs="Times New Roman"/>
          <w:sz w:val="24"/>
          <w:szCs w:val="24"/>
          <w:lang w:val="en-US"/>
        </w:rPr>
        <w:t xml:space="preserve"> </w:t>
      </w:r>
      <w:r w:rsidR="006E6716">
        <w:rPr>
          <w:rFonts w:ascii="Times New Roman" w:hAnsi="Times New Roman" w:cs="Times New Roman"/>
          <w:sz w:val="24"/>
          <w:szCs w:val="24"/>
          <w:lang w:val="en-US"/>
        </w:rPr>
        <w:t>with true</w:t>
      </w:r>
      <w:r>
        <w:rPr>
          <w:rFonts w:ascii="Times New Roman" w:hAnsi="Times New Roman" w:cs="Times New Roman"/>
          <w:sz w:val="24"/>
          <w:szCs w:val="24"/>
          <w:lang w:val="en-US"/>
        </w:rPr>
        <w:t xml:space="preserve"> species age for three extinction scenarios (low, intermediate, and high; from left to right). The error was quantified as mean absolute percentage error (MAPE) between the true and </w:t>
      </w:r>
      <w:r w:rsidR="006E6716">
        <w:rPr>
          <w:rFonts w:ascii="Times New Roman" w:hAnsi="Times New Roman" w:cs="Times New Roman"/>
          <w:sz w:val="24"/>
          <w:szCs w:val="24"/>
          <w:lang w:val="en-US"/>
        </w:rPr>
        <w:t xml:space="preserve">point estimates </w:t>
      </w:r>
      <w:r>
        <w:rPr>
          <w:rFonts w:ascii="Times New Roman" w:hAnsi="Times New Roman" w:cs="Times New Roman"/>
          <w:sz w:val="24"/>
          <w:szCs w:val="24"/>
          <w:lang w:val="en-US"/>
        </w:rPr>
        <w:t>or phylogenetic ages across 100 species for each of 1000 trees for each extinction scenario simulated under bifurcating speciation.</w:t>
      </w:r>
    </w:p>
    <w:p w14:paraId="5593CB42" w14:textId="77777777" w:rsidR="009978B8" w:rsidRDefault="009978B8">
      <w:pPr>
        <w:spacing w:after="0" w:line="360" w:lineRule="auto"/>
        <w:jc w:val="both"/>
        <w:rPr>
          <w:rFonts w:ascii="Times New Roman" w:hAnsi="Times New Roman" w:cs="Times New Roman"/>
          <w:sz w:val="24"/>
          <w:szCs w:val="24"/>
          <w:lang w:val="en-US"/>
        </w:rPr>
      </w:pPr>
    </w:p>
    <w:p w14:paraId="21E974E0" w14:textId="77777777" w:rsidR="009978B8" w:rsidRDefault="009978B8">
      <w:pPr>
        <w:spacing w:after="0" w:line="360" w:lineRule="auto"/>
        <w:jc w:val="both"/>
        <w:rPr>
          <w:rFonts w:ascii="Times New Roman" w:hAnsi="Times New Roman" w:cs="Times New Roman"/>
          <w:sz w:val="24"/>
          <w:szCs w:val="24"/>
          <w:lang w:val="en-US"/>
        </w:rPr>
      </w:pPr>
    </w:p>
    <w:p w14:paraId="14357D4F" w14:textId="77777777" w:rsidR="009978B8" w:rsidRDefault="009978B8">
      <w:pPr>
        <w:spacing w:after="0" w:line="360" w:lineRule="auto"/>
        <w:jc w:val="both"/>
        <w:rPr>
          <w:rFonts w:ascii="Times New Roman" w:hAnsi="Times New Roman" w:cs="Times New Roman"/>
          <w:sz w:val="24"/>
          <w:szCs w:val="24"/>
          <w:lang w:val="en-US"/>
        </w:rPr>
      </w:pPr>
    </w:p>
    <w:p w14:paraId="6315018F" w14:textId="77777777" w:rsidR="009978B8" w:rsidRDefault="009978B8">
      <w:pPr>
        <w:spacing w:after="0" w:line="360" w:lineRule="auto"/>
        <w:jc w:val="both"/>
        <w:rPr>
          <w:rFonts w:ascii="Times New Roman" w:hAnsi="Times New Roman" w:cs="Times New Roman"/>
          <w:sz w:val="24"/>
          <w:szCs w:val="24"/>
          <w:lang w:val="en-US"/>
        </w:rPr>
      </w:pPr>
    </w:p>
    <w:p w14:paraId="37E9BE31" w14:textId="77777777" w:rsidR="009978B8" w:rsidRDefault="009978B8">
      <w:pPr>
        <w:spacing w:after="0" w:line="360" w:lineRule="auto"/>
        <w:jc w:val="both"/>
        <w:rPr>
          <w:rFonts w:ascii="Times New Roman" w:hAnsi="Times New Roman" w:cs="Times New Roman"/>
          <w:sz w:val="24"/>
          <w:szCs w:val="24"/>
          <w:lang w:val="en-US"/>
        </w:rPr>
      </w:pPr>
    </w:p>
    <w:p w14:paraId="1D321F37" w14:textId="77777777" w:rsidR="009978B8" w:rsidRDefault="009978B8">
      <w:pPr>
        <w:spacing w:after="0" w:line="360" w:lineRule="auto"/>
        <w:jc w:val="both"/>
        <w:rPr>
          <w:rFonts w:ascii="Times New Roman" w:hAnsi="Times New Roman" w:cs="Times New Roman"/>
          <w:sz w:val="24"/>
          <w:szCs w:val="24"/>
          <w:lang w:val="en-US"/>
        </w:rPr>
      </w:pPr>
    </w:p>
    <w:p w14:paraId="26E44A69" w14:textId="77777777" w:rsidR="009978B8" w:rsidRDefault="009978B8">
      <w:pPr>
        <w:spacing w:after="0" w:line="360" w:lineRule="auto"/>
        <w:jc w:val="both"/>
        <w:rPr>
          <w:rFonts w:ascii="Times New Roman" w:hAnsi="Times New Roman" w:cs="Times New Roman"/>
          <w:sz w:val="24"/>
          <w:szCs w:val="24"/>
          <w:lang w:val="en-US"/>
        </w:rPr>
      </w:pPr>
    </w:p>
    <w:p w14:paraId="1F077849" w14:textId="77777777" w:rsidR="009978B8" w:rsidRDefault="009978B8">
      <w:pPr>
        <w:spacing w:after="0" w:line="360" w:lineRule="auto"/>
        <w:jc w:val="both"/>
        <w:rPr>
          <w:rFonts w:ascii="Times New Roman" w:hAnsi="Times New Roman" w:cs="Times New Roman"/>
          <w:sz w:val="24"/>
          <w:szCs w:val="24"/>
          <w:lang w:val="en-US"/>
        </w:rPr>
      </w:pPr>
    </w:p>
    <w:p w14:paraId="7C9E4FB3" w14:textId="77777777" w:rsidR="009978B8" w:rsidRDefault="009978B8">
      <w:pPr>
        <w:spacing w:after="0" w:line="360" w:lineRule="auto"/>
        <w:jc w:val="both"/>
        <w:rPr>
          <w:rFonts w:ascii="Times New Roman" w:hAnsi="Times New Roman" w:cs="Times New Roman"/>
          <w:sz w:val="24"/>
          <w:szCs w:val="24"/>
          <w:lang w:val="en-US"/>
        </w:rPr>
      </w:pPr>
    </w:p>
    <w:p w14:paraId="6064754B" w14:textId="77777777" w:rsidR="009978B8" w:rsidRDefault="009978B8">
      <w:pPr>
        <w:spacing w:after="0" w:line="360" w:lineRule="auto"/>
        <w:jc w:val="both"/>
        <w:rPr>
          <w:rFonts w:ascii="Times New Roman" w:hAnsi="Times New Roman" w:cs="Times New Roman"/>
          <w:sz w:val="24"/>
          <w:szCs w:val="24"/>
          <w:lang w:val="en-US"/>
        </w:rPr>
      </w:pPr>
    </w:p>
    <w:p w14:paraId="08F4B469" w14:textId="77777777" w:rsidR="009978B8" w:rsidRDefault="009978B8">
      <w:pPr>
        <w:spacing w:after="0" w:line="360" w:lineRule="auto"/>
        <w:jc w:val="both"/>
        <w:rPr>
          <w:rFonts w:ascii="Times New Roman" w:hAnsi="Times New Roman" w:cs="Times New Roman"/>
          <w:sz w:val="24"/>
          <w:szCs w:val="24"/>
          <w:lang w:val="en-US"/>
        </w:rPr>
      </w:pPr>
    </w:p>
    <w:p w14:paraId="2C8A8ED2" w14:textId="77777777" w:rsidR="009978B8" w:rsidRDefault="00000000">
      <w:pPr>
        <w:spacing w:after="0" w:line="360" w:lineRule="auto"/>
        <w:jc w:val="both"/>
        <w:rPr>
          <w:rFonts w:ascii="Times New Roman" w:hAnsi="Times New Roman" w:cs="Times New Roman"/>
          <w:sz w:val="24"/>
          <w:szCs w:val="24"/>
          <w:lang w:val="en-US"/>
        </w:rPr>
      </w:pPr>
      <w:r>
        <w:rPr>
          <w:noProof/>
        </w:rPr>
        <w:lastRenderedPageBreak/>
        <w:drawing>
          <wp:inline distT="0" distB="0" distL="0" distR="0" wp14:anchorId="437F248F" wp14:editId="38E273C2">
            <wp:extent cx="5661660" cy="4809945"/>
            <wp:effectExtent l="0" t="0" r="0" b="0"/>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rotWithShape="1">
                    <a:blip r:embed="rId22"/>
                    <a:srcRect t="24404"/>
                    <a:stretch/>
                  </pic:blipFill>
                  <pic:spPr bwMode="auto">
                    <a:xfrm>
                      <a:off x="0" y="0"/>
                      <a:ext cx="5661660" cy="4809945"/>
                    </a:xfrm>
                    <a:prstGeom prst="rect">
                      <a:avLst/>
                    </a:prstGeom>
                    <a:ln>
                      <a:noFill/>
                    </a:ln>
                    <a:extLst>
                      <a:ext uri="{53640926-AAD7-44D8-BBD7-CCE9431645EC}">
                        <a14:shadowObscured xmlns:a14="http://schemas.microsoft.com/office/drawing/2010/main"/>
                      </a:ext>
                    </a:extLst>
                  </pic:spPr>
                </pic:pic>
              </a:graphicData>
            </a:graphic>
          </wp:inline>
        </w:drawing>
      </w:r>
    </w:p>
    <w:p w14:paraId="5A95D0AD" w14:textId="15C91815"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w:t>
      </w:r>
      <w:r w:rsidR="0038497B">
        <w:rPr>
          <w:rFonts w:ascii="Times New Roman" w:hAnsi="Times New Roman" w:cs="Times New Roman"/>
          <w:b/>
          <w:bCs/>
          <w:sz w:val="24"/>
          <w:szCs w:val="24"/>
          <w:lang w:val="en-US"/>
        </w:rPr>
        <w:t>9</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Positive Extinction signal comparison between Phylogenetic age, and the Expected and Median age generated by the bifurcating function, for three extinction scenarios (Low, Intermediate, and High) regarding the phylogeny simulation (1000 trees). Extinction signal is represented by the conservation status categories (LC = Least Concern; NT = Near Threatened; VU = Vulnerable; EN = Endangered; CR = Critically Endangered). The Error rate is based on the percentage of trees that were estimated wrong regarding the relationship between the True age and all the Conservation status categories. </w:t>
      </w:r>
    </w:p>
    <w:p w14:paraId="638ED279" w14:textId="77777777" w:rsidR="0038497B" w:rsidRDefault="0038497B">
      <w:pPr>
        <w:spacing w:after="0" w:line="360" w:lineRule="auto"/>
        <w:jc w:val="both"/>
        <w:rPr>
          <w:rFonts w:ascii="Times New Roman" w:hAnsi="Times New Roman" w:cs="Times New Roman"/>
          <w:sz w:val="24"/>
          <w:szCs w:val="24"/>
          <w:lang w:val="en-US"/>
        </w:rPr>
      </w:pPr>
    </w:p>
    <w:p w14:paraId="3ACE9743" w14:textId="77777777" w:rsidR="0038497B" w:rsidRDefault="0038497B">
      <w:pPr>
        <w:spacing w:after="0" w:line="360" w:lineRule="auto"/>
        <w:jc w:val="both"/>
        <w:rPr>
          <w:rFonts w:ascii="Times New Roman" w:hAnsi="Times New Roman" w:cs="Times New Roman"/>
          <w:sz w:val="24"/>
          <w:szCs w:val="24"/>
          <w:lang w:val="en-US"/>
        </w:rPr>
      </w:pPr>
    </w:p>
    <w:p w14:paraId="7ECD3C7A" w14:textId="77777777" w:rsidR="0038497B" w:rsidRDefault="0038497B">
      <w:pPr>
        <w:spacing w:after="0" w:line="360" w:lineRule="auto"/>
        <w:jc w:val="both"/>
        <w:rPr>
          <w:rFonts w:ascii="Times New Roman" w:hAnsi="Times New Roman" w:cs="Times New Roman"/>
          <w:sz w:val="24"/>
          <w:szCs w:val="24"/>
          <w:lang w:val="en-US"/>
        </w:rPr>
      </w:pPr>
    </w:p>
    <w:p w14:paraId="4F41B454" w14:textId="77777777" w:rsidR="0038497B" w:rsidRDefault="0038497B">
      <w:pPr>
        <w:spacing w:after="0" w:line="360" w:lineRule="auto"/>
        <w:jc w:val="both"/>
        <w:rPr>
          <w:rFonts w:ascii="Times New Roman" w:hAnsi="Times New Roman" w:cs="Times New Roman"/>
          <w:sz w:val="24"/>
          <w:szCs w:val="24"/>
          <w:lang w:val="en-US"/>
        </w:rPr>
      </w:pPr>
    </w:p>
    <w:p w14:paraId="2989E01E" w14:textId="77777777" w:rsidR="0038497B" w:rsidRDefault="0038497B">
      <w:pPr>
        <w:spacing w:after="0" w:line="360" w:lineRule="auto"/>
        <w:jc w:val="both"/>
        <w:rPr>
          <w:rFonts w:ascii="Times New Roman" w:hAnsi="Times New Roman" w:cs="Times New Roman"/>
          <w:sz w:val="24"/>
          <w:szCs w:val="24"/>
          <w:lang w:val="en-US"/>
        </w:rPr>
      </w:pPr>
    </w:p>
    <w:p w14:paraId="19AF3BC3" w14:textId="77777777" w:rsidR="0038497B" w:rsidRDefault="0038497B">
      <w:pPr>
        <w:spacing w:after="0" w:line="360" w:lineRule="auto"/>
        <w:jc w:val="both"/>
        <w:rPr>
          <w:rFonts w:ascii="Times New Roman" w:hAnsi="Times New Roman" w:cs="Times New Roman"/>
          <w:sz w:val="24"/>
          <w:szCs w:val="24"/>
          <w:lang w:val="en-US"/>
        </w:rPr>
      </w:pPr>
    </w:p>
    <w:p w14:paraId="666E3570" w14:textId="26D67122" w:rsidR="0038497B" w:rsidRDefault="0038497B">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0BBEE4D2" wp14:editId="6E29B77D">
            <wp:extent cx="5038354" cy="6117348"/>
            <wp:effectExtent l="0" t="0" r="0" b="0"/>
            <wp:docPr id="129691349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13498" name="Imagen 129691349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8354" cy="6117348"/>
                    </a:xfrm>
                    <a:prstGeom prst="rect">
                      <a:avLst/>
                    </a:prstGeom>
                  </pic:spPr>
                </pic:pic>
              </a:graphicData>
            </a:graphic>
          </wp:inline>
        </w:drawing>
      </w:r>
    </w:p>
    <w:p w14:paraId="087890C0" w14:textId="6C4D505F" w:rsidR="0038497B" w:rsidRPr="00A6147A" w:rsidRDefault="0038497B" w:rsidP="0038497B">
      <w:pPr>
        <w:spacing w:after="0" w:line="360" w:lineRule="auto"/>
        <w:jc w:val="both"/>
        <w:rPr>
          <w:rFonts w:ascii="Times New Roman" w:hAnsi="Times New Roman" w:cs="Times New Roman"/>
          <w:lang w:val="en-US"/>
        </w:rPr>
      </w:pPr>
      <w:r w:rsidRPr="00A6147A">
        <w:rPr>
          <w:rFonts w:ascii="Times New Roman" w:hAnsi="Times New Roman" w:cs="Times New Roman"/>
          <w:b/>
          <w:bCs/>
          <w:lang w:val="en-US"/>
        </w:rPr>
        <w:t>Figure</w:t>
      </w:r>
      <w:r w:rsidRPr="00A6147A">
        <w:rPr>
          <w:rFonts w:ascii="Times New Roman" w:hAnsi="Times New Roman" w:cs="Times New Roman"/>
          <w:b/>
          <w:bCs/>
          <w:lang w:val="en-US"/>
        </w:rPr>
        <w:t xml:space="preserve"> 10</w:t>
      </w:r>
      <w:r w:rsidRPr="00A6147A">
        <w:rPr>
          <w:rFonts w:ascii="Times New Roman" w:hAnsi="Times New Roman" w:cs="Times New Roman"/>
          <w:b/>
          <w:bCs/>
          <w:lang w:val="en-US"/>
        </w:rPr>
        <w:t xml:space="preserve">. </w:t>
      </w:r>
      <w:r w:rsidRPr="00A6147A">
        <w:rPr>
          <w:rFonts w:ascii="Times New Roman" w:hAnsi="Times New Roman" w:cs="Times New Roman"/>
          <w:lang w:val="en-US"/>
        </w:rPr>
        <w:t>Positive Extinction signal</w:t>
      </w:r>
      <w:r w:rsidR="006F1B23" w:rsidRPr="00A6147A">
        <w:rPr>
          <w:rFonts w:ascii="Times New Roman" w:hAnsi="Times New Roman" w:cs="Times New Roman"/>
          <w:lang w:val="en-US"/>
        </w:rPr>
        <w:t xml:space="preserve"> demonstrations for trees assuming bifurcating (left) and budding (right) speciation, for three nonrandom incomplete sampling (older species are less likely to be sampled) levels (0%, 25%, and 50% missing extant species; from top to down).  </w:t>
      </w:r>
      <w:r w:rsidRPr="00A6147A">
        <w:rPr>
          <w:rFonts w:ascii="Times New Roman" w:hAnsi="Times New Roman" w:cs="Times New Roman"/>
          <w:lang w:val="en-US"/>
        </w:rPr>
        <w:t xml:space="preserve">Extinction signal is represented by the conservation status categories (LC = Least Concern; NT = Near Threatened; VU = Vulnerable; EN = Endangered; CR = Critically Endangered). The Error rate is based on the percentage of trees that were estimated wrong regarding the relationship between the True age and all the Conservation status categories. </w:t>
      </w:r>
      <w:r w:rsidR="006F1B23" w:rsidRPr="00A6147A">
        <w:rPr>
          <w:rFonts w:ascii="Times New Roman" w:hAnsi="Times New Roman" w:cs="Times New Roman"/>
          <w:lang w:val="en-US"/>
        </w:rPr>
        <w:t xml:space="preserve">Trees with the correct relationship are green (0% missing species), orange (25%), and red (50%). Trees with the incorrect relationship are gray. </w:t>
      </w:r>
    </w:p>
    <w:p w14:paraId="0CCD0BD9" w14:textId="77777777" w:rsidR="0038497B" w:rsidRDefault="0038497B">
      <w:pPr>
        <w:spacing w:after="0" w:line="360" w:lineRule="auto"/>
        <w:jc w:val="both"/>
        <w:rPr>
          <w:rFonts w:ascii="Times New Roman" w:hAnsi="Times New Roman" w:cs="Times New Roman"/>
          <w:sz w:val="24"/>
          <w:szCs w:val="24"/>
          <w:lang w:val="en-US"/>
        </w:rPr>
      </w:pPr>
    </w:p>
    <w:p w14:paraId="40735424" w14:textId="77777777" w:rsidR="009978B8"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References</w:t>
      </w:r>
    </w:p>
    <w:p w14:paraId="78FCD01B" w14:textId="42C40048"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Pr>
          <w:rFonts w:ascii="Times New Roman" w:hAnsi="Times New Roman" w:cs="Times New Roman"/>
          <w:b/>
          <w:bCs/>
          <w:sz w:val="24"/>
          <w:szCs w:val="24"/>
          <w:lang w:val="en-US"/>
        </w:rPr>
        <w:fldChar w:fldCharType="begin" w:fldLock="1"/>
      </w:r>
      <w:r>
        <w:rPr>
          <w:rFonts w:ascii="Times New Roman" w:hAnsi="Times New Roman" w:cs="Times New Roman"/>
          <w:b/>
          <w:bCs/>
          <w:sz w:val="24"/>
          <w:szCs w:val="24"/>
          <w:lang w:val="en-US"/>
        </w:rPr>
        <w:instrText xml:space="preserve">ADDIN Mendeley Bibliography CSL_BIBLIOGRAPHY </w:instrText>
      </w:r>
      <w:r>
        <w:rPr>
          <w:rFonts w:ascii="Times New Roman" w:hAnsi="Times New Roman" w:cs="Times New Roman"/>
          <w:b/>
          <w:bCs/>
          <w:sz w:val="24"/>
          <w:szCs w:val="24"/>
          <w:lang w:val="en-US"/>
        </w:rPr>
        <w:fldChar w:fldCharType="separate"/>
      </w:r>
      <w:r w:rsidRPr="00230579">
        <w:rPr>
          <w:rFonts w:ascii="Times New Roman" w:hAnsi="Times New Roman" w:cs="Times New Roman"/>
          <w:noProof/>
          <w:sz w:val="24"/>
          <w:szCs w:val="24"/>
        </w:rPr>
        <w:t>Alroy, J., Marshall, C. R., Bambach, R. K., Bezusko, K., Foote, M., Fürsich,</w:t>
      </w:r>
      <w:r>
        <w:rPr>
          <w:rFonts w:ascii="Times New Roman" w:hAnsi="Times New Roman" w:cs="Times New Roman"/>
          <w:noProof/>
          <w:sz w:val="24"/>
          <w:szCs w:val="24"/>
        </w:rPr>
        <w:t xml:space="preserve"> et al.,</w:t>
      </w:r>
      <w:r w:rsidRPr="00230579">
        <w:rPr>
          <w:rFonts w:ascii="Times New Roman" w:hAnsi="Times New Roman" w:cs="Times New Roman"/>
          <w:noProof/>
          <w:sz w:val="24"/>
          <w:szCs w:val="24"/>
        </w:rPr>
        <w:t xml:space="preserve"> (2001). Effects of sampling standardization on estimates of phanerozoic marine diversification. </w:t>
      </w:r>
      <w:r w:rsidRPr="00230579">
        <w:rPr>
          <w:rFonts w:ascii="Times New Roman" w:hAnsi="Times New Roman" w:cs="Times New Roman"/>
          <w:i/>
          <w:iCs/>
          <w:noProof/>
          <w:sz w:val="24"/>
          <w:szCs w:val="24"/>
        </w:rPr>
        <w:t>Proceedings of the National Academy of Sciences of the United States of America</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98</w:t>
      </w:r>
      <w:r w:rsidRPr="00230579">
        <w:rPr>
          <w:rFonts w:ascii="Times New Roman" w:hAnsi="Times New Roman" w:cs="Times New Roman"/>
          <w:noProof/>
          <w:sz w:val="24"/>
          <w:szCs w:val="24"/>
        </w:rPr>
        <w:t>(11), 6261–6266. doi: 10.1073/pnas.111144698</w:t>
      </w:r>
    </w:p>
    <w:p w14:paraId="15C8A1DC"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Anacker, B. L., &amp; Strauss, S. Y. (2014). The geography and ecology of plant speciation: Range overlap and niche divergence in sister species. </w:t>
      </w:r>
      <w:r w:rsidRPr="00230579">
        <w:rPr>
          <w:rFonts w:ascii="Times New Roman" w:hAnsi="Times New Roman" w:cs="Times New Roman"/>
          <w:i/>
          <w:iCs/>
          <w:noProof/>
          <w:sz w:val="24"/>
          <w:szCs w:val="24"/>
        </w:rPr>
        <w:t>Proceedings of the Royal Society B: Biological Sciences</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281</w:t>
      </w:r>
      <w:r w:rsidRPr="00230579">
        <w:rPr>
          <w:rFonts w:ascii="Times New Roman" w:hAnsi="Times New Roman" w:cs="Times New Roman"/>
          <w:noProof/>
          <w:sz w:val="24"/>
          <w:szCs w:val="24"/>
        </w:rPr>
        <w:t>(1778). doi: 10.1098/rspb.2013.2980</w:t>
      </w:r>
    </w:p>
    <w:p w14:paraId="4CF626C0"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Aze, T., Ezard, T. H. G., Purvis, A., Coxall, H. K., Stewart, D. R. M., Wade, B. S., &amp; Pearson, P. N. (2011). A phylogeny of Cenozoic macroperforate planktonic foraminifera from fossil data. </w:t>
      </w:r>
      <w:r w:rsidRPr="00230579">
        <w:rPr>
          <w:rFonts w:ascii="Times New Roman" w:hAnsi="Times New Roman" w:cs="Times New Roman"/>
          <w:i/>
          <w:iCs/>
          <w:noProof/>
          <w:sz w:val="24"/>
          <w:szCs w:val="24"/>
        </w:rPr>
        <w:t>Biological Reviews</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86</w:t>
      </w:r>
      <w:r w:rsidRPr="00230579">
        <w:rPr>
          <w:rFonts w:ascii="Times New Roman" w:hAnsi="Times New Roman" w:cs="Times New Roman"/>
          <w:noProof/>
          <w:sz w:val="24"/>
          <w:szCs w:val="24"/>
        </w:rPr>
        <w:t>(4), 900–927. doi: 10.1111/j.1469-185X.2011.00178.x</w:t>
      </w:r>
    </w:p>
    <w:p w14:paraId="1A396593"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Balmford, A. (1996). Extinction filters and current resilience: The significance of past selection pressures for conservation biology. </w:t>
      </w:r>
      <w:r w:rsidRPr="00230579">
        <w:rPr>
          <w:rFonts w:ascii="Times New Roman" w:hAnsi="Times New Roman" w:cs="Times New Roman"/>
          <w:i/>
          <w:iCs/>
          <w:noProof/>
          <w:sz w:val="24"/>
          <w:szCs w:val="24"/>
        </w:rPr>
        <w:t>Trends in Ecology and Evolution</w:t>
      </w:r>
      <w:r w:rsidRPr="00230579">
        <w:rPr>
          <w:rFonts w:ascii="Times New Roman" w:hAnsi="Times New Roman" w:cs="Times New Roman"/>
          <w:noProof/>
          <w:sz w:val="24"/>
          <w:szCs w:val="24"/>
        </w:rPr>
        <w:t>. doi: 10.1016/0169-5347(96)10026-4</w:t>
      </w:r>
    </w:p>
    <w:p w14:paraId="26FA795E"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Barido-Sottani, J., Pett, W., O’Reilly, J. E., &amp; Warnock, R. C. M. (2019). FossilSim: An r package for simulating fossil occurrence data under mechanistic models of preservation and recovery. </w:t>
      </w:r>
      <w:r w:rsidRPr="00230579">
        <w:rPr>
          <w:rFonts w:ascii="Times New Roman" w:hAnsi="Times New Roman" w:cs="Times New Roman"/>
          <w:i/>
          <w:iCs/>
          <w:noProof/>
          <w:sz w:val="24"/>
          <w:szCs w:val="24"/>
        </w:rPr>
        <w:t>Methods in Ecology and Evolution</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10</w:t>
      </w:r>
      <w:r w:rsidRPr="00230579">
        <w:rPr>
          <w:rFonts w:ascii="Times New Roman" w:hAnsi="Times New Roman" w:cs="Times New Roman"/>
          <w:noProof/>
          <w:sz w:val="24"/>
          <w:szCs w:val="24"/>
        </w:rPr>
        <w:t>(6), 835–840. doi: 10.1111/2041-210X.13170</w:t>
      </w:r>
    </w:p>
    <w:p w14:paraId="720ED121" w14:textId="527036FA"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Barraclough, T. G., &amp; Vogler, A. P. (2000). Detecting the geographical pattern of speciation from species-level phylogenies. </w:t>
      </w:r>
      <w:r w:rsidRPr="00230579">
        <w:rPr>
          <w:rFonts w:ascii="Times New Roman" w:hAnsi="Times New Roman" w:cs="Times New Roman"/>
          <w:i/>
          <w:iCs/>
          <w:noProof/>
          <w:sz w:val="24"/>
          <w:szCs w:val="24"/>
        </w:rPr>
        <w:t>The American Naturalist</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155</w:t>
      </w:r>
      <w:r w:rsidRPr="00230579">
        <w:rPr>
          <w:rFonts w:ascii="Times New Roman" w:hAnsi="Times New Roman" w:cs="Times New Roman"/>
          <w:noProof/>
          <w:sz w:val="24"/>
          <w:szCs w:val="24"/>
        </w:rPr>
        <w:t>(4), 419–434.</w:t>
      </w:r>
      <w:r>
        <w:rPr>
          <w:rFonts w:ascii="Times New Roman" w:hAnsi="Times New Roman" w:cs="Times New Roman"/>
          <w:noProof/>
          <w:sz w:val="24"/>
          <w:szCs w:val="24"/>
        </w:rPr>
        <w:t xml:space="preserve"> doi: </w:t>
      </w:r>
      <w:r w:rsidRPr="00230579">
        <w:rPr>
          <w:rFonts w:ascii="Times New Roman" w:hAnsi="Times New Roman" w:cs="Times New Roman"/>
          <w:noProof/>
          <w:sz w:val="24"/>
          <w:szCs w:val="24"/>
        </w:rPr>
        <w:t>10.1086/303332</w:t>
      </w:r>
    </w:p>
    <w:p w14:paraId="3D79D1DB"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Barraclough, T. G., Vogler, A. P., &amp; Harvey, P. H. (1998). Revealing the factors that promote speciation. </w:t>
      </w:r>
      <w:r w:rsidRPr="00230579">
        <w:rPr>
          <w:rFonts w:ascii="Times New Roman" w:hAnsi="Times New Roman" w:cs="Times New Roman"/>
          <w:i/>
          <w:iCs/>
          <w:noProof/>
          <w:sz w:val="24"/>
          <w:szCs w:val="24"/>
        </w:rPr>
        <w:t>Philosophical Transactions of the Royal Society B: Biological Sciences</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353</w:t>
      </w:r>
      <w:r w:rsidRPr="00230579">
        <w:rPr>
          <w:rFonts w:ascii="Times New Roman" w:hAnsi="Times New Roman" w:cs="Times New Roman"/>
          <w:noProof/>
          <w:sz w:val="24"/>
          <w:szCs w:val="24"/>
        </w:rPr>
        <w:t>(1366), 241–249. doi: 10.1098/rstb.1998.0206</w:t>
      </w:r>
    </w:p>
    <w:p w14:paraId="05748392"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Baum, D. A., Smith, S. D. W., &amp; Donovan, S. S. S. (2005). The tree-thinking challenge. </w:t>
      </w:r>
      <w:r w:rsidRPr="00230579">
        <w:rPr>
          <w:rFonts w:ascii="Times New Roman" w:hAnsi="Times New Roman" w:cs="Times New Roman"/>
          <w:i/>
          <w:iCs/>
          <w:noProof/>
          <w:sz w:val="24"/>
          <w:szCs w:val="24"/>
        </w:rPr>
        <w:t>Science</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310</w:t>
      </w:r>
      <w:r w:rsidRPr="00230579">
        <w:rPr>
          <w:rFonts w:ascii="Times New Roman" w:hAnsi="Times New Roman" w:cs="Times New Roman"/>
          <w:noProof/>
          <w:sz w:val="24"/>
          <w:szCs w:val="24"/>
        </w:rPr>
        <w:t>(5750), 979–980. doi: 10.1126/science.1117727</w:t>
      </w:r>
    </w:p>
    <w:p w14:paraId="61E836AD"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Beaulieu, J. M., &amp; O’Meara, B. C. (2016). Detecting hidden diversification shifts in models of trait-dependent speciation and extinction. </w:t>
      </w:r>
      <w:r w:rsidRPr="00230579">
        <w:rPr>
          <w:rFonts w:ascii="Times New Roman" w:hAnsi="Times New Roman" w:cs="Times New Roman"/>
          <w:i/>
          <w:iCs/>
          <w:noProof/>
          <w:sz w:val="24"/>
          <w:szCs w:val="24"/>
        </w:rPr>
        <w:t>Systematic Biology</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65</w:t>
      </w:r>
      <w:r w:rsidRPr="00230579">
        <w:rPr>
          <w:rFonts w:ascii="Times New Roman" w:hAnsi="Times New Roman" w:cs="Times New Roman"/>
          <w:noProof/>
          <w:sz w:val="24"/>
          <w:szCs w:val="24"/>
        </w:rPr>
        <w:t>(4), 583–601. doi: 10.1093/sysbio/syw022</w:t>
      </w:r>
    </w:p>
    <w:p w14:paraId="2486855B"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lastRenderedPageBreak/>
        <w:t xml:space="preserve">Benton, M. J. (2013). Origins of biodiversity. </w:t>
      </w:r>
      <w:r w:rsidRPr="00230579">
        <w:rPr>
          <w:rFonts w:ascii="Times New Roman" w:hAnsi="Times New Roman" w:cs="Times New Roman"/>
          <w:i/>
          <w:iCs/>
          <w:noProof/>
          <w:sz w:val="24"/>
          <w:szCs w:val="24"/>
        </w:rPr>
        <w:t>Palaeontology</w:t>
      </w:r>
      <w:r w:rsidRPr="00230579">
        <w:rPr>
          <w:rFonts w:ascii="Times New Roman" w:hAnsi="Times New Roman" w:cs="Times New Roman"/>
          <w:noProof/>
          <w:sz w:val="24"/>
          <w:szCs w:val="24"/>
        </w:rPr>
        <w:t>. doi: 10.1111/pala.12012</w:t>
      </w:r>
    </w:p>
    <w:p w14:paraId="57B6CD39"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Benton, M. J. (2016). Origins of Biodiversity. </w:t>
      </w:r>
      <w:r w:rsidRPr="00230579">
        <w:rPr>
          <w:rFonts w:ascii="Times New Roman" w:hAnsi="Times New Roman" w:cs="Times New Roman"/>
          <w:i/>
          <w:iCs/>
          <w:noProof/>
          <w:sz w:val="24"/>
          <w:szCs w:val="24"/>
        </w:rPr>
        <w:t>PLoS Biology</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14</w:t>
      </w:r>
      <w:r w:rsidRPr="00230579">
        <w:rPr>
          <w:rFonts w:ascii="Times New Roman" w:hAnsi="Times New Roman" w:cs="Times New Roman"/>
          <w:noProof/>
          <w:sz w:val="24"/>
          <w:szCs w:val="24"/>
        </w:rPr>
        <w:t>(11), 1–7. doi: 10.1371/journal.pbio.2000724</w:t>
      </w:r>
    </w:p>
    <w:p w14:paraId="1AEBE365" w14:textId="04569D61"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Brée, B., Condamine, F. L., &amp; Guinot, G. (2022). Combining palaeontological and neontological data shows a delayed diversification burst of carcharhiniform sharks likely mediated by environmental change. </w:t>
      </w:r>
      <w:r w:rsidRPr="00230579">
        <w:rPr>
          <w:rFonts w:ascii="Times New Roman" w:hAnsi="Times New Roman" w:cs="Times New Roman"/>
          <w:i/>
          <w:iCs/>
          <w:noProof/>
          <w:sz w:val="24"/>
          <w:szCs w:val="24"/>
        </w:rPr>
        <w:t>Scientific Reports</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12</w:t>
      </w:r>
      <w:r w:rsidRPr="00230579">
        <w:rPr>
          <w:rFonts w:ascii="Times New Roman" w:hAnsi="Times New Roman" w:cs="Times New Roman"/>
          <w:noProof/>
          <w:sz w:val="24"/>
          <w:szCs w:val="24"/>
        </w:rPr>
        <w:t>(1), 21906.</w:t>
      </w:r>
      <w:r>
        <w:rPr>
          <w:rFonts w:ascii="Times New Roman" w:hAnsi="Times New Roman" w:cs="Times New Roman"/>
          <w:noProof/>
          <w:sz w:val="24"/>
          <w:szCs w:val="24"/>
        </w:rPr>
        <w:t xml:space="preserve"> doi:</w:t>
      </w:r>
      <w:r w:rsidRPr="00230579">
        <w:t xml:space="preserve"> </w:t>
      </w:r>
      <w:r w:rsidRPr="00230579">
        <w:rPr>
          <w:rFonts w:ascii="Times New Roman" w:hAnsi="Times New Roman" w:cs="Times New Roman"/>
          <w:noProof/>
          <w:sz w:val="24"/>
          <w:szCs w:val="24"/>
        </w:rPr>
        <w:t>10.1038/s41598-022-26010-7</w:t>
      </w:r>
      <w:r>
        <w:rPr>
          <w:rFonts w:ascii="Times New Roman" w:hAnsi="Times New Roman" w:cs="Times New Roman"/>
          <w:noProof/>
          <w:sz w:val="24"/>
          <w:szCs w:val="24"/>
        </w:rPr>
        <w:t xml:space="preserve"> </w:t>
      </w:r>
    </w:p>
    <w:p w14:paraId="667F4B71" w14:textId="2FCC502D" w:rsid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Caetano, D. S., &amp; Quental, T. B. (2022). How important is budding speciaiton for comparative studies? </w:t>
      </w:r>
      <w:r w:rsidRPr="00230579">
        <w:rPr>
          <w:rFonts w:ascii="Times New Roman" w:hAnsi="Times New Roman" w:cs="Times New Roman"/>
          <w:i/>
          <w:iCs/>
          <w:noProof/>
          <w:sz w:val="24"/>
          <w:szCs w:val="24"/>
        </w:rPr>
        <w:t>BioRxiv</w:t>
      </w:r>
      <w:r w:rsidRPr="00230579">
        <w:rPr>
          <w:rFonts w:ascii="Times New Roman" w:hAnsi="Times New Roman" w:cs="Times New Roman"/>
          <w:noProof/>
          <w:sz w:val="24"/>
          <w:szCs w:val="24"/>
        </w:rPr>
        <w:t>.</w:t>
      </w:r>
      <w:r>
        <w:rPr>
          <w:rFonts w:ascii="Times New Roman" w:hAnsi="Times New Roman" w:cs="Times New Roman"/>
          <w:noProof/>
          <w:sz w:val="24"/>
          <w:szCs w:val="24"/>
        </w:rPr>
        <w:t xml:space="preserve"> doi: </w:t>
      </w:r>
      <w:r w:rsidRPr="00230579">
        <w:rPr>
          <w:rFonts w:ascii="Times New Roman" w:hAnsi="Times New Roman" w:cs="Times New Roman"/>
          <w:noProof/>
          <w:sz w:val="24"/>
          <w:szCs w:val="24"/>
        </w:rPr>
        <w:t>10.1101/2022.05.24.493296</w:t>
      </w:r>
    </w:p>
    <w:p w14:paraId="2C6A73F4" w14:textId="75CC3A09" w:rsidR="00DC79FB" w:rsidRPr="00230579" w:rsidRDefault="00853F74"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53F74">
        <w:rPr>
          <w:rFonts w:ascii="Times New Roman" w:hAnsi="Times New Roman" w:cs="Times New Roman"/>
          <w:noProof/>
          <w:sz w:val="24"/>
          <w:szCs w:val="24"/>
        </w:rPr>
        <w:t>Caley, M. J., Fisher, R., &amp; Mengersen, K. (2014). Global species richness estimates have not converged. Trends in Ecology &amp; Evolution, 29(4), 187-188.</w:t>
      </w:r>
      <w:r>
        <w:rPr>
          <w:rFonts w:ascii="Times New Roman" w:hAnsi="Times New Roman" w:cs="Times New Roman"/>
          <w:noProof/>
          <w:sz w:val="24"/>
          <w:szCs w:val="24"/>
        </w:rPr>
        <w:t xml:space="preserve"> doi:</w:t>
      </w:r>
      <w:r w:rsidRPr="00853F74">
        <w:rPr>
          <w:rFonts w:ascii="Times New Roman" w:hAnsi="Times New Roman" w:cs="Times New Roman"/>
          <w:noProof/>
          <w:sz w:val="24"/>
          <w:szCs w:val="24"/>
        </w:rPr>
        <w:t>10.1016/j.tree.2014.02.002</w:t>
      </w:r>
    </w:p>
    <w:p w14:paraId="3C7E1F45" w14:textId="650AB6EC"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Callaway, E. (2017). Oldest Homo sapiens fossil claim rewrites our species’ history. </w:t>
      </w:r>
      <w:r w:rsidRPr="00230579">
        <w:rPr>
          <w:rFonts w:ascii="Times New Roman" w:hAnsi="Times New Roman" w:cs="Times New Roman"/>
          <w:i/>
          <w:iCs/>
          <w:noProof/>
          <w:sz w:val="24"/>
          <w:szCs w:val="24"/>
        </w:rPr>
        <w:t>Nature</w:t>
      </w:r>
      <w:r w:rsidRPr="00230579">
        <w:rPr>
          <w:rFonts w:ascii="Times New Roman" w:hAnsi="Times New Roman" w:cs="Times New Roman"/>
          <w:noProof/>
          <w:sz w:val="24"/>
          <w:szCs w:val="24"/>
        </w:rPr>
        <w:t>,</w:t>
      </w:r>
      <w:r>
        <w:rPr>
          <w:rFonts w:ascii="Times New Roman" w:hAnsi="Times New Roman" w:cs="Times New Roman"/>
          <w:noProof/>
          <w:sz w:val="24"/>
          <w:szCs w:val="24"/>
        </w:rPr>
        <w:t xml:space="preserve"> 546, 289-293</w:t>
      </w:r>
      <w:r w:rsidRPr="00230579">
        <w:rPr>
          <w:rFonts w:ascii="Times New Roman" w:hAnsi="Times New Roman" w:cs="Times New Roman"/>
          <w:noProof/>
          <w:sz w:val="24"/>
          <w:szCs w:val="24"/>
        </w:rPr>
        <w:t>. doi: 10.1038/nature.2017.22114</w:t>
      </w:r>
    </w:p>
    <w:p w14:paraId="4D825F26"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Carrillo, J. D., Faurby, S., Silvestro, D., Zizka, A., Jaramillo, C., Bacon, C. D., &amp; Antonelli, A. (2020). Disproportionate extinction of South American mammals drove the asymmetry of the Great American Biotic Interchange. </w:t>
      </w:r>
      <w:r w:rsidRPr="00230579">
        <w:rPr>
          <w:rFonts w:ascii="Times New Roman" w:hAnsi="Times New Roman" w:cs="Times New Roman"/>
          <w:i/>
          <w:iCs/>
          <w:noProof/>
          <w:sz w:val="24"/>
          <w:szCs w:val="24"/>
        </w:rPr>
        <w:t>Proceedings of the National Academy of Sciences of the United States of America</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117</w:t>
      </w:r>
      <w:r w:rsidRPr="00230579">
        <w:rPr>
          <w:rFonts w:ascii="Times New Roman" w:hAnsi="Times New Roman" w:cs="Times New Roman"/>
          <w:noProof/>
          <w:sz w:val="24"/>
          <w:szCs w:val="24"/>
        </w:rPr>
        <w:t>(42), 26281–26287. doi: 10.1073/pnas.2009397117</w:t>
      </w:r>
    </w:p>
    <w:p w14:paraId="1D8920C7"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Carrillo, J. D., Forasiepi, A., Jaramillo, C., Sánchez-villagra, M. R., &amp; Richardson, J. E. (2015). </w:t>
      </w:r>
      <w:r w:rsidRPr="00230579">
        <w:rPr>
          <w:rFonts w:ascii="Times New Roman" w:hAnsi="Times New Roman" w:cs="Times New Roman"/>
          <w:i/>
          <w:iCs/>
          <w:noProof/>
          <w:sz w:val="24"/>
          <w:szCs w:val="24"/>
        </w:rPr>
        <w:t>Neotropical mammal diversity and the Great American Biotic Interchange : spatial and temporal variation in South America ’ s fossil record</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5</w:t>
      </w:r>
      <w:r w:rsidRPr="00230579">
        <w:rPr>
          <w:rFonts w:ascii="Times New Roman" w:hAnsi="Times New Roman" w:cs="Times New Roman"/>
          <w:noProof/>
          <w:sz w:val="24"/>
          <w:szCs w:val="24"/>
        </w:rPr>
        <w:t>(January), 1–11. doi: 10.3389/fgene.2014.00451</w:t>
      </w:r>
    </w:p>
    <w:p w14:paraId="30BB4251"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Chang, J., Rabosky, D. L., &amp; Alfaro, M. E. (2020). Estimating Diversification Rates on Incompletely Sampled Phylogenies: Theoretical Concerns and Practical Solutions. </w:t>
      </w:r>
      <w:r w:rsidRPr="00230579">
        <w:rPr>
          <w:rFonts w:ascii="Times New Roman" w:hAnsi="Times New Roman" w:cs="Times New Roman"/>
          <w:i/>
          <w:iCs/>
          <w:noProof/>
          <w:sz w:val="24"/>
          <w:szCs w:val="24"/>
        </w:rPr>
        <w:t>Systematic Biology</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69</w:t>
      </w:r>
      <w:r w:rsidRPr="00230579">
        <w:rPr>
          <w:rFonts w:ascii="Times New Roman" w:hAnsi="Times New Roman" w:cs="Times New Roman"/>
          <w:noProof/>
          <w:sz w:val="24"/>
          <w:szCs w:val="24"/>
        </w:rPr>
        <w:t>(3), 602–611. doi: 10.1093/sysbio/syz081</w:t>
      </w:r>
    </w:p>
    <w:p w14:paraId="1AEBF6F8" w14:textId="2E37936D" w:rsid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Davies, T. J., Smith, G. F., Bellstedt, D. U., Boatwright, J. S., Bytebier, B., Cowling, R. M., </w:t>
      </w:r>
      <w:r>
        <w:rPr>
          <w:rFonts w:ascii="Times New Roman" w:hAnsi="Times New Roman" w:cs="Times New Roman"/>
          <w:noProof/>
          <w:sz w:val="24"/>
          <w:szCs w:val="24"/>
        </w:rPr>
        <w:t xml:space="preserve">et al., </w:t>
      </w:r>
      <w:r w:rsidRPr="00230579">
        <w:rPr>
          <w:rFonts w:ascii="Times New Roman" w:hAnsi="Times New Roman" w:cs="Times New Roman"/>
          <w:noProof/>
          <w:sz w:val="24"/>
          <w:szCs w:val="24"/>
        </w:rPr>
        <w:t xml:space="preserve">(2011). Extinction risk and diversification are linked in a plant biodiversity hotspot. </w:t>
      </w:r>
      <w:r w:rsidRPr="00230579">
        <w:rPr>
          <w:rFonts w:ascii="Times New Roman" w:hAnsi="Times New Roman" w:cs="Times New Roman"/>
          <w:i/>
          <w:iCs/>
          <w:noProof/>
          <w:sz w:val="24"/>
          <w:szCs w:val="24"/>
        </w:rPr>
        <w:t>PLoS Biology</w:t>
      </w:r>
      <w:r w:rsidRPr="00230579">
        <w:rPr>
          <w:rFonts w:ascii="Times New Roman" w:hAnsi="Times New Roman" w:cs="Times New Roman"/>
          <w:noProof/>
          <w:sz w:val="24"/>
          <w:szCs w:val="24"/>
        </w:rPr>
        <w:t xml:space="preserve">. </w:t>
      </w:r>
      <w:r>
        <w:rPr>
          <w:rFonts w:ascii="Times New Roman" w:hAnsi="Times New Roman" w:cs="Times New Roman"/>
          <w:noProof/>
          <w:sz w:val="24"/>
          <w:szCs w:val="24"/>
        </w:rPr>
        <w:t xml:space="preserve">9(5), e1000620. </w:t>
      </w:r>
      <w:r w:rsidRPr="00230579">
        <w:rPr>
          <w:rFonts w:ascii="Times New Roman" w:hAnsi="Times New Roman" w:cs="Times New Roman"/>
          <w:noProof/>
          <w:sz w:val="24"/>
          <w:szCs w:val="24"/>
        </w:rPr>
        <w:t>doi: 10.1371/journal.pbio.1000620</w:t>
      </w:r>
    </w:p>
    <w:p w14:paraId="4745F641" w14:textId="6C1DE282" w:rsidR="00853F74" w:rsidRDefault="00853F74"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853F74">
        <w:rPr>
          <w:rFonts w:ascii="Times New Roman" w:hAnsi="Times New Roman" w:cs="Times New Roman"/>
          <w:noProof/>
          <w:sz w:val="24"/>
          <w:szCs w:val="24"/>
        </w:rPr>
        <w:t xml:space="preserve">Diniz-Filho, J. A. F., Loyola, R. D., Raia, P., Mooers, A. O., &amp; Bini, L. M. (2013). Darwinian shortfalls in biodiversity conservation. Trends in Ecology &amp; Evolution, </w:t>
      </w:r>
      <w:r w:rsidRPr="00853F74">
        <w:rPr>
          <w:rFonts w:ascii="Times New Roman" w:hAnsi="Times New Roman" w:cs="Times New Roman"/>
          <w:noProof/>
          <w:sz w:val="24"/>
          <w:szCs w:val="24"/>
        </w:rPr>
        <w:lastRenderedPageBreak/>
        <w:t>28(12), 689-695.</w:t>
      </w:r>
      <w:r>
        <w:rPr>
          <w:rFonts w:ascii="Times New Roman" w:hAnsi="Times New Roman" w:cs="Times New Roman"/>
          <w:noProof/>
          <w:sz w:val="24"/>
          <w:szCs w:val="24"/>
        </w:rPr>
        <w:t xml:space="preserve"> doi: </w:t>
      </w:r>
      <w:r w:rsidRPr="00853F74">
        <w:rPr>
          <w:rFonts w:ascii="Times New Roman" w:hAnsi="Times New Roman" w:cs="Times New Roman"/>
          <w:noProof/>
          <w:sz w:val="24"/>
          <w:szCs w:val="24"/>
        </w:rPr>
        <w:t>10.1016/j.tree.2013.09.003</w:t>
      </w:r>
    </w:p>
    <w:p w14:paraId="1779968D" w14:textId="030EA06A" w:rsidR="00853F74" w:rsidRPr="00230579" w:rsidRDefault="00FA6875"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FA6875">
        <w:rPr>
          <w:rFonts w:ascii="Times New Roman" w:hAnsi="Times New Roman" w:cs="Times New Roman"/>
          <w:noProof/>
          <w:sz w:val="24"/>
          <w:szCs w:val="24"/>
        </w:rPr>
        <w:t xml:space="preserve">Diniz Filho, J. A. F., Jardim, L., Guedes, J. J., Meyer, L., Stropp, J., Frateles, L. E. F., ... &amp; Hortal, J. (2023). Macroecological links between the Linnean, Wallacean, and Darwinian shortfalls. </w:t>
      </w:r>
      <w:r w:rsidRPr="00FA6875">
        <w:rPr>
          <w:rFonts w:ascii="Times New Roman" w:hAnsi="Times New Roman" w:cs="Times New Roman"/>
          <w:i/>
          <w:iCs/>
          <w:noProof/>
          <w:sz w:val="24"/>
          <w:szCs w:val="24"/>
        </w:rPr>
        <w:t>Frontiers of Biogeography</w:t>
      </w:r>
      <w:r w:rsidRPr="00FA6875">
        <w:rPr>
          <w:rFonts w:ascii="Times New Roman" w:hAnsi="Times New Roman" w:cs="Times New Roman"/>
          <w:noProof/>
          <w:sz w:val="24"/>
          <w:szCs w:val="24"/>
        </w:rPr>
        <w:t>, 15(2).</w:t>
      </w:r>
      <w:r>
        <w:rPr>
          <w:rFonts w:ascii="Times New Roman" w:hAnsi="Times New Roman" w:cs="Times New Roman"/>
          <w:noProof/>
          <w:sz w:val="24"/>
          <w:szCs w:val="24"/>
        </w:rPr>
        <w:t xml:space="preserve"> doi: </w:t>
      </w:r>
      <w:r w:rsidRPr="00FA6875">
        <w:rPr>
          <w:rFonts w:ascii="Times New Roman" w:hAnsi="Times New Roman" w:cs="Times New Roman"/>
          <w:noProof/>
          <w:sz w:val="24"/>
          <w:szCs w:val="24"/>
        </w:rPr>
        <w:t>10.21425/F5FBG59566</w:t>
      </w:r>
    </w:p>
    <w:p w14:paraId="696E3DE4" w14:textId="30E71510"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Eldredge, N., Thompson, J. N., Brakefield, P. M., Gavrilets, S., Jablonski, D., Jackson, J. B. C.,</w:t>
      </w:r>
      <w:r>
        <w:rPr>
          <w:rFonts w:ascii="Times New Roman" w:hAnsi="Times New Roman" w:cs="Times New Roman"/>
          <w:noProof/>
          <w:sz w:val="24"/>
          <w:szCs w:val="24"/>
        </w:rPr>
        <w:t xml:space="preserve"> et al.,</w:t>
      </w:r>
      <w:r w:rsidRPr="00230579">
        <w:rPr>
          <w:rFonts w:ascii="Times New Roman" w:hAnsi="Times New Roman" w:cs="Times New Roman"/>
          <w:noProof/>
          <w:sz w:val="24"/>
          <w:szCs w:val="24"/>
        </w:rPr>
        <w:t xml:space="preserve"> (2005). The dynamics of evolutionary stasis. </w:t>
      </w:r>
      <w:r w:rsidRPr="00230579">
        <w:rPr>
          <w:rFonts w:ascii="Times New Roman" w:hAnsi="Times New Roman" w:cs="Times New Roman"/>
          <w:i/>
          <w:iCs/>
          <w:noProof/>
          <w:sz w:val="24"/>
          <w:szCs w:val="24"/>
        </w:rPr>
        <w:t>Paleobiology</w:t>
      </w:r>
      <w:r w:rsidR="006F349E">
        <w:rPr>
          <w:rFonts w:ascii="Times New Roman" w:hAnsi="Times New Roman" w:cs="Times New Roman"/>
          <w:noProof/>
          <w:sz w:val="24"/>
          <w:szCs w:val="24"/>
        </w:rPr>
        <w:t xml:space="preserve"> 31(S2), 133-145.</w:t>
      </w:r>
      <w:r w:rsidRPr="00230579">
        <w:rPr>
          <w:rFonts w:ascii="Times New Roman" w:hAnsi="Times New Roman" w:cs="Times New Roman"/>
          <w:noProof/>
          <w:sz w:val="24"/>
          <w:szCs w:val="24"/>
        </w:rPr>
        <w:t xml:space="preserve"> doi: 10.1666/0094-8373(2005)031</w:t>
      </w:r>
    </w:p>
    <w:p w14:paraId="45493DB4"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Emerson, B. C., &amp; Patiño, J. (2018). Anagenesis, Cladogenesis, and Speciation on Islands. </w:t>
      </w:r>
      <w:r w:rsidRPr="00230579">
        <w:rPr>
          <w:rFonts w:ascii="Times New Roman" w:hAnsi="Times New Roman" w:cs="Times New Roman"/>
          <w:i/>
          <w:iCs/>
          <w:noProof/>
          <w:sz w:val="24"/>
          <w:szCs w:val="24"/>
        </w:rPr>
        <w:t>Trends in Ecology and Evolution</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33</w:t>
      </w:r>
      <w:r w:rsidRPr="00230579">
        <w:rPr>
          <w:rFonts w:ascii="Times New Roman" w:hAnsi="Times New Roman" w:cs="Times New Roman"/>
          <w:noProof/>
          <w:sz w:val="24"/>
          <w:szCs w:val="24"/>
        </w:rPr>
        <w:t>(7), 488–491. doi: 10.1016/j.tree.2018.04.006</w:t>
      </w:r>
    </w:p>
    <w:p w14:paraId="25D0EF1E"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Fitzpatrick, B. M., &amp; Turelli, M. (2006). The Geography of Mammalian Speciation: Mixed Signals From Phylogenies and Range Maps. </w:t>
      </w:r>
      <w:r w:rsidRPr="00230579">
        <w:rPr>
          <w:rFonts w:ascii="Times New Roman" w:hAnsi="Times New Roman" w:cs="Times New Roman"/>
          <w:i/>
          <w:iCs/>
          <w:noProof/>
          <w:sz w:val="24"/>
          <w:szCs w:val="24"/>
        </w:rPr>
        <w:t>Evolution</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60</w:t>
      </w:r>
      <w:r w:rsidRPr="00230579">
        <w:rPr>
          <w:rFonts w:ascii="Times New Roman" w:hAnsi="Times New Roman" w:cs="Times New Roman"/>
          <w:noProof/>
          <w:sz w:val="24"/>
          <w:szCs w:val="24"/>
        </w:rPr>
        <w:t>(3), 601–615. doi: 10.1111/j.0014-3820.2006.tb01140.x</w:t>
      </w:r>
    </w:p>
    <w:p w14:paraId="5B722BBC"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Fjeldså, J., Bowie, R. C. K., &amp; Rahbek, C. (2012). The role of mountain ranges in the diversification of birds. </w:t>
      </w:r>
      <w:r w:rsidRPr="00230579">
        <w:rPr>
          <w:rFonts w:ascii="Times New Roman" w:hAnsi="Times New Roman" w:cs="Times New Roman"/>
          <w:i/>
          <w:iCs/>
          <w:noProof/>
          <w:sz w:val="24"/>
          <w:szCs w:val="24"/>
        </w:rPr>
        <w:t>Annual Review of Ecology, Evolution, and Systematics</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43</w:t>
      </w:r>
      <w:r w:rsidRPr="00230579">
        <w:rPr>
          <w:rFonts w:ascii="Times New Roman" w:hAnsi="Times New Roman" w:cs="Times New Roman"/>
          <w:noProof/>
          <w:sz w:val="24"/>
          <w:szCs w:val="24"/>
        </w:rPr>
        <w:t>, 249–265. doi: 10.1146/annurev-ecolsys-102710-145113</w:t>
      </w:r>
    </w:p>
    <w:p w14:paraId="4604C355" w14:textId="020722EF"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Foote, M. (1996). </w:t>
      </w:r>
      <w:r w:rsidRPr="00230579">
        <w:rPr>
          <w:rFonts w:ascii="Times New Roman" w:hAnsi="Times New Roman" w:cs="Times New Roman"/>
          <w:i/>
          <w:iCs/>
          <w:noProof/>
          <w:sz w:val="24"/>
          <w:szCs w:val="24"/>
        </w:rPr>
        <w:t>On the Probability of Ancestors in the Fossil Record</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22</w:t>
      </w:r>
      <w:r w:rsidRPr="00230579">
        <w:rPr>
          <w:rFonts w:ascii="Times New Roman" w:hAnsi="Times New Roman" w:cs="Times New Roman"/>
          <w:noProof/>
          <w:sz w:val="24"/>
          <w:szCs w:val="24"/>
        </w:rPr>
        <w:t>(2), 141–151.</w:t>
      </w:r>
      <w:r w:rsidR="006F349E">
        <w:rPr>
          <w:rFonts w:ascii="Times New Roman" w:hAnsi="Times New Roman" w:cs="Times New Roman"/>
          <w:noProof/>
          <w:sz w:val="24"/>
          <w:szCs w:val="24"/>
        </w:rPr>
        <w:t xml:space="preserve"> doi: </w:t>
      </w:r>
      <w:r w:rsidR="006F349E" w:rsidRPr="006F349E">
        <w:rPr>
          <w:rFonts w:ascii="Times New Roman" w:hAnsi="Times New Roman" w:cs="Times New Roman"/>
          <w:noProof/>
          <w:sz w:val="24"/>
          <w:szCs w:val="24"/>
        </w:rPr>
        <w:t>10.1017/S0094837300016146</w:t>
      </w:r>
    </w:p>
    <w:p w14:paraId="3FC66D45" w14:textId="1D4DB629"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Foote, M., &amp; Raup, D. M. (1996). </w:t>
      </w:r>
      <w:r w:rsidRPr="00230579">
        <w:rPr>
          <w:rFonts w:ascii="Times New Roman" w:hAnsi="Times New Roman" w:cs="Times New Roman"/>
          <w:i/>
          <w:iCs/>
          <w:noProof/>
          <w:sz w:val="24"/>
          <w:szCs w:val="24"/>
        </w:rPr>
        <w:t>Fossil Preservation and the Stratigraphic Ranges of Taxa</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22</w:t>
      </w:r>
      <w:r w:rsidRPr="00230579">
        <w:rPr>
          <w:rFonts w:ascii="Times New Roman" w:hAnsi="Times New Roman" w:cs="Times New Roman"/>
          <w:noProof/>
          <w:sz w:val="24"/>
          <w:szCs w:val="24"/>
        </w:rPr>
        <w:t>(2), 121–140.</w:t>
      </w:r>
      <w:r w:rsidR="006F349E">
        <w:rPr>
          <w:rFonts w:ascii="Times New Roman" w:hAnsi="Times New Roman" w:cs="Times New Roman"/>
          <w:noProof/>
          <w:sz w:val="24"/>
          <w:szCs w:val="24"/>
        </w:rPr>
        <w:t xml:space="preserve"> doi: </w:t>
      </w:r>
      <w:r w:rsidR="006F349E" w:rsidRPr="006F349E">
        <w:rPr>
          <w:rFonts w:ascii="Times New Roman" w:hAnsi="Times New Roman" w:cs="Times New Roman"/>
          <w:noProof/>
          <w:sz w:val="24"/>
          <w:szCs w:val="24"/>
        </w:rPr>
        <w:t>10.1017/S0094837300016134</w:t>
      </w:r>
    </w:p>
    <w:p w14:paraId="3A5ABE4B" w14:textId="40A73A26"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Gaston, K. J., &amp; Blackburn, T. M. (1997). Evolutionary age and risk of extinction in the global avifauna. </w:t>
      </w:r>
      <w:r w:rsidRPr="00230579">
        <w:rPr>
          <w:rFonts w:ascii="Times New Roman" w:hAnsi="Times New Roman" w:cs="Times New Roman"/>
          <w:i/>
          <w:iCs/>
          <w:noProof/>
          <w:sz w:val="24"/>
          <w:szCs w:val="24"/>
        </w:rPr>
        <w:t>Evolutionary Ecology</w:t>
      </w:r>
      <w:r w:rsidR="006F349E">
        <w:rPr>
          <w:rFonts w:ascii="Times New Roman" w:hAnsi="Times New Roman" w:cs="Times New Roman"/>
          <w:i/>
          <w:iCs/>
          <w:noProof/>
          <w:sz w:val="24"/>
          <w:szCs w:val="24"/>
        </w:rPr>
        <w:t xml:space="preserve">, </w:t>
      </w:r>
      <w:r w:rsidR="006F349E">
        <w:rPr>
          <w:rFonts w:ascii="Times New Roman" w:hAnsi="Times New Roman" w:cs="Times New Roman"/>
          <w:noProof/>
          <w:sz w:val="24"/>
          <w:szCs w:val="24"/>
        </w:rPr>
        <w:t>11, 557</w:t>
      </w:r>
      <w:r w:rsidR="006F349E" w:rsidRPr="00230579">
        <w:rPr>
          <w:rFonts w:ascii="Times New Roman" w:hAnsi="Times New Roman" w:cs="Times New Roman"/>
          <w:noProof/>
          <w:sz w:val="24"/>
          <w:szCs w:val="24"/>
        </w:rPr>
        <w:t>–</w:t>
      </w:r>
      <w:r w:rsidR="006F349E">
        <w:rPr>
          <w:rFonts w:ascii="Times New Roman" w:hAnsi="Times New Roman" w:cs="Times New Roman"/>
          <w:noProof/>
          <w:sz w:val="24"/>
          <w:szCs w:val="24"/>
        </w:rPr>
        <w:t>565</w:t>
      </w:r>
      <w:r w:rsidRPr="00230579">
        <w:rPr>
          <w:rFonts w:ascii="Times New Roman" w:hAnsi="Times New Roman" w:cs="Times New Roman"/>
          <w:noProof/>
          <w:sz w:val="24"/>
          <w:szCs w:val="24"/>
        </w:rPr>
        <w:t>. doi: 10.1007/s10682-997-1511-4</w:t>
      </w:r>
    </w:p>
    <w:p w14:paraId="46430F00" w14:textId="1DCCE2A0"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Harvey, P. H., May, R. M., &amp; Nee, S. (1994). Phylogenies without fossils. </w:t>
      </w:r>
      <w:r w:rsidRPr="00230579">
        <w:rPr>
          <w:rFonts w:ascii="Times New Roman" w:hAnsi="Times New Roman" w:cs="Times New Roman"/>
          <w:i/>
          <w:iCs/>
          <w:noProof/>
          <w:sz w:val="24"/>
          <w:szCs w:val="24"/>
        </w:rPr>
        <w:t>Evolution</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48</w:t>
      </w:r>
      <w:r w:rsidRPr="00230579">
        <w:rPr>
          <w:rFonts w:ascii="Times New Roman" w:hAnsi="Times New Roman" w:cs="Times New Roman"/>
          <w:noProof/>
          <w:sz w:val="24"/>
          <w:szCs w:val="24"/>
        </w:rPr>
        <w:t>(3), 523–529.</w:t>
      </w:r>
      <w:r w:rsidR="006F349E">
        <w:rPr>
          <w:rFonts w:ascii="Times New Roman" w:hAnsi="Times New Roman" w:cs="Times New Roman"/>
          <w:noProof/>
          <w:sz w:val="24"/>
          <w:szCs w:val="24"/>
        </w:rPr>
        <w:t xml:space="preserve"> doi: </w:t>
      </w:r>
      <w:r w:rsidR="006F349E" w:rsidRPr="006F349E">
        <w:rPr>
          <w:rFonts w:ascii="Times New Roman" w:hAnsi="Times New Roman" w:cs="Times New Roman"/>
          <w:noProof/>
          <w:sz w:val="24"/>
          <w:szCs w:val="24"/>
        </w:rPr>
        <w:t>10.1111/j.1558-5646.1994.tb01341.x</w:t>
      </w:r>
    </w:p>
    <w:p w14:paraId="15A33EFB"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Heath, T. A., Hedtke, S. M., &amp; Hillis, D. M. (2008). Taxon sampling and the accuracy of phylogenetic analyses. </w:t>
      </w:r>
      <w:r w:rsidRPr="00230579">
        <w:rPr>
          <w:rFonts w:ascii="Times New Roman" w:hAnsi="Times New Roman" w:cs="Times New Roman"/>
          <w:i/>
          <w:iCs/>
          <w:noProof/>
          <w:sz w:val="24"/>
          <w:szCs w:val="24"/>
        </w:rPr>
        <w:t>Journal of Systematics and Evolution</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46</w:t>
      </w:r>
      <w:r w:rsidRPr="00230579">
        <w:rPr>
          <w:rFonts w:ascii="Times New Roman" w:hAnsi="Times New Roman" w:cs="Times New Roman"/>
          <w:noProof/>
          <w:sz w:val="24"/>
          <w:szCs w:val="24"/>
        </w:rPr>
        <w:t>(3), 239–257. doi: 10.3724/SP.J.1002.2008.08016</w:t>
      </w:r>
    </w:p>
    <w:p w14:paraId="32B3DDB4" w14:textId="77777777" w:rsid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Henning, W. (1999). </w:t>
      </w:r>
      <w:r w:rsidRPr="00230579">
        <w:rPr>
          <w:rFonts w:ascii="Times New Roman" w:hAnsi="Times New Roman" w:cs="Times New Roman"/>
          <w:i/>
          <w:iCs/>
          <w:noProof/>
          <w:sz w:val="24"/>
          <w:szCs w:val="24"/>
        </w:rPr>
        <w:t>Phylogenetic systematics</w:t>
      </w:r>
      <w:r w:rsidRPr="00230579">
        <w:rPr>
          <w:rFonts w:ascii="Times New Roman" w:hAnsi="Times New Roman" w:cs="Times New Roman"/>
          <w:noProof/>
          <w:sz w:val="24"/>
          <w:szCs w:val="24"/>
        </w:rPr>
        <w:t>. University of Illinois Press.</w:t>
      </w:r>
    </w:p>
    <w:p w14:paraId="5A3AF632" w14:textId="2C3410C6" w:rsidR="00FA6875" w:rsidRDefault="00FA6875"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FA6875">
        <w:rPr>
          <w:rFonts w:ascii="Times New Roman" w:hAnsi="Times New Roman" w:cs="Times New Roman"/>
          <w:noProof/>
          <w:sz w:val="24"/>
          <w:szCs w:val="24"/>
        </w:rPr>
        <w:t xml:space="preserve">Hopkins, M. J. (2007). Modelling the known and unknown plant biodiversity of the Amazon Basin. </w:t>
      </w:r>
      <w:r w:rsidRPr="00FA6875">
        <w:rPr>
          <w:rFonts w:ascii="Times New Roman" w:hAnsi="Times New Roman" w:cs="Times New Roman"/>
          <w:i/>
          <w:iCs/>
          <w:noProof/>
          <w:sz w:val="24"/>
          <w:szCs w:val="24"/>
        </w:rPr>
        <w:t>Journal of Biogeography</w:t>
      </w:r>
      <w:r w:rsidRPr="00FA6875">
        <w:rPr>
          <w:rFonts w:ascii="Times New Roman" w:hAnsi="Times New Roman" w:cs="Times New Roman"/>
          <w:noProof/>
          <w:sz w:val="24"/>
          <w:szCs w:val="24"/>
        </w:rPr>
        <w:t>, 34(8), 1400-1411.</w:t>
      </w:r>
      <w:r>
        <w:rPr>
          <w:rFonts w:ascii="Times New Roman" w:hAnsi="Times New Roman" w:cs="Times New Roman"/>
          <w:noProof/>
          <w:sz w:val="24"/>
          <w:szCs w:val="24"/>
        </w:rPr>
        <w:t xml:space="preserve"> doi: </w:t>
      </w:r>
      <w:r w:rsidRPr="00FA6875">
        <w:rPr>
          <w:rFonts w:ascii="Times New Roman" w:hAnsi="Times New Roman" w:cs="Times New Roman"/>
          <w:noProof/>
          <w:sz w:val="24"/>
          <w:szCs w:val="24"/>
        </w:rPr>
        <w:t>10.1111/j.1365-2699.2007.01737.x</w:t>
      </w:r>
    </w:p>
    <w:p w14:paraId="7D2EEEEE" w14:textId="0FF7090F" w:rsidR="00FA6875" w:rsidRPr="00230579" w:rsidRDefault="00FA6875"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FA6875">
        <w:rPr>
          <w:rFonts w:ascii="Times New Roman" w:hAnsi="Times New Roman" w:cs="Times New Roman"/>
          <w:noProof/>
          <w:sz w:val="24"/>
          <w:szCs w:val="24"/>
        </w:rPr>
        <w:t xml:space="preserve">Hortal, J., de Bello, F., Diniz-Filho, J. A. F., Lewinsohn, T. M., Lobo, J. M., &amp; Ladle, R. J. </w:t>
      </w:r>
      <w:r w:rsidRPr="00FA6875">
        <w:rPr>
          <w:rFonts w:ascii="Times New Roman" w:hAnsi="Times New Roman" w:cs="Times New Roman"/>
          <w:noProof/>
          <w:sz w:val="24"/>
          <w:szCs w:val="24"/>
        </w:rPr>
        <w:lastRenderedPageBreak/>
        <w:t xml:space="preserve">(2015). Seven shortfalls that beset large-scale knowledge of biodiversity. </w:t>
      </w:r>
      <w:r w:rsidRPr="00FA6875">
        <w:rPr>
          <w:rFonts w:ascii="Times New Roman" w:hAnsi="Times New Roman" w:cs="Times New Roman"/>
          <w:i/>
          <w:iCs/>
          <w:noProof/>
          <w:sz w:val="24"/>
          <w:szCs w:val="24"/>
        </w:rPr>
        <w:t>Annual Review of Ecology, Evolution, and Systematics</w:t>
      </w:r>
      <w:r w:rsidRPr="00FA6875">
        <w:rPr>
          <w:rFonts w:ascii="Times New Roman" w:hAnsi="Times New Roman" w:cs="Times New Roman"/>
          <w:noProof/>
          <w:sz w:val="24"/>
          <w:szCs w:val="24"/>
        </w:rPr>
        <w:t>, 46, 523-549.</w:t>
      </w:r>
      <w:r>
        <w:rPr>
          <w:rFonts w:ascii="Times New Roman" w:hAnsi="Times New Roman" w:cs="Times New Roman"/>
          <w:noProof/>
          <w:sz w:val="24"/>
          <w:szCs w:val="24"/>
        </w:rPr>
        <w:t xml:space="preserve"> doi: </w:t>
      </w:r>
      <w:r w:rsidRPr="00FA6875">
        <w:rPr>
          <w:rFonts w:ascii="Times New Roman" w:hAnsi="Times New Roman" w:cs="Times New Roman"/>
          <w:noProof/>
          <w:sz w:val="24"/>
          <w:szCs w:val="24"/>
        </w:rPr>
        <w:t>10.1146/annurev-ecolsys-112414-054400</w:t>
      </w:r>
    </w:p>
    <w:p w14:paraId="394D16E9"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IUCN. (2016). IUCN Red List of Threatened Species. Version 2016-2. </w:t>
      </w:r>
      <w:r w:rsidRPr="00230579">
        <w:rPr>
          <w:rFonts w:ascii="Times New Roman" w:hAnsi="Times New Roman" w:cs="Times New Roman"/>
          <w:i/>
          <w:iCs/>
          <w:noProof/>
          <w:sz w:val="24"/>
          <w:szCs w:val="24"/>
        </w:rPr>
        <w:t>Fourth Quarter</w:t>
      </w:r>
      <w:r w:rsidRPr="00230579">
        <w:rPr>
          <w:rFonts w:ascii="Times New Roman" w:hAnsi="Times New Roman" w:cs="Times New Roman"/>
          <w:noProof/>
          <w:sz w:val="24"/>
          <w:szCs w:val="24"/>
        </w:rPr>
        <w:t>.</w:t>
      </w:r>
    </w:p>
    <w:p w14:paraId="62B4E7F6" w14:textId="535CBFFD"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Johnson, C. N., Delean, S., &amp; Balmford, A. (2002). </w:t>
      </w:r>
      <w:r w:rsidRPr="00230579">
        <w:rPr>
          <w:rFonts w:ascii="Times New Roman" w:hAnsi="Times New Roman" w:cs="Times New Roman"/>
          <w:i/>
          <w:iCs/>
          <w:noProof/>
          <w:sz w:val="24"/>
          <w:szCs w:val="24"/>
        </w:rPr>
        <w:t>Phylogeny and the selectivity of extinction in Australian marsupials</w:t>
      </w:r>
      <w:r w:rsidRPr="00230579">
        <w:rPr>
          <w:rFonts w:ascii="Times New Roman" w:hAnsi="Times New Roman" w:cs="Times New Roman"/>
          <w:noProof/>
          <w:sz w:val="24"/>
          <w:szCs w:val="24"/>
        </w:rPr>
        <w:t>. 135–142. doi: 10.1017/S1367943002002196</w:t>
      </w:r>
    </w:p>
    <w:p w14:paraId="5133A25B"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Kendall, M. G. (1946). </w:t>
      </w:r>
      <w:r w:rsidRPr="00230579">
        <w:rPr>
          <w:rFonts w:ascii="Times New Roman" w:hAnsi="Times New Roman" w:cs="Times New Roman"/>
          <w:i/>
          <w:iCs/>
          <w:noProof/>
          <w:sz w:val="24"/>
          <w:szCs w:val="24"/>
        </w:rPr>
        <w:t>The advanced theory of statistics</w:t>
      </w:r>
      <w:r w:rsidRPr="00230579">
        <w:rPr>
          <w:rFonts w:ascii="Times New Roman" w:hAnsi="Times New Roman" w:cs="Times New Roman"/>
          <w:noProof/>
          <w:sz w:val="24"/>
          <w:szCs w:val="24"/>
        </w:rPr>
        <w:t xml:space="preserve"> (2nd ed.). Charles Griffin adn Co., Ltd., London.</w:t>
      </w:r>
    </w:p>
    <w:p w14:paraId="44E85CAB" w14:textId="3294DEFB"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López-Martínez, A. M., Schonenberger, J., von Balthazar, M., González-Martínez, C. A., Ramírez-Barahona, S., Sauquet, H., &amp; Magallón, S. (2023). Integrating Fossil Flowers into the Angiosperm Phylogeny Using Molecular and Morphological Evidence. </w:t>
      </w:r>
      <w:r w:rsidRPr="00230579">
        <w:rPr>
          <w:rFonts w:ascii="Times New Roman" w:hAnsi="Times New Roman" w:cs="Times New Roman"/>
          <w:i/>
          <w:iCs/>
          <w:noProof/>
          <w:sz w:val="24"/>
          <w:szCs w:val="24"/>
        </w:rPr>
        <w:t>Systematic Biology</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syad017</w:t>
      </w:r>
      <w:r w:rsidRPr="00230579">
        <w:rPr>
          <w:rFonts w:ascii="Times New Roman" w:hAnsi="Times New Roman" w:cs="Times New Roman"/>
          <w:noProof/>
          <w:sz w:val="24"/>
          <w:szCs w:val="24"/>
        </w:rPr>
        <w:t>.</w:t>
      </w:r>
      <w:r w:rsidR="006F349E">
        <w:rPr>
          <w:rFonts w:ascii="Times New Roman" w:hAnsi="Times New Roman" w:cs="Times New Roman"/>
          <w:noProof/>
          <w:sz w:val="24"/>
          <w:szCs w:val="24"/>
        </w:rPr>
        <w:t xml:space="preserve"> doi: </w:t>
      </w:r>
      <w:r w:rsidR="006F349E" w:rsidRPr="006F349E">
        <w:rPr>
          <w:rFonts w:ascii="Times New Roman" w:hAnsi="Times New Roman" w:cs="Times New Roman"/>
          <w:noProof/>
          <w:sz w:val="24"/>
          <w:szCs w:val="24"/>
        </w:rPr>
        <w:t>10.1093/sysbio/syad017</w:t>
      </w:r>
    </w:p>
    <w:p w14:paraId="2137DD45"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Losos, J. B., &amp; Glor, R. E. (2003). Phylogenetic comparative methods and the geography of speciation. </w:t>
      </w:r>
      <w:r w:rsidRPr="00230579">
        <w:rPr>
          <w:rFonts w:ascii="Times New Roman" w:hAnsi="Times New Roman" w:cs="Times New Roman"/>
          <w:i/>
          <w:iCs/>
          <w:noProof/>
          <w:sz w:val="24"/>
          <w:szCs w:val="24"/>
        </w:rPr>
        <w:t>Trends in Ecology and Evolution</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18</w:t>
      </w:r>
      <w:r w:rsidRPr="00230579">
        <w:rPr>
          <w:rFonts w:ascii="Times New Roman" w:hAnsi="Times New Roman" w:cs="Times New Roman"/>
          <w:noProof/>
          <w:sz w:val="24"/>
          <w:szCs w:val="24"/>
        </w:rPr>
        <w:t>(5), 220–227. doi: 10.1016/S0169-5347(03)00037-5</w:t>
      </w:r>
    </w:p>
    <w:p w14:paraId="77306F0A"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Meier, R., &amp; Willmann, R. (2000). A defense of the Hennigian Species Concept. In </w:t>
      </w:r>
      <w:r w:rsidRPr="00230579">
        <w:rPr>
          <w:rFonts w:ascii="Times New Roman" w:hAnsi="Times New Roman" w:cs="Times New Roman"/>
          <w:i/>
          <w:iCs/>
          <w:noProof/>
          <w:sz w:val="24"/>
          <w:szCs w:val="24"/>
        </w:rPr>
        <w:t>Species concepts and phylogenetic theory: a debate</w:t>
      </w:r>
      <w:r w:rsidRPr="00230579">
        <w:rPr>
          <w:rFonts w:ascii="Times New Roman" w:hAnsi="Times New Roman" w:cs="Times New Roman"/>
          <w:noProof/>
          <w:sz w:val="24"/>
          <w:szCs w:val="24"/>
        </w:rPr>
        <w:t xml:space="preserve"> (p. 167).</w:t>
      </w:r>
    </w:p>
    <w:p w14:paraId="1820BDB5" w14:textId="16AED335"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Mynard, P., Algar, A., Lancaster, L., Bocedi, G., Fahri, F., Gubry-Rangin, C., </w:t>
      </w:r>
      <w:r w:rsidR="006F349E">
        <w:rPr>
          <w:rFonts w:ascii="Times New Roman" w:hAnsi="Times New Roman" w:cs="Times New Roman"/>
          <w:noProof/>
          <w:sz w:val="24"/>
          <w:szCs w:val="24"/>
        </w:rPr>
        <w:t xml:space="preserve">et al., </w:t>
      </w:r>
      <w:r w:rsidRPr="00230579">
        <w:rPr>
          <w:rFonts w:ascii="Times New Roman" w:hAnsi="Times New Roman" w:cs="Times New Roman"/>
          <w:noProof/>
          <w:sz w:val="24"/>
          <w:szCs w:val="24"/>
        </w:rPr>
        <w:t xml:space="preserve">(2023). Impact of Phylogenetic Tree Completeness and Misspecification of Sampling Fractions on Trait Dependent Diversification Models. </w:t>
      </w:r>
      <w:r w:rsidRPr="00230579">
        <w:rPr>
          <w:rFonts w:ascii="Times New Roman" w:hAnsi="Times New Roman" w:cs="Times New Roman"/>
          <w:i/>
          <w:iCs/>
          <w:noProof/>
          <w:sz w:val="24"/>
          <w:szCs w:val="24"/>
        </w:rPr>
        <w:t>Systematic Biology</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72</w:t>
      </w:r>
      <w:r w:rsidRPr="00230579">
        <w:rPr>
          <w:rFonts w:ascii="Times New Roman" w:hAnsi="Times New Roman" w:cs="Times New Roman"/>
          <w:noProof/>
          <w:sz w:val="24"/>
          <w:szCs w:val="24"/>
        </w:rPr>
        <w:t>(1), 106–119. doi: 10.1093/sysbio/syad001</w:t>
      </w:r>
    </w:p>
    <w:p w14:paraId="3B1A91F6" w14:textId="18936EF4"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Nee, S., &amp; May, R. M. (1997). Extinction and the Loss of Evolutionary History. </w:t>
      </w:r>
      <w:r w:rsidRPr="00230579">
        <w:rPr>
          <w:rFonts w:ascii="Times New Roman" w:hAnsi="Times New Roman" w:cs="Times New Roman"/>
          <w:i/>
          <w:iCs/>
          <w:noProof/>
          <w:sz w:val="24"/>
          <w:szCs w:val="24"/>
        </w:rPr>
        <w:t>Science</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278</w:t>
      </w:r>
      <w:r w:rsidRPr="00230579">
        <w:rPr>
          <w:rFonts w:ascii="Times New Roman" w:hAnsi="Times New Roman" w:cs="Times New Roman"/>
          <w:noProof/>
          <w:sz w:val="24"/>
          <w:szCs w:val="24"/>
        </w:rPr>
        <w:t>(5338), 692–694.</w:t>
      </w:r>
      <w:r w:rsidR="008D0099">
        <w:rPr>
          <w:rFonts w:ascii="Times New Roman" w:hAnsi="Times New Roman" w:cs="Times New Roman"/>
          <w:noProof/>
          <w:sz w:val="24"/>
          <w:szCs w:val="24"/>
        </w:rPr>
        <w:t xml:space="preserve"> doi: </w:t>
      </w:r>
      <w:r w:rsidR="008D0099" w:rsidRPr="008D0099">
        <w:rPr>
          <w:rFonts w:ascii="Times New Roman" w:hAnsi="Times New Roman" w:cs="Times New Roman"/>
          <w:noProof/>
          <w:sz w:val="24"/>
          <w:szCs w:val="24"/>
        </w:rPr>
        <w:t>10.1126/science.278.5338.692</w:t>
      </w:r>
    </w:p>
    <w:p w14:paraId="055E4F9B" w14:textId="5EF5B27B"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Pearson, P. N. (1995). Investigating age-dependency of species extinction rates using dynamic survivorship analysis. </w:t>
      </w:r>
      <w:r w:rsidRPr="00230579">
        <w:rPr>
          <w:rFonts w:ascii="Times New Roman" w:hAnsi="Times New Roman" w:cs="Times New Roman"/>
          <w:i/>
          <w:iCs/>
          <w:noProof/>
          <w:sz w:val="24"/>
          <w:szCs w:val="24"/>
        </w:rPr>
        <w:t>Historical Biology</w:t>
      </w:r>
      <w:r w:rsidR="008D0099">
        <w:rPr>
          <w:rFonts w:ascii="Times New Roman" w:hAnsi="Times New Roman" w:cs="Times New Roman"/>
          <w:noProof/>
          <w:sz w:val="24"/>
          <w:szCs w:val="24"/>
        </w:rPr>
        <w:t>, 10(2), 119</w:t>
      </w:r>
      <w:r w:rsidR="008D0099" w:rsidRPr="00230579">
        <w:rPr>
          <w:rFonts w:ascii="Times New Roman" w:hAnsi="Times New Roman" w:cs="Times New Roman"/>
          <w:noProof/>
          <w:sz w:val="24"/>
          <w:szCs w:val="24"/>
        </w:rPr>
        <w:t>–</w:t>
      </w:r>
      <w:r w:rsidR="008D0099">
        <w:rPr>
          <w:rFonts w:ascii="Times New Roman" w:hAnsi="Times New Roman" w:cs="Times New Roman"/>
          <w:noProof/>
          <w:sz w:val="24"/>
          <w:szCs w:val="24"/>
        </w:rPr>
        <w:t>136.</w:t>
      </w:r>
      <w:r w:rsidRPr="00230579">
        <w:rPr>
          <w:rFonts w:ascii="Times New Roman" w:hAnsi="Times New Roman" w:cs="Times New Roman"/>
          <w:noProof/>
          <w:sz w:val="24"/>
          <w:szCs w:val="24"/>
        </w:rPr>
        <w:t xml:space="preserve"> doi: 10.1080/10292389509380516</w:t>
      </w:r>
    </w:p>
    <w:p w14:paraId="0E209A7E" w14:textId="4540A36E"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Pie, M. R., &amp; Caron, F. (2023). Substantial variation in species ages among vertebrate clades. </w:t>
      </w:r>
      <w:r w:rsidRPr="00230579">
        <w:rPr>
          <w:rFonts w:ascii="Times New Roman" w:hAnsi="Times New Roman" w:cs="Times New Roman"/>
          <w:i/>
          <w:iCs/>
          <w:noProof/>
          <w:sz w:val="24"/>
          <w:szCs w:val="24"/>
        </w:rPr>
        <w:t>BioRxiv</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06</w:t>
      </w:r>
      <w:r w:rsidR="008D0099">
        <w:rPr>
          <w:rFonts w:ascii="Times New Roman" w:hAnsi="Times New Roman" w:cs="Times New Roman"/>
          <w:noProof/>
          <w:sz w:val="24"/>
          <w:szCs w:val="24"/>
        </w:rPr>
        <w:t>. doi: 1</w:t>
      </w:r>
      <w:r w:rsidR="008D0099" w:rsidRPr="008D0099">
        <w:rPr>
          <w:rFonts w:ascii="Times New Roman" w:hAnsi="Times New Roman" w:cs="Times New Roman"/>
          <w:noProof/>
          <w:sz w:val="24"/>
          <w:szCs w:val="24"/>
        </w:rPr>
        <w:t>0.1101/2023.06.08.544238</w:t>
      </w:r>
    </w:p>
    <w:p w14:paraId="13D39B8F"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Pimm, S. L., Jenkins, C. N., Abell, R., Brooks, T. M., Gittleman, J. L., Joppa, L. N., … Sexton, J. O. (2014). The biodiversity of species and their rates of extinction, distribution, and protection. </w:t>
      </w:r>
      <w:r w:rsidRPr="00230579">
        <w:rPr>
          <w:rFonts w:ascii="Times New Roman" w:hAnsi="Times New Roman" w:cs="Times New Roman"/>
          <w:i/>
          <w:iCs/>
          <w:noProof/>
          <w:sz w:val="24"/>
          <w:szCs w:val="24"/>
        </w:rPr>
        <w:t>Science</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344</w:t>
      </w:r>
      <w:r w:rsidRPr="00230579">
        <w:rPr>
          <w:rFonts w:ascii="Times New Roman" w:hAnsi="Times New Roman" w:cs="Times New Roman"/>
          <w:noProof/>
          <w:sz w:val="24"/>
          <w:szCs w:val="24"/>
        </w:rPr>
        <w:t>(6187). doi: 10.1126/science.1246752</w:t>
      </w:r>
    </w:p>
    <w:p w14:paraId="380370E0" w14:textId="6886E34F"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lastRenderedPageBreak/>
        <w:t>R Core Team. (2019). R: A language and environment for statistical computing.</w:t>
      </w:r>
      <w:r w:rsidR="008D0099">
        <w:rPr>
          <w:rFonts w:ascii="Times New Roman" w:hAnsi="Times New Roman" w:cs="Times New Roman"/>
          <w:noProof/>
          <w:sz w:val="24"/>
          <w:szCs w:val="24"/>
        </w:rPr>
        <w:t xml:space="preserve"> Vienna, Austria:</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R Foundation for Statistical Computing</w:t>
      </w:r>
      <w:r w:rsidRPr="00230579">
        <w:rPr>
          <w:rFonts w:ascii="Times New Roman" w:hAnsi="Times New Roman" w:cs="Times New Roman"/>
          <w:noProof/>
          <w:sz w:val="24"/>
          <w:szCs w:val="24"/>
        </w:rPr>
        <w:t>.</w:t>
      </w:r>
      <w:r w:rsidR="008D0099">
        <w:rPr>
          <w:rFonts w:ascii="Times New Roman" w:hAnsi="Times New Roman" w:cs="Times New Roman"/>
          <w:noProof/>
          <w:sz w:val="24"/>
          <w:szCs w:val="24"/>
        </w:rPr>
        <w:t xml:space="preserve"> Retrieved from </w:t>
      </w:r>
      <w:r w:rsidR="008D0099" w:rsidRPr="008D0099">
        <w:rPr>
          <w:rFonts w:ascii="Times New Roman" w:hAnsi="Times New Roman" w:cs="Times New Roman"/>
          <w:noProof/>
          <w:sz w:val="24"/>
          <w:szCs w:val="24"/>
        </w:rPr>
        <w:t>https://www.r-project.org/</w:t>
      </w:r>
    </w:p>
    <w:p w14:paraId="770E167E" w14:textId="281C3086" w:rsid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Rabosky, D. L. (2010). Extinction rates should not be estimated from molecular phylogenies. </w:t>
      </w:r>
      <w:r w:rsidRPr="00230579">
        <w:rPr>
          <w:rFonts w:ascii="Times New Roman" w:hAnsi="Times New Roman" w:cs="Times New Roman"/>
          <w:i/>
          <w:iCs/>
          <w:noProof/>
          <w:sz w:val="24"/>
          <w:szCs w:val="24"/>
        </w:rPr>
        <w:t>Evolution</w:t>
      </w:r>
      <w:r w:rsidR="008D0099">
        <w:rPr>
          <w:rFonts w:ascii="Times New Roman" w:hAnsi="Times New Roman" w:cs="Times New Roman"/>
          <w:noProof/>
          <w:sz w:val="24"/>
          <w:szCs w:val="24"/>
        </w:rPr>
        <w:t>, 64(6), 1816</w:t>
      </w:r>
      <w:r w:rsidR="008D0099" w:rsidRPr="008D0099">
        <w:rPr>
          <w:rFonts w:ascii="Times New Roman" w:hAnsi="Times New Roman" w:cs="Times New Roman"/>
          <w:noProof/>
          <w:sz w:val="24"/>
          <w:szCs w:val="24"/>
        </w:rPr>
        <w:t>–</w:t>
      </w:r>
      <w:r w:rsidR="008D0099">
        <w:rPr>
          <w:rFonts w:ascii="Times New Roman" w:hAnsi="Times New Roman" w:cs="Times New Roman"/>
          <w:noProof/>
          <w:sz w:val="24"/>
          <w:szCs w:val="24"/>
        </w:rPr>
        <w:t>1824.</w:t>
      </w:r>
      <w:r w:rsidRPr="00230579">
        <w:rPr>
          <w:rFonts w:ascii="Times New Roman" w:hAnsi="Times New Roman" w:cs="Times New Roman"/>
          <w:noProof/>
          <w:sz w:val="24"/>
          <w:szCs w:val="24"/>
        </w:rPr>
        <w:t xml:space="preserve"> doi: 10.1111/j.1558-5646.2009.00926.x</w:t>
      </w:r>
    </w:p>
    <w:p w14:paraId="5CB51B27" w14:textId="2042FB28" w:rsidR="00FA6875" w:rsidRPr="00230579" w:rsidRDefault="00FA6875"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FA6875">
        <w:rPr>
          <w:rFonts w:ascii="Times New Roman" w:hAnsi="Times New Roman" w:cs="Times New Roman"/>
          <w:noProof/>
          <w:sz w:val="24"/>
          <w:szCs w:val="24"/>
        </w:rPr>
        <w:t xml:space="preserve">Riddle, B. R., Ladle, R. J., Lourie, S. A., &amp; Whittaker, R. J. (2011). Basic biogeography: estimating biodiversity and mapping nature. </w:t>
      </w:r>
      <w:r w:rsidRPr="00FA6875">
        <w:rPr>
          <w:rFonts w:ascii="Times New Roman" w:hAnsi="Times New Roman" w:cs="Times New Roman"/>
          <w:i/>
          <w:iCs/>
          <w:noProof/>
          <w:sz w:val="24"/>
          <w:szCs w:val="24"/>
        </w:rPr>
        <w:t>Conservation biogeography</w:t>
      </w:r>
      <w:r w:rsidRPr="00FA6875">
        <w:rPr>
          <w:rFonts w:ascii="Times New Roman" w:hAnsi="Times New Roman" w:cs="Times New Roman"/>
          <w:noProof/>
          <w:sz w:val="24"/>
          <w:szCs w:val="24"/>
        </w:rPr>
        <w:t>, 45-92.</w:t>
      </w:r>
      <w:r>
        <w:rPr>
          <w:rFonts w:ascii="Times New Roman" w:hAnsi="Times New Roman" w:cs="Times New Roman"/>
          <w:noProof/>
          <w:sz w:val="24"/>
          <w:szCs w:val="24"/>
        </w:rPr>
        <w:t xml:space="preserve"> doi: </w:t>
      </w:r>
      <w:r w:rsidRPr="00FA6875">
        <w:rPr>
          <w:rFonts w:ascii="Times New Roman" w:hAnsi="Times New Roman" w:cs="Times New Roman"/>
          <w:noProof/>
          <w:sz w:val="24"/>
          <w:szCs w:val="24"/>
        </w:rPr>
        <w:t>10.1002/9781444390001.ch4</w:t>
      </w:r>
    </w:p>
    <w:p w14:paraId="7281C6CC" w14:textId="309267B5"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Rivas-Gonzáles, I., Rousselle, M., Li, F., Zhou, L., Dutheil, J., Munch, K., </w:t>
      </w:r>
      <w:r w:rsidR="008D0099">
        <w:rPr>
          <w:rFonts w:ascii="Times New Roman" w:hAnsi="Times New Roman" w:cs="Times New Roman"/>
          <w:noProof/>
          <w:sz w:val="24"/>
          <w:szCs w:val="24"/>
        </w:rPr>
        <w:t xml:space="preserve">et al., </w:t>
      </w:r>
      <w:r w:rsidRPr="00230579">
        <w:rPr>
          <w:rFonts w:ascii="Times New Roman" w:hAnsi="Times New Roman" w:cs="Times New Roman"/>
          <w:noProof/>
          <w:sz w:val="24"/>
          <w:szCs w:val="24"/>
        </w:rPr>
        <w:t xml:space="preserve">(2023). Pervasive incomplete lineage sorting illuminates speciation and selection in primates. </w:t>
      </w:r>
      <w:r w:rsidRPr="00230579">
        <w:rPr>
          <w:rFonts w:ascii="Times New Roman" w:hAnsi="Times New Roman" w:cs="Times New Roman"/>
          <w:i/>
          <w:iCs/>
          <w:noProof/>
          <w:sz w:val="24"/>
          <w:szCs w:val="24"/>
        </w:rPr>
        <w:t>Science</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380</w:t>
      </w:r>
      <w:r w:rsidRPr="00230579">
        <w:rPr>
          <w:rFonts w:ascii="Times New Roman" w:hAnsi="Times New Roman" w:cs="Times New Roman"/>
          <w:noProof/>
          <w:sz w:val="24"/>
          <w:szCs w:val="24"/>
        </w:rPr>
        <w:t>(6648), eabn4409.</w:t>
      </w:r>
      <w:r w:rsidR="008D0099">
        <w:rPr>
          <w:rFonts w:ascii="Times New Roman" w:hAnsi="Times New Roman" w:cs="Times New Roman"/>
          <w:noProof/>
          <w:sz w:val="24"/>
          <w:szCs w:val="24"/>
        </w:rPr>
        <w:t xml:space="preserve"> doi:</w:t>
      </w:r>
      <w:r w:rsidR="008D0099" w:rsidRPr="008D0099">
        <w:t xml:space="preserve"> </w:t>
      </w:r>
      <w:r w:rsidR="008D0099" w:rsidRPr="008D0099">
        <w:rPr>
          <w:rFonts w:ascii="Times New Roman" w:hAnsi="Times New Roman" w:cs="Times New Roman"/>
          <w:noProof/>
          <w:sz w:val="24"/>
          <w:szCs w:val="24"/>
        </w:rPr>
        <w:t>10.1126/science.abn4409</w:t>
      </w:r>
      <w:r w:rsidR="008D0099">
        <w:rPr>
          <w:rFonts w:ascii="Times New Roman" w:hAnsi="Times New Roman" w:cs="Times New Roman"/>
          <w:noProof/>
          <w:sz w:val="24"/>
          <w:szCs w:val="24"/>
        </w:rPr>
        <w:t xml:space="preserve"> </w:t>
      </w:r>
    </w:p>
    <w:p w14:paraId="77B47704" w14:textId="28F85F68"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Roopnarine, P. D., Byars, G., Fitzgerald, P., Paleobiology, S., &amp; Winter, N. (1999). </w:t>
      </w:r>
      <w:r w:rsidRPr="008D0099">
        <w:rPr>
          <w:rFonts w:ascii="Times New Roman" w:hAnsi="Times New Roman" w:cs="Times New Roman"/>
          <w:noProof/>
          <w:sz w:val="24"/>
          <w:szCs w:val="24"/>
        </w:rPr>
        <w:t xml:space="preserve">Anagenetic </w:t>
      </w:r>
      <w:r w:rsidR="008D0099">
        <w:rPr>
          <w:rFonts w:ascii="Times New Roman" w:hAnsi="Times New Roman" w:cs="Times New Roman"/>
          <w:noProof/>
          <w:sz w:val="24"/>
          <w:szCs w:val="24"/>
        </w:rPr>
        <w:t>e</w:t>
      </w:r>
      <w:r w:rsidRPr="008D0099">
        <w:rPr>
          <w:rFonts w:ascii="Times New Roman" w:hAnsi="Times New Roman" w:cs="Times New Roman"/>
          <w:noProof/>
          <w:sz w:val="24"/>
          <w:szCs w:val="24"/>
        </w:rPr>
        <w:t xml:space="preserve">volution, </w:t>
      </w:r>
      <w:r w:rsidR="008D0099">
        <w:rPr>
          <w:rFonts w:ascii="Times New Roman" w:hAnsi="Times New Roman" w:cs="Times New Roman"/>
          <w:noProof/>
          <w:sz w:val="24"/>
          <w:szCs w:val="24"/>
        </w:rPr>
        <w:t>st</w:t>
      </w:r>
      <w:r w:rsidRPr="008D0099">
        <w:rPr>
          <w:rFonts w:ascii="Times New Roman" w:hAnsi="Times New Roman" w:cs="Times New Roman"/>
          <w:noProof/>
          <w:sz w:val="24"/>
          <w:szCs w:val="24"/>
        </w:rPr>
        <w:t xml:space="preserve">ratophenetic </w:t>
      </w:r>
      <w:r w:rsidR="008D0099">
        <w:rPr>
          <w:rFonts w:ascii="Times New Roman" w:hAnsi="Times New Roman" w:cs="Times New Roman"/>
          <w:noProof/>
          <w:sz w:val="24"/>
          <w:szCs w:val="24"/>
        </w:rPr>
        <w:t>p</w:t>
      </w:r>
      <w:r w:rsidRPr="008D0099">
        <w:rPr>
          <w:rFonts w:ascii="Times New Roman" w:hAnsi="Times New Roman" w:cs="Times New Roman"/>
          <w:noProof/>
          <w:sz w:val="24"/>
          <w:szCs w:val="24"/>
        </w:rPr>
        <w:t xml:space="preserve">atterns, and </w:t>
      </w:r>
      <w:r w:rsidR="008D0099">
        <w:rPr>
          <w:rFonts w:ascii="Times New Roman" w:hAnsi="Times New Roman" w:cs="Times New Roman"/>
          <w:noProof/>
          <w:sz w:val="24"/>
          <w:szCs w:val="24"/>
        </w:rPr>
        <w:t>r</w:t>
      </w:r>
      <w:r w:rsidRPr="008D0099">
        <w:rPr>
          <w:rFonts w:ascii="Times New Roman" w:hAnsi="Times New Roman" w:cs="Times New Roman"/>
          <w:noProof/>
          <w:sz w:val="24"/>
          <w:szCs w:val="24"/>
        </w:rPr>
        <w:t xml:space="preserve">andom </w:t>
      </w:r>
      <w:r w:rsidR="008D0099">
        <w:rPr>
          <w:rFonts w:ascii="Times New Roman" w:hAnsi="Times New Roman" w:cs="Times New Roman"/>
          <w:noProof/>
          <w:sz w:val="24"/>
          <w:szCs w:val="24"/>
        </w:rPr>
        <w:t>w</w:t>
      </w:r>
      <w:r w:rsidRPr="008D0099">
        <w:rPr>
          <w:rFonts w:ascii="Times New Roman" w:hAnsi="Times New Roman" w:cs="Times New Roman"/>
          <w:noProof/>
          <w:sz w:val="24"/>
          <w:szCs w:val="24"/>
        </w:rPr>
        <w:t xml:space="preserve">alk </w:t>
      </w:r>
      <w:r w:rsidR="008D0099">
        <w:rPr>
          <w:rFonts w:ascii="Times New Roman" w:hAnsi="Times New Roman" w:cs="Times New Roman"/>
          <w:noProof/>
          <w:sz w:val="24"/>
          <w:szCs w:val="24"/>
        </w:rPr>
        <w:t>m</w:t>
      </w:r>
      <w:r w:rsidRPr="008D0099">
        <w:rPr>
          <w:rFonts w:ascii="Times New Roman" w:hAnsi="Times New Roman" w:cs="Times New Roman"/>
          <w:noProof/>
          <w:sz w:val="24"/>
          <w:szCs w:val="24"/>
        </w:rPr>
        <w:t>odels</w:t>
      </w:r>
      <w:r w:rsidR="008D0099">
        <w:rPr>
          <w:rFonts w:ascii="Times New Roman" w:hAnsi="Times New Roman" w:cs="Times New Roman"/>
          <w:noProof/>
          <w:sz w:val="24"/>
          <w:szCs w:val="24"/>
        </w:rPr>
        <w:t xml:space="preserve">. </w:t>
      </w:r>
      <w:r w:rsidR="008D0099">
        <w:rPr>
          <w:rFonts w:ascii="Times New Roman" w:hAnsi="Times New Roman" w:cs="Times New Roman"/>
          <w:i/>
          <w:iCs/>
          <w:noProof/>
          <w:sz w:val="24"/>
          <w:szCs w:val="24"/>
        </w:rPr>
        <w:t>Paleobiology,</w:t>
      </w:r>
      <w:r w:rsidRPr="00230579">
        <w:rPr>
          <w:rFonts w:ascii="Times New Roman" w:hAnsi="Times New Roman" w:cs="Times New Roman"/>
          <w:i/>
          <w:iCs/>
          <w:noProof/>
          <w:sz w:val="24"/>
          <w:szCs w:val="24"/>
        </w:rPr>
        <w:t xml:space="preserve"> </w:t>
      </w:r>
      <w:r w:rsidRPr="008D0099">
        <w:rPr>
          <w:rFonts w:ascii="Times New Roman" w:hAnsi="Times New Roman" w:cs="Times New Roman"/>
          <w:noProof/>
          <w:sz w:val="24"/>
          <w:szCs w:val="24"/>
        </w:rPr>
        <w:t>25</w:t>
      </w:r>
      <w:r w:rsidRPr="00230579">
        <w:rPr>
          <w:rFonts w:ascii="Times New Roman" w:hAnsi="Times New Roman" w:cs="Times New Roman"/>
          <w:noProof/>
          <w:sz w:val="24"/>
          <w:szCs w:val="24"/>
        </w:rPr>
        <w:t>(1), 41–57.</w:t>
      </w:r>
      <w:r w:rsidR="008D0099">
        <w:rPr>
          <w:rFonts w:ascii="Times New Roman" w:hAnsi="Times New Roman" w:cs="Times New Roman"/>
          <w:noProof/>
          <w:sz w:val="24"/>
          <w:szCs w:val="24"/>
        </w:rPr>
        <w:t xml:space="preserve"> doi: </w:t>
      </w:r>
      <w:r w:rsidR="008D0099" w:rsidRPr="008D0099">
        <w:rPr>
          <w:rFonts w:ascii="Times New Roman" w:hAnsi="Times New Roman" w:cs="Times New Roman"/>
          <w:noProof/>
          <w:sz w:val="24"/>
          <w:szCs w:val="24"/>
        </w:rPr>
        <w:t>10.1666/0094-8373(1999)0252.3.CO;2</w:t>
      </w:r>
    </w:p>
    <w:p w14:paraId="6146DED8" w14:textId="75F5537C"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Rosenblum, E. B., Sarver, B. A. J., Brown, J. W., Des Roches, S., Hardwick, K. M., Hether, T. D., </w:t>
      </w:r>
      <w:r w:rsidR="008D0099">
        <w:rPr>
          <w:rFonts w:ascii="Times New Roman" w:hAnsi="Times New Roman" w:cs="Times New Roman"/>
          <w:noProof/>
          <w:sz w:val="24"/>
          <w:szCs w:val="24"/>
        </w:rPr>
        <w:t xml:space="preserve">et al., </w:t>
      </w:r>
      <w:r w:rsidRPr="00230579">
        <w:rPr>
          <w:rFonts w:ascii="Times New Roman" w:hAnsi="Times New Roman" w:cs="Times New Roman"/>
          <w:noProof/>
          <w:sz w:val="24"/>
          <w:szCs w:val="24"/>
        </w:rPr>
        <w:t xml:space="preserve">(2012). Goldilocks Meets Santa Rosalia: An Ephemeral Speciation Model Explains Patterns of Diversification Across Time Scales. </w:t>
      </w:r>
      <w:r w:rsidRPr="00230579">
        <w:rPr>
          <w:rFonts w:ascii="Times New Roman" w:hAnsi="Times New Roman" w:cs="Times New Roman"/>
          <w:i/>
          <w:iCs/>
          <w:noProof/>
          <w:sz w:val="24"/>
          <w:szCs w:val="24"/>
        </w:rPr>
        <w:t>Evolutionary Biology</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39</w:t>
      </w:r>
      <w:r w:rsidRPr="00230579">
        <w:rPr>
          <w:rFonts w:ascii="Times New Roman" w:hAnsi="Times New Roman" w:cs="Times New Roman"/>
          <w:noProof/>
          <w:sz w:val="24"/>
          <w:szCs w:val="24"/>
        </w:rPr>
        <w:t>(2), 255–261. doi: 10.1007/s11692-012-9171-x</w:t>
      </w:r>
    </w:p>
    <w:p w14:paraId="76DFF130" w14:textId="20BA56B8"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Silvestro, D., Salamin, N., &amp; Schnitzler, J. (2014). PyRate: a new program to estimate speciation and extinction rates from incomplete fossil data. </w:t>
      </w:r>
      <w:r w:rsidRPr="00230579">
        <w:rPr>
          <w:rFonts w:ascii="Times New Roman" w:hAnsi="Times New Roman" w:cs="Times New Roman"/>
          <w:i/>
          <w:iCs/>
          <w:noProof/>
          <w:sz w:val="24"/>
          <w:szCs w:val="24"/>
        </w:rPr>
        <w:t>Methods in Ecology and Evolution2</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5</w:t>
      </w:r>
      <w:r w:rsidRPr="00230579">
        <w:rPr>
          <w:rFonts w:ascii="Times New Roman" w:hAnsi="Times New Roman" w:cs="Times New Roman"/>
          <w:noProof/>
          <w:sz w:val="24"/>
          <w:szCs w:val="24"/>
        </w:rPr>
        <w:t>(10), 1126–1131.</w:t>
      </w:r>
      <w:r w:rsidR="008D0099">
        <w:rPr>
          <w:rFonts w:ascii="Times New Roman" w:hAnsi="Times New Roman" w:cs="Times New Roman"/>
          <w:noProof/>
          <w:sz w:val="24"/>
          <w:szCs w:val="24"/>
        </w:rPr>
        <w:t xml:space="preserve"> doi: </w:t>
      </w:r>
      <w:r w:rsidR="008D0099" w:rsidRPr="008D0099">
        <w:rPr>
          <w:rFonts w:ascii="Times New Roman" w:hAnsi="Times New Roman" w:cs="Times New Roman"/>
          <w:noProof/>
          <w:sz w:val="24"/>
          <w:szCs w:val="24"/>
        </w:rPr>
        <w:t>10.1111/2041-210X.12263</w:t>
      </w:r>
    </w:p>
    <w:p w14:paraId="0834ADC9" w14:textId="1037A03C"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Silvestro, D</w:t>
      </w:r>
      <w:r w:rsidR="002F46CC">
        <w:rPr>
          <w:rFonts w:ascii="Times New Roman" w:hAnsi="Times New Roman" w:cs="Times New Roman"/>
          <w:noProof/>
          <w:sz w:val="24"/>
          <w:szCs w:val="24"/>
        </w:rPr>
        <w:t>.</w:t>
      </w:r>
      <w:r w:rsidRPr="00230579">
        <w:rPr>
          <w:rFonts w:ascii="Times New Roman" w:hAnsi="Times New Roman" w:cs="Times New Roman"/>
          <w:noProof/>
          <w:sz w:val="24"/>
          <w:szCs w:val="24"/>
        </w:rPr>
        <w:t xml:space="preserve">, Castiglione, S., Mondanaro, A., Serio, C., Melchionna, M., Piras, P., </w:t>
      </w:r>
      <w:r w:rsidR="008D0099">
        <w:rPr>
          <w:rFonts w:ascii="Times New Roman" w:hAnsi="Times New Roman" w:cs="Times New Roman"/>
          <w:noProof/>
          <w:sz w:val="24"/>
          <w:szCs w:val="24"/>
        </w:rPr>
        <w:t xml:space="preserve"> et al., </w:t>
      </w:r>
      <w:r w:rsidRPr="00230579">
        <w:rPr>
          <w:rFonts w:ascii="Times New Roman" w:hAnsi="Times New Roman" w:cs="Times New Roman"/>
          <w:noProof/>
          <w:sz w:val="24"/>
          <w:szCs w:val="24"/>
        </w:rPr>
        <w:t xml:space="preserve">(2020). A 450 million years long latitudinal gradient in age-dependent extinction. </w:t>
      </w:r>
      <w:r w:rsidRPr="00230579">
        <w:rPr>
          <w:rFonts w:ascii="Times New Roman" w:hAnsi="Times New Roman" w:cs="Times New Roman"/>
          <w:i/>
          <w:iCs/>
          <w:noProof/>
          <w:sz w:val="24"/>
          <w:szCs w:val="24"/>
        </w:rPr>
        <w:t>Ecology Letters</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23</w:t>
      </w:r>
      <w:r w:rsidRPr="00230579">
        <w:rPr>
          <w:rFonts w:ascii="Times New Roman" w:hAnsi="Times New Roman" w:cs="Times New Roman"/>
          <w:noProof/>
          <w:sz w:val="24"/>
          <w:szCs w:val="24"/>
        </w:rPr>
        <w:t>(3), 439–446. doi: 10.1111/ele.13441</w:t>
      </w:r>
    </w:p>
    <w:p w14:paraId="67FBA87F" w14:textId="77AF0C2A"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Silvestro, D</w:t>
      </w:r>
      <w:r w:rsidR="002F46CC">
        <w:rPr>
          <w:rFonts w:ascii="Times New Roman" w:hAnsi="Times New Roman" w:cs="Times New Roman"/>
          <w:noProof/>
          <w:sz w:val="24"/>
          <w:szCs w:val="24"/>
        </w:rPr>
        <w:t>.</w:t>
      </w:r>
      <w:r w:rsidRPr="00230579">
        <w:rPr>
          <w:rFonts w:ascii="Times New Roman" w:hAnsi="Times New Roman" w:cs="Times New Roman"/>
          <w:noProof/>
          <w:sz w:val="24"/>
          <w:szCs w:val="24"/>
        </w:rPr>
        <w:t xml:space="preserve">, Salamin, N., Antonelli, A., &amp; Meyer, X. (2019). Improved estimation of macroevolutionary rates from fossil data using a Bayesian framework. </w:t>
      </w:r>
      <w:r w:rsidRPr="00230579">
        <w:rPr>
          <w:rFonts w:ascii="Times New Roman" w:hAnsi="Times New Roman" w:cs="Times New Roman"/>
          <w:i/>
          <w:iCs/>
          <w:noProof/>
          <w:sz w:val="24"/>
          <w:szCs w:val="24"/>
        </w:rPr>
        <w:t>Paleobiology</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45</w:t>
      </w:r>
      <w:r w:rsidRPr="00230579">
        <w:rPr>
          <w:rFonts w:ascii="Times New Roman" w:hAnsi="Times New Roman" w:cs="Times New Roman"/>
          <w:noProof/>
          <w:sz w:val="24"/>
          <w:szCs w:val="24"/>
        </w:rPr>
        <w:t>(4), 546–570. doi: 10.1017/pab.2019.23</w:t>
      </w:r>
    </w:p>
    <w:p w14:paraId="3C7BFDFB" w14:textId="115971B9"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Silvestro, D</w:t>
      </w:r>
      <w:r w:rsidR="002F46CC">
        <w:rPr>
          <w:rFonts w:ascii="Times New Roman" w:hAnsi="Times New Roman" w:cs="Times New Roman"/>
          <w:noProof/>
          <w:sz w:val="24"/>
          <w:szCs w:val="24"/>
        </w:rPr>
        <w:t>.</w:t>
      </w:r>
      <w:r w:rsidRPr="00230579">
        <w:rPr>
          <w:rFonts w:ascii="Times New Roman" w:hAnsi="Times New Roman" w:cs="Times New Roman"/>
          <w:noProof/>
          <w:sz w:val="24"/>
          <w:szCs w:val="24"/>
        </w:rPr>
        <w:t xml:space="preserve">, Warnock, R. C. M., Gavryushkina, A., &amp; Stadler, T. (2018). Closing the gap between palaeontological and neontological speciation and extinction rate estimates. </w:t>
      </w:r>
      <w:r w:rsidRPr="00230579">
        <w:rPr>
          <w:rFonts w:ascii="Times New Roman" w:hAnsi="Times New Roman" w:cs="Times New Roman"/>
          <w:i/>
          <w:iCs/>
          <w:noProof/>
          <w:sz w:val="24"/>
          <w:szCs w:val="24"/>
        </w:rPr>
        <w:t>Nature Communications</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9</w:t>
      </w:r>
      <w:r w:rsidRPr="00230579">
        <w:rPr>
          <w:rFonts w:ascii="Times New Roman" w:hAnsi="Times New Roman" w:cs="Times New Roman"/>
          <w:noProof/>
          <w:sz w:val="24"/>
          <w:szCs w:val="24"/>
        </w:rPr>
        <w:t>(1). doi: 10.1038/s41467-018-07622-y</w:t>
      </w:r>
    </w:p>
    <w:p w14:paraId="7BCB6AF5"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Simpson, George Gaylord. (1961). </w:t>
      </w:r>
      <w:r w:rsidRPr="00230579">
        <w:rPr>
          <w:rFonts w:ascii="Times New Roman" w:hAnsi="Times New Roman" w:cs="Times New Roman"/>
          <w:i/>
          <w:iCs/>
          <w:noProof/>
          <w:sz w:val="24"/>
          <w:szCs w:val="24"/>
        </w:rPr>
        <w:t>Principles of animal taxonomy</w:t>
      </w:r>
      <w:r w:rsidRPr="00230579">
        <w:rPr>
          <w:rFonts w:ascii="Times New Roman" w:hAnsi="Times New Roman" w:cs="Times New Roman"/>
          <w:noProof/>
          <w:sz w:val="24"/>
          <w:szCs w:val="24"/>
        </w:rPr>
        <w:t xml:space="preserve">. Columbia University </w:t>
      </w:r>
      <w:r w:rsidRPr="00230579">
        <w:rPr>
          <w:rFonts w:ascii="Times New Roman" w:hAnsi="Times New Roman" w:cs="Times New Roman"/>
          <w:noProof/>
          <w:sz w:val="24"/>
          <w:szCs w:val="24"/>
        </w:rPr>
        <w:lastRenderedPageBreak/>
        <w:t>Press.</w:t>
      </w:r>
    </w:p>
    <w:p w14:paraId="45D344F8"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Simpson, George Gaylord. (1984). </w:t>
      </w:r>
      <w:r w:rsidRPr="00230579">
        <w:rPr>
          <w:rFonts w:ascii="Times New Roman" w:hAnsi="Times New Roman" w:cs="Times New Roman"/>
          <w:i/>
          <w:iCs/>
          <w:noProof/>
          <w:sz w:val="24"/>
          <w:szCs w:val="24"/>
        </w:rPr>
        <w:t>Tempo and mode in evolution</w:t>
      </w:r>
      <w:r w:rsidRPr="00230579">
        <w:rPr>
          <w:rFonts w:ascii="Times New Roman" w:hAnsi="Times New Roman" w:cs="Times New Roman"/>
          <w:noProof/>
          <w:sz w:val="24"/>
          <w:szCs w:val="24"/>
        </w:rPr>
        <w:t>. Columbia University Press.</w:t>
      </w:r>
    </w:p>
    <w:p w14:paraId="5509C39F"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Simpson, Geroge G. (1951). The species concept. </w:t>
      </w:r>
      <w:r w:rsidRPr="00230579">
        <w:rPr>
          <w:rFonts w:ascii="Times New Roman" w:hAnsi="Times New Roman" w:cs="Times New Roman"/>
          <w:i/>
          <w:iCs/>
          <w:noProof/>
          <w:sz w:val="24"/>
          <w:szCs w:val="24"/>
        </w:rPr>
        <w:t>Evolution</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5</w:t>
      </w:r>
      <w:r w:rsidRPr="00230579">
        <w:rPr>
          <w:rFonts w:ascii="Times New Roman" w:hAnsi="Times New Roman" w:cs="Times New Roman"/>
          <w:noProof/>
          <w:sz w:val="24"/>
          <w:szCs w:val="24"/>
        </w:rPr>
        <w:t>(4), 285–298.</w:t>
      </w:r>
    </w:p>
    <w:p w14:paraId="72A28952" w14:textId="77777777" w:rsid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Skeels, A., &amp; Cardillo, M. (2019). Reconstructing the geography of speciation from contemporary biodiversity data. </w:t>
      </w:r>
      <w:r w:rsidRPr="00230579">
        <w:rPr>
          <w:rFonts w:ascii="Times New Roman" w:hAnsi="Times New Roman" w:cs="Times New Roman"/>
          <w:i/>
          <w:iCs/>
          <w:noProof/>
          <w:sz w:val="24"/>
          <w:szCs w:val="24"/>
        </w:rPr>
        <w:t>American Naturalist</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193</w:t>
      </w:r>
      <w:r w:rsidRPr="00230579">
        <w:rPr>
          <w:rFonts w:ascii="Times New Roman" w:hAnsi="Times New Roman" w:cs="Times New Roman"/>
          <w:noProof/>
          <w:sz w:val="24"/>
          <w:szCs w:val="24"/>
        </w:rPr>
        <w:t>(2), 240–255. doi: 10.1086/701125</w:t>
      </w:r>
    </w:p>
    <w:p w14:paraId="27924210" w14:textId="140B6A3D" w:rsidR="00FA6875" w:rsidRPr="00230579" w:rsidRDefault="00FA6875"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FA6875">
        <w:rPr>
          <w:rFonts w:ascii="Times New Roman" w:hAnsi="Times New Roman" w:cs="Times New Roman"/>
          <w:noProof/>
          <w:sz w:val="24"/>
          <w:szCs w:val="24"/>
        </w:rPr>
        <w:t xml:space="preserve">Slater, G. J., &amp; Harmon, L. J. (2013). Unifying fossils and phylogenies for comparative analyses of diversification and trait evolution. </w:t>
      </w:r>
      <w:r w:rsidRPr="00FA6875">
        <w:rPr>
          <w:rFonts w:ascii="Times New Roman" w:hAnsi="Times New Roman" w:cs="Times New Roman"/>
          <w:i/>
          <w:iCs/>
          <w:noProof/>
          <w:sz w:val="24"/>
          <w:szCs w:val="24"/>
        </w:rPr>
        <w:t>Methods in Ecology and Evolution</w:t>
      </w:r>
      <w:r w:rsidRPr="00FA6875">
        <w:rPr>
          <w:rFonts w:ascii="Times New Roman" w:hAnsi="Times New Roman" w:cs="Times New Roman"/>
          <w:noProof/>
          <w:sz w:val="24"/>
          <w:szCs w:val="24"/>
        </w:rPr>
        <w:t>, 4(8), 699-702.</w:t>
      </w:r>
      <w:r>
        <w:rPr>
          <w:rFonts w:ascii="Times New Roman" w:hAnsi="Times New Roman" w:cs="Times New Roman"/>
          <w:noProof/>
          <w:sz w:val="24"/>
          <w:szCs w:val="24"/>
        </w:rPr>
        <w:t xml:space="preserve"> doi: </w:t>
      </w:r>
      <w:r w:rsidRPr="00FA6875">
        <w:rPr>
          <w:rFonts w:ascii="Times New Roman" w:hAnsi="Times New Roman" w:cs="Times New Roman"/>
          <w:noProof/>
          <w:sz w:val="24"/>
          <w:szCs w:val="24"/>
        </w:rPr>
        <w:t>10.1111/2041-210X.12091</w:t>
      </w:r>
    </w:p>
    <w:p w14:paraId="607AF178" w14:textId="715BC132"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Sonne, J., Dalsgaard, B., Borregaard, M. K., Kennedy, J., Fjeldså, J., &amp; Rahbek, C. (2022). Biodiversity cradles and museums segregating within hotspots of endemism. </w:t>
      </w:r>
      <w:r w:rsidRPr="00230579">
        <w:rPr>
          <w:rFonts w:ascii="Times New Roman" w:hAnsi="Times New Roman" w:cs="Times New Roman"/>
          <w:i/>
          <w:iCs/>
          <w:noProof/>
          <w:sz w:val="24"/>
          <w:szCs w:val="24"/>
        </w:rPr>
        <w:t>Proceedings of the Royal Society B: Biological Sciences</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289</w:t>
      </w:r>
      <w:r w:rsidRPr="00230579">
        <w:rPr>
          <w:rFonts w:ascii="Times New Roman" w:hAnsi="Times New Roman" w:cs="Times New Roman"/>
          <w:noProof/>
          <w:sz w:val="24"/>
          <w:szCs w:val="24"/>
        </w:rPr>
        <w:t>(1981)</w:t>
      </w:r>
      <w:r w:rsidR="002F46CC">
        <w:rPr>
          <w:rFonts w:ascii="Times New Roman" w:hAnsi="Times New Roman" w:cs="Times New Roman"/>
          <w:noProof/>
          <w:sz w:val="24"/>
          <w:szCs w:val="24"/>
        </w:rPr>
        <w:t>, 20221102</w:t>
      </w:r>
      <w:r w:rsidRPr="00230579">
        <w:rPr>
          <w:rFonts w:ascii="Times New Roman" w:hAnsi="Times New Roman" w:cs="Times New Roman"/>
          <w:noProof/>
          <w:sz w:val="24"/>
          <w:szCs w:val="24"/>
        </w:rPr>
        <w:t>. doi: 10.1098/rspb.2022.1102</w:t>
      </w:r>
    </w:p>
    <w:p w14:paraId="5537D33B" w14:textId="13E790D0" w:rsidR="00F97445" w:rsidRPr="00F97445" w:rsidRDefault="00F97445" w:rsidP="00F97445">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F97445">
        <w:rPr>
          <w:rFonts w:ascii="Times New Roman" w:hAnsi="Times New Roman" w:cs="Times New Roman"/>
          <w:noProof/>
          <w:sz w:val="24"/>
          <w:szCs w:val="24"/>
        </w:rPr>
        <w:t>Stadler T (2019). TreeSim: Simulating Phylogenetic Trees. R package version</w:t>
      </w:r>
    </w:p>
    <w:p w14:paraId="17B95F04" w14:textId="59199CCA" w:rsidR="00F97445" w:rsidRDefault="00F97445" w:rsidP="00F97445">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F97445">
        <w:rPr>
          <w:rFonts w:ascii="Times New Roman" w:hAnsi="Times New Roman" w:cs="Times New Roman"/>
          <w:noProof/>
          <w:sz w:val="24"/>
          <w:szCs w:val="24"/>
        </w:rPr>
        <w:t xml:space="preserve">  2.4, https://CRAN.R-project.org/package=TreeSim</w:t>
      </w:r>
    </w:p>
    <w:p w14:paraId="5DAABF40" w14:textId="47E0D788" w:rsidR="00230579" w:rsidRPr="00230579" w:rsidRDefault="00230579" w:rsidP="00F97445">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Swenson, N. G. (2019). </w:t>
      </w:r>
      <w:r w:rsidRPr="00230579">
        <w:rPr>
          <w:rFonts w:ascii="Times New Roman" w:hAnsi="Times New Roman" w:cs="Times New Roman"/>
          <w:i/>
          <w:iCs/>
          <w:noProof/>
          <w:sz w:val="24"/>
          <w:szCs w:val="24"/>
        </w:rPr>
        <w:t>Phylogenetic ecology: A history, critique, and remodeling</w:t>
      </w:r>
      <w:r w:rsidRPr="00230579">
        <w:rPr>
          <w:rFonts w:ascii="Times New Roman" w:hAnsi="Times New Roman" w:cs="Times New Roman"/>
          <w:noProof/>
          <w:sz w:val="24"/>
          <w:szCs w:val="24"/>
        </w:rPr>
        <w:t>. University of Chicago Press.</w:t>
      </w:r>
    </w:p>
    <w:p w14:paraId="7A77F08F"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Tanentzap, A. J., Brandt, A. J., Smissen, R. D., Heenan, P. B., Fukami, T., &amp; Lee, W. G. (2015). When do plant radiations influence community assembly? The importance of historical contingency in the race for niche space. </w:t>
      </w:r>
      <w:r w:rsidRPr="00230579">
        <w:rPr>
          <w:rFonts w:ascii="Times New Roman" w:hAnsi="Times New Roman" w:cs="Times New Roman"/>
          <w:i/>
          <w:iCs/>
          <w:noProof/>
          <w:sz w:val="24"/>
          <w:szCs w:val="24"/>
        </w:rPr>
        <w:t>New Phytologist</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207</w:t>
      </w:r>
      <w:r w:rsidRPr="00230579">
        <w:rPr>
          <w:rFonts w:ascii="Times New Roman" w:hAnsi="Times New Roman" w:cs="Times New Roman"/>
          <w:noProof/>
          <w:sz w:val="24"/>
          <w:szCs w:val="24"/>
        </w:rPr>
        <w:t>(2), 468–479. doi: 10.1111/nph.13362</w:t>
      </w:r>
    </w:p>
    <w:p w14:paraId="665496E2" w14:textId="0DCA40DF"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Tanentzap, A. J., Igea, J., Johnston, M. G., &amp; Larcombe, M. J. (2020). Does evolutionary history correlate with contemporary extinction risk by influencing range size dynamics? </w:t>
      </w:r>
      <w:r w:rsidRPr="00230579">
        <w:rPr>
          <w:rFonts w:ascii="Times New Roman" w:hAnsi="Times New Roman" w:cs="Times New Roman"/>
          <w:i/>
          <w:iCs/>
          <w:noProof/>
          <w:sz w:val="24"/>
          <w:szCs w:val="24"/>
        </w:rPr>
        <w:t>American Naturalist</w:t>
      </w:r>
      <w:r w:rsidR="002F46CC">
        <w:rPr>
          <w:rFonts w:ascii="Times New Roman" w:hAnsi="Times New Roman" w:cs="Times New Roman"/>
          <w:noProof/>
          <w:sz w:val="24"/>
          <w:szCs w:val="24"/>
        </w:rPr>
        <w:t>, 195(3), 569</w:t>
      </w:r>
      <w:r w:rsidR="002F46CC" w:rsidRPr="00230579">
        <w:rPr>
          <w:rFonts w:ascii="Times New Roman" w:hAnsi="Times New Roman" w:cs="Times New Roman"/>
          <w:noProof/>
          <w:sz w:val="24"/>
          <w:szCs w:val="24"/>
        </w:rPr>
        <w:t>–</w:t>
      </w:r>
      <w:r w:rsidR="002F46CC">
        <w:rPr>
          <w:rFonts w:ascii="Times New Roman" w:hAnsi="Times New Roman" w:cs="Times New Roman"/>
          <w:noProof/>
          <w:sz w:val="24"/>
          <w:szCs w:val="24"/>
        </w:rPr>
        <w:t>576.</w:t>
      </w:r>
      <w:r w:rsidRPr="00230579">
        <w:rPr>
          <w:rFonts w:ascii="Times New Roman" w:hAnsi="Times New Roman" w:cs="Times New Roman"/>
          <w:noProof/>
          <w:sz w:val="24"/>
          <w:szCs w:val="24"/>
        </w:rPr>
        <w:t xml:space="preserve"> doi: 10.1086/707207</w:t>
      </w:r>
    </w:p>
    <w:p w14:paraId="562D3C89"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Thomas, G. H., Hartmann, K., Jetz, W., Joy, J. B., Mimoto, A., &amp; Mooers, A. O. (2013). PASTIS: An R package to facilitate phylogenetic assembly with soft taxonomic inferences. </w:t>
      </w:r>
      <w:r w:rsidRPr="00230579">
        <w:rPr>
          <w:rFonts w:ascii="Times New Roman" w:hAnsi="Times New Roman" w:cs="Times New Roman"/>
          <w:i/>
          <w:iCs/>
          <w:noProof/>
          <w:sz w:val="24"/>
          <w:szCs w:val="24"/>
        </w:rPr>
        <w:t>Methods in Ecology and Evolution</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4</w:t>
      </w:r>
      <w:r w:rsidRPr="00230579">
        <w:rPr>
          <w:rFonts w:ascii="Times New Roman" w:hAnsi="Times New Roman" w:cs="Times New Roman"/>
          <w:noProof/>
          <w:sz w:val="24"/>
          <w:szCs w:val="24"/>
        </w:rPr>
        <w:t>(11), 1011–1017. doi: 10.1111/2041-210X.12117</w:t>
      </w:r>
    </w:p>
    <w:p w14:paraId="207824D8" w14:textId="0D55CD4D"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Upham, N. S., Esselstyn, J. A., &amp; Jetz, W. (2019). Inferring the mammal tree: Species-level sets of phylogenies for questions in ecology, evolution, and conservation. In </w:t>
      </w:r>
      <w:r w:rsidRPr="00230579">
        <w:rPr>
          <w:rFonts w:ascii="Times New Roman" w:hAnsi="Times New Roman" w:cs="Times New Roman"/>
          <w:i/>
          <w:iCs/>
          <w:noProof/>
          <w:sz w:val="24"/>
          <w:szCs w:val="24"/>
        </w:rPr>
        <w:t xml:space="preserve">PLoS </w:t>
      </w:r>
      <w:r w:rsidRPr="00230579">
        <w:rPr>
          <w:rFonts w:ascii="Times New Roman" w:hAnsi="Times New Roman" w:cs="Times New Roman"/>
          <w:i/>
          <w:iCs/>
          <w:noProof/>
          <w:sz w:val="24"/>
          <w:szCs w:val="24"/>
        </w:rPr>
        <w:lastRenderedPageBreak/>
        <w:t>Biology</w:t>
      </w:r>
      <w:r w:rsidR="002F46CC">
        <w:rPr>
          <w:rFonts w:ascii="Times New Roman" w:hAnsi="Times New Roman" w:cs="Times New Roman"/>
          <w:noProof/>
          <w:sz w:val="24"/>
          <w:szCs w:val="24"/>
        </w:rPr>
        <w:t>, 17(12), e3000494</w:t>
      </w:r>
      <w:r w:rsidRPr="00230579">
        <w:rPr>
          <w:rFonts w:ascii="Times New Roman" w:hAnsi="Times New Roman" w:cs="Times New Roman"/>
          <w:noProof/>
          <w:sz w:val="24"/>
          <w:szCs w:val="24"/>
        </w:rPr>
        <w:t>. doi: 10.1371/journal.pbio.3000494</w:t>
      </w:r>
    </w:p>
    <w:p w14:paraId="3C2A3A7A" w14:textId="5A73744A"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Van Valen, L. (1973). A new evolutionary </w:t>
      </w:r>
      <w:r w:rsidR="002F46CC">
        <w:rPr>
          <w:rFonts w:ascii="Times New Roman" w:hAnsi="Times New Roman" w:cs="Times New Roman"/>
          <w:noProof/>
          <w:sz w:val="24"/>
          <w:szCs w:val="24"/>
        </w:rPr>
        <w:t>law</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Evolutionary Theory</w:t>
      </w:r>
      <w:r w:rsidRPr="00230579">
        <w:rPr>
          <w:rFonts w:ascii="Times New Roman" w:hAnsi="Times New Roman" w:cs="Times New Roman"/>
          <w:noProof/>
          <w:sz w:val="24"/>
          <w:szCs w:val="24"/>
        </w:rPr>
        <w:t xml:space="preserve">. </w:t>
      </w:r>
      <w:r w:rsidR="002F46CC">
        <w:rPr>
          <w:rFonts w:ascii="Times New Roman" w:hAnsi="Times New Roman" w:cs="Times New Roman"/>
          <w:noProof/>
          <w:sz w:val="24"/>
          <w:szCs w:val="24"/>
        </w:rPr>
        <w:t>1, 1</w:t>
      </w:r>
      <w:r w:rsidR="002F46CC" w:rsidRPr="002F46CC">
        <w:rPr>
          <w:rFonts w:ascii="Times New Roman" w:hAnsi="Times New Roman" w:cs="Times New Roman"/>
          <w:noProof/>
          <w:sz w:val="24"/>
          <w:szCs w:val="24"/>
        </w:rPr>
        <w:t>–</w:t>
      </w:r>
      <w:r w:rsidR="002F46CC">
        <w:rPr>
          <w:rFonts w:ascii="Times New Roman" w:hAnsi="Times New Roman" w:cs="Times New Roman"/>
          <w:noProof/>
          <w:sz w:val="24"/>
          <w:szCs w:val="24"/>
        </w:rPr>
        <w:t>30.</w:t>
      </w:r>
    </w:p>
    <w:p w14:paraId="3B122327" w14:textId="7906B24A" w:rsid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Verde Arregoitia, L. D., Blomberg, S. P., &amp; Fisher, D. O. (2013). Phylogenetic correlates of extinction risk in mammals: Species in older lineages are not at greater risk. </w:t>
      </w:r>
      <w:r w:rsidRPr="00230579">
        <w:rPr>
          <w:rFonts w:ascii="Times New Roman" w:hAnsi="Times New Roman" w:cs="Times New Roman"/>
          <w:i/>
          <w:iCs/>
          <w:noProof/>
          <w:sz w:val="24"/>
          <w:szCs w:val="24"/>
        </w:rPr>
        <w:t>Proceedings of the Royal Society B: Biological Sciences</w:t>
      </w:r>
      <w:r w:rsidR="00304B18">
        <w:rPr>
          <w:rFonts w:ascii="Times New Roman" w:hAnsi="Times New Roman" w:cs="Times New Roman"/>
          <w:noProof/>
          <w:sz w:val="24"/>
          <w:szCs w:val="24"/>
        </w:rPr>
        <w:t xml:space="preserve"> 280(1765), 20131092.</w:t>
      </w:r>
      <w:r w:rsidRPr="00230579">
        <w:rPr>
          <w:rFonts w:ascii="Times New Roman" w:hAnsi="Times New Roman" w:cs="Times New Roman"/>
          <w:noProof/>
          <w:sz w:val="24"/>
          <w:szCs w:val="24"/>
        </w:rPr>
        <w:t xml:space="preserve"> doi: 10.1098/rspb.2013.1092</w:t>
      </w:r>
    </w:p>
    <w:p w14:paraId="3143E90D" w14:textId="1DB42288" w:rsidR="00FA6875" w:rsidRPr="00230579" w:rsidRDefault="00FA6875"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FA6875">
        <w:rPr>
          <w:rFonts w:ascii="Times New Roman" w:hAnsi="Times New Roman" w:cs="Times New Roman"/>
          <w:noProof/>
          <w:sz w:val="24"/>
          <w:szCs w:val="24"/>
        </w:rPr>
        <w:t>Vilela, B., Villalobos, F., Rodríguez, M. Á., &amp; Terribile, L. C. (2014). Body size, extinction risk and knowledge bias in New World snakes. PloS one, 9(11), e113429.</w:t>
      </w:r>
      <w:r>
        <w:rPr>
          <w:rFonts w:ascii="Times New Roman" w:hAnsi="Times New Roman" w:cs="Times New Roman"/>
          <w:noProof/>
          <w:sz w:val="24"/>
          <w:szCs w:val="24"/>
        </w:rPr>
        <w:t xml:space="preserve"> doi: </w:t>
      </w:r>
      <w:r w:rsidRPr="00FA6875">
        <w:rPr>
          <w:rFonts w:ascii="Times New Roman" w:hAnsi="Times New Roman" w:cs="Times New Roman"/>
          <w:noProof/>
          <w:sz w:val="24"/>
          <w:szCs w:val="24"/>
        </w:rPr>
        <w:t>10.1371/journal.pone.0113429</w:t>
      </w:r>
    </w:p>
    <w:p w14:paraId="41DB57EC"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Wagner, P. J., Erwin, D. H., &amp; Anstey, R. L. (1995). Phylogenetic patterns as tests of speciation models. In </w:t>
      </w:r>
      <w:r w:rsidRPr="00230579">
        <w:rPr>
          <w:rFonts w:ascii="Times New Roman" w:hAnsi="Times New Roman" w:cs="Times New Roman"/>
          <w:i/>
          <w:iCs/>
          <w:noProof/>
          <w:sz w:val="24"/>
          <w:szCs w:val="24"/>
        </w:rPr>
        <w:t>New approaches to speciaiton in the fossil record</w:t>
      </w:r>
      <w:r w:rsidRPr="00230579">
        <w:rPr>
          <w:rFonts w:ascii="Times New Roman" w:hAnsi="Times New Roman" w:cs="Times New Roman"/>
          <w:noProof/>
          <w:sz w:val="24"/>
          <w:szCs w:val="24"/>
        </w:rPr>
        <w:t xml:space="preserve"> (pp. 87–122). New York: Columbia University Press.</w:t>
      </w:r>
    </w:p>
    <w:p w14:paraId="16C8E0E3"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rPr>
      </w:pPr>
      <w:r w:rsidRPr="00230579">
        <w:rPr>
          <w:rFonts w:ascii="Times New Roman" w:hAnsi="Times New Roman" w:cs="Times New Roman"/>
          <w:noProof/>
          <w:sz w:val="24"/>
          <w:szCs w:val="24"/>
        </w:rPr>
        <w:t xml:space="preserve">Willmann, R., &amp; Meier, R. (2000). A critique from the Hennigian species concept perspective. In </w:t>
      </w:r>
      <w:r w:rsidRPr="00230579">
        <w:rPr>
          <w:rFonts w:ascii="Times New Roman" w:hAnsi="Times New Roman" w:cs="Times New Roman"/>
          <w:i/>
          <w:iCs/>
          <w:noProof/>
          <w:sz w:val="24"/>
          <w:szCs w:val="24"/>
        </w:rPr>
        <w:t>Species concepts and phylogenetic theory: a debate</w:t>
      </w:r>
      <w:r w:rsidRPr="00230579">
        <w:rPr>
          <w:rFonts w:ascii="Times New Roman" w:hAnsi="Times New Roman" w:cs="Times New Roman"/>
          <w:noProof/>
          <w:sz w:val="24"/>
          <w:szCs w:val="24"/>
        </w:rPr>
        <w:t xml:space="preserve"> (pp. 101–118). New York: Columbia University Press.</w:t>
      </w:r>
    </w:p>
    <w:p w14:paraId="45667EA0" w14:textId="15B50734" w:rsidR="009978B8" w:rsidRDefault="00230579">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fldChar w:fldCharType="end"/>
      </w:r>
    </w:p>
    <w:sectPr w:rsidR="009978B8">
      <w:pgSz w:w="12240" w:h="15840"/>
      <w:pgMar w:top="1417" w:right="1701" w:bottom="1417" w:left="1701" w:header="0" w:footer="0" w:gutter="0"/>
      <w:lnNumType w:countBy="1" w:distance="283" w:restart="continuous"/>
      <w:cols w:space="720"/>
      <w:formProt w:val="0"/>
      <w:docGrid w:linePitch="36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arlos Calderon del Cid" w:date="2023-10-12T02:05:00Z" w:initials="CC">
    <w:p w14:paraId="6D0EEBCB" w14:textId="0C70A737" w:rsidR="00E378A8" w:rsidRDefault="00E378A8">
      <w:pPr>
        <w:pStyle w:val="Textocomentario"/>
      </w:pPr>
      <w:r>
        <w:rPr>
          <w:rStyle w:val="Refdecomentario"/>
        </w:rPr>
        <w:annotationRef/>
      </w:r>
      <w:proofErr w:type="gramStart"/>
      <w:r>
        <w:t xml:space="preserve">Do </w:t>
      </w:r>
      <w:proofErr w:type="spellStart"/>
      <w:r>
        <w:t>you</w:t>
      </w:r>
      <w:proofErr w:type="spellEnd"/>
      <w:r>
        <w:t xml:space="preserve"> </w:t>
      </w:r>
      <w:proofErr w:type="spellStart"/>
      <w:r>
        <w:t>think</w:t>
      </w:r>
      <w:proofErr w:type="spellEnd"/>
      <w:r>
        <w:t xml:space="preserve"> </w:t>
      </w:r>
      <w:proofErr w:type="spellStart"/>
      <w:r>
        <w:t>that</w:t>
      </w:r>
      <w:proofErr w:type="spellEnd"/>
      <w:r>
        <w:t xml:space="preserve"> </w:t>
      </w:r>
      <w:proofErr w:type="spellStart"/>
      <w:r>
        <w:t>we</w:t>
      </w:r>
      <w:proofErr w:type="spellEnd"/>
      <w:r>
        <w:t xml:space="preserve"> </w:t>
      </w:r>
      <w:proofErr w:type="spellStart"/>
      <w:r>
        <w:t>should</w:t>
      </w:r>
      <w:proofErr w:type="spellEnd"/>
      <w:r>
        <w:t xml:space="preserve"> </w:t>
      </w:r>
      <w:proofErr w:type="spellStart"/>
      <w:r>
        <w:t>change</w:t>
      </w:r>
      <w:proofErr w:type="spellEnd"/>
      <w:r>
        <w:t xml:space="preserve"> </w:t>
      </w:r>
      <w:proofErr w:type="spellStart"/>
      <w:r>
        <w:t>the</w:t>
      </w:r>
      <w:proofErr w:type="spellEnd"/>
      <w:r>
        <w:t xml:space="preserve"> </w:t>
      </w:r>
      <w:proofErr w:type="spellStart"/>
      <w:r>
        <w:t>title</w:t>
      </w:r>
      <w:proofErr w:type="spellEnd"/>
      <w:r>
        <w:t xml:space="preserve"> </w:t>
      </w:r>
      <w:proofErr w:type="spellStart"/>
      <w:r>
        <w:t>due</w:t>
      </w:r>
      <w:proofErr w:type="spellEnd"/>
      <w:r>
        <w:t xml:space="preserve"> </w:t>
      </w:r>
      <w:proofErr w:type="spellStart"/>
      <w:r>
        <w:t>to</w:t>
      </w:r>
      <w:proofErr w:type="spellEnd"/>
      <w:r>
        <w:t xml:space="preserve"> </w:t>
      </w:r>
      <w:proofErr w:type="spellStart"/>
      <w:r>
        <w:t>the</w:t>
      </w:r>
      <w:proofErr w:type="spellEnd"/>
      <w:r>
        <w:t xml:space="preserve"> new </w:t>
      </w:r>
      <w:proofErr w:type="spellStart"/>
      <w:r>
        <w:t>results</w:t>
      </w:r>
      <w:proofErr w:type="spellEnd"/>
      <w:r>
        <w:t>?</w:t>
      </w:r>
      <w:proofErr w:type="gramEnd"/>
    </w:p>
  </w:comment>
  <w:comment w:id="69" w:author="Carlos Calderon del Cid" w:date="2023-09-26T21:57:00Z" w:initials="CC">
    <w:p w14:paraId="02C0CA16" w14:textId="3A4896AB" w:rsidR="004E3C32" w:rsidRDefault="004E3C32">
      <w:pPr>
        <w:pStyle w:val="Textocomentario"/>
      </w:pPr>
      <w:r>
        <w:rPr>
          <w:rStyle w:val="Refdecomentario"/>
        </w:rPr>
        <w:annotationRef/>
      </w:r>
      <w:r>
        <w:t xml:space="preserve">Rachel </w:t>
      </w:r>
      <w:proofErr w:type="spellStart"/>
      <w:r>
        <w:t>suggested</w:t>
      </w:r>
      <w:proofErr w:type="spellEnd"/>
      <w:r>
        <w:t xml:space="preserve"> </w:t>
      </w:r>
      <w:proofErr w:type="spellStart"/>
      <w:r>
        <w:t>to</w:t>
      </w:r>
      <w:proofErr w:type="spellEnd"/>
      <w:r>
        <w:t xml:space="preserve"> </w:t>
      </w:r>
      <w:proofErr w:type="spellStart"/>
      <w:r>
        <w:t>state</w:t>
      </w:r>
      <w:proofErr w:type="spellEnd"/>
      <w:r>
        <w:t xml:space="preserve"> in </w:t>
      </w:r>
      <w:proofErr w:type="spellStart"/>
      <w:r>
        <w:t>the</w:t>
      </w:r>
      <w:proofErr w:type="spellEnd"/>
      <w:r>
        <w:t xml:space="preserve"> </w:t>
      </w:r>
      <w:proofErr w:type="spellStart"/>
      <w:r>
        <w:t>beginning</w:t>
      </w:r>
      <w:proofErr w:type="spellEnd"/>
      <w:r>
        <w:t xml:space="preserve"> </w:t>
      </w:r>
      <w:proofErr w:type="spellStart"/>
      <w:r>
        <w:t>why</w:t>
      </w:r>
      <w:proofErr w:type="spellEnd"/>
      <w:r>
        <w:t xml:space="preserve"> </w:t>
      </w:r>
      <w:proofErr w:type="spellStart"/>
      <w:r>
        <w:t>we</w:t>
      </w:r>
      <w:proofErr w:type="spellEnd"/>
      <w:r>
        <w:t xml:space="preserve"> </w:t>
      </w:r>
      <w:proofErr w:type="spellStart"/>
      <w:r>
        <w:t>used</w:t>
      </w:r>
      <w:proofErr w:type="spellEnd"/>
      <w:r>
        <w:t xml:space="preserve"> </w:t>
      </w:r>
      <w:proofErr w:type="spellStart"/>
      <w:r>
        <w:t>different</w:t>
      </w:r>
      <w:proofErr w:type="spellEnd"/>
      <w:r>
        <w:t xml:space="preserve"> </w:t>
      </w:r>
      <w:proofErr w:type="spellStart"/>
      <w:r>
        <w:t>extinction</w:t>
      </w:r>
      <w:proofErr w:type="spellEnd"/>
      <w:r>
        <w:t xml:space="preserve"> </w:t>
      </w:r>
      <w:proofErr w:type="spellStart"/>
      <w:r>
        <w:t>approaches</w:t>
      </w:r>
      <w:proofErr w:type="spellEnd"/>
      <w:r>
        <w:t xml:space="preserve"> in </w:t>
      </w:r>
      <w:proofErr w:type="spellStart"/>
      <w:r>
        <w:t>our</w:t>
      </w:r>
      <w:proofErr w:type="spellEnd"/>
      <w:r>
        <w:t xml:space="preserve"> </w:t>
      </w:r>
      <w:proofErr w:type="spellStart"/>
      <w:r>
        <w:t>simulations</w:t>
      </w:r>
      <w:proofErr w:type="spellEnd"/>
      <w:r>
        <w:t>.</w:t>
      </w:r>
    </w:p>
  </w:comment>
  <w:comment w:id="161" w:author="Unknown Author" w:date="2023-07-08T09:09:00Z" w:initials="">
    <w:p w14:paraId="7D37FF3C" w14:textId="77777777" w:rsidR="009978B8" w:rsidRDefault="00000000">
      <w:r>
        <w:rPr>
          <w:rFonts w:ascii="Calibri" w:eastAsia="DengXian" w:hAnsi="Calibri"/>
          <w:sz w:val="20"/>
          <w:lang w:val="en-US"/>
        </w:rPr>
        <w:t>I wonder if this would change with the correction function.</w:t>
      </w:r>
    </w:p>
  </w:comment>
  <w:comment w:id="162" w:author="Daniele Silvestro" w:date="2023-07-11T16:18:00Z" w:initials="DS">
    <w:p w14:paraId="624ABD89" w14:textId="77777777" w:rsidR="005F7C25" w:rsidRDefault="005F7C25">
      <w:pPr>
        <w:pStyle w:val="Textocomentario"/>
      </w:pPr>
      <w:r>
        <w:rPr>
          <w:rStyle w:val="Refdecomentario"/>
        </w:rPr>
        <w:annotationRef/>
      </w:r>
      <w:r>
        <w:t>I am not 100% sure we need to keepo this section but if we do we shoult structure it with:</w:t>
      </w:r>
    </w:p>
    <w:p w14:paraId="3503C229" w14:textId="0BD777AF" w:rsidR="005F7C25" w:rsidRDefault="005F7C25" w:rsidP="005F7C25">
      <w:pPr>
        <w:pStyle w:val="Textocomentario"/>
        <w:numPr>
          <w:ilvl w:val="0"/>
          <w:numId w:val="1"/>
        </w:numPr>
      </w:pPr>
      <w:r>
        <w:t xml:space="preserve">Comparisons </w:t>
      </w:r>
      <w:r w:rsidR="00F332F3">
        <w:t>for</w:t>
      </w:r>
      <w:r>
        <w:t xml:space="preserve"> buddin speciation (</w:t>
      </w:r>
      <w:r w:rsidR="00F332F3">
        <w:t xml:space="preserve">random species case and </w:t>
      </w:r>
      <w:r>
        <w:t>extreme ca</w:t>
      </w:r>
      <w:r w:rsidR="00F332F3">
        <w:t>se</w:t>
      </w:r>
      <w:r>
        <w:t>)</w:t>
      </w:r>
    </w:p>
    <w:p w14:paraId="1083BC97" w14:textId="77777777" w:rsidR="005F7C25" w:rsidRDefault="00F332F3" w:rsidP="005F7C25">
      <w:pPr>
        <w:pStyle w:val="Textocomentario"/>
        <w:numPr>
          <w:ilvl w:val="0"/>
          <w:numId w:val="1"/>
        </w:numPr>
      </w:pPr>
      <w:r>
        <w:t>Bifurcation (random species) including corrected ages</w:t>
      </w:r>
    </w:p>
    <w:p w14:paraId="4FF804B1" w14:textId="77777777" w:rsidR="00F332F3" w:rsidRDefault="00F332F3" w:rsidP="00F332F3">
      <w:pPr>
        <w:pStyle w:val="Textocomentario"/>
      </w:pPr>
    </w:p>
    <w:p w14:paraId="2DBD596B" w14:textId="17FAD356" w:rsidR="00F332F3" w:rsidRDefault="00F332F3" w:rsidP="00F332F3">
      <w:pPr>
        <w:pStyle w:val="Textocomentario"/>
      </w:pPr>
      <w:r>
        <w:t>Ultimately though, I am not convinced that this experiments is adding much compared with the extinction risk one</w:t>
      </w:r>
    </w:p>
  </w:comment>
  <w:comment w:id="163" w:author="Carlos Calderon del Cid" w:date="2023-07-14T23:29:00Z" w:initials="CCdC">
    <w:p w14:paraId="139C3825" w14:textId="4288F546" w:rsidR="00DD4E4B" w:rsidRDefault="00DD4E4B">
      <w:pPr>
        <w:pStyle w:val="Textocomentario"/>
      </w:pPr>
      <w:r>
        <w:rPr>
          <w:rStyle w:val="Refdecomentario"/>
        </w:rPr>
        <w:annotationRef/>
      </w:r>
      <w:r>
        <w:t xml:space="preserve">I would like to keep this section. </w:t>
      </w:r>
      <w:r w:rsidR="00B35C65">
        <w:t xml:space="preserve">We used these results to point out important issues in the Discussion and </w:t>
      </w:r>
      <w:r>
        <w:t xml:space="preserve">I think it is very eloquent that under budding speciation is posible to estimate wrongly the oldest species of a clade according to the phylogenetic age. Even, in some papers which make inferences about extinction risk and species age (e.g. </w:t>
      </w:r>
      <w:hyperlink r:id="rId1" w:history="1">
        <w:r w:rsidRPr="00B32137">
          <w:rPr>
            <w:rStyle w:val="Hipervnculo"/>
          </w:rPr>
          <w:t>https://doi.org/10.1017/S1367943002002196</w:t>
        </w:r>
      </w:hyperlink>
      <w:r>
        <w:t>)</w:t>
      </w:r>
      <w:r w:rsidR="00822B8C">
        <w:t>,</w:t>
      </w:r>
      <w:r>
        <w:t xml:space="preserve"> the discussion is centered in </w:t>
      </w:r>
      <w:r w:rsidR="00822B8C">
        <w:t>singletons</w:t>
      </w:r>
      <w:r>
        <w:t xml:space="preserve"> as old species</w:t>
      </w:r>
      <w:r w:rsidR="00822B8C">
        <w:t xml:space="preserve"> and it can be the case (under high extinction and budding speciation) that this species are indeed young. </w:t>
      </w:r>
    </w:p>
    <w:p w14:paraId="2F7741A4" w14:textId="1DA737F9" w:rsidR="00822B8C" w:rsidRDefault="00B35C65">
      <w:pPr>
        <w:pStyle w:val="Textocomentario"/>
      </w:pPr>
      <w:r>
        <w:t xml:space="preserve">Also, given the point estimates figure that I sent in slack, I think we should not change the figures, however, I agree that they could appear in the Supplementary. </w:t>
      </w:r>
    </w:p>
  </w:comment>
  <w:comment w:id="414" w:author="Carlos Calderon del Cid" w:date="2023-10-12T02:11:00Z" w:initials="CC">
    <w:p w14:paraId="4D2F5CAA" w14:textId="17CC4F63" w:rsidR="005A2C8C" w:rsidRDefault="005A2C8C">
      <w:pPr>
        <w:pStyle w:val="Textocomentario"/>
      </w:pPr>
      <w:r>
        <w:rPr>
          <w:rStyle w:val="Refdecomentario"/>
        </w:rPr>
        <w:annotationRef/>
      </w:r>
      <w:proofErr w:type="spellStart"/>
      <w:r>
        <w:t>Add</w:t>
      </w:r>
      <w:proofErr w:type="spellEnd"/>
      <w:r>
        <w:t xml:space="preserve"> </w:t>
      </w:r>
      <w:proofErr w:type="spellStart"/>
      <w:r>
        <w:t>your</w:t>
      </w:r>
      <w:proofErr w:type="spellEnd"/>
      <w:r>
        <w:t xml:space="preserve"> </w:t>
      </w:r>
      <w:proofErr w:type="spellStart"/>
      <w:r>
        <w:t>funding</w:t>
      </w:r>
      <w:proofErr w:type="spellEnd"/>
      <w:r>
        <w:t xml:space="preserve">, </w:t>
      </w:r>
      <w:proofErr w:type="spellStart"/>
      <w:r>
        <w:t>please</w:t>
      </w:r>
      <w:proofErr w:type="spellEnd"/>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0EEBCB" w15:done="0"/>
  <w15:commentEx w15:paraId="02C0CA16" w15:done="0"/>
  <w15:commentEx w15:paraId="7D37FF3C" w15:done="0"/>
  <w15:commentEx w15:paraId="2DBD596B" w15:paraIdParent="7D37FF3C" w15:done="0"/>
  <w15:commentEx w15:paraId="2F7741A4" w15:paraIdParent="7D37FF3C" w15:done="0"/>
  <w15:commentEx w15:paraId="4D2F5CA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FC94825" w16cex:dateUtc="2023-10-12T05:05:00Z"/>
  <w16cex:commentExtensible w16cex:durableId="178597EF" w16cex:dateUtc="2023-09-27T00:57:00Z"/>
  <w16cex:commentExtensible w16cex:durableId="2857FF3E" w16cex:dateUtc="2023-07-11T14:18:00Z"/>
  <w16cex:commentExtensible w16cex:durableId="285C58D3" w16cex:dateUtc="2023-07-15T02:29:00Z"/>
  <w16cex:commentExtensible w16cex:durableId="36022DC7" w16cex:dateUtc="2023-10-12T05: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0EEBCB" w16cid:durableId="2FC94825"/>
  <w16cid:commentId w16cid:paraId="02C0CA16" w16cid:durableId="178597EF"/>
  <w16cid:commentId w16cid:paraId="7D37FF3C" w16cid:durableId="2856897D"/>
  <w16cid:commentId w16cid:paraId="2DBD596B" w16cid:durableId="2857FF3E"/>
  <w16cid:commentId w16cid:paraId="2F7741A4" w16cid:durableId="285C58D3"/>
  <w16cid:commentId w16cid:paraId="4D2F5CAA" w16cid:durableId="36022DC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A38E7"/>
    <w:multiLevelType w:val="hybridMultilevel"/>
    <w:tmpl w:val="E12A8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791156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rlos Calderon del Cid">
    <w15:presenceInfo w15:providerId="Windows Live" w15:userId="0f3ba8ef2a35295a"/>
  </w15:person>
  <w15:person w15:author="Daniele Silvestro">
    <w15:presenceInfo w15:providerId="None" w15:userId="Daniele Silvest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trackRevisions/>
  <w:defaultTabStop w:val="708"/>
  <w:autoHyphenation/>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8B8"/>
    <w:rsid w:val="00011143"/>
    <w:rsid w:val="00016FE5"/>
    <w:rsid w:val="000214C8"/>
    <w:rsid w:val="00046A4B"/>
    <w:rsid w:val="000517D1"/>
    <w:rsid w:val="000876CC"/>
    <w:rsid w:val="00093574"/>
    <w:rsid w:val="0009461D"/>
    <w:rsid w:val="00095DFB"/>
    <w:rsid w:val="000B1488"/>
    <w:rsid w:val="00173285"/>
    <w:rsid w:val="001973FC"/>
    <w:rsid w:val="00197E73"/>
    <w:rsid w:val="001E6AAB"/>
    <w:rsid w:val="00230579"/>
    <w:rsid w:val="00263CE8"/>
    <w:rsid w:val="002A0C98"/>
    <w:rsid w:val="002C17FB"/>
    <w:rsid w:val="002E48EB"/>
    <w:rsid w:val="002F46CC"/>
    <w:rsid w:val="00304B18"/>
    <w:rsid w:val="0030751F"/>
    <w:rsid w:val="00320B66"/>
    <w:rsid w:val="003212D5"/>
    <w:rsid w:val="00321485"/>
    <w:rsid w:val="00342EEC"/>
    <w:rsid w:val="003477ED"/>
    <w:rsid w:val="0038497B"/>
    <w:rsid w:val="00386CA8"/>
    <w:rsid w:val="003B07B6"/>
    <w:rsid w:val="003C4C1E"/>
    <w:rsid w:val="003E11D7"/>
    <w:rsid w:val="003F240C"/>
    <w:rsid w:val="003F4D29"/>
    <w:rsid w:val="00410869"/>
    <w:rsid w:val="00416FDA"/>
    <w:rsid w:val="004258CE"/>
    <w:rsid w:val="0048609D"/>
    <w:rsid w:val="00486840"/>
    <w:rsid w:val="004A01AB"/>
    <w:rsid w:val="004E3C32"/>
    <w:rsid w:val="004F08F1"/>
    <w:rsid w:val="004F0B50"/>
    <w:rsid w:val="004F7BC4"/>
    <w:rsid w:val="00500BD3"/>
    <w:rsid w:val="00506218"/>
    <w:rsid w:val="00514AA0"/>
    <w:rsid w:val="0056360F"/>
    <w:rsid w:val="005A2C8C"/>
    <w:rsid w:val="005B52EA"/>
    <w:rsid w:val="005D256A"/>
    <w:rsid w:val="005E1A00"/>
    <w:rsid w:val="005E71F2"/>
    <w:rsid w:val="005F7C25"/>
    <w:rsid w:val="00614615"/>
    <w:rsid w:val="00621D01"/>
    <w:rsid w:val="00637598"/>
    <w:rsid w:val="00643A86"/>
    <w:rsid w:val="00670F90"/>
    <w:rsid w:val="00685F72"/>
    <w:rsid w:val="006A27A8"/>
    <w:rsid w:val="006E1F15"/>
    <w:rsid w:val="006E31A8"/>
    <w:rsid w:val="006E6716"/>
    <w:rsid w:val="006F1B23"/>
    <w:rsid w:val="006F349E"/>
    <w:rsid w:val="00744D34"/>
    <w:rsid w:val="00750B49"/>
    <w:rsid w:val="007914EC"/>
    <w:rsid w:val="007C5B06"/>
    <w:rsid w:val="007D64BB"/>
    <w:rsid w:val="00822B8C"/>
    <w:rsid w:val="00845461"/>
    <w:rsid w:val="00853F74"/>
    <w:rsid w:val="008851D9"/>
    <w:rsid w:val="008D0099"/>
    <w:rsid w:val="008D312C"/>
    <w:rsid w:val="008D3491"/>
    <w:rsid w:val="008D681D"/>
    <w:rsid w:val="0094297A"/>
    <w:rsid w:val="00966D90"/>
    <w:rsid w:val="009978B8"/>
    <w:rsid w:val="009B2D2E"/>
    <w:rsid w:val="009C35E1"/>
    <w:rsid w:val="009E0DDB"/>
    <w:rsid w:val="009E28DA"/>
    <w:rsid w:val="00A210F1"/>
    <w:rsid w:val="00A2705F"/>
    <w:rsid w:val="00A52FD5"/>
    <w:rsid w:val="00A6147A"/>
    <w:rsid w:val="00A9166F"/>
    <w:rsid w:val="00AB3436"/>
    <w:rsid w:val="00AC7EB6"/>
    <w:rsid w:val="00AF514B"/>
    <w:rsid w:val="00B14922"/>
    <w:rsid w:val="00B35C65"/>
    <w:rsid w:val="00B50868"/>
    <w:rsid w:val="00B679A7"/>
    <w:rsid w:val="00B80316"/>
    <w:rsid w:val="00B81F00"/>
    <w:rsid w:val="00BA3112"/>
    <w:rsid w:val="00BB0B32"/>
    <w:rsid w:val="00BE7023"/>
    <w:rsid w:val="00C04B51"/>
    <w:rsid w:val="00C05393"/>
    <w:rsid w:val="00C05740"/>
    <w:rsid w:val="00C277AE"/>
    <w:rsid w:val="00C94B94"/>
    <w:rsid w:val="00CC0724"/>
    <w:rsid w:val="00CD11D4"/>
    <w:rsid w:val="00CE0170"/>
    <w:rsid w:val="00CE2A7D"/>
    <w:rsid w:val="00CE6AF1"/>
    <w:rsid w:val="00D04637"/>
    <w:rsid w:val="00D376B3"/>
    <w:rsid w:val="00D71A36"/>
    <w:rsid w:val="00D85170"/>
    <w:rsid w:val="00DB7386"/>
    <w:rsid w:val="00DC7695"/>
    <w:rsid w:val="00DC79FB"/>
    <w:rsid w:val="00DD4E4B"/>
    <w:rsid w:val="00DE12AA"/>
    <w:rsid w:val="00E378A8"/>
    <w:rsid w:val="00E749A5"/>
    <w:rsid w:val="00E92E8C"/>
    <w:rsid w:val="00EA21F0"/>
    <w:rsid w:val="00F332F3"/>
    <w:rsid w:val="00F97445"/>
    <w:rsid w:val="00FA5531"/>
    <w:rsid w:val="00FA6875"/>
    <w:rsid w:val="00FF70B4"/>
  </w:rsids>
  <m:mathPr>
    <m:mathFont m:val="Cambria Math"/>
    <m:brkBin m:val="before"/>
    <m:brkBinSub m:val="--"/>
    <m:smallFrac m:val="0"/>
    <m:dispDef/>
    <m:lMargin m:val="0"/>
    <m:rMargin m:val="0"/>
    <m:defJc m:val="centerGroup"/>
    <m:wrapIndent m:val="1440"/>
    <m:intLim m:val="subSup"/>
    <m:naryLim m:val="undOvr"/>
  </m:mathPr>
  <w:themeFontLang w:val="es-GT"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A7E0C"/>
  <w15:docId w15:val="{B79303CF-06C3-D44C-A2FC-024CE26CC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GT"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lnea">
    <w:name w:val="line number"/>
    <w:basedOn w:val="Fuentedeprrafopredeter"/>
    <w:uiPriority w:val="99"/>
    <w:semiHidden/>
    <w:unhideWhenUsed/>
    <w:qFormat/>
    <w:rsid w:val="00890037"/>
  </w:style>
  <w:style w:type="character" w:styleId="Refdecomentario">
    <w:name w:val="annotation reference"/>
    <w:basedOn w:val="Fuentedeprrafopredeter"/>
    <w:uiPriority w:val="99"/>
    <w:semiHidden/>
    <w:unhideWhenUsed/>
    <w:qFormat/>
    <w:rsid w:val="00837BDB"/>
    <w:rPr>
      <w:sz w:val="16"/>
      <w:szCs w:val="16"/>
    </w:rPr>
  </w:style>
  <w:style w:type="character" w:customStyle="1" w:styleId="TextocomentarioCar">
    <w:name w:val="Texto comentario Car"/>
    <w:basedOn w:val="Fuentedeprrafopredeter"/>
    <w:link w:val="Textocomentario"/>
    <w:uiPriority w:val="99"/>
    <w:semiHidden/>
    <w:qFormat/>
    <w:rsid w:val="00837BDB"/>
    <w:rPr>
      <w:sz w:val="20"/>
      <w:szCs w:val="20"/>
    </w:rPr>
  </w:style>
  <w:style w:type="character" w:customStyle="1" w:styleId="AsuntodelcomentarioCar">
    <w:name w:val="Asunto del comentario Car"/>
    <w:basedOn w:val="TextocomentarioCar"/>
    <w:link w:val="Asuntodelcomentario"/>
    <w:uiPriority w:val="99"/>
    <w:semiHidden/>
    <w:qFormat/>
    <w:rsid w:val="00837BDB"/>
    <w:rPr>
      <w:b/>
      <w:bCs/>
      <w:sz w:val="20"/>
      <w:szCs w:val="20"/>
    </w:rPr>
  </w:style>
  <w:style w:type="character" w:styleId="Hipervnculo">
    <w:name w:val="Hyperlink"/>
    <w:basedOn w:val="Fuentedeprrafopredeter"/>
    <w:uiPriority w:val="99"/>
    <w:unhideWhenUsed/>
    <w:rsid w:val="00E3054A"/>
    <w:rPr>
      <w:color w:val="0000FF"/>
      <w:u w:val="single"/>
    </w:rPr>
  </w:style>
  <w:style w:type="character" w:styleId="Mencinsinresolver">
    <w:name w:val="Unresolved Mention"/>
    <w:basedOn w:val="Fuentedeprrafopredeter"/>
    <w:uiPriority w:val="99"/>
    <w:semiHidden/>
    <w:unhideWhenUsed/>
    <w:qFormat/>
    <w:rsid w:val="00F36DFC"/>
    <w:rPr>
      <w:color w:val="605E5C"/>
      <w:shd w:val="clear" w:color="auto" w:fill="E1DFDD"/>
    </w:rPr>
  </w:style>
  <w:style w:type="character" w:customStyle="1" w:styleId="LineNumber1">
    <w:name w:val="Line Number1"/>
  </w:style>
  <w:style w:type="character" w:styleId="Textodelmarcadordeposicin">
    <w:name w:val="Placeholder Text"/>
    <w:basedOn w:val="Fuentedeprrafopredeter"/>
    <w:uiPriority w:val="99"/>
    <w:semiHidden/>
    <w:qFormat/>
    <w:rsid w:val="00050C70"/>
    <w:rPr>
      <w:color w:val="808080"/>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extocomentario">
    <w:name w:val="annotation text"/>
    <w:basedOn w:val="Normal"/>
    <w:link w:val="TextocomentarioCar"/>
    <w:uiPriority w:val="99"/>
    <w:semiHidden/>
    <w:unhideWhenUsed/>
    <w:qFormat/>
    <w:rsid w:val="00837BDB"/>
    <w:pPr>
      <w:spacing w:line="240" w:lineRule="auto"/>
    </w:pPr>
    <w:rPr>
      <w:sz w:val="20"/>
      <w:szCs w:val="20"/>
    </w:rPr>
  </w:style>
  <w:style w:type="paragraph" w:styleId="Asuntodelcomentario">
    <w:name w:val="annotation subject"/>
    <w:basedOn w:val="Textocomentario"/>
    <w:link w:val="AsuntodelcomentarioCar"/>
    <w:uiPriority w:val="99"/>
    <w:semiHidden/>
    <w:unhideWhenUsed/>
    <w:qFormat/>
    <w:rsid w:val="00837BDB"/>
    <w:rPr>
      <w:b/>
      <w:bCs/>
    </w:rPr>
  </w:style>
  <w:style w:type="paragraph" w:styleId="Prrafodelista">
    <w:name w:val="List Paragraph"/>
    <w:basedOn w:val="Normal"/>
    <w:uiPriority w:val="34"/>
    <w:qFormat/>
    <w:rsid w:val="00440DED"/>
    <w:pPr>
      <w:ind w:left="720"/>
      <w:contextualSpacing/>
    </w:pPr>
  </w:style>
  <w:style w:type="paragraph" w:styleId="Revisin">
    <w:name w:val="Revision"/>
    <w:uiPriority w:val="99"/>
    <w:semiHidden/>
    <w:qFormat/>
    <w:rsid w:val="008D01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92705">
      <w:bodyDiv w:val="1"/>
      <w:marLeft w:val="0"/>
      <w:marRight w:val="0"/>
      <w:marTop w:val="0"/>
      <w:marBottom w:val="0"/>
      <w:divBdr>
        <w:top w:val="none" w:sz="0" w:space="0" w:color="auto"/>
        <w:left w:val="none" w:sz="0" w:space="0" w:color="auto"/>
        <w:bottom w:val="none" w:sz="0" w:space="0" w:color="auto"/>
        <w:right w:val="none" w:sz="0" w:space="0" w:color="auto"/>
      </w:divBdr>
      <w:divsChild>
        <w:div w:id="202732120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1017/S1367943002002196"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emf"/><Relationship Id="rId17" Type="http://schemas.openxmlformats.org/officeDocument/2006/relationships/image" Target="media/image8.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emf"/><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C145C-BE70-4D4B-8055-48B9A6C7E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972</TotalTime>
  <Pages>34</Pages>
  <Words>31602</Words>
  <Characters>173817</Characters>
  <Application>Microsoft Office Word</Application>
  <DocSecurity>0</DocSecurity>
  <Lines>1448</Lines>
  <Paragraphs>410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205009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Calderon del Cid</dc:creator>
  <dc:description/>
  <cp:lastModifiedBy>Carlos Calderon del Cid</cp:lastModifiedBy>
  <cp:revision>12</cp:revision>
  <dcterms:created xsi:type="dcterms:W3CDTF">2023-09-21T13:48:00Z</dcterms:created>
  <dcterms:modified xsi:type="dcterms:W3CDTF">2023-10-12T05:12:00Z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Mendeley Citation Style_1">
    <vt:lpwstr>http://www.zotero.org/styles/functional-ecology</vt:lpwstr>
  </property>
  <property fmtid="{D5CDD505-2E9C-101B-9397-08002B2CF9AE}" pid="5" name="Mendeley Document_1">
    <vt:lpwstr>True</vt:lpwstr>
  </property>
  <property fmtid="{D5CDD505-2E9C-101B-9397-08002B2CF9AE}" pid="6" name="Mendeley Recent Style Id 0_1">
    <vt:lpwstr>http://www.zotero.org/styles/acta-ecologica-sinica</vt:lpwstr>
  </property>
  <property fmtid="{D5CDD505-2E9C-101B-9397-08002B2CF9AE}" pid="7" name="Mendeley Recent Style Id 1_1">
    <vt:lpwstr>http://www.zotero.org/styles/biotropica</vt:lpwstr>
  </property>
  <property fmtid="{D5CDD505-2E9C-101B-9397-08002B2CF9AE}" pid="8" name="Mendeley Recent Style Id 2_1">
    <vt:lpwstr>http://www.zotero.org/styles/chicago-author-date</vt:lpwstr>
  </property>
  <property fmtid="{D5CDD505-2E9C-101B-9397-08002B2CF9AE}" pid="9" name="Mendeley Recent Style Id 3_1">
    <vt:lpwstr>https://csl.mendeley.com/styles/522853061/elsevier-communityecology-2</vt:lpwstr>
  </property>
  <property fmtid="{D5CDD505-2E9C-101B-9397-08002B2CF9AE}" pid="10" name="Mendeley Recent Style Id 4_1">
    <vt:lpwstr>http://csl.mendeley.com/styles/522853061/elsevier-communityecology-2</vt:lpwstr>
  </property>
  <property fmtid="{D5CDD505-2E9C-101B-9397-08002B2CF9AE}" pid="11" name="Mendeley Recent Style Id 5_1">
    <vt:lpwstr>http://www.zotero.org/styles/functional-ecology</vt:lpwstr>
  </property>
  <property fmtid="{D5CDD505-2E9C-101B-9397-08002B2CF9AE}" pid="12" name="Mendeley Recent Style Id 6_1">
    <vt:lpwstr>http://www.zotero.org/styles/fungal-ecology</vt:lpwstr>
  </property>
  <property fmtid="{D5CDD505-2E9C-101B-9397-08002B2CF9AE}" pid="13" name="Mendeley Recent Style Id 7_1">
    <vt:lpwstr>http://www.zotero.org/styles/harvard1</vt:lpwstr>
  </property>
  <property fmtid="{D5CDD505-2E9C-101B-9397-08002B2CF9AE}" pid="14" name="Mendeley Recent Style Id 8_1">
    <vt:lpwstr>http://www.zotero.org/styles/nature</vt:lpwstr>
  </property>
  <property fmtid="{D5CDD505-2E9C-101B-9397-08002B2CF9AE}" pid="15" name="Mendeley Recent Style Id 9_1">
    <vt:lpwstr>http://www.zotero.org/styles/vancouver</vt:lpwstr>
  </property>
  <property fmtid="{D5CDD505-2E9C-101B-9397-08002B2CF9AE}" pid="16" name="Mendeley Recent Style Name 0_1">
    <vt:lpwstr>Acta Ecologica Sinica</vt:lpwstr>
  </property>
  <property fmtid="{D5CDD505-2E9C-101B-9397-08002B2CF9AE}" pid="17" name="Mendeley Recent Style Name 1_1">
    <vt:lpwstr>Biotropica</vt:lpwstr>
  </property>
  <property fmtid="{D5CDD505-2E9C-101B-9397-08002B2CF9AE}" pid="18" name="Mendeley Recent Style Name 2_1">
    <vt:lpwstr>Chicago Manual of Style 17th edition (author-date)</vt:lpwstr>
  </property>
  <property fmtid="{D5CDD505-2E9C-101B-9397-08002B2CF9AE}" pid="19" name="Mendeley Recent Style Name 3_1">
    <vt:lpwstr>Elsevier - Harvard (with titles) - Carlos Calderón</vt:lpwstr>
  </property>
  <property fmtid="{D5CDD505-2E9C-101B-9397-08002B2CF9AE}" pid="20" name="Mendeley Recent Style Name 4_1">
    <vt:lpwstr>Elsevier - Harvard (with titles) - Carlos Calderón</vt:lpwstr>
  </property>
  <property fmtid="{D5CDD505-2E9C-101B-9397-08002B2CF9AE}" pid="21" name="Mendeley Recent Style Name 5_1">
    <vt:lpwstr>Functional Ecology</vt:lpwstr>
  </property>
  <property fmtid="{D5CDD505-2E9C-101B-9397-08002B2CF9AE}" pid="22" name="Mendeley Recent Style Name 6_1">
    <vt:lpwstr>Fungal Ecology</vt:lpwstr>
  </property>
  <property fmtid="{D5CDD505-2E9C-101B-9397-08002B2CF9AE}" pid="23" name="Mendeley Recent Style Name 7_1">
    <vt:lpwstr>Harvard reference format 1 (deprecated)</vt:lpwstr>
  </property>
  <property fmtid="{D5CDD505-2E9C-101B-9397-08002B2CF9AE}" pid="24" name="Mendeley Recent Style Name 8_1">
    <vt:lpwstr>Nature</vt:lpwstr>
  </property>
  <property fmtid="{D5CDD505-2E9C-101B-9397-08002B2CF9AE}" pid="25" name="Mendeley Recent Style Name 9_1">
    <vt:lpwstr>Vancouver</vt:lpwstr>
  </property>
  <property fmtid="{D5CDD505-2E9C-101B-9397-08002B2CF9AE}" pid="26" name="Mendeley Unique User Id_1">
    <vt:lpwstr>3ba7b455-8efd-3feb-9c7d-6730b08ebc95</vt:lpwstr>
  </property>
  <property fmtid="{D5CDD505-2E9C-101B-9397-08002B2CF9AE}" pid="27" name="ScaleCrop">
    <vt:bool>false</vt:bool>
  </property>
  <property fmtid="{D5CDD505-2E9C-101B-9397-08002B2CF9AE}" pid="28" name="ShareDoc">
    <vt:bool>false</vt:bool>
  </property>
</Properties>
</file>