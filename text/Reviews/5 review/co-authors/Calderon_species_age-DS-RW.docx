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16A11" w14:textId="77777777" w:rsidR="000437FB" w:rsidRPr="00465C65" w:rsidRDefault="00000000">
      <w:pPr>
        <w:spacing w:after="0" w:line="360" w:lineRule="auto"/>
        <w:jc w:val="both"/>
        <w:rPr>
          <w:rFonts w:ascii="Times New Roman" w:hAnsi="Times New Roman" w:cs="Times New Roman"/>
          <w:b/>
          <w:bCs/>
          <w:sz w:val="28"/>
          <w:szCs w:val="28"/>
          <w:lang w:val="en-US"/>
        </w:rPr>
      </w:pPr>
      <w:commentRangeStart w:id="0"/>
      <w:commentRangeStart w:id="1"/>
      <w:r w:rsidRPr="00465C65">
        <w:rPr>
          <w:rFonts w:ascii="Times New Roman" w:hAnsi="Times New Roman" w:cs="Times New Roman"/>
          <w:b/>
          <w:bCs/>
          <w:sz w:val="28"/>
          <w:szCs w:val="28"/>
          <w:lang w:val="en-US"/>
        </w:rPr>
        <w:t>On the estimation of species age from phylogenetic trees</w:t>
      </w:r>
      <w:commentRangeEnd w:id="0"/>
      <w:r w:rsidR="009A52E7">
        <w:rPr>
          <w:rStyle w:val="CommentReference"/>
        </w:rPr>
        <w:commentReference w:id="0"/>
      </w:r>
      <w:commentRangeEnd w:id="1"/>
      <w:r w:rsidR="008D01CA">
        <w:rPr>
          <w:rStyle w:val="CommentReference"/>
        </w:rPr>
        <w:commentReference w:id="1"/>
      </w:r>
    </w:p>
    <w:p w14:paraId="018F6D8E" w14:textId="77777777" w:rsidR="00465C65" w:rsidRDefault="00465C65">
      <w:pPr>
        <w:spacing w:after="0" w:line="360" w:lineRule="auto"/>
        <w:jc w:val="both"/>
        <w:rPr>
          <w:rFonts w:ascii="Times New Roman" w:hAnsi="Times New Roman" w:cs="Times New Roman"/>
          <w:b/>
          <w:bCs/>
          <w:sz w:val="24"/>
          <w:szCs w:val="24"/>
          <w:lang w:val="en-US"/>
        </w:rPr>
      </w:pPr>
    </w:p>
    <w:p w14:paraId="51087A68" w14:textId="77777777" w:rsidR="00465C65" w:rsidRDefault="00465C65">
      <w:pPr>
        <w:spacing w:after="0" w:line="360" w:lineRule="auto"/>
        <w:jc w:val="both"/>
        <w:rPr>
          <w:rFonts w:ascii="Times New Roman" w:hAnsi="Times New Roman" w:cs="Times New Roman"/>
          <w:b/>
          <w:bCs/>
          <w:sz w:val="24"/>
          <w:szCs w:val="24"/>
          <w:lang w:val="en-US"/>
        </w:rPr>
      </w:pPr>
    </w:p>
    <w:p w14:paraId="25AD6746" w14:textId="77777777" w:rsidR="00465C65" w:rsidRDefault="00465C65">
      <w:pPr>
        <w:spacing w:after="0" w:line="360" w:lineRule="auto"/>
        <w:jc w:val="both"/>
        <w:rPr>
          <w:rFonts w:ascii="Times New Roman" w:hAnsi="Times New Roman" w:cs="Times New Roman"/>
          <w:b/>
          <w:bCs/>
          <w:sz w:val="24"/>
          <w:szCs w:val="24"/>
          <w:lang w:val="en-US"/>
        </w:rPr>
      </w:pPr>
    </w:p>
    <w:p w14:paraId="7B632BEC" w14:textId="47342D9C" w:rsidR="00465C65" w:rsidRPr="00465C65" w:rsidRDefault="00465C65" w:rsidP="00465C65">
      <w:pPr>
        <w:spacing w:after="0" w:line="360" w:lineRule="auto"/>
        <w:jc w:val="both"/>
        <w:rPr>
          <w:rFonts w:ascii="Times New Roman" w:hAnsi="Times New Roman" w:cs="Times New Roman"/>
          <w:sz w:val="24"/>
          <w:szCs w:val="24"/>
          <w:lang w:val="en-US"/>
        </w:rPr>
      </w:pPr>
      <w:r w:rsidRPr="00465C65">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sidRPr="00465C65">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Torsten</w:t>
      </w:r>
      <w:proofErr w:type="spellEnd"/>
      <w:r>
        <w:rPr>
          <w:rFonts w:ascii="Times New Roman" w:hAnsi="Times New Roman" w:cs="Times New Roman"/>
          <w:sz w:val="24"/>
          <w:szCs w:val="24"/>
          <w:lang w:val="en-US"/>
        </w:rPr>
        <w:t xml:space="preserve">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xml:space="preserve">, </w:t>
      </w:r>
      <w:r w:rsidRPr="00465C65">
        <w:rPr>
          <w:rFonts w:ascii="Times New Roman" w:hAnsi="Times New Roman" w:cs="Times New Roman"/>
          <w:sz w:val="24"/>
          <w:szCs w:val="24"/>
          <w:lang w:val="en-US"/>
        </w:rPr>
        <w:t>Juan D. Carrillo</w:t>
      </w: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 Daniele Silvestro</w:t>
      </w:r>
      <w:r>
        <w:rPr>
          <w:rFonts w:ascii="Times New Roman" w:hAnsi="Times New Roman" w:cs="Times New Roman"/>
          <w:sz w:val="24"/>
          <w:szCs w:val="24"/>
          <w:vertAlign w:val="superscript"/>
          <w:lang w:val="en-US"/>
        </w:rPr>
        <w:t>2,3</w:t>
      </w:r>
    </w:p>
    <w:p w14:paraId="2699039B" w14:textId="77777777" w:rsidR="00465C65" w:rsidRDefault="00465C65" w:rsidP="00465C65">
      <w:pPr>
        <w:spacing w:after="0" w:line="360" w:lineRule="auto"/>
        <w:jc w:val="both"/>
        <w:rPr>
          <w:rFonts w:ascii="Times New Roman" w:hAnsi="Times New Roman" w:cs="Times New Roman"/>
          <w:sz w:val="24"/>
          <w:szCs w:val="24"/>
          <w:lang w:val="en-US"/>
        </w:rPr>
      </w:pPr>
    </w:p>
    <w:p w14:paraId="3A5B052E" w14:textId="77777777" w:rsidR="00465C65" w:rsidRDefault="00465C65" w:rsidP="00465C65">
      <w:pPr>
        <w:spacing w:after="0" w:line="360" w:lineRule="auto"/>
        <w:jc w:val="both"/>
        <w:rPr>
          <w:rFonts w:ascii="Times New Roman" w:hAnsi="Times New Roman" w:cs="Times New Roman"/>
          <w:sz w:val="24"/>
          <w:szCs w:val="24"/>
          <w:lang w:val="en-US"/>
        </w:rPr>
      </w:pPr>
    </w:p>
    <w:p w14:paraId="29E59A62" w14:textId="77777777" w:rsidR="00465C65" w:rsidRDefault="00465C65" w:rsidP="00465C65">
      <w:pPr>
        <w:spacing w:after="0" w:line="360" w:lineRule="auto"/>
        <w:jc w:val="both"/>
        <w:rPr>
          <w:rFonts w:ascii="Times New Roman" w:hAnsi="Times New Roman" w:cs="Times New Roman"/>
          <w:sz w:val="24"/>
          <w:szCs w:val="24"/>
          <w:lang w:val="en-US"/>
        </w:rPr>
      </w:pPr>
    </w:p>
    <w:p w14:paraId="5E84DBCB" w14:textId="77777777" w:rsidR="00465C65" w:rsidRPr="00465C65" w:rsidRDefault="00465C65" w:rsidP="00465C65">
      <w:pPr>
        <w:spacing w:after="0" w:line="360" w:lineRule="auto"/>
        <w:jc w:val="both"/>
        <w:rPr>
          <w:rFonts w:ascii="Times New Roman" w:hAnsi="Times New Roman" w:cs="Times New Roman"/>
          <w:sz w:val="24"/>
          <w:szCs w:val="24"/>
          <w:lang w:val="en-US"/>
        </w:rPr>
      </w:pPr>
    </w:p>
    <w:p w14:paraId="572C2959" w14:textId="7B3DA498"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sidRPr="00465C65">
        <w:rPr>
          <w:rFonts w:ascii="Times New Roman" w:hAnsi="Times New Roman" w:cs="Times New Roman"/>
          <w:sz w:val="24"/>
          <w:szCs w:val="24"/>
          <w:lang w:val="en-US"/>
        </w:rPr>
        <w:t xml:space="preserve">Laboratório de </w:t>
      </w:r>
      <w:proofErr w:type="spellStart"/>
      <w:r w:rsidRPr="00465C65">
        <w:rPr>
          <w:rFonts w:ascii="Times New Roman" w:hAnsi="Times New Roman" w:cs="Times New Roman"/>
          <w:sz w:val="24"/>
          <w:szCs w:val="24"/>
          <w:lang w:val="en-US"/>
        </w:rPr>
        <w:t>Ecologia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Espacial</w:t>
      </w:r>
      <w:proofErr w:type="spellEnd"/>
      <w:r w:rsidRPr="00465C65">
        <w:rPr>
          <w:rFonts w:ascii="Times New Roman" w:hAnsi="Times New Roman" w:cs="Times New Roman"/>
          <w:sz w:val="24"/>
          <w:szCs w:val="24"/>
          <w:lang w:val="en-US"/>
        </w:rPr>
        <w:t xml:space="preserve">, Instituto de </w:t>
      </w:r>
      <w:proofErr w:type="spellStart"/>
      <w:r w:rsidRPr="00465C65">
        <w:rPr>
          <w:rFonts w:ascii="Times New Roman" w:hAnsi="Times New Roman" w:cs="Times New Roman"/>
          <w:sz w:val="24"/>
          <w:szCs w:val="24"/>
          <w:lang w:val="en-US"/>
        </w:rPr>
        <w:t>Biologia</w:t>
      </w:r>
      <w:proofErr w:type="spellEnd"/>
      <w:r w:rsidRPr="00465C65">
        <w:rPr>
          <w:rFonts w:ascii="Times New Roman" w:hAnsi="Times New Roman" w:cs="Times New Roman"/>
          <w:sz w:val="24"/>
          <w:szCs w:val="24"/>
          <w:lang w:val="en-US"/>
        </w:rPr>
        <w:t xml:space="preserve">, </w:t>
      </w:r>
      <w:proofErr w:type="spellStart"/>
      <w:r w:rsidRPr="00465C65">
        <w:rPr>
          <w:rFonts w:ascii="Times New Roman" w:hAnsi="Times New Roman" w:cs="Times New Roman"/>
          <w:sz w:val="24"/>
          <w:szCs w:val="24"/>
          <w:lang w:val="en-US"/>
        </w:rPr>
        <w:t>Universidade</w:t>
      </w:r>
      <w:proofErr w:type="spellEnd"/>
      <w:r w:rsidRPr="00465C65">
        <w:rPr>
          <w:rFonts w:ascii="Times New Roman" w:hAnsi="Times New Roman" w:cs="Times New Roman"/>
          <w:sz w:val="24"/>
          <w:szCs w:val="24"/>
          <w:lang w:val="en-US"/>
        </w:rPr>
        <w:t xml:space="preserve"> Federal da Bahia, CEP 40170-110, Salvador, Bahia, </w:t>
      </w:r>
      <w:proofErr w:type="spellStart"/>
      <w:r w:rsidRPr="00465C65">
        <w:rPr>
          <w:rFonts w:ascii="Times New Roman" w:hAnsi="Times New Roman" w:cs="Times New Roman"/>
          <w:sz w:val="24"/>
          <w:szCs w:val="24"/>
          <w:lang w:val="en-US"/>
        </w:rPr>
        <w:t>Brasil</w:t>
      </w:r>
      <w:proofErr w:type="spellEnd"/>
    </w:p>
    <w:p w14:paraId="14EA3E7B" w14:textId="27D3C38A"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sidRPr="00465C65">
        <w:rPr>
          <w:rFonts w:ascii="Times New Roman" w:hAnsi="Times New Roman" w:cs="Times New Roman"/>
          <w:sz w:val="24"/>
          <w:szCs w:val="24"/>
          <w:lang w:val="en-US"/>
        </w:rPr>
        <w:t>Department of Biology, University of Fribourg, Switzerland and Swiss Institute of Bioinformatics, Fribourg, Switzerland</w:t>
      </w:r>
    </w:p>
    <w:p w14:paraId="5FB408BA" w14:textId="52DC46C4" w:rsidR="00465C65" w:rsidRPr="00465C65" w:rsidRDefault="00465C65" w:rsidP="00465C65">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sidRPr="00465C65">
        <w:rPr>
          <w:rFonts w:ascii="Times New Roman" w:hAnsi="Times New Roman" w:cs="Times New Roman"/>
          <w:sz w:val="24"/>
          <w:szCs w:val="24"/>
          <w:lang w:val="en-US"/>
        </w:rPr>
        <w:t>Department of Biological and Environmental Sciences and Gothenburg Global Biodiversity Centre, University of Gothenburg, Sweden</w:t>
      </w:r>
    </w:p>
    <w:p w14:paraId="4EEEE41E" w14:textId="77777777" w:rsidR="000437FB" w:rsidRDefault="000437FB">
      <w:pPr>
        <w:spacing w:after="0" w:line="360" w:lineRule="auto"/>
        <w:ind w:firstLine="709"/>
        <w:jc w:val="both"/>
        <w:rPr>
          <w:rFonts w:ascii="Times New Roman" w:hAnsi="Times New Roman" w:cs="Times New Roman"/>
          <w:b/>
          <w:bCs/>
          <w:sz w:val="24"/>
          <w:szCs w:val="24"/>
          <w:lang w:val="en-US"/>
        </w:rPr>
      </w:pPr>
    </w:p>
    <w:p w14:paraId="7334C138" w14:textId="77777777" w:rsidR="00465C65" w:rsidRDefault="00465C65">
      <w:pPr>
        <w:spacing w:after="0" w:line="360" w:lineRule="auto"/>
        <w:jc w:val="both"/>
        <w:rPr>
          <w:rFonts w:ascii="Times New Roman" w:hAnsi="Times New Roman" w:cs="Times New Roman"/>
          <w:b/>
          <w:bCs/>
          <w:sz w:val="24"/>
          <w:szCs w:val="24"/>
          <w:lang w:val="en-US"/>
        </w:rPr>
      </w:pPr>
    </w:p>
    <w:p w14:paraId="1493C340" w14:textId="77777777" w:rsidR="00465C65" w:rsidRDefault="00465C65">
      <w:pPr>
        <w:spacing w:after="0" w:line="360" w:lineRule="auto"/>
        <w:jc w:val="both"/>
        <w:rPr>
          <w:rFonts w:ascii="Times New Roman" w:hAnsi="Times New Roman" w:cs="Times New Roman"/>
          <w:b/>
          <w:bCs/>
          <w:sz w:val="24"/>
          <w:szCs w:val="24"/>
          <w:lang w:val="en-US"/>
        </w:rPr>
      </w:pPr>
    </w:p>
    <w:p w14:paraId="046B40F3" w14:textId="77777777" w:rsidR="00465C65" w:rsidRDefault="00465C65">
      <w:pPr>
        <w:spacing w:after="0" w:line="360" w:lineRule="auto"/>
        <w:jc w:val="both"/>
        <w:rPr>
          <w:rFonts w:ascii="Times New Roman" w:hAnsi="Times New Roman" w:cs="Times New Roman"/>
          <w:b/>
          <w:bCs/>
          <w:sz w:val="24"/>
          <w:szCs w:val="24"/>
          <w:lang w:val="en-US"/>
        </w:rPr>
      </w:pPr>
    </w:p>
    <w:p w14:paraId="1FFB6403" w14:textId="77777777" w:rsidR="00465C65" w:rsidRDefault="00465C65">
      <w:pPr>
        <w:spacing w:after="0" w:line="360" w:lineRule="auto"/>
        <w:jc w:val="both"/>
        <w:rPr>
          <w:rFonts w:ascii="Times New Roman" w:hAnsi="Times New Roman" w:cs="Times New Roman"/>
          <w:b/>
          <w:bCs/>
          <w:sz w:val="24"/>
          <w:szCs w:val="24"/>
          <w:lang w:val="en-US"/>
        </w:rPr>
      </w:pPr>
    </w:p>
    <w:p w14:paraId="547A23A0" w14:textId="77777777" w:rsidR="00465C65" w:rsidRDefault="00465C65">
      <w:pPr>
        <w:spacing w:after="0" w:line="360" w:lineRule="auto"/>
        <w:jc w:val="both"/>
        <w:rPr>
          <w:rFonts w:ascii="Times New Roman" w:hAnsi="Times New Roman" w:cs="Times New Roman"/>
          <w:b/>
          <w:bCs/>
          <w:sz w:val="24"/>
          <w:szCs w:val="24"/>
          <w:lang w:val="en-US"/>
        </w:rPr>
      </w:pPr>
    </w:p>
    <w:p w14:paraId="11B652AC" w14:textId="77777777" w:rsidR="00465C65" w:rsidRDefault="00465C65">
      <w:pPr>
        <w:spacing w:after="0" w:line="360" w:lineRule="auto"/>
        <w:jc w:val="both"/>
        <w:rPr>
          <w:rFonts w:ascii="Times New Roman" w:hAnsi="Times New Roman" w:cs="Times New Roman"/>
          <w:b/>
          <w:bCs/>
          <w:sz w:val="24"/>
          <w:szCs w:val="24"/>
          <w:lang w:val="en-US"/>
        </w:rPr>
      </w:pPr>
    </w:p>
    <w:p w14:paraId="1D1E6BE3" w14:textId="77777777" w:rsidR="00465C65" w:rsidRDefault="00465C65">
      <w:pPr>
        <w:spacing w:after="0" w:line="360" w:lineRule="auto"/>
        <w:jc w:val="both"/>
        <w:rPr>
          <w:rFonts w:ascii="Times New Roman" w:hAnsi="Times New Roman" w:cs="Times New Roman"/>
          <w:b/>
          <w:bCs/>
          <w:sz w:val="24"/>
          <w:szCs w:val="24"/>
          <w:lang w:val="en-US"/>
        </w:rPr>
      </w:pPr>
    </w:p>
    <w:p w14:paraId="3E0702C1" w14:textId="77777777" w:rsidR="00465C65" w:rsidRDefault="00465C65">
      <w:pPr>
        <w:spacing w:after="0" w:line="360" w:lineRule="auto"/>
        <w:jc w:val="both"/>
        <w:rPr>
          <w:rFonts w:ascii="Times New Roman" w:hAnsi="Times New Roman" w:cs="Times New Roman"/>
          <w:b/>
          <w:bCs/>
          <w:sz w:val="24"/>
          <w:szCs w:val="24"/>
          <w:lang w:val="en-US"/>
        </w:rPr>
      </w:pPr>
    </w:p>
    <w:p w14:paraId="0A7F865A" w14:textId="77777777" w:rsidR="00465C65" w:rsidRDefault="00465C65">
      <w:pPr>
        <w:spacing w:after="0" w:line="360" w:lineRule="auto"/>
        <w:jc w:val="both"/>
        <w:rPr>
          <w:rFonts w:ascii="Times New Roman" w:hAnsi="Times New Roman" w:cs="Times New Roman"/>
          <w:b/>
          <w:bCs/>
          <w:sz w:val="24"/>
          <w:szCs w:val="24"/>
          <w:lang w:val="en-US"/>
        </w:rPr>
      </w:pPr>
    </w:p>
    <w:p w14:paraId="1ED62CD4" w14:textId="77777777" w:rsidR="00465C65" w:rsidRDefault="00465C65">
      <w:pPr>
        <w:spacing w:after="0" w:line="360" w:lineRule="auto"/>
        <w:jc w:val="both"/>
        <w:rPr>
          <w:rFonts w:ascii="Times New Roman" w:hAnsi="Times New Roman" w:cs="Times New Roman"/>
          <w:b/>
          <w:bCs/>
          <w:sz w:val="24"/>
          <w:szCs w:val="24"/>
          <w:lang w:val="en-US"/>
        </w:rPr>
      </w:pPr>
    </w:p>
    <w:p w14:paraId="7319D68B" w14:textId="77777777" w:rsidR="00465C65" w:rsidRDefault="00465C65">
      <w:pPr>
        <w:spacing w:after="0" w:line="360" w:lineRule="auto"/>
        <w:jc w:val="both"/>
        <w:rPr>
          <w:rFonts w:ascii="Times New Roman" w:hAnsi="Times New Roman" w:cs="Times New Roman"/>
          <w:b/>
          <w:bCs/>
          <w:sz w:val="24"/>
          <w:szCs w:val="24"/>
          <w:lang w:val="en-US"/>
        </w:rPr>
      </w:pPr>
    </w:p>
    <w:p w14:paraId="49CDF1DD" w14:textId="77777777" w:rsidR="00465C65" w:rsidRDefault="00465C65">
      <w:pPr>
        <w:spacing w:after="0" w:line="360" w:lineRule="auto"/>
        <w:jc w:val="both"/>
        <w:rPr>
          <w:rFonts w:ascii="Times New Roman" w:hAnsi="Times New Roman" w:cs="Times New Roman"/>
          <w:b/>
          <w:bCs/>
          <w:sz w:val="24"/>
          <w:szCs w:val="24"/>
          <w:lang w:val="en-US"/>
        </w:rPr>
      </w:pPr>
    </w:p>
    <w:p w14:paraId="1B4DA1A0" w14:textId="77777777" w:rsidR="00465C65" w:rsidRDefault="00465C65">
      <w:pPr>
        <w:spacing w:after="0" w:line="360" w:lineRule="auto"/>
        <w:jc w:val="both"/>
        <w:rPr>
          <w:rFonts w:ascii="Times New Roman" w:hAnsi="Times New Roman" w:cs="Times New Roman"/>
          <w:b/>
          <w:bCs/>
          <w:sz w:val="24"/>
          <w:szCs w:val="24"/>
          <w:lang w:val="en-US"/>
        </w:rPr>
      </w:pPr>
    </w:p>
    <w:p w14:paraId="32831212" w14:textId="77777777" w:rsidR="00465C65" w:rsidRDefault="00465C65">
      <w:pPr>
        <w:spacing w:after="0" w:line="360" w:lineRule="auto"/>
        <w:jc w:val="both"/>
        <w:rPr>
          <w:rFonts w:ascii="Times New Roman" w:hAnsi="Times New Roman" w:cs="Times New Roman"/>
          <w:b/>
          <w:bCs/>
          <w:sz w:val="24"/>
          <w:szCs w:val="24"/>
          <w:lang w:val="en-US"/>
        </w:rPr>
      </w:pPr>
    </w:p>
    <w:p w14:paraId="0D63B2AF" w14:textId="77777777" w:rsidR="00465C65" w:rsidRDefault="00465C65">
      <w:pPr>
        <w:spacing w:after="0" w:line="360" w:lineRule="auto"/>
        <w:jc w:val="both"/>
        <w:rPr>
          <w:rFonts w:ascii="Times New Roman" w:hAnsi="Times New Roman" w:cs="Times New Roman"/>
          <w:b/>
          <w:bCs/>
          <w:sz w:val="24"/>
          <w:szCs w:val="24"/>
          <w:lang w:val="en-US"/>
        </w:rPr>
      </w:pPr>
    </w:p>
    <w:p w14:paraId="3DB239DA" w14:textId="6B88FD05" w:rsidR="000437FB" w:rsidRDefault="00245C2B">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7656C3C5" w14:textId="0C52FCBB" w:rsidR="00245C2B" w:rsidRDefault="00A22C8C" w:rsidP="00A22C8C">
      <w:pPr>
        <w:spacing w:after="0" w:line="360" w:lineRule="auto"/>
        <w:ind w:firstLine="709"/>
        <w:jc w:val="both"/>
        <w:rPr>
          <w:ins w:id="2" w:author="Daniele Silvestro" w:date="2023-06-16T09:08:00Z"/>
          <w:rFonts w:ascii="Times New Roman" w:hAnsi="Times New Roman" w:cs="Times New Roman"/>
          <w:sz w:val="24"/>
          <w:szCs w:val="24"/>
          <w:lang w:val="en-US"/>
        </w:rPr>
      </w:pPr>
      <w:r w:rsidRPr="00A22C8C">
        <w:rPr>
          <w:rFonts w:ascii="Times New Roman" w:hAnsi="Times New Roman" w:cs="Times New Roman"/>
          <w:sz w:val="24"/>
          <w:szCs w:val="24"/>
          <w:lang w:val="en-US"/>
        </w:rPr>
        <w:t xml:space="preserve">Estimating species age (the elapsed time since origination) can give an insight into how species longevity might influence eco-evolutionary dynamics. Traditionally, species ages have been measured in the fossil record; however, recently, researchers have estimated the ages of extant species from the branch lengths of time-calibrated phylogenies. This approach poses problems because </w:t>
      </w:r>
      <w:del w:id="3" w:author="Daniele Silvestro" w:date="2023-06-16T08:11:00Z">
        <w:r w:rsidRPr="00A22C8C" w:rsidDel="008D01CA">
          <w:rPr>
            <w:rFonts w:ascii="Times New Roman" w:hAnsi="Times New Roman" w:cs="Times New Roman"/>
            <w:sz w:val="24"/>
            <w:szCs w:val="24"/>
            <w:lang w:val="en-US"/>
          </w:rPr>
          <w:delText xml:space="preserve">most </w:delText>
        </w:r>
      </w:del>
      <w:r w:rsidRPr="00A22C8C">
        <w:rPr>
          <w:rFonts w:ascii="Times New Roman" w:hAnsi="Times New Roman" w:cs="Times New Roman"/>
          <w:sz w:val="24"/>
          <w:szCs w:val="24"/>
          <w:lang w:val="en-US"/>
        </w:rPr>
        <w:t>phylogen</w:t>
      </w:r>
      <w:ins w:id="4" w:author="Daniele Silvestro" w:date="2023-06-16T08:11:00Z">
        <w:r w:rsidR="008D01CA">
          <w:rPr>
            <w:rFonts w:ascii="Times New Roman" w:hAnsi="Times New Roman" w:cs="Times New Roman"/>
            <w:sz w:val="24"/>
            <w:szCs w:val="24"/>
            <w:lang w:val="en-US"/>
          </w:rPr>
          <w:t>etic tree</w:t>
        </w:r>
      </w:ins>
      <w:ins w:id="5" w:author="Rachel" w:date="2023-09-06T23:08:00Z">
        <w:r w:rsidR="00F91F15">
          <w:rPr>
            <w:rFonts w:ascii="Times New Roman" w:hAnsi="Times New Roman" w:cs="Times New Roman"/>
            <w:sz w:val="24"/>
            <w:szCs w:val="24"/>
            <w:lang w:val="en-US"/>
          </w:rPr>
          <w:t>s</w:t>
        </w:r>
      </w:ins>
      <w:ins w:id="6" w:author="Daniele Silvestro" w:date="2023-06-16T08:11:00Z">
        <w:r w:rsidR="008D01CA">
          <w:rPr>
            <w:rFonts w:ascii="Times New Roman" w:hAnsi="Times New Roman" w:cs="Times New Roman"/>
            <w:sz w:val="24"/>
            <w:szCs w:val="24"/>
            <w:lang w:val="en-US"/>
          </w:rPr>
          <w:t xml:space="preserve"> typically</w:t>
        </w:r>
      </w:ins>
      <w:del w:id="7" w:author="Daniele Silvestro" w:date="2023-06-16T08:11:00Z">
        <w:r w:rsidRPr="00A22C8C" w:rsidDel="008D01CA">
          <w:rPr>
            <w:rFonts w:ascii="Times New Roman" w:hAnsi="Times New Roman" w:cs="Times New Roman"/>
            <w:sz w:val="24"/>
            <w:szCs w:val="24"/>
            <w:lang w:val="en-US"/>
          </w:rPr>
          <w:delText>ies</w:delText>
        </w:r>
      </w:del>
      <w:r w:rsidRPr="00A22C8C">
        <w:rPr>
          <w:rFonts w:ascii="Times New Roman" w:hAnsi="Times New Roman" w:cs="Times New Roman"/>
          <w:sz w:val="24"/>
          <w:szCs w:val="24"/>
          <w:lang w:val="en-US"/>
        </w:rPr>
        <w:t xml:space="preserve"> do not contain information about </w:t>
      </w:r>
      <w:del w:id="8" w:author="Daniele Silvestro" w:date="2023-06-16T08:11:00Z">
        <w:r w:rsidRPr="00A22C8C" w:rsidDel="008D01CA">
          <w:rPr>
            <w:rFonts w:ascii="Times New Roman" w:hAnsi="Times New Roman" w:cs="Times New Roman"/>
            <w:sz w:val="24"/>
            <w:szCs w:val="24"/>
            <w:lang w:val="en-US"/>
          </w:rPr>
          <w:delText xml:space="preserve">extinctions and </w:delText>
        </w:r>
      </w:del>
      <w:r w:rsidRPr="00A22C8C">
        <w:rPr>
          <w:rFonts w:ascii="Times New Roman" w:hAnsi="Times New Roman" w:cs="Times New Roman"/>
          <w:sz w:val="24"/>
          <w:szCs w:val="24"/>
          <w:lang w:val="en-US"/>
        </w:rPr>
        <w:t xml:space="preserve">speciation </w:t>
      </w:r>
      <w:ins w:id="9" w:author="Daniele Silvestro" w:date="2023-06-16T08:11:00Z">
        <w:r w:rsidR="008D01CA">
          <w:rPr>
            <w:rFonts w:ascii="Times New Roman" w:hAnsi="Times New Roman" w:cs="Times New Roman"/>
            <w:sz w:val="24"/>
            <w:szCs w:val="24"/>
            <w:lang w:val="en-US"/>
          </w:rPr>
          <w:t xml:space="preserve">and </w:t>
        </w:r>
        <w:r w:rsidR="008D01CA" w:rsidRPr="00A22C8C">
          <w:rPr>
            <w:rFonts w:ascii="Times New Roman" w:hAnsi="Times New Roman" w:cs="Times New Roman"/>
            <w:sz w:val="24"/>
            <w:szCs w:val="24"/>
            <w:lang w:val="en-US"/>
          </w:rPr>
          <w:t>extinction</w:t>
        </w:r>
        <w:del w:id="10" w:author="Rachel" w:date="2023-09-06T23:08:00Z">
          <w:r w:rsidR="008D01CA" w:rsidRPr="00A22C8C" w:rsidDel="00F91F15">
            <w:rPr>
              <w:rFonts w:ascii="Times New Roman" w:hAnsi="Times New Roman" w:cs="Times New Roman"/>
              <w:sz w:val="24"/>
              <w:szCs w:val="24"/>
              <w:lang w:val="en-US"/>
            </w:rPr>
            <w:delText>s</w:delText>
          </w:r>
        </w:del>
        <w:r w:rsidR="008D01CA"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 xml:space="preserve">modes. </w:t>
      </w:r>
      <w:r w:rsidRPr="009D0B00">
        <w:rPr>
          <w:rFonts w:ascii="Times New Roman" w:hAnsi="Times New Roman" w:cs="Times New Roman"/>
          <w:sz w:val="24"/>
          <w:szCs w:val="24"/>
          <w:lang w:val="en-US"/>
        </w:rPr>
        <w:t xml:space="preserve">When phylogenies do not include extinct lineages, the branch lengths of </w:t>
      </w:r>
      <w:ins w:id="11" w:author="Rachel" w:date="2023-09-06T23:09:00Z">
        <w:r w:rsidR="009D0B00" w:rsidRPr="009D0B00">
          <w:rPr>
            <w:rFonts w:ascii="Times New Roman" w:hAnsi="Times New Roman" w:cs="Times New Roman"/>
            <w:sz w:val="24"/>
            <w:szCs w:val="24"/>
            <w:lang w:val="en-US"/>
          </w:rPr>
          <w:t xml:space="preserve">extant </w:t>
        </w:r>
      </w:ins>
      <w:r w:rsidRPr="009D0B00">
        <w:rPr>
          <w:rFonts w:ascii="Times New Roman" w:hAnsi="Times New Roman" w:cs="Times New Roman"/>
          <w:sz w:val="24"/>
          <w:szCs w:val="24"/>
          <w:lang w:val="en-US"/>
        </w:rPr>
        <w:t xml:space="preserve">sister </w:t>
      </w:r>
      <w:del w:id="12" w:author="Rachel" w:date="2023-09-06T23:09:00Z">
        <w:r w:rsidRPr="009D0B00" w:rsidDel="009D0B00">
          <w:rPr>
            <w:rFonts w:ascii="Times New Roman" w:hAnsi="Times New Roman" w:cs="Times New Roman"/>
            <w:sz w:val="24"/>
            <w:szCs w:val="24"/>
            <w:lang w:val="en-US"/>
          </w:rPr>
          <w:delText xml:space="preserve">extant </w:delText>
        </w:r>
      </w:del>
      <w:r w:rsidRPr="009D0B00">
        <w:rPr>
          <w:rFonts w:ascii="Times New Roman" w:hAnsi="Times New Roman" w:cs="Times New Roman"/>
          <w:sz w:val="24"/>
          <w:szCs w:val="24"/>
          <w:lang w:val="en-US"/>
        </w:rPr>
        <w:t>species are likely to appear longer than they truly are.</w:t>
      </w:r>
      <w:r w:rsidRPr="00A22C8C">
        <w:rPr>
          <w:rFonts w:ascii="Times New Roman" w:hAnsi="Times New Roman" w:cs="Times New Roman"/>
          <w:sz w:val="24"/>
          <w:szCs w:val="24"/>
          <w:lang w:val="en-US"/>
        </w:rPr>
        <w:t xml:space="preserve"> </w:t>
      </w:r>
      <w:del w:id="13" w:author="Daniele Silvestro" w:date="2023-06-16T08:12:00Z">
        <w:r w:rsidRPr="00A22C8C" w:rsidDel="008D01CA">
          <w:rPr>
            <w:rFonts w:ascii="Times New Roman" w:hAnsi="Times New Roman" w:cs="Times New Roman"/>
            <w:sz w:val="24"/>
            <w:szCs w:val="24"/>
            <w:lang w:val="en-US"/>
          </w:rPr>
          <w:delText xml:space="preserve">The </w:delText>
        </w:r>
      </w:del>
      <w:ins w:id="14" w:author="Daniele Silvestro" w:date="2023-06-16T08:12:00Z">
        <w:r w:rsidR="008D01CA">
          <w:rPr>
            <w:rFonts w:ascii="Times New Roman" w:hAnsi="Times New Roman" w:cs="Times New Roman"/>
            <w:sz w:val="24"/>
            <w:szCs w:val="24"/>
            <w:lang w:val="en-US"/>
          </w:rPr>
          <w:t>Additionally, different</w:t>
        </w:r>
        <w:r w:rsidR="008D01CA"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speciation modes (</w:t>
      </w:r>
      <w:ins w:id="15" w:author="Daniele Silvestro" w:date="2023-06-16T08:12:00Z">
        <w:r w:rsidR="008D01CA">
          <w:rPr>
            <w:rFonts w:ascii="Times New Roman" w:hAnsi="Times New Roman" w:cs="Times New Roman"/>
            <w:sz w:val="24"/>
            <w:szCs w:val="24"/>
            <w:lang w:val="en-US"/>
          </w:rPr>
          <w:t xml:space="preserve">e.g., </w:t>
        </w:r>
      </w:ins>
      <w:r w:rsidRPr="00A22C8C">
        <w:rPr>
          <w:rFonts w:ascii="Times New Roman" w:hAnsi="Times New Roman" w:cs="Times New Roman"/>
          <w:sz w:val="24"/>
          <w:szCs w:val="24"/>
          <w:lang w:val="en-US"/>
        </w:rPr>
        <w:t xml:space="preserve">bifurcating, budding, or anagenetic) cause different topological representations of phylogeny and, thus, affect the </w:t>
      </w:r>
      <w:ins w:id="16" w:author="Daniele Silvestro" w:date="2023-06-16T08:12:00Z">
        <w:r w:rsidR="008D01CA">
          <w:rPr>
            <w:rFonts w:ascii="Times New Roman" w:hAnsi="Times New Roman" w:cs="Times New Roman"/>
            <w:sz w:val="24"/>
            <w:szCs w:val="24"/>
            <w:lang w:val="en-US"/>
          </w:rPr>
          <w:t xml:space="preserve">relationship between </w:t>
        </w:r>
      </w:ins>
      <w:r w:rsidRPr="00A22C8C">
        <w:rPr>
          <w:rFonts w:ascii="Times New Roman" w:hAnsi="Times New Roman" w:cs="Times New Roman"/>
          <w:sz w:val="24"/>
          <w:szCs w:val="24"/>
          <w:lang w:val="en-US"/>
        </w:rPr>
        <w:t xml:space="preserve">branch lengths and </w:t>
      </w:r>
      <w:del w:id="17" w:author="Daniele Silvestro" w:date="2023-06-16T08:12:00Z">
        <w:r w:rsidRPr="00A22C8C" w:rsidDel="008D01CA">
          <w:rPr>
            <w:rFonts w:ascii="Times New Roman" w:hAnsi="Times New Roman" w:cs="Times New Roman"/>
            <w:sz w:val="24"/>
            <w:szCs w:val="24"/>
            <w:lang w:val="en-US"/>
          </w:rPr>
          <w:delText xml:space="preserve">the estimation of </w:delText>
        </w:r>
      </w:del>
      <w:r w:rsidRPr="00A22C8C">
        <w:rPr>
          <w:rFonts w:ascii="Times New Roman" w:hAnsi="Times New Roman" w:cs="Times New Roman"/>
          <w:sz w:val="24"/>
          <w:szCs w:val="24"/>
          <w:lang w:val="en-US"/>
        </w:rPr>
        <w:t xml:space="preserve">species age. </w:t>
      </w:r>
      <w:del w:id="18" w:author="Daniele Silvestro" w:date="2023-06-16T08:13:00Z">
        <w:r w:rsidRPr="00A22C8C" w:rsidDel="008D01CA">
          <w:rPr>
            <w:rFonts w:ascii="Times New Roman" w:hAnsi="Times New Roman" w:cs="Times New Roman"/>
            <w:sz w:val="24"/>
            <w:szCs w:val="24"/>
            <w:lang w:val="en-US"/>
          </w:rPr>
          <w:delText>The i</w:delText>
        </w:r>
      </w:del>
      <w:ins w:id="19" w:author="Daniele Silvestro" w:date="2023-06-16T08:13:00Z">
        <w:r w:rsidR="008D01CA">
          <w:rPr>
            <w:rFonts w:ascii="Times New Roman" w:hAnsi="Times New Roman" w:cs="Times New Roman"/>
            <w:sz w:val="24"/>
            <w:szCs w:val="24"/>
            <w:lang w:val="en-US"/>
          </w:rPr>
          <w:t>I</w:t>
        </w:r>
      </w:ins>
      <w:r w:rsidRPr="00A22C8C">
        <w:rPr>
          <w:rFonts w:ascii="Times New Roman" w:hAnsi="Times New Roman" w:cs="Times New Roman"/>
          <w:sz w:val="24"/>
          <w:szCs w:val="24"/>
          <w:lang w:val="en-US"/>
        </w:rPr>
        <w:t xml:space="preserve">nformation about extinctions </w:t>
      </w:r>
      <w:del w:id="20" w:author="Daniele Silvestro" w:date="2023-06-16T08:13: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provided by fossils</w:t>
      </w:r>
      <w:del w:id="21" w:author="Daniele Silvestro" w:date="2023-06-16T08:13: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is incomplete for most </w:t>
      </w:r>
      <w:del w:id="22" w:author="Daniele Silvestro" w:date="2023-06-16T08:13:00Z">
        <w:r w:rsidRPr="00A22C8C" w:rsidDel="008D01CA">
          <w:rPr>
            <w:rFonts w:ascii="Times New Roman" w:hAnsi="Times New Roman" w:cs="Times New Roman"/>
            <w:sz w:val="24"/>
            <w:szCs w:val="24"/>
            <w:lang w:val="en-US"/>
          </w:rPr>
          <w:delText>phylogenies</w:delText>
        </w:r>
      </w:del>
      <w:ins w:id="23" w:author="Daniele Silvestro" w:date="2023-06-16T08:13:00Z">
        <w:r w:rsidR="008D01CA">
          <w:rPr>
            <w:rFonts w:ascii="Times New Roman" w:hAnsi="Times New Roman" w:cs="Times New Roman"/>
            <w:sz w:val="24"/>
            <w:szCs w:val="24"/>
            <w:lang w:val="en-US"/>
          </w:rPr>
          <w:t>clades</w:t>
        </w:r>
      </w:ins>
      <w:r w:rsidRPr="00A22C8C">
        <w:rPr>
          <w:rFonts w:ascii="Times New Roman" w:hAnsi="Times New Roman" w:cs="Times New Roman"/>
          <w:sz w:val="24"/>
          <w:szCs w:val="24"/>
          <w:lang w:val="en-US"/>
        </w:rPr>
        <w:t>, and the</w:t>
      </w:r>
      <w:ins w:id="24" w:author="Daniele Silvestro" w:date="2023-06-16T08:13:00Z">
        <w:r w:rsidR="008D01CA">
          <w:rPr>
            <w:rFonts w:ascii="Times New Roman" w:hAnsi="Times New Roman" w:cs="Times New Roman"/>
            <w:sz w:val="24"/>
            <w:szCs w:val="24"/>
            <w:lang w:val="en-US"/>
          </w:rPr>
          <w:t xml:space="preserve"> prevalent</w:t>
        </w:r>
      </w:ins>
      <w:r w:rsidRPr="00A22C8C">
        <w:rPr>
          <w:rFonts w:ascii="Times New Roman" w:hAnsi="Times New Roman" w:cs="Times New Roman"/>
          <w:sz w:val="24"/>
          <w:szCs w:val="24"/>
          <w:lang w:val="en-US"/>
        </w:rPr>
        <w:t xml:space="preserve"> mode of speciation i</w:t>
      </w:r>
      <w:ins w:id="25" w:author="Daniele Silvestro" w:date="2023-06-16T08:13:00Z">
        <w:r w:rsidR="008D01CA">
          <w:rPr>
            <w:rFonts w:ascii="Times New Roman" w:hAnsi="Times New Roman" w:cs="Times New Roman"/>
            <w:sz w:val="24"/>
            <w:szCs w:val="24"/>
            <w:lang w:val="en-US"/>
          </w:rPr>
          <w:t xml:space="preserve">s </w:t>
        </w:r>
      </w:ins>
      <w:ins w:id="26" w:author="Daniele Silvestro" w:date="2023-06-16T08:14:00Z">
        <w:r w:rsidR="008D01CA">
          <w:rPr>
            <w:rFonts w:ascii="Times New Roman" w:hAnsi="Times New Roman" w:cs="Times New Roman"/>
            <w:sz w:val="24"/>
            <w:szCs w:val="24"/>
            <w:lang w:val="en-US"/>
          </w:rPr>
          <w:t>largely unknown</w:t>
        </w:r>
      </w:ins>
      <w:del w:id="27" w:author="Daniele Silvestro" w:date="2023-06-16T08:13:00Z">
        <w:r w:rsidRPr="00A22C8C" w:rsidDel="008D01CA">
          <w:rPr>
            <w:rFonts w:ascii="Times New Roman" w:hAnsi="Times New Roman" w:cs="Times New Roman"/>
            <w:sz w:val="24"/>
            <w:szCs w:val="24"/>
            <w:lang w:val="en-US"/>
          </w:rPr>
          <w:delText>n most cases is unknown</w:delText>
        </w:r>
      </w:del>
      <w:r w:rsidRPr="00A22C8C">
        <w:rPr>
          <w:rFonts w:ascii="Times New Roman" w:hAnsi="Times New Roman" w:cs="Times New Roman"/>
          <w:sz w:val="24"/>
          <w:szCs w:val="24"/>
          <w:lang w:val="en-US"/>
        </w:rPr>
        <w:t xml:space="preserve">. </w:t>
      </w:r>
      <w:del w:id="28" w:author="Daniele Silvestro" w:date="2023-06-16T08:14:00Z">
        <w:r w:rsidRPr="00A22C8C" w:rsidDel="008D01CA">
          <w:rPr>
            <w:rFonts w:ascii="Times New Roman" w:hAnsi="Times New Roman" w:cs="Times New Roman"/>
            <w:sz w:val="24"/>
            <w:szCs w:val="24"/>
            <w:lang w:val="en-US"/>
          </w:rPr>
          <w:delText>This study aims to</w:delText>
        </w:r>
      </w:del>
      <w:ins w:id="29" w:author="Daniele Silvestro" w:date="2023-06-16T08:14:00Z">
        <w:r w:rsidR="008D01CA">
          <w:rPr>
            <w:rFonts w:ascii="Times New Roman" w:hAnsi="Times New Roman" w:cs="Times New Roman"/>
            <w:sz w:val="24"/>
            <w:szCs w:val="24"/>
            <w:lang w:val="en-US"/>
          </w:rPr>
          <w:t>Here we</w:t>
        </w:r>
      </w:ins>
      <w:r w:rsidRPr="00A22C8C">
        <w:rPr>
          <w:rFonts w:ascii="Times New Roman" w:hAnsi="Times New Roman" w:cs="Times New Roman"/>
          <w:sz w:val="24"/>
          <w:szCs w:val="24"/>
          <w:lang w:val="en-US"/>
        </w:rPr>
        <w:t xml:space="preserve"> evaluate</w:t>
      </w:r>
      <w:del w:id="30" w:author="Daniele Silvestro" w:date="2023-06-16T08:14: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through simulations</w:t>
      </w:r>
      <w:del w:id="31" w:author="Daniele Silvestro" w:date="2023-06-16T08:14:00Z">
        <w:r w:rsidRPr="00A22C8C" w:rsidDel="008D01CA">
          <w:rPr>
            <w:rFonts w:ascii="Times New Roman" w:hAnsi="Times New Roman" w:cs="Times New Roman"/>
            <w:sz w:val="24"/>
            <w:szCs w:val="24"/>
            <w:lang w:val="en-US"/>
          </w:rPr>
          <w:delText>,</w:delText>
        </w:r>
      </w:del>
      <w:r w:rsidRPr="00A22C8C">
        <w:rPr>
          <w:rFonts w:ascii="Times New Roman" w:hAnsi="Times New Roman" w:cs="Times New Roman"/>
          <w:sz w:val="24"/>
          <w:szCs w:val="24"/>
          <w:lang w:val="en-US"/>
        </w:rPr>
        <w:t xml:space="preserve"> the </w:t>
      </w:r>
      <w:del w:id="32" w:author="Daniele Silvestro" w:date="2023-06-16T08:14:00Z">
        <w:r w:rsidRPr="00A22C8C" w:rsidDel="008D01CA">
          <w:rPr>
            <w:rFonts w:ascii="Times New Roman" w:hAnsi="Times New Roman" w:cs="Times New Roman"/>
            <w:sz w:val="24"/>
            <w:szCs w:val="24"/>
            <w:lang w:val="en-US"/>
          </w:rPr>
          <w:delText>potential sources of error (</w:delText>
        </w:r>
      </w:del>
      <w:ins w:id="33" w:author="Daniele Silvestro" w:date="2023-06-16T08:14:00Z">
        <w:r w:rsidR="008D01CA">
          <w:rPr>
            <w:rFonts w:ascii="Times New Roman" w:hAnsi="Times New Roman" w:cs="Times New Roman"/>
            <w:sz w:val="24"/>
            <w:szCs w:val="24"/>
            <w:lang w:val="en-US"/>
          </w:rPr>
          <w:t xml:space="preserve">effect of </w:t>
        </w:r>
      </w:ins>
      <w:r w:rsidRPr="00A22C8C">
        <w:rPr>
          <w:rFonts w:ascii="Times New Roman" w:hAnsi="Times New Roman" w:cs="Times New Roman"/>
          <w:sz w:val="24"/>
          <w:szCs w:val="24"/>
          <w:lang w:val="en-US"/>
        </w:rPr>
        <w:t>extinction</w:t>
      </w:r>
      <w:del w:id="34" w:author="Daniele Silvestro" w:date="2023-06-16T08:14:00Z">
        <w:r w:rsidRPr="00A22C8C" w:rsidDel="008D01CA">
          <w:rPr>
            <w:rFonts w:ascii="Times New Roman" w:hAnsi="Times New Roman" w:cs="Times New Roman"/>
            <w:sz w:val="24"/>
            <w:szCs w:val="24"/>
            <w:lang w:val="en-US"/>
          </w:rPr>
          <w:delText>s</w:delText>
        </w:r>
      </w:del>
      <w:r w:rsidRPr="00A22C8C">
        <w:rPr>
          <w:rFonts w:ascii="Times New Roman" w:hAnsi="Times New Roman" w:cs="Times New Roman"/>
          <w:sz w:val="24"/>
          <w:szCs w:val="24"/>
          <w:lang w:val="en-US"/>
        </w:rPr>
        <w:t xml:space="preserve"> and mode</w:t>
      </w:r>
      <w:del w:id="35" w:author="Daniele Silvestro" w:date="2023-06-16T08:14:00Z">
        <w:r w:rsidRPr="00A22C8C" w:rsidDel="008D01CA">
          <w:rPr>
            <w:rFonts w:ascii="Times New Roman" w:hAnsi="Times New Roman" w:cs="Times New Roman"/>
            <w:sz w:val="24"/>
            <w:szCs w:val="24"/>
            <w:lang w:val="en-US"/>
          </w:rPr>
          <w:delText>s</w:delText>
        </w:r>
      </w:del>
      <w:r w:rsidRPr="00A22C8C">
        <w:rPr>
          <w:rFonts w:ascii="Times New Roman" w:hAnsi="Times New Roman" w:cs="Times New Roman"/>
          <w:sz w:val="24"/>
          <w:szCs w:val="24"/>
          <w:lang w:val="en-US"/>
        </w:rPr>
        <w:t xml:space="preserve"> of speciation</w:t>
      </w:r>
      <w:del w:id="36" w:author="Daniele Silvestro" w:date="2023-06-16T08:14:00Z">
        <w:r w:rsidRPr="00A22C8C" w:rsidDel="008D01CA">
          <w:rPr>
            <w:rFonts w:ascii="Times New Roman" w:hAnsi="Times New Roman" w:cs="Times New Roman"/>
            <w:sz w:val="24"/>
            <w:szCs w:val="24"/>
            <w:lang w:val="en-US"/>
          </w:rPr>
          <w:delText>) in</w:delText>
        </w:r>
      </w:del>
      <w:ins w:id="37" w:author="Daniele Silvestro" w:date="2023-06-16T08:14:00Z">
        <w:r w:rsidR="008D01CA">
          <w:rPr>
            <w:rFonts w:ascii="Times New Roman" w:hAnsi="Times New Roman" w:cs="Times New Roman"/>
            <w:sz w:val="24"/>
            <w:szCs w:val="24"/>
            <w:lang w:val="en-US"/>
          </w:rPr>
          <w:t xml:space="preserve"> on</w:t>
        </w:r>
      </w:ins>
      <w:r w:rsidRPr="00A22C8C">
        <w:rPr>
          <w:rFonts w:ascii="Times New Roman" w:hAnsi="Times New Roman" w:cs="Times New Roman"/>
          <w:sz w:val="24"/>
          <w:szCs w:val="24"/>
          <w:lang w:val="en-US"/>
        </w:rPr>
        <w:t xml:space="preserve"> </w:t>
      </w:r>
      <w:del w:id="38" w:author="Daniele Silvestro" w:date="2023-06-16T08:15:00Z">
        <w:r w:rsidRPr="00A22C8C" w:rsidDel="008D01CA">
          <w:rPr>
            <w:rFonts w:ascii="Times New Roman" w:hAnsi="Times New Roman" w:cs="Times New Roman"/>
            <w:sz w:val="24"/>
            <w:szCs w:val="24"/>
            <w:lang w:val="en-US"/>
          </w:rPr>
          <w:delText xml:space="preserve">estimating the </w:delText>
        </w:r>
      </w:del>
      <w:r w:rsidRPr="00A22C8C">
        <w:rPr>
          <w:rFonts w:ascii="Times New Roman" w:hAnsi="Times New Roman" w:cs="Times New Roman"/>
          <w:sz w:val="24"/>
          <w:szCs w:val="24"/>
          <w:lang w:val="en-US"/>
        </w:rPr>
        <w:t xml:space="preserve">phylogenetic </w:t>
      </w:r>
      <w:ins w:id="39" w:author="Daniele Silvestro" w:date="2023-06-16T08:15:00Z">
        <w:r w:rsidR="008D01CA">
          <w:rPr>
            <w:rFonts w:ascii="Times New Roman" w:hAnsi="Times New Roman" w:cs="Times New Roman"/>
            <w:sz w:val="24"/>
            <w:szCs w:val="24"/>
            <w:lang w:val="en-US"/>
          </w:rPr>
          <w:t xml:space="preserve">estimation of species </w:t>
        </w:r>
      </w:ins>
      <w:r w:rsidRPr="00A22C8C">
        <w:rPr>
          <w:rFonts w:ascii="Times New Roman" w:hAnsi="Times New Roman" w:cs="Times New Roman"/>
          <w:sz w:val="24"/>
          <w:szCs w:val="24"/>
          <w:lang w:val="en-US"/>
        </w:rPr>
        <w:t xml:space="preserve">age. </w:t>
      </w:r>
      <w:del w:id="40" w:author="Daniele Silvestro" w:date="2023-06-16T08:15:00Z">
        <w:r w:rsidRPr="00A22C8C" w:rsidDel="008D01CA">
          <w:rPr>
            <w:rFonts w:ascii="Times New Roman" w:hAnsi="Times New Roman" w:cs="Times New Roman"/>
            <w:sz w:val="24"/>
            <w:szCs w:val="24"/>
            <w:lang w:val="en-US"/>
          </w:rPr>
          <w:delText>Furthermore, w</w:delText>
        </w:r>
      </w:del>
      <w:del w:id="41" w:author="Daniele Silvestro" w:date="2023-06-16T09:07:00Z">
        <w:r w:rsidRPr="00A22C8C" w:rsidDel="00B42454">
          <w:rPr>
            <w:rFonts w:ascii="Times New Roman" w:hAnsi="Times New Roman" w:cs="Times New Roman"/>
            <w:sz w:val="24"/>
            <w:szCs w:val="24"/>
            <w:lang w:val="en-US"/>
          </w:rPr>
          <w:delText xml:space="preserve">e </w:delText>
        </w:r>
      </w:del>
      <w:del w:id="42" w:author="Daniele Silvestro" w:date="2023-06-16T08:15:00Z">
        <w:r w:rsidRPr="00A22C8C" w:rsidDel="008D01CA">
          <w:rPr>
            <w:rFonts w:ascii="Times New Roman" w:hAnsi="Times New Roman" w:cs="Times New Roman"/>
            <w:sz w:val="24"/>
            <w:szCs w:val="24"/>
            <w:lang w:val="en-US"/>
          </w:rPr>
          <w:delText>developed a geometric function</w:delText>
        </w:r>
      </w:del>
      <w:del w:id="43" w:author="Daniele Silvestro" w:date="2023-06-16T09:07:00Z">
        <w:r w:rsidRPr="00A22C8C" w:rsidDel="00B42454">
          <w:rPr>
            <w:rFonts w:ascii="Times New Roman" w:hAnsi="Times New Roman" w:cs="Times New Roman"/>
            <w:sz w:val="24"/>
            <w:szCs w:val="24"/>
            <w:lang w:val="en-US"/>
          </w:rPr>
          <w:delText xml:space="preserve"> to partially correct phylogenetic ages </w:delText>
        </w:r>
      </w:del>
      <w:del w:id="44" w:author="Daniele Silvestro" w:date="2023-06-16T08:16:00Z">
        <w:r w:rsidRPr="00A22C8C" w:rsidDel="008D01CA">
          <w:rPr>
            <w:rFonts w:ascii="Times New Roman" w:hAnsi="Times New Roman" w:cs="Times New Roman"/>
            <w:sz w:val="24"/>
            <w:szCs w:val="24"/>
            <w:lang w:val="en-US"/>
          </w:rPr>
          <w:delText>when considering</w:delText>
        </w:r>
      </w:del>
      <w:del w:id="45" w:author="Daniele Silvestro" w:date="2023-06-16T09:07:00Z">
        <w:r w:rsidRPr="00A22C8C" w:rsidDel="00B42454">
          <w:rPr>
            <w:rFonts w:ascii="Times New Roman" w:hAnsi="Times New Roman" w:cs="Times New Roman"/>
            <w:sz w:val="24"/>
            <w:szCs w:val="24"/>
            <w:lang w:val="en-US"/>
          </w:rPr>
          <w:delText xml:space="preserve"> budding speciation. </w:delText>
        </w:r>
      </w:del>
      <w:r w:rsidRPr="00A22C8C">
        <w:rPr>
          <w:rFonts w:ascii="Times New Roman" w:hAnsi="Times New Roman" w:cs="Times New Roman"/>
          <w:sz w:val="24"/>
          <w:szCs w:val="24"/>
          <w:lang w:val="en-US"/>
        </w:rPr>
        <w:t xml:space="preserve">We found that extinction rate and speciation modes greatly influence the </w:t>
      </w:r>
      <w:del w:id="46" w:author="Daniele Silvestro" w:date="2023-06-16T08:33:00Z">
        <w:r w:rsidRPr="00A22C8C" w:rsidDel="004002F8">
          <w:rPr>
            <w:rFonts w:ascii="Times New Roman" w:hAnsi="Times New Roman" w:cs="Times New Roman"/>
            <w:sz w:val="24"/>
            <w:szCs w:val="24"/>
            <w:lang w:val="en-US"/>
          </w:rPr>
          <w:delText>estimation of phylogenetic age</w:delText>
        </w:r>
      </w:del>
      <w:ins w:id="47" w:author="Daniele Silvestro" w:date="2023-06-16T08:34:00Z">
        <w:r w:rsidR="004002F8">
          <w:rPr>
            <w:rFonts w:ascii="Times New Roman" w:hAnsi="Times New Roman" w:cs="Times New Roman"/>
            <w:sz w:val="24"/>
            <w:szCs w:val="24"/>
            <w:lang w:val="en-US"/>
          </w:rPr>
          <w:t>accuracy</w:t>
        </w:r>
      </w:ins>
      <w:ins w:id="48" w:author="Daniele Silvestro" w:date="2023-06-16T08:33:00Z">
        <w:r w:rsidR="004002F8">
          <w:rPr>
            <w:rFonts w:ascii="Times New Roman" w:hAnsi="Times New Roman" w:cs="Times New Roman"/>
            <w:sz w:val="24"/>
            <w:szCs w:val="24"/>
            <w:lang w:val="en-US"/>
          </w:rPr>
          <w:t xml:space="preserve"> of </w:t>
        </w:r>
        <w:r w:rsidR="004002F8" w:rsidRPr="00A22C8C">
          <w:rPr>
            <w:rFonts w:ascii="Times New Roman" w:hAnsi="Times New Roman" w:cs="Times New Roman"/>
            <w:sz w:val="24"/>
            <w:szCs w:val="24"/>
            <w:lang w:val="en-US"/>
          </w:rPr>
          <w:t>branch length</w:t>
        </w:r>
        <w:r w:rsidR="004002F8">
          <w:rPr>
            <w:rFonts w:ascii="Times New Roman" w:hAnsi="Times New Roman" w:cs="Times New Roman"/>
            <w:sz w:val="24"/>
            <w:szCs w:val="24"/>
            <w:lang w:val="en-US"/>
          </w:rPr>
          <w:t xml:space="preserve"> </w:t>
        </w:r>
      </w:ins>
      <w:ins w:id="49" w:author="Daniele Silvestro" w:date="2023-06-16T08:34:00Z">
        <w:r w:rsidR="004002F8">
          <w:rPr>
            <w:rFonts w:ascii="Times New Roman" w:hAnsi="Times New Roman" w:cs="Times New Roman"/>
            <w:sz w:val="24"/>
            <w:szCs w:val="24"/>
            <w:lang w:val="en-US"/>
          </w:rPr>
          <w:t xml:space="preserve">as an approximation of </w:t>
        </w:r>
      </w:ins>
      <w:ins w:id="50" w:author="Daniele Silvestro" w:date="2023-06-16T08:33:00Z">
        <w:r w:rsidR="004002F8">
          <w:rPr>
            <w:rFonts w:ascii="Times New Roman" w:hAnsi="Times New Roman" w:cs="Times New Roman"/>
            <w:sz w:val="24"/>
            <w:szCs w:val="24"/>
            <w:lang w:val="en-US"/>
          </w:rPr>
          <w:t>species age</w:t>
        </w:r>
      </w:ins>
      <w:r w:rsidRPr="00A22C8C">
        <w:rPr>
          <w:rFonts w:ascii="Times New Roman" w:hAnsi="Times New Roman" w:cs="Times New Roman"/>
          <w:sz w:val="24"/>
          <w:szCs w:val="24"/>
          <w:lang w:val="en-US"/>
        </w:rPr>
        <w:t xml:space="preserve">. </w:t>
      </w:r>
      <w:ins w:id="51" w:author="Daniele Silvestro" w:date="2023-06-16T08:35:00Z">
        <w:r w:rsidR="004002F8">
          <w:rPr>
            <w:rFonts w:ascii="Times New Roman" w:hAnsi="Times New Roman" w:cs="Times New Roman"/>
            <w:sz w:val="24"/>
            <w:szCs w:val="24"/>
            <w:lang w:val="en-US"/>
          </w:rPr>
          <w:t xml:space="preserve">Under the assumption of </w:t>
        </w:r>
      </w:ins>
      <w:del w:id="52" w:author="Daniele Silvestro" w:date="2023-06-16T08:35:00Z">
        <w:r w:rsidRPr="00A22C8C" w:rsidDel="004002F8">
          <w:rPr>
            <w:rFonts w:ascii="Times New Roman" w:hAnsi="Times New Roman" w:cs="Times New Roman"/>
            <w:sz w:val="24"/>
            <w:szCs w:val="24"/>
            <w:lang w:val="en-US"/>
          </w:rPr>
          <w:delText xml:space="preserve">Bifurcating </w:delText>
        </w:r>
      </w:del>
      <w:ins w:id="53" w:author="Daniele Silvestro" w:date="2023-06-16T08:35:00Z">
        <w:r w:rsidR="004002F8">
          <w:rPr>
            <w:rFonts w:ascii="Times New Roman" w:hAnsi="Times New Roman" w:cs="Times New Roman"/>
            <w:sz w:val="24"/>
            <w:szCs w:val="24"/>
            <w:lang w:val="en-US"/>
          </w:rPr>
          <w:t>b</w:t>
        </w:r>
        <w:r w:rsidR="004002F8" w:rsidRPr="00A22C8C">
          <w:rPr>
            <w:rFonts w:ascii="Times New Roman" w:hAnsi="Times New Roman" w:cs="Times New Roman"/>
            <w:sz w:val="24"/>
            <w:szCs w:val="24"/>
            <w:lang w:val="en-US"/>
          </w:rPr>
          <w:t xml:space="preserve">ifurcating </w:t>
        </w:r>
      </w:ins>
      <w:r w:rsidRPr="00A22C8C">
        <w:rPr>
          <w:rFonts w:ascii="Times New Roman" w:hAnsi="Times New Roman" w:cs="Times New Roman"/>
          <w:sz w:val="24"/>
          <w:szCs w:val="24"/>
          <w:lang w:val="en-US"/>
        </w:rPr>
        <w:t xml:space="preserve">speciation </w:t>
      </w:r>
      <w:del w:id="54" w:author="Daniele Silvestro" w:date="2023-06-16T08:35:00Z">
        <w:r w:rsidRPr="00A22C8C" w:rsidDel="004002F8">
          <w:rPr>
            <w:rFonts w:ascii="Times New Roman" w:hAnsi="Times New Roman" w:cs="Times New Roman"/>
            <w:sz w:val="24"/>
            <w:szCs w:val="24"/>
            <w:lang w:val="en-US"/>
          </w:rPr>
          <w:delText xml:space="preserve">presented </w:delText>
        </w:r>
      </w:del>
      <w:ins w:id="55" w:author="Daniele Silvestro" w:date="2023-06-16T08:35:00Z">
        <w:r w:rsidR="004002F8">
          <w:rPr>
            <w:rFonts w:ascii="Times New Roman" w:hAnsi="Times New Roman" w:cs="Times New Roman"/>
            <w:sz w:val="24"/>
            <w:szCs w:val="24"/>
            <w:lang w:val="en-US"/>
          </w:rPr>
          <w:t>we measured</w:t>
        </w:r>
        <w:r w:rsidR="004002F8"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 xml:space="preserve">a </w:t>
      </w:r>
      <w:ins w:id="56" w:author="Daniele Silvestro" w:date="2023-06-16T08:35:00Z">
        <w:r w:rsidR="004002F8">
          <w:rPr>
            <w:rFonts w:ascii="Times New Roman" w:hAnsi="Times New Roman" w:cs="Times New Roman"/>
            <w:sz w:val="24"/>
            <w:szCs w:val="24"/>
            <w:lang w:val="en-US"/>
          </w:rPr>
          <w:t xml:space="preserve">relatively </w:t>
        </w:r>
      </w:ins>
      <w:r w:rsidRPr="00A22C8C">
        <w:rPr>
          <w:rFonts w:ascii="Times New Roman" w:hAnsi="Times New Roman" w:cs="Times New Roman"/>
          <w:sz w:val="24"/>
          <w:szCs w:val="24"/>
          <w:lang w:val="en-US"/>
        </w:rPr>
        <w:t>low mismatch between true and phylogenetic age, which</w:t>
      </w:r>
      <w:ins w:id="57" w:author="Daniele Silvestro" w:date="2023-06-16T08:35:00Z">
        <w:r w:rsidR="004002F8">
          <w:rPr>
            <w:rFonts w:ascii="Times New Roman" w:hAnsi="Times New Roman" w:cs="Times New Roman"/>
            <w:sz w:val="24"/>
            <w:szCs w:val="24"/>
            <w:lang w:val="en-US"/>
          </w:rPr>
          <w:t xml:space="preserve"> ho</w:t>
        </w:r>
      </w:ins>
      <w:ins w:id="58" w:author="Daniele Silvestro" w:date="2023-06-16T08:36:00Z">
        <w:r w:rsidR="004002F8">
          <w:rPr>
            <w:rFonts w:ascii="Times New Roman" w:hAnsi="Times New Roman" w:cs="Times New Roman"/>
            <w:sz w:val="24"/>
            <w:szCs w:val="24"/>
            <w:lang w:val="en-US"/>
          </w:rPr>
          <w:t>wever</w:t>
        </w:r>
      </w:ins>
      <w:r w:rsidRPr="00A22C8C">
        <w:rPr>
          <w:rFonts w:ascii="Times New Roman" w:hAnsi="Times New Roman" w:cs="Times New Roman"/>
          <w:sz w:val="24"/>
          <w:szCs w:val="24"/>
          <w:lang w:val="en-US"/>
        </w:rPr>
        <w:t xml:space="preserve"> </w:t>
      </w:r>
      <w:del w:id="59" w:author="Daniele Silvestro" w:date="2023-06-16T08:58:00Z">
        <w:r w:rsidRPr="00A22C8C" w:rsidDel="00D334BD">
          <w:rPr>
            <w:rFonts w:ascii="Times New Roman" w:hAnsi="Times New Roman" w:cs="Times New Roman"/>
            <w:sz w:val="24"/>
            <w:szCs w:val="24"/>
            <w:lang w:val="en-US"/>
          </w:rPr>
          <w:delText xml:space="preserve">increases </w:delText>
        </w:r>
      </w:del>
      <w:ins w:id="60" w:author="Daniele Silvestro" w:date="2023-06-16T08:58:00Z">
        <w:r w:rsidR="00D334BD" w:rsidRPr="00A22C8C">
          <w:rPr>
            <w:rFonts w:ascii="Times New Roman" w:hAnsi="Times New Roman" w:cs="Times New Roman"/>
            <w:sz w:val="24"/>
            <w:szCs w:val="24"/>
            <w:lang w:val="en-US"/>
          </w:rPr>
          <w:t>increase</w:t>
        </w:r>
        <w:r w:rsidR="00D334BD">
          <w:rPr>
            <w:rFonts w:ascii="Times New Roman" w:hAnsi="Times New Roman" w:cs="Times New Roman"/>
            <w:sz w:val="24"/>
            <w:szCs w:val="24"/>
            <w:lang w:val="en-US"/>
          </w:rPr>
          <w:t>d</w:t>
        </w:r>
        <w:r w:rsidR="00D334BD" w:rsidRPr="00A22C8C">
          <w:rPr>
            <w:rFonts w:ascii="Times New Roman" w:hAnsi="Times New Roman" w:cs="Times New Roman"/>
            <w:sz w:val="24"/>
            <w:szCs w:val="24"/>
            <w:lang w:val="en-US"/>
          </w:rPr>
          <w:t xml:space="preserve"> </w:t>
        </w:r>
      </w:ins>
      <w:r w:rsidRPr="00A22C8C">
        <w:rPr>
          <w:rFonts w:ascii="Times New Roman" w:hAnsi="Times New Roman" w:cs="Times New Roman"/>
          <w:sz w:val="24"/>
          <w:szCs w:val="24"/>
          <w:lang w:val="en-US"/>
        </w:rPr>
        <w:t xml:space="preserve">with extinction rates. </w:t>
      </w:r>
      <w:ins w:id="61" w:author="Daniele Silvestro" w:date="2023-06-16T08:59:00Z">
        <w:r w:rsidR="00D334BD">
          <w:rPr>
            <w:rFonts w:ascii="Times New Roman" w:hAnsi="Times New Roman" w:cs="Times New Roman"/>
            <w:sz w:val="24"/>
            <w:szCs w:val="24"/>
            <w:lang w:val="en-US"/>
          </w:rPr>
          <w:t>The erroring in estimated species age</w:t>
        </w:r>
      </w:ins>
      <w:del w:id="62" w:author="Daniele Silvestro" w:date="2023-06-16T08:59:00Z">
        <w:r w:rsidRPr="00A22C8C" w:rsidDel="00D334BD">
          <w:rPr>
            <w:rFonts w:ascii="Times New Roman" w:hAnsi="Times New Roman" w:cs="Times New Roman"/>
            <w:sz w:val="24"/>
            <w:szCs w:val="24"/>
            <w:lang w:val="en-US"/>
          </w:rPr>
          <w:delText>Budding speciation showed a high mismatch</w:delText>
        </w:r>
      </w:del>
      <w:del w:id="63" w:author="Daniele Silvestro" w:date="2023-06-16T08:36:00Z">
        <w:r w:rsidRPr="00A22C8C" w:rsidDel="004002F8">
          <w:rPr>
            <w:rFonts w:ascii="Times New Roman" w:hAnsi="Times New Roman" w:cs="Times New Roman"/>
            <w:sz w:val="24"/>
            <w:szCs w:val="24"/>
            <w:lang w:val="en-US"/>
          </w:rPr>
          <w:delText>, which increases slightly with the extinction rate</w:delText>
        </w:r>
      </w:del>
      <w:del w:id="64" w:author="Daniele Silvestro" w:date="2023-06-16T08:59:00Z">
        <w:r w:rsidRPr="00A22C8C" w:rsidDel="00D334BD">
          <w:rPr>
            <w:rFonts w:ascii="Times New Roman" w:hAnsi="Times New Roman" w:cs="Times New Roman"/>
            <w:sz w:val="24"/>
            <w:szCs w:val="24"/>
            <w:lang w:val="en-US"/>
          </w:rPr>
          <w:delText xml:space="preserve">. </w:delText>
        </w:r>
      </w:del>
      <w:ins w:id="65" w:author="Daniele Silvestro" w:date="2023-06-16T08:59:00Z">
        <w:r w:rsidR="00D334BD">
          <w:rPr>
            <w:rFonts w:ascii="Times New Roman" w:hAnsi="Times New Roman" w:cs="Times New Roman"/>
            <w:sz w:val="24"/>
            <w:szCs w:val="24"/>
            <w:lang w:val="en-US"/>
          </w:rPr>
          <w:t xml:space="preserve"> was substantially higher under budding speciation </w:t>
        </w:r>
      </w:ins>
      <w:ins w:id="66" w:author="Daniele Silvestro" w:date="2023-06-16T09:00:00Z">
        <w:r w:rsidR="00D334BD">
          <w:rPr>
            <w:rFonts w:ascii="Times New Roman" w:hAnsi="Times New Roman" w:cs="Times New Roman"/>
            <w:sz w:val="24"/>
            <w:szCs w:val="24"/>
            <w:lang w:val="en-US"/>
          </w:rPr>
          <w:t xml:space="preserve">and further increased with the </w:t>
        </w:r>
      </w:ins>
      <w:ins w:id="67" w:author="Daniele Silvestro" w:date="2023-06-16T08:37:00Z">
        <w:r w:rsidR="004002F8">
          <w:rPr>
            <w:rFonts w:ascii="Times New Roman" w:hAnsi="Times New Roman" w:cs="Times New Roman"/>
            <w:sz w:val="24"/>
            <w:szCs w:val="24"/>
            <w:lang w:val="en-US"/>
          </w:rPr>
          <w:t>inclu</w:t>
        </w:r>
      </w:ins>
      <w:ins w:id="68" w:author="Daniele Silvestro" w:date="2023-06-16T09:00:00Z">
        <w:r w:rsidR="00D334BD">
          <w:rPr>
            <w:rFonts w:ascii="Times New Roman" w:hAnsi="Times New Roman" w:cs="Times New Roman"/>
            <w:sz w:val="24"/>
            <w:szCs w:val="24"/>
            <w:lang w:val="en-US"/>
          </w:rPr>
          <w:t>sion</w:t>
        </w:r>
      </w:ins>
      <w:ins w:id="69" w:author="Daniele Silvestro" w:date="2023-06-16T08:37:00Z">
        <w:r w:rsidR="004002F8">
          <w:rPr>
            <w:rFonts w:ascii="Times New Roman" w:hAnsi="Times New Roman" w:cs="Times New Roman"/>
            <w:sz w:val="24"/>
            <w:szCs w:val="24"/>
            <w:lang w:val="en-US"/>
          </w:rPr>
          <w:t xml:space="preserve"> </w:t>
        </w:r>
      </w:ins>
      <w:del w:id="70" w:author="Daniele Silvestro" w:date="2023-06-16T08:37:00Z">
        <w:r w:rsidRPr="00A22C8C" w:rsidDel="004002F8">
          <w:rPr>
            <w:rFonts w:ascii="Times New Roman" w:hAnsi="Times New Roman" w:cs="Times New Roman"/>
            <w:sz w:val="24"/>
            <w:szCs w:val="24"/>
            <w:lang w:val="en-US"/>
          </w:rPr>
          <w:delText xml:space="preserve">Anagenetic </w:delText>
        </w:r>
      </w:del>
      <w:ins w:id="71" w:author="Daniele Silvestro" w:date="2023-06-16T08:37:00Z">
        <w:r w:rsidR="004002F8">
          <w:rPr>
            <w:rFonts w:ascii="Times New Roman" w:hAnsi="Times New Roman" w:cs="Times New Roman"/>
            <w:sz w:val="24"/>
            <w:szCs w:val="24"/>
            <w:lang w:val="en-US"/>
          </w:rPr>
          <w:t>a</w:t>
        </w:r>
        <w:r w:rsidR="004002F8" w:rsidRPr="00A22C8C">
          <w:rPr>
            <w:rFonts w:ascii="Times New Roman" w:hAnsi="Times New Roman" w:cs="Times New Roman"/>
            <w:sz w:val="24"/>
            <w:szCs w:val="24"/>
            <w:lang w:val="en-US"/>
          </w:rPr>
          <w:t xml:space="preserve">nagenetic </w:t>
        </w:r>
      </w:ins>
      <w:r w:rsidRPr="00A22C8C">
        <w:rPr>
          <w:rFonts w:ascii="Times New Roman" w:hAnsi="Times New Roman" w:cs="Times New Roman"/>
          <w:sz w:val="24"/>
          <w:szCs w:val="24"/>
          <w:lang w:val="en-US"/>
        </w:rPr>
        <w:t>speciation</w:t>
      </w:r>
      <w:del w:id="72" w:author="Daniele Silvestro" w:date="2023-06-16T09:01:00Z">
        <w:r w:rsidRPr="00A22C8C" w:rsidDel="00D334BD">
          <w:rPr>
            <w:rFonts w:ascii="Times New Roman" w:hAnsi="Times New Roman" w:cs="Times New Roman"/>
            <w:sz w:val="24"/>
            <w:szCs w:val="24"/>
            <w:lang w:val="en-US"/>
          </w:rPr>
          <w:delText xml:space="preserve"> </w:delText>
        </w:r>
      </w:del>
      <w:del w:id="73" w:author="Daniele Silvestro" w:date="2023-06-16T08:58:00Z">
        <w:r w:rsidRPr="00A22C8C" w:rsidDel="00D334BD">
          <w:rPr>
            <w:rFonts w:ascii="Times New Roman" w:hAnsi="Times New Roman" w:cs="Times New Roman"/>
            <w:sz w:val="24"/>
            <w:szCs w:val="24"/>
            <w:lang w:val="en-US"/>
          </w:rPr>
          <w:delText xml:space="preserve">(combined with bifurcating and budding) </w:delText>
        </w:r>
      </w:del>
      <w:del w:id="74" w:author="Daniele Silvestro" w:date="2023-06-16T09:00:00Z">
        <w:r w:rsidRPr="00A22C8C" w:rsidDel="00D334BD">
          <w:rPr>
            <w:rFonts w:ascii="Times New Roman" w:hAnsi="Times New Roman" w:cs="Times New Roman"/>
            <w:sz w:val="24"/>
            <w:szCs w:val="24"/>
            <w:lang w:val="en-US"/>
          </w:rPr>
          <w:delText xml:space="preserve">presented a </w:delText>
        </w:r>
      </w:del>
      <w:del w:id="75" w:author="Daniele Silvestro" w:date="2023-06-16T08:58:00Z">
        <w:r w:rsidRPr="00A22C8C" w:rsidDel="00D334BD">
          <w:rPr>
            <w:rFonts w:ascii="Times New Roman" w:hAnsi="Times New Roman" w:cs="Times New Roman"/>
            <w:sz w:val="24"/>
            <w:szCs w:val="24"/>
            <w:lang w:val="en-US"/>
          </w:rPr>
          <w:delText>very high</w:delText>
        </w:r>
      </w:del>
      <w:del w:id="76" w:author="Daniele Silvestro" w:date="2023-06-16T09:00:00Z">
        <w:r w:rsidRPr="00A22C8C" w:rsidDel="00D334BD">
          <w:rPr>
            <w:rFonts w:ascii="Times New Roman" w:hAnsi="Times New Roman" w:cs="Times New Roman"/>
            <w:sz w:val="24"/>
            <w:szCs w:val="24"/>
            <w:lang w:val="en-US"/>
          </w:rPr>
          <w:delText xml:space="preserve"> mismatch not affected by extinction rates</w:delText>
        </w:r>
      </w:del>
      <w:r w:rsidRPr="00A22C8C">
        <w:rPr>
          <w:rFonts w:ascii="Times New Roman" w:hAnsi="Times New Roman" w:cs="Times New Roman"/>
          <w:sz w:val="24"/>
          <w:szCs w:val="24"/>
          <w:lang w:val="en-US"/>
        </w:rPr>
        <w:t xml:space="preserve">. </w:t>
      </w:r>
      <w:commentRangeStart w:id="77"/>
      <w:r w:rsidRPr="00A22C8C">
        <w:rPr>
          <w:rFonts w:ascii="Times New Roman" w:hAnsi="Times New Roman" w:cs="Times New Roman"/>
          <w:sz w:val="24"/>
          <w:szCs w:val="24"/>
          <w:lang w:val="en-US"/>
        </w:rPr>
        <w:t>An extinction sensitivity analysis showed many incorrect inferences when using the phylogenetic age</w:t>
      </w:r>
      <w:commentRangeEnd w:id="77"/>
      <w:r w:rsidR="00D334BD">
        <w:rPr>
          <w:rStyle w:val="CommentReference"/>
        </w:rPr>
        <w:commentReference w:id="77"/>
      </w:r>
      <w:r w:rsidRPr="00A22C8C">
        <w:rPr>
          <w:rFonts w:ascii="Times New Roman" w:hAnsi="Times New Roman" w:cs="Times New Roman"/>
          <w:sz w:val="24"/>
          <w:szCs w:val="24"/>
          <w:lang w:val="en-US"/>
        </w:rPr>
        <w:t xml:space="preserve">. </w:t>
      </w:r>
      <w:ins w:id="78" w:author="Daniele Silvestro" w:date="2023-06-16T09:07:00Z">
        <w:r w:rsidR="00B42454">
          <w:rPr>
            <w:rFonts w:ascii="Times New Roman" w:hAnsi="Times New Roman" w:cs="Times New Roman"/>
            <w:sz w:val="24"/>
            <w:szCs w:val="24"/>
            <w:lang w:val="en-US"/>
          </w:rPr>
          <w:t>W</w:t>
        </w:r>
        <w:r w:rsidR="00B42454" w:rsidRPr="00A22C8C">
          <w:rPr>
            <w:rFonts w:ascii="Times New Roman" w:hAnsi="Times New Roman" w:cs="Times New Roman"/>
            <w:sz w:val="24"/>
            <w:szCs w:val="24"/>
            <w:lang w:val="en-US"/>
          </w:rPr>
          <w:t xml:space="preserve">e </w:t>
        </w:r>
        <w:r w:rsidR="00B42454">
          <w:rPr>
            <w:rFonts w:ascii="Times New Roman" w:hAnsi="Times New Roman" w:cs="Times New Roman"/>
            <w:sz w:val="24"/>
            <w:szCs w:val="24"/>
            <w:lang w:val="en-US"/>
          </w:rPr>
          <w:t>propose an approach</w:t>
        </w:r>
        <w:r w:rsidR="00B42454" w:rsidRPr="00A22C8C">
          <w:rPr>
            <w:rFonts w:ascii="Times New Roman" w:hAnsi="Times New Roman" w:cs="Times New Roman"/>
            <w:sz w:val="24"/>
            <w:szCs w:val="24"/>
            <w:lang w:val="en-US"/>
          </w:rPr>
          <w:t xml:space="preserve"> to partially correct phylogenetic ages </w:t>
        </w:r>
        <w:r w:rsidR="00B42454">
          <w:rPr>
            <w:rFonts w:ascii="Times New Roman" w:hAnsi="Times New Roman" w:cs="Times New Roman"/>
            <w:sz w:val="24"/>
            <w:szCs w:val="24"/>
            <w:lang w:val="en-US"/>
          </w:rPr>
          <w:t>under</w:t>
        </w:r>
        <w:r w:rsidR="00B42454" w:rsidRPr="00A22C8C">
          <w:rPr>
            <w:rFonts w:ascii="Times New Roman" w:hAnsi="Times New Roman" w:cs="Times New Roman"/>
            <w:sz w:val="24"/>
            <w:szCs w:val="24"/>
            <w:lang w:val="en-US"/>
          </w:rPr>
          <w:t xml:space="preserve"> budding speciation. </w:t>
        </w:r>
      </w:ins>
      <w:r w:rsidRPr="00A22C8C">
        <w:rPr>
          <w:rFonts w:ascii="Times New Roman" w:hAnsi="Times New Roman" w:cs="Times New Roman"/>
          <w:sz w:val="24"/>
          <w:szCs w:val="24"/>
          <w:lang w:val="en-US"/>
        </w:rPr>
        <w:t>The geometric function was not accurate but presented a high confidence interval coverage. Altogether our results indicate that we should be cautious when inferences are made from the relationship between phylogenetic ages and eco-evolutionary variables, and, when possible, we should perform a critical evaluation of speciation modes, through spatial analysis and extinction events, through fossil calibrations.</w:t>
      </w:r>
    </w:p>
    <w:p w14:paraId="0E2F08C2" w14:textId="2958ACD0" w:rsidR="00B42454" w:rsidRDefault="00B42454" w:rsidP="00A22C8C">
      <w:pPr>
        <w:spacing w:after="0" w:line="360" w:lineRule="auto"/>
        <w:ind w:firstLine="709"/>
        <w:jc w:val="both"/>
        <w:rPr>
          <w:rFonts w:ascii="Times New Roman" w:hAnsi="Times New Roman" w:cs="Times New Roman"/>
          <w:sz w:val="24"/>
          <w:szCs w:val="24"/>
          <w:lang w:val="en-US"/>
        </w:rPr>
      </w:pPr>
      <w:ins w:id="79" w:author="Daniele Silvestro" w:date="2023-06-16T09:08:00Z">
        <w:r>
          <w:rPr>
            <w:rFonts w:ascii="Times New Roman" w:hAnsi="Times New Roman" w:cs="Times New Roman"/>
            <w:sz w:val="24"/>
            <w:szCs w:val="24"/>
            <w:lang w:val="en-US"/>
          </w:rPr>
          <w:t>Our analyses show that species ages cannot be confidently estimated from phylogenetic trees al</w:t>
        </w:r>
      </w:ins>
      <w:ins w:id="80" w:author="Daniele Silvestro" w:date="2023-06-16T09:09:00Z">
        <w:r>
          <w:rPr>
            <w:rFonts w:ascii="Times New Roman" w:hAnsi="Times New Roman" w:cs="Times New Roman"/>
            <w:sz w:val="24"/>
            <w:szCs w:val="24"/>
            <w:lang w:val="en-US"/>
          </w:rPr>
          <w:t xml:space="preserve">though broad confidence interval can be inferred. </w:t>
        </w:r>
      </w:ins>
    </w:p>
    <w:p w14:paraId="0E209C66" w14:textId="77777777" w:rsidR="00D94393" w:rsidRDefault="00D94393" w:rsidP="00D94393">
      <w:pPr>
        <w:spacing w:after="0" w:line="360" w:lineRule="auto"/>
        <w:jc w:val="both"/>
        <w:rPr>
          <w:rFonts w:ascii="Times New Roman" w:hAnsi="Times New Roman" w:cs="Times New Roman"/>
          <w:sz w:val="24"/>
          <w:szCs w:val="24"/>
          <w:lang w:val="en-US"/>
        </w:rPr>
      </w:pPr>
    </w:p>
    <w:p w14:paraId="23CF8EDA" w14:textId="18C4A2AD" w:rsidR="00D94393" w:rsidRPr="00D94393" w:rsidRDefault="00D94393" w:rsidP="00D94393">
      <w:pPr>
        <w:spacing w:after="0" w:line="360" w:lineRule="auto"/>
        <w:jc w:val="both"/>
        <w:rPr>
          <w:rFonts w:ascii="Times New Roman" w:hAnsi="Times New Roman" w:cs="Times New Roman"/>
          <w:sz w:val="24"/>
          <w:szCs w:val="24"/>
          <w:lang w:val="pt-BR"/>
        </w:rPr>
      </w:pPr>
      <w:r>
        <w:rPr>
          <w:rFonts w:ascii="Times New Roman" w:hAnsi="Times New Roman" w:cs="Times New Roman"/>
          <w:b/>
          <w:bCs/>
          <w:sz w:val="24"/>
          <w:szCs w:val="24"/>
          <w:lang w:val="en-US"/>
        </w:rPr>
        <w:t>Key words</w:t>
      </w:r>
      <w:r>
        <w:rPr>
          <w:rFonts w:ascii="Times New Roman" w:hAnsi="Times New Roman" w:cs="Times New Roman"/>
          <w:b/>
          <w:bCs/>
          <w:sz w:val="24"/>
          <w:szCs w:val="24"/>
          <w:lang w:val="pt-BR"/>
        </w:rPr>
        <w:t xml:space="preserve">: </w:t>
      </w:r>
      <w:proofErr w:type="spellStart"/>
      <w:r>
        <w:rPr>
          <w:rFonts w:ascii="Times New Roman" w:hAnsi="Times New Roman" w:cs="Times New Roman"/>
          <w:sz w:val="24"/>
          <w:szCs w:val="24"/>
          <w:lang w:val="pt-BR"/>
        </w:rPr>
        <w:t>Evolutionary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history</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Extinction</w:t>
      </w:r>
      <w:proofErr w:type="spellEnd"/>
      <w:r>
        <w:rPr>
          <w:rFonts w:ascii="Times New Roman" w:hAnsi="Times New Roman" w:cs="Times New Roman"/>
          <w:sz w:val="24"/>
          <w:szCs w:val="24"/>
          <w:lang w:val="pt-BR"/>
        </w:rPr>
        <w:t xml:space="preserve"> rates, </w:t>
      </w:r>
      <w:proofErr w:type="spellStart"/>
      <w:r>
        <w:rPr>
          <w:rFonts w:ascii="Times New Roman" w:hAnsi="Times New Roman" w:cs="Times New Roman"/>
          <w:sz w:val="24"/>
          <w:szCs w:val="24"/>
          <w:lang w:val="pt-BR"/>
        </w:rPr>
        <w:t>Simulations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Speciation</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modes</w:t>
      </w:r>
      <w:proofErr w:type="spellEnd"/>
      <w:r>
        <w:rPr>
          <w:rFonts w:ascii="Times New Roman" w:hAnsi="Times New Roman" w:cs="Times New Roman"/>
          <w:sz w:val="24"/>
          <w:szCs w:val="24"/>
          <w:lang w:val="pt-BR"/>
        </w:rPr>
        <w:t xml:space="preserve">. </w:t>
      </w:r>
    </w:p>
    <w:p w14:paraId="76119B42"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AC88133"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3A9BA166" w14:textId="77777777" w:rsidR="00A22C8C" w:rsidRDefault="00A22C8C" w:rsidP="00A22C8C">
      <w:pPr>
        <w:spacing w:after="0" w:line="360" w:lineRule="auto"/>
        <w:ind w:firstLine="709"/>
        <w:jc w:val="both"/>
        <w:rPr>
          <w:rFonts w:ascii="Times New Roman" w:hAnsi="Times New Roman" w:cs="Times New Roman"/>
          <w:sz w:val="24"/>
          <w:szCs w:val="24"/>
          <w:lang w:val="en-US"/>
        </w:rPr>
      </w:pPr>
    </w:p>
    <w:p w14:paraId="7D7B2375" w14:textId="688D8619" w:rsidR="00245C2B" w:rsidRDefault="00245C2B">
      <w:pPr>
        <w:spacing w:after="0" w:line="360" w:lineRule="auto"/>
        <w:jc w:val="both"/>
        <w:rPr>
          <w:rFonts w:ascii="Times New Roman" w:hAnsi="Times New Roman" w:cs="Times New Roman"/>
          <w:b/>
          <w:bCs/>
          <w:sz w:val="24"/>
          <w:szCs w:val="24"/>
          <w:lang w:val="en-US"/>
        </w:rPr>
      </w:pPr>
      <w:commentRangeStart w:id="81"/>
      <w:r>
        <w:rPr>
          <w:rFonts w:ascii="Times New Roman" w:hAnsi="Times New Roman" w:cs="Times New Roman"/>
          <w:b/>
          <w:bCs/>
          <w:sz w:val="24"/>
          <w:szCs w:val="24"/>
          <w:lang w:val="en-US"/>
        </w:rPr>
        <w:t>Introduction</w:t>
      </w:r>
      <w:commentRangeEnd w:id="81"/>
      <w:r w:rsidR="00E3054A">
        <w:rPr>
          <w:rStyle w:val="CommentReference"/>
        </w:rPr>
        <w:commentReference w:id="81"/>
      </w:r>
    </w:p>
    <w:p w14:paraId="027333BE" w14:textId="081B8663" w:rsidR="00D94393" w:rsidRDefault="008D081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 estimation of species age</w:t>
      </w:r>
      <w:r w:rsidR="00D94393">
        <w:rPr>
          <w:rFonts w:ascii="Times New Roman" w:hAnsi="Times New Roman" w:cs="Times New Roman"/>
          <w:sz w:val="24"/>
          <w:szCs w:val="24"/>
          <w:lang w:val="en-US"/>
        </w:rPr>
        <w:t xml:space="preserve">, or the </w:t>
      </w:r>
      <w:ins w:id="82" w:author="Daniele Silvestro" w:date="2023-06-16T09:09:00Z">
        <w:r w:rsidR="00B42454">
          <w:rPr>
            <w:rFonts w:ascii="Times New Roman" w:hAnsi="Times New Roman" w:cs="Times New Roman"/>
            <w:sz w:val="24"/>
            <w:szCs w:val="24"/>
            <w:lang w:val="en-US"/>
          </w:rPr>
          <w:t xml:space="preserve">elapsed </w:t>
        </w:r>
      </w:ins>
      <w:r w:rsidR="00D94393">
        <w:rPr>
          <w:rFonts w:ascii="Times New Roman" w:hAnsi="Times New Roman" w:cs="Times New Roman"/>
          <w:sz w:val="24"/>
          <w:szCs w:val="24"/>
          <w:lang w:val="en-US"/>
        </w:rPr>
        <w:t xml:space="preserve">time </w:t>
      </w:r>
      <w:del w:id="83" w:author="Daniele Silvestro" w:date="2023-06-16T09:09:00Z">
        <w:r w:rsidR="00D94393" w:rsidDel="00B42454">
          <w:rPr>
            <w:rFonts w:ascii="Times New Roman" w:hAnsi="Times New Roman" w:cs="Times New Roman"/>
            <w:sz w:val="24"/>
            <w:szCs w:val="24"/>
            <w:lang w:val="en-US"/>
          </w:rPr>
          <w:delText xml:space="preserve">elapse </w:delText>
        </w:r>
      </w:del>
      <w:r w:rsidR="00D94393">
        <w:rPr>
          <w:rFonts w:ascii="Times New Roman" w:hAnsi="Times New Roman" w:cs="Times New Roman"/>
          <w:sz w:val="24"/>
          <w:szCs w:val="24"/>
          <w:lang w:val="en-US"/>
        </w:rPr>
        <w:t>since species origin,</w:t>
      </w:r>
      <w:r>
        <w:rPr>
          <w:rFonts w:ascii="Times New Roman" w:hAnsi="Times New Roman" w:cs="Times New Roman"/>
          <w:sz w:val="24"/>
          <w:szCs w:val="24"/>
          <w:lang w:val="en-US"/>
        </w:rPr>
        <w:t xml:space="preserve"> is </w:t>
      </w:r>
      <w:del w:id="84" w:author="Daniele Silvestro" w:date="2023-06-16T09:09:00Z">
        <w:r w:rsidDel="00B42454">
          <w:rPr>
            <w:rFonts w:ascii="Times New Roman" w:hAnsi="Times New Roman" w:cs="Times New Roman"/>
            <w:sz w:val="24"/>
            <w:szCs w:val="24"/>
            <w:lang w:val="en-US"/>
          </w:rPr>
          <w:delText xml:space="preserve">fundamental </w:delText>
        </w:r>
      </w:del>
      <w:ins w:id="85" w:author="Daniele Silvestro" w:date="2023-06-16T09:09:00Z">
        <w:r w:rsidR="00B42454">
          <w:rPr>
            <w:rFonts w:ascii="Times New Roman" w:hAnsi="Times New Roman" w:cs="Times New Roman"/>
            <w:sz w:val="24"/>
            <w:szCs w:val="24"/>
            <w:lang w:val="en-US"/>
          </w:rPr>
          <w:t xml:space="preserve">important </w:t>
        </w:r>
      </w:ins>
      <w:r>
        <w:rPr>
          <w:rFonts w:ascii="Times New Roman" w:hAnsi="Times New Roman" w:cs="Times New Roman"/>
          <w:sz w:val="24"/>
          <w:szCs w:val="24"/>
          <w:lang w:val="en-US"/>
        </w:rPr>
        <w:t xml:space="preserve">to </w:t>
      </w:r>
      <w:r w:rsidR="003F4314">
        <w:rPr>
          <w:rFonts w:ascii="Times New Roman" w:hAnsi="Times New Roman" w:cs="Times New Roman"/>
          <w:sz w:val="24"/>
          <w:szCs w:val="24"/>
          <w:lang w:val="en-US"/>
        </w:rPr>
        <w:t>evaluate mechanisms that link species longevity with eco-evolutionary processes</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biodiversity","type":"article-journal"},"uris":["http://www.mendeley.com/documents/?uuid=b637dc13-5267-4eb7-8e7c-243219eaed24"]}],"mendeley":{"formattedCitation":"(Benton 2013, Swenson 2019)","plainTextFormattedCitation":"(Benton 2013, Swenson 2019)","previouslyFormattedCitation":"(Benton 2013; Swenson 2019)"},"properties":{"noteIndex":0},"schema":"https://github.com/citation-style-language/schema/raw/master/csl-citation.json"}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(Benton 2013, Swenson 2019)</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 xml:space="preserve">. </w:t>
      </w:r>
      <w:del w:id="86" w:author="Daniele Silvestro" w:date="2023-06-16T09:10:00Z">
        <w:r w:rsidR="003F4314" w:rsidDel="00B42454">
          <w:rPr>
            <w:rFonts w:ascii="Times New Roman" w:hAnsi="Times New Roman" w:cs="Times New Roman"/>
            <w:sz w:val="24"/>
            <w:szCs w:val="24"/>
            <w:lang w:val="en-US"/>
          </w:rPr>
          <w:delText>As an example</w:delText>
        </w:r>
      </w:del>
      <w:ins w:id="87" w:author="Daniele Silvestro" w:date="2023-06-16T09:10:00Z">
        <w:r w:rsidR="00B42454">
          <w:rPr>
            <w:rFonts w:ascii="Times New Roman" w:hAnsi="Times New Roman" w:cs="Times New Roman"/>
            <w:sz w:val="24"/>
            <w:szCs w:val="24"/>
            <w:lang w:val="en-US"/>
          </w:rPr>
          <w:t>For instance</w:t>
        </w:r>
      </w:ins>
      <w:r w:rsidR="003F4314">
        <w:rPr>
          <w:rFonts w:ascii="Times New Roman" w:hAnsi="Times New Roman" w:cs="Times New Roman"/>
          <w:sz w:val="24"/>
          <w:szCs w:val="24"/>
          <w:lang w:val="en-US"/>
        </w:rPr>
        <w:t xml:space="preserve">, </w:t>
      </w:r>
      <w:del w:id="88" w:author="Daniele Silvestro" w:date="2023-06-16T09:10:00Z">
        <w:r w:rsidR="003F4314" w:rsidDel="00B42454">
          <w:rPr>
            <w:rFonts w:ascii="Times New Roman" w:hAnsi="Times New Roman" w:cs="Times New Roman"/>
            <w:sz w:val="24"/>
            <w:szCs w:val="24"/>
            <w:lang w:val="en-US"/>
          </w:rPr>
          <w:delText>Age</w:delText>
        </w:r>
      </w:del>
      <w:ins w:id="89" w:author="Daniele Silvestro" w:date="2023-06-16T09:10:00Z">
        <w:r w:rsidR="00B42454">
          <w:rPr>
            <w:rFonts w:ascii="Times New Roman" w:hAnsi="Times New Roman" w:cs="Times New Roman"/>
            <w:sz w:val="24"/>
            <w:szCs w:val="24"/>
            <w:lang w:val="en-US"/>
          </w:rPr>
          <w:t>age</w:t>
        </w:r>
      </w:ins>
      <w:r w:rsidR="003F4314">
        <w:rPr>
          <w:rFonts w:ascii="Times New Roman" w:hAnsi="Times New Roman" w:cs="Times New Roman"/>
          <w:sz w:val="24"/>
          <w:szCs w:val="24"/>
          <w:lang w:val="en-US"/>
        </w:rPr>
        <w:t xml:space="preserve">-dependent extinction hypotheses test the relationship between age and extinction probability, </w:t>
      </w:r>
      <w:del w:id="90" w:author="Daniele Silvestro" w:date="2023-06-16T09:10:00Z">
        <w:r w:rsidR="003F4314" w:rsidDel="00B42454">
          <w:rPr>
            <w:rFonts w:ascii="Times New Roman" w:hAnsi="Times New Roman" w:cs="Times New Roman"/>
            <w:sz w:val="24"/>
            <w:szCs w:val="24"/>
            <w:lang w:val="en-US"/>
          </w:rPr>
          <w:delText>arguing that</w:delText>
        </w:r>
      </w:del>
      <w:ins w:id="91" w:author="Daniele Silvestro" w:date="2023-06-16T09:10:00Z">
        <w:r w:rsidR="00B42454">
          <w:rPr>
            <w:rFonts w:ascii="Times New Roman" w:hAnsi="Times New Roman" w:cs="Times New Roman"/>
            <w:sz w:val="24"/>
            <w:szCs w:val="24"/>
            <w:lang w:val="en-US"/>
          </w:rPr>
          <w:t>assessing whether</w:t>
        </w:r>
      </w:ins>
      <w:r w:rsidR="003F4314">
        <w:rPr>
          <w:rFonts w:ascii="Times New Roman" w:hAnsi="Times New Roman" w:cs="Times New Roman"/>
          <w:sz w:val="24"/>
          <w:szCs w:val="24"/>
          <w:lang w:val="en-US"/>
        </w:rPr>
        <w:t xml:space="preserve"> </w:t>
      </w:r>
      <w:del w:id="92" w:author="Daniele Silvestro" w:date="2023-06-16T09:11:00Z">
        <w:r w:rsidR="003F4314" w:rsidDel="00B42454">
          <w:rPr>
            <w:rFonts w:ascii="Times New Roman" w:hAnsi="Times New Roman" w:cs="Times New Roman"/>
            <w:sz w:val="24"/>
            <w:szCs w:val="24"/>
            <w:lang w:val="en-US"/>
          </w:rPr>
          <w:delText>species longevity is correlated with the time needed to evolve certain traits conferring fitness</w:delText>
        </w:r>
        <w:r w:rsidR="00C26716" w:rsidDel="00B42454">
          <w:rPr>
            <w:rFonts w:ascii="Times New Roman" w:hAnsi="Times New Roman" w:cs="Times New Roman"/>
            <w:sz w:val="24"/>
            <w:szCs w:val="24"/>
            <w:lang w:val="en-US"/>
          </w:rPr>
          <w:delText xml:space="preserve"> or extinction selectivity</w:delText>
        </w:r>
      </w:del>
      <w:ins w:id="93" w:author="Daniele Silvestro" w:date="2023-06-16T09:11:00Z">
        <w:r w:rsidR="00B42454">
          <w:rPr>
            <w:rFonts w:ascii="Times New Roman" w:hAnsi="Times New Roman" w:cs="Times New Roman"/>
            <w:sz w:val="24"/>
            <w:szCs w:val="24"/>
            <w:lang w:val="en-US"/>
          </w:rPr>
          <w:t xml:space="preserve">different extinction rates affect </w:t>
        </w:r>
      </w:ins>
      <w:ins w:id="94" w:author="Daniele Silvestro" w:date="2023-06-16T09:12:00Z">
        <w:r w:rsidR="00B42454">
          <w:rPr>
            <w:rFonts w:ascii="Times New Roman" w:hAnsi="Times New Roman" w:cs="Times New Roman"/>
            <w:sz w:val="24"/>
            <w:szCs w:val="24"/>
            <w:lang w:val="en-US"/>
          </w:rPr>
          <w:t xml:space="preserve">young vs old </w:t>
        </w:r>
      </w:ins>
      <w:ins w:id="95" w:author="Daniele Silvestro" w:date="2023-06-16T09:11:00Z">
        <w:r w:rsidR="00B42454">
          <w:rPr>
            <w:rFonts w:ascii="Times New Roman" w:hAnsi="Times New Roman" w:cs="Times New Roman"/>
            <w:sz w:val="24"/>
            <w:szCs w:val="24"/>
            <w:lang w:val="en-US"/>
          </w:rPr>
          <w:t>species</w:t>
        </w:r>
      </w:ins>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A.","non-dropping-particle":"","parse-names":false,"suffix":""},{"dropping-particle":"","family":"Miller","given":"William","non-dropping-particle":"","parse-names":false,"suffix":""}],"container-title":"Paleobiology","id":"ITEM-3","issued":{"date-parts":[["2005"]]},"title":"The dynamics of evolutionary stasis","type":"article-journal"},"uris":["http://www.mendeley.com/documents/?uuid=6d373691-8a76-45e9-8102-d741bb13c52a"]}],"mendeley":{"formattedCitation":"(Pearson 1995, Balmford 1996, Eldredge &lt;i&gt;et al.&lt;/i&gt; 2005)","plainTextFormattedCitation":"(Pearson 1995, Balmford 1996, Eldredge et al. 2005)","previouslyFormattedCitation":"(Balmford 1996; Eldredge et al. 2005; Pearson 1995)"},"properties":{"noteIndex":0},"schema":"https://github.com/citation-style-language/schema/raw/master/csl-citation.json"}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(Pearson 1995, Balmford 1996, Eldredge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w:t>
      </w:r>
      <w:r w:rsidR="002268AC">
        <w:rPr>
          <w:rFonts w:ascii="Times New Roman" w:hAnsi="Times New Roman" w:cs="Times New Roman"/>
          <w:sz w:val="24"/>
          <w:szCs w:val="24"/>
          <w:lang w:val="en-US"/>
        </w:rPr>
        <w:fldChar w:fldCharType="end"/>
      </w:r>
      <w:r w:rsidR="003F4314">
        <w:rPr>
          <w:rFonts w:ascii="Times New Roman" w:hAnsi="Times New Roman" w:cs="Times New Roman"/>
          <w:sz w:val="24"/>
          <w:szCs w:val="24"/>
          <w:lang w:val="en-US"/>
        </w:rPr>
        <w:t>.</w:t>
      </w:r>
      <w:r w:rsidR="002268AC">
        <w:rPr>
          <w:rFonts w:ascii="Times New Roman" w:hAnsi="Times New Roman" w:cs="Times New Roman"/>
          <w:sz w:val="24"/>
          <w:szCs w:val="24"/>
          <w:lang w:val="en-US"/>
        </w:rPr>
        <w:t xml:space="preserve"> </w:t>
      </w:r>
      <w:r w:rsidR="00FF2D72">
        <w:rPr>
          <w:rFonts w:ascii="Times New Roman" w:hAnsi="Times New Roman" w:cs="Times New Roman"/>
          <w:sz w:val="24"/>
          <w:szCs w:val="24"/>
          <w:lang w:val="en-US"/>
        </w:rPr>
        <w:t>Likewise</w:t>
      </w:r>
      <w:r w:rsidR="003F4314">
        <w:rPr>
          <w:rFonts w:ascii="Times New Roman" w:hAnsi="Times New Roman" w:cs="Times New Roman"/>
          <w:sz w:val="24"/>
          <w:szCs w:val="24"/>
          <w:lang w:val="en-US"/>
        </w:rPr>
        <w:t>, species age could be a measure of colonization time</w:t>
      </w:r>
      <w:r w:rsidR="00FF2D72">
        <w:rPr>
          <w:rFonts w:ascii="Times New Roman" w:hAnsi="Times New Roman" w:cs="Times New Roman"/>
          <w:sz w:val="24"/>
          <w:szCs w:val="24"/>
          <w:lang w:val="en-US"/>
        </w:rPr>
        <w:t xml:space="preserve">, especially in island systems or </w:t>
      </w:r>
      <w:r>
        <w:rPr>
          <w:rFonts w:ascii="Times New Roman" w:hAnsi="Times New Roman" w:cs="Times New Roman"/>
          <w:sz w:val="24"/>
          <w:szCs w:val="24"/>
          <w:lang w:val="en-US"/>
        </w:rPr>
        <w:t xml:space="preserve">during </w:t>
      </w:r>
      <w:r w:rsidR="00FF2D72">
        <w:rPr>
          <w:rFonts w:ascii="Times New Roman" w:hAnsi="Times New Roman" w:cs="Times New Roman"/>
          <w:sz w:val="24"/>
          <w:szCs w:val="24"/>
          <w:lang w:val="en-US"/>
        </w:rPr>
        <w:t>biotic invasions triggered by geological events, such as the formation of the Central American Isthmus for the Great American Interchange</w:t>
      </w:r>
      <w:r w:rsidR="002268AC">
        <w:rPr>
          <w:rFonts w:ascii="Times New Roman" w:hAnsi="Times New Roman" w:cs="Times New Roman"/>
          <w:sz w:val="24"/>
          <w:szCs w:val="24"/>
          <w:lang w:val="en-US"/>
        </w:rPr>
        <w:t xml:space="preserve"> </w:t>
      </w:r>
      <w:commentRangeStart w:id="96"/>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space","type":"article-journal","volume":"207"},"uris":["http://www.mendeley.com/documents/?uuid=0dc71e10-dfe4-4014-b93e-872dd9be7264"]}],"mendeley":{"formattedCitation":"(Carrillo &lt;i&gt;et al.&lt;/i&gt; 2015, Tanentzap &lt;i&gt;et al.&lt;/i&gt; 2015)","plainTextFormattedCitation":"(Carrillo et al. 2015, Tanentzap et al. 2015)","previouslyFormattedCitation":"(Carrillo et al. 2015; Tanentzap et al. 2015)"},"properties":{"noteIndex":0},"schema":"https://github.com/citation-style-language/schema/raw/master/csl-citation.json"}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(Carrillo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2015)</w:t>
      </w:r>
      <w:r w:rsidR="002268AC">
        <w:rPr>
          <w:rFonts w:ascii="Times New Roman" w:hAnsi="Times New Roman" w:cs="Times New Roman"/>
          <w:sz w:val="24"/>
          <w:szCs w:val="24"/>
          <w:lang w:val="en-US"/>
        </w:rPr>
        <w:fldChar w:fldCharType="end"/>
      </w:r>
      <w:commentRangeEnd w:id="96"/>
      <w:r w:rsidR="00B42454">
        <w:rPr>
          <w:rStyle w:val="CommentReference"/>
        </w:rPr>
        <w:commentReference w:id="96"/>
      </w:r>
      <w:r>
        <w:rPr>
          <w:rFonts w:ascii="Times New Roman" w:hAnsi="Times New Roman" w:cs="Times New Roman"/>
          <w:sz w:val="24"/>
          <w:szCs w:val="24"/>
          <w:lang w:val="en-US"/>
        </w:rPr>
        <w:t xml:space="preserve">. </w:t>
      </w:r>
      <w:del w:id="97" w:author="Daniele Silvestro" w:date="2023-06-16T09:12:00Z">
        <w:r w:rsidDel="00B42454">
          <w:rPr>
            <w:rFonts w:ascii="Times New Roman" w:hAnsi="Times New Roman" w:cs="Times New Roman"/>
            <w:sz w:val="24"/>
            <w:szCs w:val="24"/>
            <w:lang w:val="en-US"/>
          </w:rPr>
          <w:delText>Traditionally, s</w:delText>
        </w:r>
      </w:del>
      <w:ins w:id="98" w:author="Daniele Silvestro" w:date="2023-06-16T09:12:00Z">
        <w:r w:rsidR="00B42454">
          <w:rPr>
            <w:rFonts w:ascii="Times New Roman" w:hAnsi="Times New Roman" w:cs="Times New Roman"/>
            <w:sz w:val="24"/>
            <w:szCs w:val="24"/>
            <w:lang w:val="en-US"/>
          </w:rPr>
          <w:t>S</w:t>
        </w:r>
      </w:ins>
      <w:r>
        <w:rPr>
          <w:rFonts w:ascii="Times New Roman" w:hAnsi="Times New Roman" w:cs="Times New Roman"/>
          <w:sz w:val="24"/>
          <w:szCs w:val="24"/>
          <w:lang w:val="en-US"/>
        </w:rPr>
        <w:t>pecies age is measured in the fossil record through different statistical and probabilistic approaches based mostly on taxa’s stratigraphic duration</w:t>
      </w:r>
      <w:r w:rsidR="002268AC">
        <w:rPr>
          <w:rFonts w:ascii="Times New Roman" w:hAnsi="Times New Roman" w:cs="Times New Roman"/>
          <w:sz w:val="24"/>
          <w:szCs w:val="24"/>
          <w:lang w:val="en-US"/>
        </w:rPr>
        <w:t xml:space="preserve"> </w:t>
      </w:r>
      <w:r w:rsidR="002268AC">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Foote &amp; Raup 1996)","plainTextFormattedCitation":"(Foote 1996, Foote &amp; Raup 1996)","previouslyFormattedCitation":"(Foote 1996; Foote and Raup 1996)"},"properties":{"noteIndex":0},"schema":"https://github.com/citation-style-language/schema/raw/master/csl-citation.json"}</w:instrText>
      </w:r>
      <w:r w:rsidR="002268AC">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(Foote 1996, Foote &amp; Raup 1996)</w:t>
      </w:r>
      <w:r w:rsidR="002268AC">
        <w:rPr>
          <w:rFonts w:ascii="Times New Roman" w:hAnsi="Times New Roman" w:cs="Times New Roman"/>
          <w:sz w:val="24"/>
          <w:szCs w:val="24"/>
          <w:lang w:val="en-US"/>
        </w:rPr>
        <w:fldChar w:fldCharType="end"/>
      </w:r>
      <w:r>
        <w:rPr>
          <w:rFonts w:ascii="Times New Roman" w:hAnsi="Times New Roman" w:cs="Times New Roman"/>
          <w:sz w:val="24"/>
          <w:szCs w:val="24"/>
          <w:lang w:val="en-US"/>
        </w:rPr>
        <w:t>. Several of these approaches consider the differences in fossil sampling and temporal resolution</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le":"Paleobiology","id":"ITEM-2","issue":"4","issued":{"date-parts":[["2019"]]},"page":"546-570","title":"Improved estimation of macroevolutionary rates from fossil data using a Bayesian framework","type":"article-journal","volume":"45"},"uris":["http://www.mendeley.com/documents/?uuid=72859a4c-c1f8-4333-ba3b-5fe00a574f30"]}],"mendeley":{"formattedCitation":"(Alroy &lt;i&gt;et al.&lt;/i&gt; 2001, Silvestro &lt;i&gt;et al.&lt;/i&gt; 2019)","plainTextFormattedCitation":"(Alroy et al. 2001, Silvestro et al. 2019)","previouslyFormattedCitation":"(Alroy et al. 2001; Silvestro et al. 2019)"},"properties":{"noteIndex":0},"schema":"https://github.com/citation-style-language/schema/raw/master/csl-citation.json"}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(Alroy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2001,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705370">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C26716">
        <w:rPr>
          <w:rFonts w:ascii="Times New Roman" w:hAnsi="Times New Roman" w:cs="Times New Roman"/>
          <w:sz w:val="24"/>
          <w:szCs w:val="24"/>
          <w:lang w:val="en-US"/>
        </w:rPr>
        <w:t xml:space="preserve">Species ages estimated from </w:t>
      </w:r>
      <w:proofErr w:type="spellStart"/>
      <w:r w:rsidR="00C26716">
        <w:rPr>
          <w:rFonts w:ascii="Times New Roman" w:hAnsi="Times New Roman" w:cs="Times New Roman"/>
          <w:sz w:val="24"/>
          <w:szCs w:val="24"/>
          <w:lang w:val="en-US"/>
        </w:rPr>
        <w:t>paleobiological</w:t>
      </w:r>
      <w:proofErr w:type="spellEnd"/>
      <w:r w:rsidR="00C26716">
        <w:rPr>
          <w:rFonts w:ascii="Times New Roman" w:hAnsi="Times New Roman" w:cs="Times New Roman"/>
          <w:sz w:val="24"/>
          <w:szCs w:val="24"/>
          <w:lang w:val="en-US"/>
        </w:rPr>
        <w:t xml:space="preserve"> data offer a reliable measure of species’ temporal duration which can be used in macroevolutionary studies</w:t>
      </w:r>
      <w:r w:rsidR="00705370">
        <w:rPr>
          <w:rFonts w:ascii="Times New Roman" w:hAnsi="Times New Roman" w:cs="Times New Roman"/>
          <w:sz w:val="24"/>
          <w:szCs w:val="24"/>
          <w:lang w:val="en-US"/>
        </w:rPr>
        <w:t xml:space="preserve"> </w:t>
      </w:r>
      <w:r w:rsidR="0070537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latitudinal gradient in age-dependent extinction","type":"article-journal","volume":"23"},"uris":["http://www.mendeley.com/documents/?uuid=ad6091cc-0c6a-423c-b1c2-0000a2c4a173"]}],"mendeley":{"formattedCitation":"(Van Valen 1973, Benton 2016, Silvestro &lt;i&gt;et al.&lt;/i&gt; 2020)","plainTextFormattedCitation":"(Van Valen 1973, Benton 2016, Silvestro et al. 2020)","previouslyFormattedCitation":"(Benton 2016; Silvestro et al. 2020; Van Valen 1973)"},"properties":{"noteIndex":0},"schema":"https://github.com/citation-style-language/schema/raw/master/csl-citation.json"}</w:instrText>
      </w:r>
      <w:r w:rsidR="00705370">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(Van Valen 1973, Benton 2016,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705370">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More recently, </w:t>
      </w:r>
      <w:del w:id="99" w:author="Daniele Silvestro" w:date="2023-06-16T09:13:00Z">
        <w:r w:rsidR="00C26716" w:rsidDel="00B42454">
          <w:rPr>
            <w:rFonts w:ascii="Times New Roman" w:hAnsi="Times New Roman" w:cs="Times New Roman"/>
            <w:sz w:val="24"/>
            <w:szCs w:val="24"/>
            <w:lang w:val="en-US"/>
          </w:rPr>
          <w:delText xml:space="preserve">some </w:delText>
        </w:r>
      </w:del>
      <w:ins w:id="100" w:author="Daniele Silvestro" w:date="2023-06-16T09:13:00Z">
        <w:r w:rsidR="00B42454">
          <w:rPr>
            <w:rFonts w:ascii="Times New Roman" w:hAnsi="Times New Roman" w:cs="Times New Roman"/>
            <w:sz w:val="24"/>
            <w:szCs w:val="24"/>
            <w:lang w:val="en-US"/>
          </w:rPr>
          <w:t xml:space="preserve">several </w:t>
        </w:r>
      </w:ins>
      <w:r w:rsidR="00C26716">
        <w:rPr>
          <w:rFonts w:ascii="Times New Roman" w:hAnsi="Times New Roman" w:cs="Times New Roman"/>
          <w:sz w:val="24"/>
          <w:szCs w:val="24"/>
          <w:lang w:val="en-US"/>
        </w:rPr>
        <w:t xml:space="preserve">studies have </w:t>
      </w:r>
      <w:del w:id="101" w:author="Daniele Silvestro" w:date="2023-06-16T09:14:00Z">
        <w:r w:rsidR="00C26716" w:rsidDel="00B42454">
          <w:rPr>
            <w:rFonts w:ascii="Times New Roman" w:hAnsi="Times New Roman" w:cs="Times New Roman"/>
            <w:sz w:val="24"/>
            <w:szCs w:val="24"/>
            <w:lang w:val="en-US"/>
          </w:rPr>
          <w:delText xml:space="preserve">assumed </w:delText>
        </w:r>
      </w:del>
      <w:ins w:id="102" w:author="Daniele Silvestro" w:date="2023-06-16T09:14:00Z">
        <w:r w:rsidR="00B42454">
          <w:rPr>
            <w:rFonts w:ascii="Times New Roman" w:hAnsi="Times New Roman" w:cs="Times New Roman"/>
            <w:sz w:val="24"/>
            <w:szCs w:val="24"/>
            <w:lang w:val="en-US"/>
          </w:rPr>
          <w:t>used the length</w:t>
        </w:r>
      </w:ins>
      <w:ins w:id="103" w:author="Daniele Silvestro" w:date="2023-06-20T09:55:00Z">
        <w:r w:rsidR="00E3054A">
          <w:rPr>
            <w:rFonts w:ascii="Times New Roman" w:hAnsi="Times New Roman" w:cs="Times New Roman"/>
            <w:sz w:val="24"/>
            <w:szCs w:val="24"/>
            <w:lang w:val="en-US"/>
          </w:rPr>
          <w:t xml:space="preserve"> of terminal branches in</w:t>
        </w:r>
      </w:ins>
      <w:ins w:id="104" w:author="Daniele Silvestro" w:date="2023-06-16T09:14:00Z">
        <w:r w:rsidR="00B42454">
          <w:rPr>
            <w:rFonts w:ascii="Times New Roman" w:hAnsi="Times New Roman" w:cs="Times New Roman"/>
            <w:sz w:val="24"/>
            <w:szCs w:val="24"/>
            <w:lang w:val="en-US"/>
          </w:rPr>
          <w:t xml:space="preserve"> time-calibrated phylogenies </w:t>
        </w:r>
      </w:ins>
      <w:del w:id="105" w:author="Daniele Silvestro" w:date="2023-06-16T09:14:00Z">
        <w:r w:rsidR="00C26716" w:rsidDel="00B42454">
          <w:rPr>
            <w:rFonts w:ascii="Times New Roman" w:hAnsi="Times New Roman" w:cs="Times New Roman"/>
            <w:sz w:val="24"/>
            <w:szCs w:val="24"/>
            <w:lang w:val="en-US"/>
          </w:rPr>
          <w:delText xml:space="preserve">that </w:delText>
        </w:r>
      </w:del>
      <w:ins w:id="106" w:author="Daniele Silvestro" w:date="2023-06-16T09:14:00Z">
        <w:r w:rsidR="00B42454">
          <w:rPr>
            <w:rFonts w:ascii="Times New Roman" w:hAnsi="Times New Roman" w:cs="Times New Roman"/>
            <w:sz w:val="24"/>
            <w:szCs w:val="24"/>
            <w:lang w:val="en-US"/>
          </w:rPr>
          <w:t xml:space="preserve">as a proxy for </w:t>
        </w:r>
      </w:ins>
      <w:r w:rsidR="00C26716">
        <w:rPr>
          <w:rFonts w:ascii="Times New Roman" w:hAnsi="Times New Roman" w:cs="Times New Roman"/>
          <w:sz w:val="24"/>
          <w:szCs w:val="24"/>
          <w:lang w:val="en-US"/>
        </w:rPr>
        <w:t xml:space="preserve">the age of extant species </w:t>
      </w:r>
      <w:del w:id="107" w:author="Daniele Silvestro" w:date="2023-06-16T09:14:00Z">
        <w:r w:rsidR="00C26716" w:rsidDel="00B42454">
          <w:rPr>
            <w:rFonts w:ascii="Times New Roman" w:hAnsi="Times New Roman" w:cs="Times New Roman"/>
            <w:sz w:val="24"/>
            <w:szCs w:val="24"/>
            <w:lang w:val="en-US"/>
          </w:rPr>
          <w:delText>can be measured from the branch lengths of time-calibrated phylogenies</w:delText>
        </w:r>
        <w:r w:rsidR="00705370" w:rsidDel="00B42454">
          <w:rPr>
            <w:rFonts w:ascii="Times New Roman" w:hAnsi="Times New Roman" w:cs="Times New Roman"/>
            <w:sz w:val="24"/>
            <w:szCs w:val="24"/>
            <w:lang w:val="en-US"/>
          </w:rPr>
          <w:delText xml:space="preserve"> </w:delText>
        </w:r>
      </w:del>
      <w:r w:rsidR="006C174E">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Naturalist","id":"ITEM-4","issued":{"date-parts":[["2020"]]},"title":"Does evolutionary history correlate with contemporary extinction risk by influencing range size dynamics?","type":"article-journal"},"uris":["http://www.mendeley.com/documents/?uuid=062dcc8b-81ca-4b7b-9c45-11e18504be3b"]}],"mendeley":{"formattedCitation":"(Gaston &amp; Blackburn 1997, Johnson &lt;i&gt;et al.&lt;/i&gt; 2002a, Verde Arregoitia &lt;i&gt;et al.&lt;/i&gt; 2013, Tanentzap &lt;i&gt;et al.&lt;/i&gt; 2020)","plainTextFormattedCitation":"(Gaston &amp; Blackburn 1997, Johnson et al. 2002a, Verde Arregoitia et al. 2013, Tanentzap et al. 2020)","previouslyFormattedCitation":"(Gaston and Blackburn 1997; Christopher N. Johnson et al. 2002; Tanentzap et al. 2020; Verde Arregoitia et al. 2013)"},"properties":{"noteIndex":0},"schema":"https://github.com/citation-style-language/schema/raw/master/csl-citation.json"}</w:instrText>
      </w:r>
      <w:r w:rsidR="006C174E">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(Gaston &amp; Blackburn 1997, Johnson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2002a, Verde Arregoitia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2013, Tanentzap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2020)</w:t>
      </w:r>
      <w:r w:rsidR="006C174E">
        <w:rPr>
          <w:rFonts w:ascii="Times New Roman" w:hAnsi="Times New Roman" w:cs="Times New Roman"/>
          <w:sz w:val="24"/>
          <w:szCs w:val="24"/>
          <w:lang w:val="en-US"/>
        </w:rPr>
        <w:fldChar w:fldCharType="end"/>
      </w:r>
      <w:r w:rsidR="00C26716">
        <w:rPr>
          <w:rFonts w:ascii="Times New Roman" w:hAnsi="Times New Roman" w:cs="Times New Roman"/>
          <w:sz w:val="24"/>
          <w:szCs w:val="24"/>
          <w:lang w:val="en-US"/>
        </w:rPr>
        <w:t xml:space="preserve">. However, </w:t>
      </w:r>
      <w:del w:id="108" w:author="Daniele Silvestro" w:date="2023-06-20T09:55:00Z">
        <w:r w:rsidR="00C26716" w:rsidDel="00E3054A">
          <w:rPr>
            <w:rFonts w:ascii="Times New Roman" w:hAnsi="Times New Roman" w:cs="Times New Roman"/>
            <w:sz w:val="24"/>
            <w:szCs w:val="24"/>
            <w:lang w:val="en-US"/>
          </w:rPr>
          <w:delText>estimating species age from phylogenetic trees (hereafter called</w:delText>
        </w:r>
      </w:del>
      <w:ins w:id="109" w:author="Daniele Silvestro" w:date="2023-06-20T09:55:00Z">
        <w:r w:rsidR="00E3054A">
          <w:rPr>
            <w:rFonts w:ascii="Times New Roman" w:hAnsi="Times New Roman" w:cs="Times New Roman"/>
            <w:sz w:val="24"/>
            <w:szCs w:val="24"/>
            <w:lang w:val="en-US"/>
          </w:rPr>
          <w:t>this approximation, which we hereafter refer to as</w:t>
        </w:r>
      </w:ins>
      <w:r w:rsidR="00C26716">
        <w:rPr>
          <w:rFonts w:ascii="Times New Roman" w:hAnsi="Times New Roman" w:cs="Times New Roman"/>
          <w:sz w:val="24"/>
          <w:szCs w:val="24"/>
          <w:lang w:val="en-US"/>
        </w:rPr>
        <w:t xml:space="preserve"> “phylogenetic age</w:t>
      </w:r>
      <w:del w:id="110" w:author="Daniele Silvestro" w:date="2023-06-20T09:55:00Z">
        <w:r w:rsidR="00C26716" w:rsidDel="00E3054A">
          <w:rPr>
            <w:rFonts w:ascii="Times New Roman" w:hAnsi="Times New Roman" w:cs="Times New Roman"/>
            <w:sz w:val="24"/>
            <w:szCs w:val="24"/>
            <w:lang w:val="en-US"/>
          </w:rPr>
          <w:delText xml:space="preserve">”) </w:delText>
        </w:r>
      </w:del>
      <w:ins w:id="111" w:author="Daniele Silvestro" w:date="2023-06-20T09:55:00Z">
        <w:r w:rsidR="00E3054A">
          <w:rPr>
            <w:rFonts w:ascii="Times New Roman" w:hAnsi="Times New Roman" w:cs="Times New Roman"/>
            <w:sz w:val="24"/>
            <w:szCs w:val="24"/>
            <w:lang w:val="en-US"/>
          </w:rPr>
          <w:t xml:space="preserve">”, </w:t>
        </w:r>
      </w:ins>
      <w:r w:rsidR="00C26716">
        <w:rPr>
          <w:rFonts w:ascii="Times New Roman" w:hAnsi="Times New Roman" w:cs="Times New Roman"/>
          <w:sz w:val="24"/>
          <w:szCs w:val="24"/>
          <w:lang w:val="en-US"/>
        </w:rPr>
        <w:t xml:space="preserve">can lead to over or underestimations due to three </w:t>
      </w:r>
      <w:ins w:id="112" w:author="Daniele Silvestro" w:date="2023-06-16T09:15:00Z">
        <w:r w:rsidR="00B42454">
          <w:rPr>
            <w:rFonts w:ascii="Times New Roman" w:hAnsi="Times New Roman" w:cs="Times New Roman"/>
            <w:sz w:val="24"/>
            <w:szCs w:val="24"/>
            <w:lang w:val="en-US"/>
          </w:rPr>
          <w:t xml:space="preserve">non-exclusive </w:t>
        </w:r>
      </w:ins>
      <w:del w:id="113" w:author="Rachel" w:date="2023-09-06T23:14:00Z">
        <w:r w:rsidR="00C26716" w:rsidDel="0007479E">
          <w:rPr>
            <w:rFonts w:ascii="Times New Roman" w:hAnsi="Times New Roman" w:cs="Times New Roman"/>
            <w:sz w:val="24"/>
            <w:szCs w:val="24"/>
            <w:lang w:val="en-US"/>
          </w:rPr>
          <w:delText xml:space="preserve">different </w:delText>
        </w:r>
      </w:del>
      <w:r w:rsidR="00C26716">
        <w:rPr>
          <w:rFonts w:ascii="Times New Roman" w:hAnsi="Times New Roman" w:cs="Times New Roman"/>
          <w:sz w:val="24"/>
          <w:szCs w:val="24"/>
          <w:lang w:val="en-US"/>
        </w:rPr>
        <w:t xml:space="preserve">shortfalls. </w:t>
      </w:r>
    </w:p>
    <w:p w14:paraId="4ED06F02" w14:textId="77777777" w:rsidR="00730B2C" w:rsidRDefault="006C174E">
      <w:pPr>
        <w:spacing w:after="0" w:line="360" w:lineRule="auto"/>
        <w:ind w:firstLine="709"/>
        <w:jc w:val="both"/>
        <w:rPr>
          <w:ins w:id="114" w:author="Daniele Silvestro" w:date="2023-06-16T09:19:00Z"/>
          <w:rFonts w:ascii="Times New Roman" w:hAnsi="Times New Roman" w:cs="Times New Roman"/>
          <w:sz w:val="24"/>
          <w:szCs w:val="24"/>
          <w:lang w:val="en-US"/>
        </w:rPr>
      </w:pPr>
      <w:r>
        <w:rPr>
          <w:rFonts w:ascii="Times New Roman" w:hAnsi="Times New Roman" w:cs="Times New Roman"/>
          <w:sz w:val="24"/>
          <w:szCs w:val="24"/>
          <w:lang w:val="en-US"/>
        </w:rPr>
        <w:t xml:space="preserve">First, </w:t>
      </w:r>
      <w:commentRangeStart w:id="115"/>
      <w:r>
        <w:rPr>
          <w:rFonts w:ascii="Times New Roman" w:hAnsi="Times New Roman" w:cs="Times New Roman"/>
          <w:sz w:val="24"/>
          <w:szCs w:val="24"/>
          <w:lang w:val="en-US"/>
        </w:rPr>
        <w:t>incomplete sampling of extant species reduces the accuracy of the tree topology and increase</w:t>
      </w:r>
      <w:r w:rsidR="00D721C8">
        <w:rPr>
          <w:rFonts w:ascii="Times New Roman" w:hAnsi="Times New Roman" w:cs="Times New Roman"/>
          <w:sz w:val="24"/>
          <w:szCs w:val="24"/>
          <w:lang w:val="en-US"/>
        </w:rPr>
        <w:t>s</w:t>
      </w:r>
      <w:r>
        <w:rPr>
          <w:rFonts w:ascii="Times New Roman" w:hAnsi="Times New Roman" w:cs="Times New Roman"/>
          <w:sz w:val="24"/>
          <w:szCs w:val="24"/>
          <w:lang w:val="en-US"/>
        </w:rPr>
        <w:t xml:space="preserve"> the uncertainty in any phylogenetic estimation </w:t>
      </w:r>
      <w:r w:rsidR="00094A5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w:instrText>
      </w:r>
      <w:r w:rsidR="00D63C5C">
        <w:rPr>
          <w:rFonts w:ascii="Times New Roman" w:hAnsi="Times New Roman" w:cs="Times New Roman" w:hint="eastAsia"/>
          <w:sz w:val="24"/>
          <w:szCs w:val="24"/>
          <w:lang w:val="en-US"/>
        </w:rPr>
        <w:instrText xml:space="preserve">nd tree completeness is </w:instrText>
      </w:r>
      <w:r w:rsidR="00D63C5C">
        <w:rPr>
          <w:rFonts w:ascii="Times New Roman" w:hAnsi="Times New Roman" w:cs="Times New Roman" w:hint="eastAsia"/>
          <w:sz w:val="24"/>
          <w:szCs w:val="24"/>
          <w:lang w:val="en-US"/>
        </w:rPr>
        <w:instrText>≤</w:instrText>
      </w:r>
      <w:r w:rsidR="00D63C5C">
        <w:rPr>
          <w:rFonts w:ascii="Times New Roman" w:hAnsi="Times New Roman" w:cs="Times New Roman" w:hint="eastAsia"/>
          <w:sz w:val="24"/>
          <w:szCs w:val="24"/>
          <w:lang w:val="en-US"/>
        </w:rPr>
        <w:instrText xml:space="preserve"> 60%, rates of false positives increase and parameter estimates are less accurate, compared to when sampling is random. Thus, when applying SSE methods to empirical datasets, there are increased risks of false inferences of trait </w:instrText>
      </w:r>
      <w:r w:rsidR="00D63C5C">
        <w:rPr>
          <w:rFonts w:ascii="Times New Roman" w:hAnsi="Times New Roman" w:cs="Times New Roman"/>
          <w:sz w:val="24"/>
          <w:szCs w:val="24"/>
          <w:lang w:val="en-US"/>
        </w:rPr>
        <w:instrText>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&lt;i&gt;et al.&lt;/i&gt; 2008, Mynard &lt;i&gt;et al.&lt;/i&gt; 2023)","plainTextFormattedCitation":"(Heath et al. 2008, Mynard et al. 2023)","previouslyFormattedCitation":"(Heath et al. 2008; Mynard et al. 2023)"},"properties":{"noteIndex":0},"schema":"https://github.com/citation-style-language/schema/raw/master/csl-citation.json"}</w:instrText>
      </w:r>
      <w:r w:rsidR="00094A5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(Heath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2008, Mynard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094A58">
        <w:rPr>
          <w:rFonts w:ascii="Times New Roman" w:hAnsi="Times New Roman" w:cs="Times New Roman"/>
          <w:sz w:val="24"/>
          <w:szCs w:val="24"/>
          <w:lang w:val="en-US"/>
        </w:rPr>
        <w:fldChar w:fldCharType="end"/>
      </w:r>
      <w:r w:rsidR="00094A58">
        <w:rPr>
          <w:rFonts w:ascii="Times New Roman" w:hAnsi="Times New Roman" w:cs="Times New Roman"/>
          <w:sz w:val="24"/>
          <w:szCs w:val="24"/>
          <w:lang w:val="en-US"/>
        </w:rPr>
        <w:t xml:space="preserve">. </w:t>
      </w:r>
      <w:commentRangeEnd w:id="115"/>
      <w:r w:rsidR="00B42454">
        <w:rPr>
          <w:rStyle w:val="CommentReference"/>
        </w:rPr>
        <w:commentReference w:id="115"/>
      </w:r>
    </w:p>
    <w:p w14:paraId="61243667" w14:textId="08E6B8F8" w:rsidR="006C174E" w:rsidRPr="00D721C8" w:rsidRDefault="00094A58" w:rsidP="00730B2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w:t>
      </w:r>
      <w:ins w:id="116" w:author="Daniele Silvestro" w:date="2023-06-16T09:19:00Z">
        <w:r w:rsidR="00730B2C">
          <w:rPr>
            <w:rFonts w:ascii="Times New Roman" w:hAnsi="Times New Roman" w:cs="Times New Roman"/>
            <w:sz w:val="24"/>
            <w:szCs w:val="24"/>
            <w:lang w:val="en-US"/>
          </w:rPr>
          <w:t xml:space="preserve">extinction events </w:t>
        </w:r>
      </w:ins>
      <w:ins w:id="117" w:author="Daniele Silvestro" w:date="2023-06-16T09:20:00Z">
        <w:r w:rsidR="00730B2C">
          <w:rPr>
            <w:rFonts w:ascii="Times New Roman" w:hAnsi="Times New Roman" w:cs="Times New Roman"/>
            <w:sz w:val="24"/>
            <w:szCs w:val="24"/>
            <w:lang w:val="en-US"/>
          </w:rPr>
          <w:t>will mask branching even</w:t>
        </w:r>
      </w:ins>
      <w:ins w:id="118" w:author="Daniele Silvestro" w:date="2023-06-16T09:21:00Z">
        <w:r w:rsidR="00730B2C">
          <w:rPr>
            <w:rFonts w:ascii="Times New Roman" w:hAnsi="Times New Roman" w:cs="Times New Roman"/>
            <w:sz w:val="24"/>
            <w:szCs w:val="24"/>
            <w:lang w:val="en-US"/>
          </w:rPr>
          <w:t>ts in phylogenetic trees of extant species [cite Nee et al 90s]</w:t>
        </w:r>
      </w:ins>
      <w:ins w:id="119" w:author="Daniele Silvestro" w:date="2023-06-16T09:22:00Z">
        <w:r w:rsidR="00730B2C">
          <w:rPr>
            <w:rFonts w:ascii="Times New Roman" w:hAnsi="Times New Roman" w:cs="Times New Roman"/>
            <w:sz w:val="24"/>
            <w:szCs w:val="24"/>
            <w:lang w:val="en-US"/>
          </w:rPr>
          <w:t xml:space="preserve">. Even in phylogenetic trees that include extinct taxa, the incompleteness of the fossil record </w:t>
        </w:r>
      </w:ins>
      <w:ins w:id="120" w:author="Daniele Silvestro" w:date="2023-06-16T09:23:00Z">
        <w:r w:rsidR="00730B2C">
          <w:rPr>
            <w:rFonts w:ascii="Times New Roman" w:hAnsi="Times New Roman" w:cs="Times New Roman"/>
            <w:sz w:val="24"/>
            <w:szCs w:val="24"/>
            <w:lang w:val="en-US"/>
          </w:rPr>
          <w:t xml:space="preserve">will inevitably lead to missing lineages and uncertain topologies. </w:t>
        </w:r>
      </w:ins>
      <w:del w:id="121" w:author="Daniele Silvestro" w:date="2023-06-16T09:23:00Z">
        <w:r w:rsidDel="00730B2C">
          <w:rPr>
            <w:rFonts w:ascii="Times New Roman" w:hAnsi="Times New Roman" w:cs="Times New Roman"/>
            <w:sz w:val="24"/>
            <w:szCs w:val="24"/>
            <w:lang w:val="en-US"/>
          </w:rPr>
          <w:delText xml:space="preserve">due to incomplete fossil sampling, extinct lineages are not </w:delText>
        </w:r>
        <w:r w:rsidR="00D721C8" w:rsidDel="00730B2C">
          <w:rPr>
            <w:rFonts w:ascii="Times New Roman" w:hAnsi="Times New Roman" w:cs="Times New Roman"/>
            <w:sz w:val="24"/>
            <w:szCs w:val="24"/>
            <w:lang w:val="en-US"/>
          </w:rPr>
          <w:delText>considered to calibrate phylogenies of extant species. Not including unsampled</w:delText>
        </w:r>
      </w:del>
      <w:ins w:id="122" w:author="Daniele Silvestro" w:date="2023-06-16T09:23:00Z">
        <w:r w:rsidR="00730B2C">
          <w:rPr>
            <w:rFonts w:ascii="Times New Roman" w:hAnsi="Times New Roman" w:cs="Times New Roman"/>
            <w:sz w:val="24"/>
            <w:szCs w:val="24"/>
            <w:lang w:val="en-US"/>
          </w:rPr>
          <w:t>Unsampled</w:t>
        </w:r>
      </w:ins>
      <w:r w:rsidR="00D721C8">
        <w:rPr>
          <w:rFonts w:ascii="Times New Roman" w:hAnsi="Times New Roman" w:cs="Times New Roman"/>
          <w:sz w:val="24"/>
          <w:szCs w:val="24"/>
          <w:lang w:val="en-US"/>
        </w:rPr>
        <w:t xml:space="preserve"> extant and extinct species from the phylogeny results in </w:t>
      </w:r>
      <w:ins w:id="123" w:author="Daniele Silvestro" w:date="2023-06-16T09:24:00Z">
        <w:r w:rsidR="00730B2C">
          <w:rPr>
            <w:rFonts w:ascii="Times New Roman" w:hAnsi="Times New Roman" w:cs="Times New Roman"/>
            <w:sz w:val="24"/>
            <w:szCs w:val="24"/>
            <w:lang w:val="en-US"/>
          </w:rPr>
          <w:t xml:space="preserve">an inflation of the length of terminal </w:t>
        </w:r>
      </w:ins>
      <w:r w:rsidR="00D721C8">
        <w:rPr>
          <w:rFonts w:ascii="Times New Roman" w:hAnsi="Times New Roman" w:cs="Times New Roman"/>
          <w:sz w:val="24"/>
          <w:szCs w:val="24"/>
          <w:lang w:val="en-US"/>
        </w:rPr>
        <w:t>branch</w:t>
      </w:r>
      <w:ins w:id="124" w:author="Daniele Silvestro" w:date="2023-06-16T09:24:00Z">
        <w:r w:rsidR="00730B2C">
          <w:rPr>
            <w:rFonts w:ascii="Times New Roman" w:hAnsi="Times New Roman" w:cs="Times New Roman"/>
            <w:sz w:val="24"/>
            <w:szCs w:val="24"/>
            <w:lang w:val="en-US"/>
          </w:rPr>
          <w:t>es leading to sampled species (i.e.</w:t>
        </w:r>
      </w:ins>
      <w:ins w:id="125" w:author="Rachel" w:date="2023-09-06T23:15:00Z">
        <w:r w:rsidR="0007479E">
          <w:rPr>
            <w:rFonts w:ascii="Times New Roman" w:hAnsi="Times New Roman" w:cs="Times New Roman"/>
            <w:sz w:val="24"/>
            <w:szCs w:val="24"/>
            <w:lang w:val="en-US"/>
          </w:rPr>
          <w:t>,</w:t>
        </w:r>
      </w:ins>
      <w:ins w:id="126" w:author="Daniele Silvestro" w:date="2023-06-16T09:24:00Z">
        <w:r w:rsidR="00730B2C">
          <w:rPr>
            <w:rFonts w:ascii="Times New Roman" w:hAnsi="Times New Roman" w:cs="Times New Roman"/>
            <w:sz w:val="24"/>
            <w:szCs w:val="24"/>
            <w:lang w:val="en-US"/>
          </w:rPr>
          <w:t xml:space="preserve"> the tips of the tree), thus alte</w:t>
        </w:r>
      </w:ins>
      <w:ins w:id="127" w:author="Daniele Silvestro" w:date="2023-06-16T09:25:00Z">
        <w:r w:rsidR="00730B2C">
          <w:rPr>
            <w:rFonts w:ascii="Times New Roman" w:hAnsi="Times New Roman" w:cs="Times New Roman"/>
            <w:sz w:val="24"/>
            <w:szCs w:val="24"/>
            <w:lang w:val="en-US"/>
          </w:rPr>
          <w:t xml:space="preserve">ring phylogenetic species ages. </w:t>
        </w:r>
      </w:ins>
      <w:del w:id="128" w:author="Daniele Silvestro" w:date="2023-06-16T09:25:00Z">
        <w:r w:rsidR="00D721C8" w:rsidDel="00730B2C">
          <w:rPr>
            <w:rFonts w:ascii="Times New Roman" w:hAnsi="Times New Roman" w:cs="Times New Roman"/>
            <w:sz w:val="24"/>
            <w:szCs w:val="24"/>
            <w:lang w:val="en-US"/>
          </w:rPr>
          <w:delText xml:space="preserve"> lengths of extant species appearing larger than they indeed are. As an example,</w:delText>
        </w:r>
      </w:del>
      <w:ins w:id="129" w:author="Daniele Silvestro" w:date="2023-06-16T09:25:00Z">
        <w:r w:rsidR="00730B2C">
          <w:rPr>
            <w:rFonts w:ascii="Times New Roman" w:hAnsi="Times New Roman" w:cs="Times New Roman"/>
            <w:sz w:val="24"/>
            <w:szCs w:val="24"/>
            <w:lang w:val="en-US"/>
          </w:rPr>
          <w:t>For instance</w:t>
        </w:r>
      </w:ins>
      <w:ins w:id="130" w:author="Rachel" w:date="2023-09-06T23:16:00Z">
        <w:r w:rsidR="0007479E">
          <w:rPr>
            <w:rFonts w:ascii="Times New Roman" w:hAnsi="Times New Roman" w:cs="Times New Roman"/>
            <w:sz w:val="24"/>
            <w:szCs w:val="24"/>
            <w:lang w:val="en-US"/>
          </w:rPr>
          <w:t>,</w:t>
        </w:r>
      </w:ins>
      <w:r w:rsidR="00D721C8">
        <w:rPr>
          <w:rFonts w:ascii="Times New Roman" w:hAnsi="Times New Roman" w:cs="Times New Roman"/>
          <w:sz w:val="24"/>
          <w:szCs w:val="24"/>
          <w:lang w:val="en-US"/>
        </w:rPr>
        <w:t xml:space="preserve"> </w:t>
      </w:r>
      <w:del w:id="131" w:author="Daniele Silvestro" w:date="2023-06-16T09:25:00Z">
        <w:r w:rsidR="00D721C8" w:rsidDel="00730B2C">
          <w:rPr>
            <w:rFonts w:ascii="Times New Roman" w:hAnsi="Times New Roman" w:cs="Times New Roman"/>
            <w:sz w:val="24"/>
            <w:szCs w:val="24"/>
            <w:lang w:val="en-US"/>
          </w:rPr>
          <w:delText xml:space="preserve">when </w:delText>
        </w:r>
      </w:del>
      <w:ins w:id="132" w:author="Daniele Silvestro" w:date="2023-06-16T09:25:00Z">
        <w:r w:rsidR="00730B2C">
          <w:rPr>
            <w:rFonts w:ascii="Times New Roman" w:hAnsi="Times New Roman" w:cs="Times New Roman"/>
            <w:sz w:val="24"/>
            <w:szCs w:val="24"/>
            <w:lang w:val="en-US"/>
          </w:rPr>
          <w:t xml:space="preserve">if </w:t>
        </w:r>
      </w:ins>
      <w:r w:rsidR="00D721C8">
        <w:rPr>
          <w:rFonts w:ascii="Times New Roman" w:hAnsi="Times New Roman" w:cs="Times New Roman"/>
          <w:sz w:val="24"/>
          <w:szCs w:val="24"/>
          <w:lang w:val="en-US"/>
        </w:rPr>
        <w:t>the extinct species of</w:t>
      </w:r>
      <w:r w:rsidR="009A52E7">
        <w:rPr>
          <w:rFonts w:ascii="Times New Roman" w:hAnsi="Times New Roman" w:cs="Times New Roman"/>
          <w:sz w:val="24"/>
          <w:szCs w:val="24"/>
          <w:lang w:val="en-US"/>
        </w:rPr>
        <w:t xml:space="preserve"> the</w:t>
      </w:r>
      <w:r w:rsidR="00D721C8">
        <w:rPr>
          <w:rFonts w:ascii="Times New Roman" w:hAnsi="Times New Roman" w:cs="Times New Roman"/>
          <w:sz w:val="24"/>
          <w:szCs w:val="24"/>
          <w:lang w:val="en-US"/>
        </w:rPr>
        <w:t xml:space="preserve"> </w:t>
      </w:r>
      <w:r w:rsidR="00D721C8">
        <w:rPr>
          <w:rFonts w:ascii="Times New Roman" w:hAnsi="Times New Roman" w:cs="Times New Roman"/>
          <w:i/>
          <w:iCs/>
          <w:sz w:val="24"/>
          <w:szCs w:val="24"/>
          <w:lang w:val="en-US"/>
        </w:rPr>
        <w:t xml:space="preserve">Homo </w:t>
      </w:r>
      <w:r w:rsidR="00D721C8">
        <w:rPr>
          <w:rFonts w:ascii="Times New Roman" w:hAnsi="Times New Roman" w:cs="Times New Roman"/>
          <w:sz w:val="24"/>
          <w:szCs w:val="24"/>
          <w:lang w:val="en-US"/>
        </w:rPr>
        <w:t xml:space="preserve">genus </w:t>
      </w:r>
      <w:r w:rsidR="00D721C8">
        <w:rPr>
          <w:rFonts w:ascii="Times New Roman" w:hAnsi="Times New Roman" w:cs="Times New Roman"/>
          <w:sz w:val="24"/>
          <w:szCs w:val="24"/>
          <w:lang w:val="en-US"/>
        </w:rPr>
        <w:lastRenderedPageBreak/>
        <w:t xml:space="preserve">are not included in </w:t>
      </w:r>
      <w:del w:id="133" w:author="Daniele Silvestro" w:date="2023-06-16T09:25:00Z">
        <w:r w:rsidR="00D721C8" w:rsidDel="00730B2C">
          <w:rPr>
            <w:rFonts w:ascii="Times New Roman" w:hAnsi="Times New Roman" w:cs="Times New Roman"/>
            <w:sz w:val="24"/>
            <w:szCs w:val="24"/>
            <w:lang w:val="en-US"/>
          </w:rPr>
          <w:delText xml:space="preserve">the </w:delText>
        </w:r>
      </w:del>
      <w:ins w:id="134" w:author="Daniele Silvestro" w:date="2023-06-16T09:25:00Z">
        <w:r w:rsidR="00730B2C">
          <w:rPr>
            <w:rFonts w:ascii="Times New Roman" w:hAnsi="Times New Roman" w:cs="Times New Roman"/>
            <w:sz w:val="24"/>
            <w:szCs w:val="24"/>
            <w:lang w:val="en-US"/>
          </w:rPr>
          <w:t xml:space="preserve">a </w:t>
        </w:r>
      </w:ins>
      <w:r w:rsidR="00D721C8">
        <w:rPr>
          <w:rFonts w:ascii="Times New Roman" w:hAnsi="Times New Roman" w:cs="Times New Roman"/>
          <w:sz w:val="24"/>
          <w:szCs w:val="24"/>
          <w:lang w:val="en-US"/>
        </w:rPr>
        <w:t>phylogen</w:t>
      </w:r>
      <w:ins w:id="135" w:author="Daniele Silvestro" w:date="2023-06-16T09:25:00Z">
        <w:r w:rsidR="00730B2C">
          <w:rPr>
            <w:rFonts w:ascii="Times New Roman" w:hAnsi="Times New Roman" w:cs="Times New Roman"/>
            <w:sz w:val="24"/>
            <w:szCs w:val="24"/>
            <w:lang w:val="en-US"/>
          </w:rPr>
          <w:t>etic</w:t>
        </w:r>
      </w:ins>
      <w:ins w:id="136" w:author="Rachel" w:date="2023-09-06T23:16:00Z">
        <w:r w:rsidR="0007479E">
          <w:rPr>
            <w:rFonts w:ascii="Times New Roman" w:hAnsi="Times New Roman" w:cs="Times New Roman"/>
            <w:sz w:val="24"/>
            <w:szCs w:val="24"/>
            <w:lang w:val="en-US"/>
          </w:rPr>
          <w:t xml:space="preserve"> tree</w:t>
        </w:r>
      </w:ins>
      <w:del w:id="137" w:author="Daniele Silvestro" w:date="2023-06-16T09:25:00Z">
        <w:r w:rsidR="00D721C8" w:rsidDel="00730B2C">
          <w:rPr>
            <w:rFonts w:ascii="Times New Roman" w:hAnsi="Times New Roman" w:cs="Times New Roman"/>
            <w:sz w:val="24"/>
            <w:szCs w:val="24"/>
            <w:lang w:val="en-US"/>
          </w:rPr>
          <w:delText>y</w:delText>
        </w:r>
      </w:del>
      <w:r w:rsidR="00D721C8">
        <w:rPr>
          <w:rFonts w:ascii="Times New Roman" w:hAnsi="Times New Roman" w:cs="Times New Roman"/>
          <w:sz w:val="24"/>
          <w:szCs w:val="24"/>
          <w:lang w:val="en-US"/>
        </w:rPr>
        <w:t xml:space="preserve">, the phylogenetic age of </w:t>
      </w:r>
      <w:r w:rsidR="00D721C8">
        <w:rPr>
          <w:rFonts w:ascii="Times New Roman" w:hAnsi="Times New Roman" w:cs="Times New Roman"/>
          <w:i/>
          <w:iCs/>
          <w:sz w:val="24"/>
          <w:szCs w:val="24"/>
          <w:lang w:val="en-US"/>
        </w:rPr>
        <w:t>Homo sapiens</w:t>
      </w:r>
      <w:r w:rsidR="00D721C8">
        <w:rPr>
          <w:rFonts w:ascii="Times New Roman" w:hAnsi="Times New Roman" w:cs="Times New Roman"/>
          <w:sz w:val="24"/>
          <w:szCs w:val="24"/>
          <w:lang w:val="en-US"/>
        </w:rPr>
        <w:t xml:space="preserve"> is approximately </w:t>
      </w:r>
      <w:r w:rsidR="00D07779">
        <w:rPr>
          <w:rFonts w:ascii="Times New Roman" w:hAnsi="Times New Roman" w:cs="Times New Roman"/>
          <w:sz w:val="24"/>
          <w:szCs w:val="24"/>
          <w:lang w:val="en-US"/>
        </w:rPr>
        <w:t xml:space="preserve">10 </w:t>
      </w:r>
      <w:r w:rsidR="00D721C8">
        <w:rPr>
          <w:rFonts w:ascii="Times New Roman" w:hAnsi="Times New Roman" w:cs="Times New Roman"/>
          <w:sz w:val="24"/>
          <w:szCs w:val="24"/>
          <w:lang w:val="en-US"/>
        </w:rPr>
        <w:t>million years</w:t>
      </w:r>
      <w:ins w:id="138" w:author="Daniele Silvestro" w:date="2023-06-16T09:26:00Z">
        <w:r w:rsidR="00730B2C">
          <w:rPr>
            <w:rFonts w:ascii="Times New Roman" w:hAnsi="Times New Roman" w:cs="Times New Roman"/>
            <w:sz w:val="24"/>
            <w:szCs w:val="24"/>
            <w:lang w:val="en-US"/>
          </w:rPr>
          <w:t xml:space="preserve">, </w:t>
        </w:r>
      </w:ins>
      <w:del w:id="139" w:author="Daniele Silvestro" w:date="2023-06-16T09:26:00Z">
        <w:r w:rsidR="00D721C8" w:rsidDel="00730B2C">
          <w:rPr>
            <w:rFonts w:ascii="Times New Roman" w:hAnsi="Times New Roman" w:cs="Times New Roman"/>
            <w:sz w:val="24"/>
            <w:szCs w:val="24"/>
            <w:lang w:val="en-US"/>
          </w:rPr>
          <w:delText xml:space="preserve"> (</w:delText>
        </w:r>
      </w:del>
      <w:r w:rsidR="00D721C8">
        <w:rPr>
          <w:rFonts w:ascii="Times New Roman" w:hAnsi="Times New Roman" w:cs="Times New Roman"/>
          <w:sz w:val="24"/>
          <w:szCs w:val="24"/>
          <w:lang w:val="en-US"/>
        </w:rPr>
        <w:t xml:space="preserve">i.e., the age of </w:t>
      </w:r>
      <w:del w:id="140" w:author="Daniele Silvestro" w:date="2023-06-16T09:27:00Z">
        <w:r w:rsidR="00D721C8" w:rsidDel="00730B2C">
          <w:rPr>
            <w:rFonts w:ascii="Times New Roman" w:hAnsi="Times New Roman" w:cs="Times New Roman"/>
            <w:sz w:val="24"/>
            <w:szCs w:val="24"/>
            <w:lang w:val="en-US"/>
          </w:rPr>
          <w:delText xml:space="preserve">our </w:delText>
        </w:r>
      </w:del>
      <w:ins w:id="141" w:author="Daniele Silvestro" w:date="2023-06-16T09:27:00Z">
        <w:r w:rsidR="00730B2C">
          <w:rPr>
            <w:rFonts w:ascii="Times New Roman" w:hAnsi="Times New Roman" w:cs="Times New Roman"/>
            <w:sz w:val="24"/>
            <w:szCs w:val="24"/>
            <w:lang w:val="en-US"/>
          </w:rPr>
          <w:t xml:space="preserve">the </w:t>
        </w:r>
      </w:ins>
      <w:r w:rsidR="00D721C8">
        <w:rPr>
          <w:rFonts w:ascii="Times New Roman" w:hAnsi="Times New Roman" w:cs="Times New Roman"/>
          <w:sz w:val="24"/>
          <w:szCs w:val="24"/>
          <w:lang w:val="en-US"/>
        </w:rPr>
        <w:t xml:space="preserve">last common ancestor with </w:t>
      </w:r>
      <w:del w:id="142" w:author="Daniele Silvestro" w:date="2023-06-16T09:27:00Z">
        <w:r w:rsidR="00D721C8" w:rsidDel="00730B2C">
          <w:rPr>
            <w:rFonts w:ascii="Times New Roman" w:hAnsi="Times New Roman" w:cs="Times New Roman"/>
            <w:sz w:val="24"/>
            <w:szCs w:val="24"/>
            <w:lang w:val="en-US"/>
          </w:rPr>
          <w:delText>the</w:delText>
        </w:r>
      </w:del>
      <w:ins w:id="143" w:author="Daniele Silvestro" w:date="2023-06-16T09:27:00Z">
        <w:r w:rsidR="00730B2C">
          <w:rPr>
            <w:rFonts w:ascii="Times New Roman" w:hAnsi="Times New Roman" w:cs="Times New Roman"/>
            <w:sz w:val="24"/>
            <w:szCs w:val="24"/>
            <w:lang w:val="en-US"/>
          </w:rPr>
          <w:t xml:space="preserve">its </w:t>
        </w:r>
      </w:ins>
      <w:ins w:id="144" w:author="Daniele Silvestro" w:date="2023-06-16T09:26:00Z">
        <w:r w:rsidR="00730B2C">
          <w:rPr>
            <w:rFonts w:ascii="Times New Roman" w:hAnsi="Times New Roman" w:cs="Times New Roman"/>
            <w:sz w:val="24"/>
            <w:szCs w:val="24"/>
            <w:lang w:val="en-US"/>
          </w:rPr>
          <w:t>sister species</w:t>
        </w:r>
      </w:ins>
      <w:ins w:id="145" w:author="Daniele Silvestro" w:date="2023-06-16T09:27:00Z">
        <w:r w:rsidR="00730B2C">
          <w:rPr>
            <w:rFonts w:ascii="Times New Roman" w:hAnsi="Times New Roman" w:cs="Times New Roman"/>
            <w:sz w:val="24"/>
            <w:szCs w:val="24"/>
            <w:lang w:val="en-US"/>
          </w:rPr>
          <w:t>, the</w:t>
        </w:r>
      </w:ins>
      <w:r w:rsidR="00D721C8">
        <w:rPr>
          <w:rFonts w:ascii="Times New Roman" w:hAnsi="Times New Roman" w:cs="Times New Roman"/>
          <w:sz w:val="24"/>
          <w:szCs w:val="24"/>
          <w:lang w:val="en-US"/>
        </w:rPr>
        <w:t xml:space="preserve"> chimpanzee</w:t>
      </w:r>
      <w:del w:id="146" w:author="Daniele Silvestro" w:date="2023-06-16T09:27:00Z">
        <w:r w:rsidR="00D07779" w:rsidDel="00730B2C">
          <w:rPr>
            <w:rFonts w:ascii="Times New Roman" w:hAnsi="Times New Roman" w:cs="Times New Roman"/>
            <w:sz w:val="24"/>
            <w:szCs w:val="24"/>
            <w:lang w:val="en-US"/>
          </w:rPr>
          <w:delText xml:space="preserve">; </w:delText>
        </w:r>
      </w:del>
      <w:ins w:id="147" w:author="Daniele Silvestro" w:date="2023-06-16T09:27:00Z">
        <w:r w:rsidR="00730B2C">
          <w:rPr>
            <w:rFonts w:ascii="Times New Roman" w:hAnsi="Times New Roman" w:cs="Times New Roman"/>
            <w:sz w:val="24"/>
            <w:szCs w:val="24"/>
            <w:lang w:val="en-US"/>
          </w:rPr>
          <w:t xml:space="preserve"> (</w:t>
        </w:r>
        <w:del w:id="148" w:author="Rachel" w:date="2023-09-06T23:16:00Z">
          <w:r w:rsidR="00730B2C" w:rsidDel="0007479E">
            <w:rPr>
              <w:rFonts w:ascii="Times New Roman" w:hAnsi="Times New Roman" w:cs="Times New Roman"/>
              <w:sz w:val="24"/>
              <w:szCs w:val="24"/>
              <w:lang w:val="en-US"/>
            </w:rPr>
            <w:delText xml:space="preserve"> </w:delText>
          </w:r>
        </w:del>
      </w:ins>
      <w:del w:id="149" w:author="Daniele Silvestro" w:date="2023-06-16T09:27:00Z">
        <w:r w:rsidR="00D07779" w:rsidDel="00730B2C">
          <w:rPr>
            <w:rFonts w:ascii="Times New Roman" w:hAnsi="Times New Roman" w:cs="Times New Roman"/>
            <w:sz w:val="24"/>
            <w:szCs w:val="24"/>
            <w:lang w:val="en-US"/>
          </w:rPr>
          <w:fldChar w:fldCharType="begin" w:fldLock="1"/>
        </w:r>
        <w:r w:rsidR="00D63C5C" w:rsidDel="00730B2C">
          <w:rPr>
            <w:rFonts w:ascii="Times New Roman" w:hAnsi="Times New Roman" w:cs="Times New Roman"/>
            <w:sz w:val="24"/>
            <w:szCs w:val="24"/>
            <w:lang w:val="en-US"/>
          </w:rPr>
          <w:del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delInstrText>
        </w:r>
        <w:r w:rsidR="00D07779" w:rsidDel="00730B2C">
          <w:rPr>
            <w:rFonts w:ascii="Times New Roman" w:hAnsi="Times New Roman" w:cs="Times New Roman"/>
            <w:sz w:val="24"/>
            <w:szCs w:val="24"/>
            <w:lang w:val="en-US"/>
          </w:rPr>
          <w:fldChar w:fldCharType="separate"/>
        </w:r>
        <w:r w:rsidR="00D07779" w:rsidRPr="00D07779" w:rsidDel="00730B2C">
          <w:rPr>
            <w:rFonts w:ascii="Times New Roman" w:hAnsi="Times New Roman" w:cs="Times New Roman"/>
            <w:noProof/>
            <w:sz w:val="24"/>
            <w:szCs w:val="24"/>
            <w:lang w:val="en-US"/>
          </w:rPr>
          <w:delText>Rivas-Gonzáles et al. 2023)</w:delText>
        </w:r>
        <w:r w:rsidR="00D07779" w:rsidDel="00730B2C">
          <w:rPr>
            <w:rFonts w:ascii="Times New Roman" w:hAnsi="Times New Roman" w:cs="Times New Roman"/>
            <w:sz w:val="24"/>
            <w:szCs w:val="24"/>
            <w:lang w:val="en-US"/>
          </w:rPr>
          <w:fldChar w:fldCharType="end"/>
        </w:r>
        <w:r w:rsidR="00D721C8" w:rsidDel="00730B2C">
          <w:rPr>
            <w:rFonts w:ascii="Times New Roman" w:hAnsi="Times New Roman" w:cs="Times New Roman"/>
            <w:sz w:val="24"/>
            <w:szCs w:val="24"/>
            <w:lang w:val="en-US"/>
          </w:rPr>
          <w:delText xml:space="preserve">, </w:delText>
        </w:r>
      </w:del>
      <w:ins w:id="150" w:author="Daniele Silvestro" w:date="2023-06-16T09:27:00Z">
        <w:r w:rsidR="00730B2C">
          <w:rPr>
            <w:rFonts w:ascii="Times New Roman" w:hAnsi="Times New Roman" w:cs="Times New Roman"/>
            <w:sz w:val="24"/>
            <w:szCs w:val="24"/>
            <w:lang w:val="en-US"/>
          </w:rPr>
          <w:fldChar w:fldCharType="begin" w:fldLock="1"/>
        </w:r>
        <w:r w:rsidR="00730B2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730B2C">
          <w:rPr>
            <w:rFonts w:ascii="Times New Roman" w:hAnsi="Times New Roman" w:cs="Times New Roman"/>
            <w:sz w:val="24"/>
            <w:szCs w:val="24"/>
            <w:lang w:val="en-US"/>
          </w:rPr>
          <w:fldChar w:fldCharType="separate"/>
        </w:r>
        <w:r w:rsidR="00730B2C" w:rsidRPr="00D07779">
          <w:rPr>
            <w:rFonts w:ascii="Times New Roman" w:hAnsi="Times New Roman" w:cs="Times New Roman"/>
            <w:noProof/>
            <w:sz w:val="24"/>
            <w:szCs w:val="24"/>
            <w:lang w:val="en-US"/>
          </w:rPr>
          <w:t>Rivas-</w:t>
        </w:r>
        <w:proofErr w:type="spellStart"/>
        <w:r w:rsidR="00730B2C" w:rsidRPr="00D07779">
          <w:rPr>
            <w:rFonts w:ascii="Times New Roman" w:hAnsi="Times New Roman" w:cs="Times New Roman"/>
            <w:noProof/>
            <w:sz w:val="24"/>
            <w:szCs w:val="24"/>
            <w:lang w:val="en-US"/>
          </w:rPr>
          <w:t>Gonzáles</w:t>
        </w:r>
        <w:proofErr w:type="spellEnd"/>
        <w:r w:rsidR="00730B2C" w:rsidRPr="00D07779">
          <w:rPr>
            <w:rFonts w:ascii="Times New Roman" w:hAnsi="Times New Roman" w:cs="Times New Roman"/>
            <w:noProof/>
            <w:sz w:val="24"/>
            <w:szCs w:val="24"/>
            <w:lang w:val="en-US"/>
          </w:rPr>
          <w:t xml:space="preserve"> et al. 2023)</w:t>
        </w:r>
        <w:r w:rsidR="00730B2C">
          <w:rPr>
            <w:rFonts w:ascii="Times New Roman" w:hAnsi="Times New Roman" w:cs="Times New Roman"/>
            <w:sz w:val="24"/>
            <w:szCs w:val="24"/>
            <w:lang w:val="en-US"/>
          </w:rPr>
          <w:fldChar w:fldCharType="end"/>
        </w:r>
        <w:r w:rsidR="00730B2C">
          <w:rPr>
            <w:rFonts w:ascii="Times New Roman" w:hAnsi="Times New Roman" w:cs="Times New Roman"/>
            <w:sz w:val="24"/>
            <w:szCs w:val="24"/>
            <w:lang w:val="en-US"/>
          </w:rPr>
          <w:t xml:space="preserve">. </w:t>
        </w:r>
        <w:r w:rsidR="00A32521">
          <w:rPr>
            <w:rFonts w:ascii="Times New Roman" w:hAnsi="Times New Roman" w:cs="Times New Roman"/>
            <w:sz w:val="24"/>
            <w:szCs w:val="24"/>
            <w:lang w:val="en-US"/>
          </w:rPr>
          <w:t>This estimate exceed</w:t>
        </w:r>
      </w:ins>
      <w:ins w:id="151" w:author="Daniele Silvestro" w:date="2023-06-16T09:28:00Z">
        <w:r w:rsidR="00A32521">
          <w:rPr>
            <w:rFonts w:ascii="Times New Roman" w:hAnsi="Times New Roman" w:cs="Times New Roman"/>
            <w:sz w:val="24"/>
            <w:szCs w:val="24"/>
            <w:lang w:val="en-US"/>
          </w:rPr>
          <w:t xml:space="preserve">s the age of </w:t>
        </w:r>
      </w:ins>
      <w:del w:id="152" w:author="Daniele Silvestro" w:date="2023-06-16T09:28:00Z">
        <w:r w:rsidR="00D721C8" w:rsidDel="00A32521">
          <w:rPr>
            <w:rFonts w:ascii="Times New Roman" w:hAnsi="Times New Roman" w:cs="Times New Roman"/>
            <w:sz w:val="24"/>
            <w:szCs w:val="24"/>
            <w:lang w:val="en-US"/>
          </w:rPr>
          <w:delText xml:space="preserve">much older than </w:delText>
        </w:r>
      </w:del>
      <w:r w:rsidR="00D721C8">
        <w:rPr>
          <w:rFonts w:ascii="Times New Roman" w:hAnsi="Times New Roman" w:cs="Times New Roman"/>
          <w:sz w:val="24"/>
          <w:szCs w:val="24"/>
          <w:lang w:val="en-US"/>
        </w:rPr>
        <w:t xml:space="preserve">the oldest </w:t>
      </w:r>
      <w:ins w:id="153" w:author="Daniele Silvestro" w:date="2023-06-16T09:28:00Z">
        <w:r w:rsidR="00A32521">
          <w:rPr>
            <w:rFonts w:ascii="Times New Roman" w:hAnsi="Times New Roman" w:cs="Times New Roman"/>
            <w:sz w:val="24"/>
            <w:szCs w:val="24"/>
            <w:lang w:val="en-US"/>
          </w:rPr>
          <w:t xml:space="preserve">known </w:t>
        </w:r>
      </w:ins>
      <w:r w:rsidR="00D721C8">
        <w:rPr>
          <w:rFonts w:ascii="Times New Roman" w:hAnsi="Times New Roman" w:cs="Times New Roman"/>
          <w:sz w:val="24"/>
          <w:szCs w:val="24"/>
          <w:lang w:val="en-US"/>
        </w:rPr>
        <w:t xml:space="preserve">fossil </w:t>
      </w:r>
      <w:del w:id="154" w:author="Daniele Silvestro" w:date="2023-06-16T09:28:00Z">
        <w:r w:rsidR="00D721C8" w:rsidDel="00A32521">
          <w:rPr>
            <w:rFonts w:ascii="Times New Roman" w:hAnsi="Times New Roman" w:cs="Times New Roman"/>
            <w:sz w:val="24"/>
            <w:szCs w:val="24"/>
            <w:lang w:val="en-US"/>
          </w:rPr>
          <w:delText>record for our species of 300 thousand years</w:delText>
        </w:r>
      </w:del>
      <w:ins w:id="155" w:author="Daniele Silvestro" w:date="2023-06-16T09:28:00Z">
        <w:r w:rsidR="00A32521">
          <w:rPr>
            <w:rFonts w:ascii="Times New Roman" w:hAnsi="Times New Roman" w:cs="Times New Roman"/>
            <w:sz w:val="24"/>
            <w:szCs w:val="24"/>
            <w:lang w:val="en-US"/>
          </w:rPr>
          <w:t>o</w:t>
        </w:r>
      </w:ins>
      <w:ins w:id="156" w:author="Daniele Silvestro" w:date="2023-06-16T09:29:00Z">
        <w:r w:rsidR="00A32521">
          <w:rPr>
            <w:rFonts w:ascii="Times New Roman" w:hAnsi="Times New Roman" w:cs="Times New Roman"/>
            <w:sz w:val="24"/>
            <w:szCs w:val="24"/>
            <w:lang w:val="en-US"/>
          </w:rPr>
          <w:t>f modern humans by two orders of magnitude</w:t>
        </w:r>
      </w:ins>
      <w:r w:rsidR="00D721C8">
        <w:rPr>
          <w:rFonts w:ascii="Times New Roman" w:hAnsi="Times New Roman" w:cs="Times New Roman"/>
          <w:sz w:val="24"/>
          <w:szCs w:val="24"/>
          <w:lang w:val="en-US"/>
        </w:rPr>
        <w:t xml:space="preserve"> (Figure 1; </w:t>
      </w:r>
      <w:r w:rsidR="00D07779">
        <w:rPr>
          <w:rFonts w:ascii="Times New Roman" w:hAnsi="Times New Roman" w:cs="Times New Roman"/>
          <w:sz w:val="24"/>
          <w:szCs w:val="24"/>
          <w:lang w:val="en-US"/>
        </w:rPr>
        <w:fldChar w:fldCharType="begin" w:fldLock="1"/>
      </w:r>
      <w:r w:rsidR="005E33B5">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sidR="00D07779">
        <w:rPr>
          <w:rFonts w:ascii="Times New Roman" w:hAnsi="Times New Roman" w:cs="Times New Roman"/>
          <w:sz w:val="24"/>
          <w:szCs w:val="24"/>
          <w:lang w:val="en-US"/>
        </w:rPr>
        <w:fldChar w:fldCharType="separate"/>
      </w:r>
      <w:r w:rsidR="00D07779" w:rsidRPr="00D07779">
        <w:rPr>
          <w:rFonts w:ascii="Times New Roman" w:hAnsi="Times New Roman" w:cs="Times New Roman"/>
          <w:noProof/>
          <w:sz w:val="24"/>
          <w:szCs w:val="24"/>
          <w:lang w:val="en-US"/>
        </w:rPr>
        <w:t>Callaway 2017)</w:t>
      </w:r>
      <w:r w:rsidR="00D07779">
        <w:rPr>
          <w:rFonts w:ascii="Times New Roman" w:hAnsi="Times New Roman" w:cs="Times New Roman"/>
          <w:sz w:val="24"/>
          <w:szCs w:val="24"/>
          <w:lang w:val="en-US"/>
        </w:rPr>
        <w:fldChar w:fldCharType="end"/>
      </w:r>
      <w:ins w:id="157" w:author="Rachel" w:date="2023-09-06T23:16:00Z">
        <w:r w:rsidR="0007479E">
          <w:rPr>
            <w:rFonts w:ascii="Times New Roman" w:hAnsi="Times New Roman" w:cs="Times New Roman"/>
            <w:sz w:val="24"/>
            <w:szCs w:val="24"/>
            <w:lang w:val="en-US"/>
          </w:rPr>
          <w:t>.</w:t>
        </w:r>
      </w:ins>
    </w:p>
    <w:p w14:paraId="68D32BAD" w14:textId="0BD0CD31" w:rsidR="0047739B" w:rsidRDefault="00A806B6" w:rsidP="00224D3B">
      <w:pPr>
        <w:spacing w:after="0" w:line="360" w:lineRule="auto"/>
        <w:ind w:firstLine="709"/>
        <w:jc w:val="both"/>
        <w:rPr>
          <w:ins w:id="158" w:author="Daniele Silvestro" w:date="2023-06-16T15:52:00Z"/>
          <w:rFonts w:ascii="Times New Roman" w:hAnsi="Times New Roman" w:cs="Times New Roman"/>
          <w:sz w:val="24"/>
          <w:szCs w:val="24"/>
          <w:lang w:val="en-US"/>
        </w:rPr>
      </w:pPr>
      <w:r>
        <w:rPr>
          <w:rFonts w:ascii="Times New Roman" w:hAnsi="Times New Roman" w:cs="Times New Roman"/>
          <w:sz w:val="24"/>
          <w:szCs w:val="24"/>
          <w:lang w:val="en-US"/>
        </w:rPr>
        <w:t>The third</w:t>
      </w:r>
      <w:ins w:id="159" w:author="Daniele Silvestro" w:date="2023-06-16T09:30:00Z">
        <w:r w:rsidR="00A32521">
          <w:rPr>
            <w:rFonts w:ascii="Times New Roman" w:hAnsi="Times New Roman" w:cs="Times New Roman"/>
            <w:sz w:val="24"/>
            <w:szCs w:val="24"/>
            <w:lang w:val="en-US"/>
          </w:rPr>
          <w:t>, and perhaps most challenging</w:t>
        </w:r>
      </w:ins>
      <w:r>
        <w:rPr>
          <w:rFonts w:ascii="Times New Roman" w:hAnsi="Times New Roman" w:cs="Times New Roman"/>
          <w:sz w:val="24"/>
          <w:szCs w:val="24"/>
          <w:lang w:val="en-US"/>
        </w:rPr>
        <w:t xml:space="preserve"> shortfall </w:t>
      </w:r>
      <w:ins w:id="160" w:author="Daniele Silvestro" w:date="2023-06-16T09:30:00Z">
        <w:r w:rsidR="00A32521">
          <w:rPr>
            <w:rFonts w:ascii="Times New Roman" w:hAnsi="Times New Roman" w:cs="Times New Roman"/>
            <w:sz w:val="24"/>
            <w:szCs w:val="24"/>
            <w:lang w:val="en-US"/>
          </w:rPr>
          <w:t xml:space="preserve">in </w:t>
        </w:r>
      </w:ins>
      <w:del w:id="161" w:author="Daniele Silvestro" w:date="2023-06-16T09:29:00Z">
        <w:r w:rsidDel="00A32521">
          <w:rPr>
            <w:rFonts w:ascii="Times New Roman" w:hAnsi="Times New Roman" w:cs="Times New Roman"/>
            <w:sz w:val="24"/>
            <w:szCs w:val="24"/>
            <w:lang w:val="en-US"/>
          </w:rPr>
          <w:delText>of</w:delText>
        </w:r>
        <w:r w:rsidR="009C0F8A" w:rsidDel="00A32521">
          <w:rPr>
            <w:rFonts w:ascii="Times New Roman" w:hAnsi="Times New Roman" w:cs="Times New Roman"/>
            <w:sz w:val="24"/>
            <w:szCs w:val="24"/>
            <w:lang w:val="en-US"/>
          </w:rPr>
          <w:delText xml:space="preserve"> extant species</w:delText>
        </w:r>
        <w:r w:rsidDel="00A32521">
          <w:rPr>
            <w:rFonts w:ascii="Times New Roman" w:hAnsi="Times New Roman" w:cs="Times New Roman"/>
            <w:sz w:val="24"/>
            <w:szCs w:val="24"/>
            <w:lang w:val="en-US"/>
          </w:rPr>
          <w:delText xml:space="preserve"> phylogenies</w:delText>
        </w:r>
      </w:del>
      <w:ins w:id="162" w:author="Daniele Silvestro" w:date="2023-06-16T09:29:00Z">
        <w:r w:rsidR="00A32521">
          <w:rPr>
            <w:rFonts w:ascii="Times New Roman" w:hAnsi="Times New Roman" w:cs="Times New Roman"/>
            <w:sz w:val="24"/>
            <w:szCs w:val="24"/>
            <w:lang w:val="en-US"/>
          </w:rPr>
          <w:t>phylogenetic species age</w:t>
        </w:r>
      </w:ins>
      <w:ins w:id="163" w:author="Daniele Silvestro" w:date="2023-06-16T09:30:00Z">
        <w:r w:rsidR="00A32521">
          <w:rPr>
            <w:rFonts w:ascii="Times New Roman" w:hAnsi="Times New Roman" w:cs="Times New Roman"/>
            <w:sz w:val="24"/>
            <w:szCs w:val="24"/>
            <w:lang w:val="en-US"/>
          </w:rPr>
          <w:t>s,</w:t>
        </w:r>
      </w:ins>
      <w:r>
        <w:rPr>
          <w:rFonts w:ascii="Times New Roman" w:hAnsi="Times New Roman" w:cs="Times New Roman"/>
          <w:sz w:val="24"/>
          <w:szCs w:val="24"/>
          <w:lang w:val="en-US"/>
        </w:rPr>
        <w:t xml:space="preserve"> is that the tree alone does not contain information about the</w:t>
      </w:r>
      <w:ins w:id="164" w:author="Daniele Silvestro" w:date="2023-06-16T09:31:00Z">
        <w:r w:rsidR="00A32521">
          <w:rPr>
            <w:rFonts w:ascii="Times New Roman" w:hAnsi="Times New Roman" w:cs="Times New Roman"/>
            <w:sz w:val="24"/>
            <w:szCs w:val="24"/>
            <w:lang w:val="en-US"/>
          </w:rPr>
          <w:t xml:space="preserve"> underlying</w:t>
        </w:r>
      </w:ins>
      <w:r>
        <w:rPr>
          <w:rFonts w:ascii="Times New Roman" w:hAnsi="Times New Roman" w:cs="Times New Roman"/>
          <w:sz w:val="24"/>
          <w:szCs w:val="24"/>
          <w:lang w:val="en-US"/>
        </w:rPr>
        <w:t xml:space="preserve"> speciation mode</w:t>
      </w:r>
      <w:ins w:id="165" w:author="Daniele Silvestro" w:date="2023-06-16T09:31:00Z">
        <w:r w:rsidR="00A32521">
          <w:rPr>
            <w:rFonts w:ascii="Times New Roman" w:hAnsi="Times New Roman" w:cs="Times New Roman"/>
            <w:sz w:val="24"/>
            <w:szCs w:val="24"/>
            <w:lang w:val="en-US"/>
          </w:rPr>
          <w:t xml:space="preserve"> and does not include species labels across its </w:t>
        </w:r>
      </w:ins>
      <w:ins w:id="166" w:author="Daniele Silvestro" w:date="2023-06-16T09:32:00Z">
        <w:r w:rsidR="00A32521">
          <w:rPr>
            <w:rFonts w:ascii="Times New Roman" w:hAnsi="Times New Roman" w:cs="Times New Roman"/>
            <w:sz w:val="24"/>
            <w:szCs w:val="24"/>
            <w:lang w:val="en-US"/>
          </w:rPr>
          <w:t>branches</w:t>
        </w:r>
      </w:ins>
      <w:ins w:id="167" w:author="Daniele Silvestro" w:date="2023-06-16T15:49:00Z">
        <w:r w:rsidR="0047739B">
          <w:rPr>
            <w:rFonts w:ascii="Times New Roman" w:hAnsi="Times New Roman" w:cs="Times New Roman"/>
            <w:sz w:val="24"/>
            <w:szCs w:val="24"/>
            <w:lang w:val="en-US"/>
          </w:rPr>
          <w:t>, such that only the tips</w:t>
        </w:r>
      </w:ins>
      <w:ins w:id="168" w:author="Daniele Silvestro" w:date="2023-06-16T15:50:00Z">
        <w:r w:rsidR="0047739B">
          <w:rPr>
            <w:rFonts w:ascii="Times New Roman" w:hAnsi="Times New Roman" w:cs="Times New Roman"/>
            <w:sz w:val="24"/>
            <w:szCs w:val="24"/>
            <w:lang w:val="en-US"/>
          </w:rPr>
          <w:t xml:space="preserve"> can be unequivocally assigned to a species</w:t>
        </w:r>
      </w:ins>
      <w:ins w:id="169" w:author="Daniele Silvestro" w:date="2023-06-20T07:43:00Z">
        <w:r w:rsidR="00224D3B">
          <w:rPr>
            <w:rFonts w:ascii="Times New Roman" w:hAnsi="Times New Roman" w:cs="Times New Roman"/>
            <w:sz w:val="24"/>
            <w:szCs w:val="24"/>
            <w:lang w:val="en-US"/>
          </w:rPr>
          <w:t xml:space="preserve"> [ref]</w:t>
        </w:r>
      </w:ins>
      <w:ins w:id="170" w:author="Daniele Silvestro" w:date="2023-06-20T07:44:00Z">
        <w:r w:rsidR="00224D3B">
          <w:rPr>
            <w:rFonts w:ascii="Times New Roman" w:hAnsi="Times New Roman" w:cs="Times New Roman"/>
            <w:sz w:val="24"/>
            <w:szCs w:val="24"/>
            <w:lang w:val="en-US"/>
          </w:rPr>
          <w:t xml:space="preserve">. </w:t>
        </w:r>
      </w:ins>
      <w:del w:id="171" w:author="Daniele Silvestro" w:date="2023-06-20T07:43:00Z">
        <w:r w:rsidR="00CC20B3" w:rsidDel="00224D3B">
          <w:rPr>
            <w:rFonts w:ascii="Times New Roman" w:hAnsi="Times New Roman" w:cs="Times New Roman"/>
            <w:sz w:val="24"/>
            <w:szCs w:val="24"/>
            <w:lang w:val="en-US"/>
          </w:rPr>
          <w:delText xml:space="preserve"> </w:delText>
        </w:r>
        <w:r w:rsidR="00D37587" w:rsidDel="00224D3B">
          <w:rPr>
            <w:rFonts w:ascii="Times New Roman" w:hAnsi="Times New Roman" w:cs="Times New Roman"/>
            <w:sz w:val="24"/>
            <w:szCs w:val="24"/>
            <w:lang w:val="en-US"/>
          </w:rPr>
          <w:fldChar w:fldCharType="begin" w:fldLock="1"/>
        </w:r>
        <w:r w:rsidR="00D63C5C" w:rsidDel="00224D3B">
          <w:rPr>
            <w:rFonts w:ascii="Times New Roman" w:hAnsi="Times New Roman" w:cs="Times New Roman"/>
            <w:sz w:val="24"/>
            <w:szCs w:val="24"/>
            <w:lang w:val="en-US"/>
          </w:rPr>
          <w:del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et al. 2018)"},"properties":{"noteIndex":0},"schema":"https://github.com/citation-style-language/schema/raw/master/csl-citation.json"}</w:delInstrText>
        </w:r>
        <w:r w:rsidR="00D37587" w:rsidDel="00224D3B">
          <w:rPr>
            <w:rFonts w:ascii="Times New Roman" w:hAnsi="Times New Roman" w:cs="Times New Roman"/>
            <w:sz w:val="24"/>
            <w:szCs w:val="24"/>
            <w:lang w:val="en-US"/>
          </w:rPr>
          <w:fldChar w:fldCharType="separate"/>
        </w:r>
        <w:r w:rsidR="00D63C5C" w:rsidRPr="00D63C5C" w:rsidDel="00224D3B">
          <w:rPr>
            <w:rFonts w:ascii="Times New Roman" w:hAnsi="Times New Roman" w:cs="Times New Roman"/>
            <w:noProof/>
            <w:sz w:val="24"/>
            <w:szCs w:val="24"/>
            <w:lang w:val="en-US"/>
          </w:rPr>
          <w:delText xml:space="preserve">(Foote 1996, Silvestro </w:delText>
        </w:r>
        <w:r w:rsidR="00D63C5C" w:rsidRPr="00D63C5C" w:rsidDel="00224D3B">
          <w:rPr>
            <w:rFonts w:ascii="Times New Roman" w:hAnsi="Times New Roman" w:cs="Times New Roman"/>
            <w:i/>
            <w:noProof/>
            <w:sz w:val="24"/>
            <w:szCs w:val="24"/>
            <w:lang w:val="en-US"/>
          </w:rPr>
          <w:delText>et al.</w:delText>
        </w:r>
        <w:r w:rsidR="00D63C5C" w:rsidRPr="00D63C5C" w:rsidDel="00224D3B">
          <w:rPr>
            <w:rFonts w:ascii="Times New Roman" w:hAnsi="Times New Roman" w:cs="Times New Roman"/>
            <w:noProof/>
            <w:sz w:val="24"/>
            <w:szCs w:val="24"/>
            <w:lang w:val="en-US"/>
          </w:rPr>
          <w:delText xml:space="preserve"> 2018)</w:delText>
        </w:r>
        <w:r w:rsidR="00D37587" w:rsidDel="00224D3B">
          <w:rPr>
            <w:rFonts w:ascii="Times New Roman" w:hAnsi="Times New Roman" w:cs="Times New Roman"/>
            <w:sz w:val="24"/>
            <w:szCs w:val="24"/>
            <w:lang w:val="en-US"/>
          </w:rPr>
          <w:fldChar w:fldCharType="end"/>
        </w:r>
        <w:r w:rsidDel="00224D3B">
          <w:rPr>
            <w:rFonts w:ascii="Times New Roman" w:hAnsi="Times New Roman" w:cs="Times New Roman"/>
            <w:sz w:val="24"/>
            <w:szCs w:val="24"/>
            <w:lang w:val="en-US"/>
          </w:rPr>
          <w:delText>.</w:delText>
        </w:r>
        <w:r w:rsidR="007E2BE8" w:rsidDel="00224D3B">
          <w:rPr>
            <w:rFonts w:ascii="Times New Roman" w:hAnsi="Times New Roman" w:cs="Times New Roman"/>
            <w:sz w:val="24"/>
            <w:szCs w:val="24"/>
            <w:lang w:val="en-US"/>
          </w:rPr>
          <w:delText xml:space="preserve"> </w:delText>
        </w:r>
      </w:del>
      <w:ins w:id="172" w:author="Daniele Silvestro" w:date="2023-06-20T07:43:00Z">
        <w:r w:rsidR="00224D3B">
          <w:rPr>
            <w:rFonts w:ascii="Times New Roman" w:hAnsi="Times New Roman" w:cs="Times New Roman"/>
            <w:sz w:val="24"/>
            <w:szCs w:val="24"/>
            <w:lang w:val="en-US"/>
          </w:rPr>
          <w:t>Alternative</w:t>
        </w:r>
      </w:ins>
      <w:ins w:id="173" w:author="Daniele Silvestro" w:date="2023-06-19T07:31:00Z">
        <w:r w:rsidR="007242BD">
          <w:rPr>
            <w:rFonts w:ascii="Times New Roman" w:hAnsi="Times New Roman" w:cs="Times New Roman"/>
            <w:sz w:val="24"/>
            <w:szCs w:val="24"/>
            <w:lang w:val="en-US"/>
          </w:rPr>
          <w:t xml:space="preserve"> speciation modes are generally discussed in the literature reflecting different biological process</w:t>
        </w:r>
      </w:ins>
      <w:ins w:id="174" w:author="Daniele Silvestro" w:date="2023-06-20T07:43:00Z">
        <w:r w:rsidR="00224D3B">
          <w:rPr>
            <w:rFonts w:ascii="Times New Roman" w:hAnsi="Times New Roman" w:cs="Times New Roman"/>
            <w:sz w:val="24"/>
            <w:szCs w:val="24"/>
            <w:lang w:val="en-US"/>
          </w:rPr>
          <w:t>es</w:t>
        </w:r>
      </w:ins>
      <w:ins w:id="175" w:author="Daniele Silvestro" w:date="2023-06-19T07:31:00Z">
        <w:r w:rsidR="007242BD">
          <w:rPr>
            <w:rFonts w:ascii="Times New Roman" w:hAnsi="Times New Roman" w:cs="Times New Roman"/>
            <w:sz w:val="24"/>
            <w:szCs w:val="24"/>
            <w:lang w:val="en-US"/>
          </w:rPr>
          <w:t xml:space="preserve"> and species concepts</w:t>
        </w:r>
      </w:ins>
      <w:ins w:id="176" w:author="Daniele Silvestro" w:date="2023-06-20T07:44:00Z">
        <w:r w:rsidR="00224D3B">
          <w:rPr>
            <w:rFonts w:ascii="Times New Roman" w:hAnsi="Times New Roman" w:cs="Times New Roman"/>
            <w:sz w:val="24"/>
            <w:szCs w:val="24"/>
            <w:lang w:val="en-US"/>
          </w:rPr>
          <w:t>, including</w:t>
        </w:r>
      </w:ins>
      <w:ins w:id="177" w:author="Daniele Silvestro" w:date="2023-06-19T07:31:00Z">
        <w:r w:rsidR="007242BD">
          <w:rPr>
            <w:rFonts w:ascii="Times New Roman" w:hAnsi="Times New Roman" w:cs="Times New Roman"/>
            <w:sz w:val="24"/>
            <w:szCs w:val="24"/>
            <w:lang w:val="en-US"/>
          </w:rPr>
          <w:t xml:space="preserve"> bifurcating, budding</w:t>
        </w:r>
      </w:ins>
      <w:ins w:id="178" w:author="Daniele Silvestro" w:date="2023-06-20T07:46:00Z">
        <w:r w:rsidR="00224D3B">
          <w:rPr>
            <w:rFonts w:ascii="Times New Roman" w:hAnsi="Times New Roman" w:cs="Times New Roman"/>
            <w:sz w:val="24"/>
            <w:szCs w:val="24"/>
            <w:lang w:val="en-US"/>
          </w:rPr>
          <w:t>,</w:t>
        </w:r>
      </w:ins>
      <w:ins w:id="179" w:author="Daniele Silvestro" w:date="2023-06-19T07:31:00Z">
        <w:r w:rsidR="007242BD">
          <w:rPr>
            <w:rFonts w:ascii="Times New Roman" w:hAnsi="Times New Roman" w:cs="Times New Roman"/>
            <w:sz w:val="24"/>
            <w:szCs w:val="24"/>
            <w:lang w:val="en-US"/>
          </w:rPr>
          <w:t xml:space="preserve"> and anagenetic speciation</w:t>
        </w:r>
      </w:ins>
      <w:ins w:id="180" w:author="Daniele Silvestro" w:date="2023-06-20T07:44:00Z">
        <w:r w:rsidR="00224D3B">
          <w:rPr>
            <w:rFonts w:ascii="Times New Roman" w:hAnsi="Times New Roman" w:cs="Times New Roman"/>
            <w:sz w:val="24"/>
            <w:szCs w:val="24"/>
            <w:lang w:val="en-US"/>
          </w:rPr>
          <w:t xml:space="preserve"> </w:t>
        </w:r>
        <w:r w:rsidR="00224D3B">
          <w:rPr>
            <w:rFonts w:ascii="Times New Roman" w:hAnsi="Times New Roman" w:cs="Times New Roman"/>
            <w:sz w:val="24"/>
            <w:szCs w:val="24"/>
            <w:lang w:val="en-US"/>
          </w:rPr>
          <w:fldChar w:fldCharType="begin" w:fldLock="1"/>
        </w:r>
        <w:r w:rsidR="00224D3B">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Silvestro &lt;i&gt;et al.&lt;/i&gt; 2018)","plainTextFormattedCitation":"(Foote 1996, Silvestro et al. 2018)","previouslyFormattedCitation":"(Foote 1996; Silvestro et al. 2018)"},"properties":{"noteIndex":0},"schema":"https://github.com/citation-style-language/schema/raw/master/csl-citation.json"}</w:instrText>
        </w:r>
        <w:r w:rsidR="00224D3B">
          <w:rPr>
            <w:rFonts w:ascii="Times New Roman" w:hAnsi="Times New Roman" w:cs="Times New Roman"/>
            <w:sz w:val="24"/>
            <w:szCs w:val="24"/>
            <w:lang w:val="en-US"/>
          </w:rPr>
          <w:fldChar w:fldCharType="separate"/>
        </w:r>
        <w:r w:rsidR="00224D3B" w:rsidRPr="00D63C5C">
          <w:rPr>
            <w:rFonts w:ascii="Times New Roman" w:hAnsi="Times New Roman" w:cs="Times New Roman"/>
            <w:noProof/>
            <w:sz w:val="24"/>
            <w:szCs w:val="24"/>
            <w:lang w:val="en-US"/>
          </w:rPr>
          <w:t xml:space="preserve">(Foote 1996, Silvestro </w:t>
        </w:r>
        <w:r w:rsidR="00224D3B" w:rsidRPr="00D63C5C">
          <w:rPr>
            <w:rFonts w:ascii="Times New Roman" w:hAnsi="Times New Roman" w:cs="Times New Roman"/>
            <w:i/>
            <w:noProof/>
            <w:sz w:val="24"/>
            <w:szCs w:val="24"/>
            <w:lang w:val="en-US"/>
          </w:rPr>
          <w:t>et al.</w:t>
        </w:r>
        <w:r w:rsidR="00224D3B" w:rsidRPr="00D63C5C">
          <w:rPr>
            <w:rFonts w:ascii="Times New Roman" w:hAnsi="Times New Roman" w:cs="Times New Roman"/>
            <w:noProof/>
            <w:sz w:val="24"/>
            <w:szCs w:val="24"/>
            <w:lang w:val="en-US"/>
          </w:rPr>
          <w:t xml:space="preserve"> 2018)</w:t>
        </w:r>
        <w:r w:rsidR="00224D3B">
          <w:rPr>
            <w:rFonts w:ascii="Times New Roman" w:hAnsi="Times New Roman" w:cs="Times New Roman"/>
            <w:sz w:val="24"/>
            <w:szCs w:val="24"/>
            <w:lang w:val="en-US"/>
          </w:rPr>
          <w:fldChar w:fldCharType="end"/>
        </w:r>
      </w:ins>
      <w:ins w:id="181" w:author="Daniele Silvestro" w:date="2023-06-19T07:31:00Z">
        <w:r w:rsidR="007242BD">
          <w:rPr>
            <w:rFonts w:ascii="Times New Roman" w:hAnsi="Times New Roman" w:cs="Times New Roman"/>
            <w:sz w:val="24"/>
            <w:szCs w:val="24"/>
            <w:lang w:val="en-US"/>
          </w:rPr>
          <w:t>. These modes define the relationship between the ancestral species</w:t>
        </w:r>
      </w:ins>
      <w:ins w:id="182" w:author="Daniele Silvestro" w:date="2023-06-20T07:44:00Z">
        <w:r w:rsidR="00224D3B">
          <w:rPr>
            <w:rFonts w:ascii="Times New Roman" w:hAnsi="Times New Roman" w:cs="Times New Roman"/>
            <w:sz w:val="24"/>
            <w:szCs w:val="24"/>
            <w:lang w:val="en-US"/>
          </w:rPr>
          <w:t xml:space="preserve"> and its descendants</w:t>
        </w:r>
      </w:ins>
      <w:ins w:id="183" w:author="Daniele Silvestro" w:date="2023-06-19T07:31:00Z">
        <w:r w:rsidR="007242BD">
          <w:rPr>
            <w:rFonts w:ascii="Times New Roman" w:hAnsi="Times New Roman" w:cs="Times New Roman"/>
            <w:sz w:val="24"/>
            <w:szCs w:val="24"/>
            <w:lang w:val="en-US"/>
          </w:rPr>
          <w:t xml:space="preserve">, thus contributing to determining species longevities </w:t>
        </w:r>
        <w:r w:rsidR="007242BD">
          <w:rPr>
            <w:rFonts w:ascii="Times New Roman" w:hAnsi="Times New Roman" w:cs="Times New Roman"/>
            <w:sz w:val="24"/>
            <w:szCs w:val="24"/>
            <w:lang w:val="en-US"/>
          </w:rPr>
          <w:fldChar w:fldCharType="begin" w:fldLock="1"/>
        </w:r>
        <w:r w:rsidR="007242BD">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2012)","previouslyFormattedCitation":"(Rosenblum et al. 2012; Wagner et al. 1995)"},"properties":{"noteIndex":0},"schema":"https://github.com/citation-style-language/schema/raw/master/csl-citation.json"}</w:instrText>
        </w:r>
        <w:r w:rsidR="007242BD">
          <w:rPr>
            <w:rFonts w:ascii="Times New Roman" w:hAnsi="Times New Roman" w:cs="Times New Roman"/>
            <w:sz w:val="24"/>
            <w:szCs w:val="24"/>
            <w:lang w:val="en-US"/>
          </w:rPr>
          <w:fldChar w:fldCharType="separate"/>
        </w:r>
        <w:r w:rsidR="007242BD" w:rsidRPr="00D63C5C">
          <w:rPr>
            <w:rFonts w:ascii="Times New Roman" w:hAnsi="Times New Roman" w:cs="Times New Roman"/>
            <w:noProof/>
            <w:sz w:val="24"/>
            <w:szCs w:val="24"/>
            <w:lang w:val="en-US"/>
          </w:rPr>
          <w:t xml:space="preserve">(Wagner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1995, Rosenblum </w:t>
        </w:r>
        <w:r w:rsidR="007242BD" w:rsidRPr="00D63C5C">
          <w:rPr>
            <w:rFonts w:ascii="Times New Roman" w:hAnsi="Times New Roman" w:cs="Times New Roman"/>
            <w:i/>
            <w:noProof/>
            <w:sz w:val="24"/>
            <w:szCs w:val="24"/>
            <w:lang w:val="en-US"/>
          </w:rPr>
          <w:t>et al.</w:t>
        </w:r>
        <w:r w:rsidR="007242BD" w:rsidRPr="00D63C5C">
          <w:rPr>
            <w:rFonts w:ascii="Times New Roman" w:hAnsi="Times New Roman" w:cs="Times New Roman"/>
            <w:noProof/>
            <w:sz w:val="24"/>
            <w:szCs w:val="24"/>
            <w:lang w:val="en-US"/>
          </w:rPr>
          <w:t xml:space="preserve"> 2012)</w:t>
        </w:r>
        <w:r w:rsidR="007242BD">
          <w:rPr>
            <w:rFonts w:ascii="Times New Roman" w:hAnsi="Times New Roman" w:cs="Times New Roman"/>
            <w:sz w:val="24"/>
            <w:szCs w:val="24"/>
            <w:lang w:val="en-US"/>
          </w:rPr>
          <w:fldChar w:fldCharType="end"/>
        </w:r>
      </w:ins>
      <w:ins w:id="184" w:author="Daniele Silvestro" w:date="2023-06-20T07:47:00Z">
        <w:r w:rsidR="00224D3B">
          <w:rPr>
            <w:rFonts w:ascii="Times New Roman" w:hAnsi="Times New Roman" w:cs="Times New Roman"/>
            <w:sz w:val="24"/>
            <w:szCs w:val="24"/>
            <w:lang w:val="en-US"/>
          </w:rPr>
          <w:t xml:space="preserve"> (Fig. 2)</w:t>
        </w:r>
      </w:ins>
      <w:ins w:id="185" w:author="Daniele Silvestro" w:date="2023-06-19T07:31:00Z">
        <w:r w:rsidR="007242BD">
          <w:rPr>
            <w:rFonts w:ascii="Times New Roman" w:hAnsi="Times New Roman" w:cs="Times New Roman"/>
            <w:sz w:val="24"/>
            <w:szCs w:val="24"/>
            <w:lang w:val="en-US"/>
          </w:rPr>
          <w:t xml:space="preserve">. </w:t>
        </w:r>
      </w:ins>
      <w:del w:id="186" w:author="Daniele Silvestro" w:date="2023-06-16T15:51:00Z">
        <w:r w:rsidR="007E2BE8" w:rsidDel="0047739B">
          <w:rPr>
            <w:rFonts w:ascii="Times New Roman" w:hAnsi="Times New Roman" w:cs="Times New Roman"/>
            <w:sz w:val="24"/>
            <w:szCs w:val="24"/>
            <w:lang w:val="en-US"/>
          </w:rPr>
          <w:delText>Similarly,</w:delText>
        </w:r>
      </w:del>
      <w:ins w:id="187" w:author="Daniele Silvestro" w:date="2023-06-16T15:52:00Z">
        <w:r w:rsidR="0047739B">
          <w:rPr>
            <w:rFonts w:ascii="Times New Roman" w:hAnsi="Times New Roman" w:cs="Times New Roman"/>
            <w:sz w:val="24"/>
            <w:szCs w:val="24"/>
            <w:lang w:val="en-US"/>
          </w:rPr>
          <w:t>M</w:t>
        </w:r>
      </w:ins>
      <w:del w:id="188" w:author="Daniele Silvestro" w:date="2023-06-16T15:52:00Z">
        <w:r w:rsidR="007E2BE8" w:rsidDel="0047739B">
          <w:rPr>
            <w:rFonts w:ascii="Times New Roman" w:hAnsi="Times New Roman" w:cs="Times New Roman"/>
            <w:sz w:val="24"/>
            <w:szCs w:val="24"/>
            <w:lang w:val="en-US"/>
          </w:rPr>
          <w:delText xml:space="preserve"> </w:delText>
        </w:r>
        <w:r w:rsidR="007E2BE8" w:rsidRPr="007E2BE8" w:rsidDel="0047739B">
          <w:rPr>
            <w:rFonts w:ascii="Times New Roman" w:hAnsi="Times New Roman" w:cs="Times New Roman"/>
            <w:sz w:val="24"/>
            <w:szCs w:val="24"/>
            <w:lang w:val="en-US"/>
          </w:rPr>
          <w:delText>m</w:delText>
        </w:r>
      </w:del>
      <w:r w:rsidR="007E2BE8" w:rsidRPr="007E2BE8">
        <w:rPr>
          <w:rFonts w:ascii="Times New Roman" w:hAnsi="Times New Roman" w:cs="Times New Roman"/>
          <w:sz w:val="24"/>
          <w:szCs w:val="24"/>
          <w:lang w:val="en-US"/>
        </w:rPr>
        <w:t>ost phylogen</w:t>
      </w:r>
      <w:ins w:id="189" w:author="Daniele Silvestro" w:date="2023-06-16T15:51:00Z">
        <w:r w:rsidR="0047739B">
          <w:rPr>
            <w:rFonts w:ascii="Times New Roman" w:hAnsi="Times New Roman" w:cs="Times New Roman"/>
            <w:sz w:val="24"/>
            <w:szCs w:val="24"/>
            <w:lang w:val="en-US"/>
          </w:rPr>
          <w:t>etic trees</w:t>
        </w:r>
      </w:ins>
      <w:del w:id="190" w:author="Daniele Silvestro" w:date="2023-06-16T15:51:00Z">
        <w:r w:rsidR="007E2BE8" w:rsidRPr="007E2BE8" w:rsidDel="0047739B">
          <w:rPr>
            <w:rFonts w:ascii="Times New Roman" w:hAnsi="Times New Roman" w:cs="Times New Roman"/>
            <w:sz w:val="24"/>
            <w:szCs w:val="24"/>
            <w:lang w:val="en-US"/>
          </w:rPr>
          <w:delText>ies</w:delText>
        </w:r>
      </w:del>
      <w:r w:rsidR="007E2BE8" w:rsidRPr="007E2BE8">
        <w:rPr>
          <w:rFonts w:ascii="Times New Roman" w:hAnsi="Times New Roman" w:cs="Times New Roman"/>
          <w:sz w:val="24"/>
          <w:szCs w:val="24"/>
          <w:lang w:val="en-US"/>
        </w:rPr>
        <w:t xml:space="preserve"> are depicted </w:t>
      </w:r>
      <w:commentRangeStart w:id="191"/>
      <w:r w:rsidR="007E2BE8" w:rsidRPr="007E2BE8">
        <w:rPr>
          <w:rFonts w:ascii="Times New Roman" w:hAnsi="Times New Roman" w:cs="Times New Roman"/>
          <w:sz w:val="24"/>
          <w:szCs w:val="24"/>
          <w:lang w:val="en-US"/>
        </w:rPr>
        <w:t>in the rectangular shape</w:t>
      </w:r>
      <w:commentRangeEnd w:id="191"/>
      <w:r w:rsidR="0007479E">
        <w:rPr>
          <w:rStyle w:val="CommentReference"/>
        </w:rPr>
        <w:commentReference w:id="191"/>
      </w:r>
      <w:r w:rsidR="007E2BE8" w:rsidRPr="007E2BE8">
        <w:rPr>
          <w:rFonts w:ascii="Times New Roman" w:hAnsi="Times New Roman" w:cs="Times New Roman"/>
          <w:sz w:val="24"/>
          <w:szCs w:val="24"/>
          <w:lang w:val="en-US"/>
        </w:rPr>
        <w:t xml:space="preserve"> where the </w:t>
      </w:r>
      <w:del w:id="192" w:author="Daniele Silvestro" w:date="2023-06-16T15:52:00Z">
        <w:r w:rsidR="007E2BE8" w:rsidRPr="007E2BE8" w:rsidDel="0047739B">
          <w:rPr>
            <w:rFonts w:ascii="Times New Roman" w:hAnsi="Times New Roman" w:cs="Times New Roman"/>
            <w:sz w:val="24"/>
            <w:szCs w:val="24"/>
            <w:lang w:val="en-US"/>
          </w:rPr>
          <w:delText>node representing the ancestral lineage is placed in</w:delText>
        </w:r>
        <w:r w:rsidR="007E2BE8" w:rsidDel="0047739B">
          <w:rPr>
            <w:rFonts w:ascii="Times New Roman" w:hAnsi="Times New Roman" w:cs="Times New Roman"/>
            <w:sz w:val="24"/>
            <w:szCs w:val="24"/>
            <w:lang w:val="en-US"/>
          </w:rPr>
          <w:delText xml:space="preserve"> </w:delText>
        </w:r>
        <w:r w:rsidR="007E2BE8" w:rsidRPr="007E2BE8" w:rsidDel="0047739B">
          <w:rPr>
            <w:rFonts w:ascii="Times New Roman" w:hAnsi="Times New Roman" w:cs="Times New Roman"/>
            <w:sz w:val="24"/>
            <w:szCs w:val="24"/>
            <w:lang w:val="en-US"/>
          </w:rPr>
          <w:delText xml:space="preserve">between </w:delText>
        </w:r>
      </w:del>
      <w:r w:rsidR="007E2BE8" w:rsidRPr="007E2BE8">
        <w:rPr>
          <w:rFonts w:ascii="Times New Roman" w:hAnsi="Times New Roman" w:cs="Times New Roman"/>
          <w:sz w:val="24"/>
          <w:szCs w:val="24"/>
          <w:lang w:val="en-US"/>
        </w:rPr>
        <w:t xml:space="preserve">two descending </w:t>
      </w:r>
      <w:del w:id="193" w:author="Daniele Silvestro" w:date="2023-06-16T15:52:00Z">
        <w:r w:rsidR="007E2BE8" w:rsidRPr="007E2BE8" w:rsidDel="0047739B">
          <w:rPr>
            <w:rFonts w:ascii="Times New Roman" w:hAnsi="Times New Roman" w:cs="Times New Roman"/>
            <w:sz w:val="24"/>
            <w:szCs w:val="24"/>
            <w:lang w:val="en-US"/>
          </w:rPr>
          <w:delText>one</w:delText>
        </w:r>
        <w:r w:rsidR="007E2BE8" w:rsidDel="0047739B">
          <w:rPr>
            <w:rFonts w:ascii="Times New Roman" w:hAnsi="Times New Roman" w:cs="Times New Roman"/>
            <w:sz w:val="24"/>
            <w:szCs w:val="24"/>
            <w:lang w:val="en-US"/>
          </w:rPr>
          <w:delText>s</w:delText>
        </w:r>
      </w:del>
      <w:ins w:id="194" w:author="Daniele Silvestro" w:date="2023-06-16T15:52:00Z">
        <w:r w:rsidR="0047739B">
          <w:rPr>
            <w:rFonts w:ascii="Times New Roman" w:hAnsi="Times New Roman" w:cs="Times New Roman"/>
            <w:sz w:val="24"/>
            <w:szCs w:val="24"/>
            <w:lang w:val="en-US"/>
          </w:rPr>
          <w:t>lineages split symmetrically from an ancestral lineage</w:t>
        </w:r>
      </w:ins>
      <w:r w:rsidR="007E2BE8">
        <w:rPr>
          <w:rFonts w:ascii="Times New Roman" w:hAnsi="Times New Roman" w:cs="Times New Roman"/>
          <w:sz w:val="24"/>
          <w:szCs w:val="24"/>
          <w:lang w:val="en-US"/>
        </w:rPr>
        <w:t>,</w:t>
      </w:r>
      <w:ins w:id="195" w:author="Daniele Silvestro" w:date="2023-06-16T15:52:00Z">
        <w:r w:rsidR="0047739B">
          <w:rPr>
            <w:rFonts w:ascii="Times New Roman" w:hAnsi="Times New Roman" w:cs="Times New Roman"/>
            <w:sz w:val="24"/>
            <w:szCs w:val="24"/>
            <w:lang w:val="en-US"/>
          </w:rPr>
          <w:t xml:space="preserve"> thus</w:t>
        </w:r>
      </w:ins>
      <w:r w:rsidR="007E2BE8">
        <w:rPr>
          <w:rFonts w:ascii="Times New Roman" w:hAnsi="Times New Roman" w:cs="Times New Roman"/>
          <w:sz w:val="24"/>
          <w:szCs w:val="24"/>
          <w:lang w:val="en-US"/>
        </w:rPr>
        <w:t xml:space="preserve"> suggesting </w:t>
      </w:r>
      <w:r w:rsidR="004763AA">
        <w:rPr>
          <w:rFonts w:ascii="Times New Roman" w:hAnsi="Times New Roman" w:cs="Times New Roman"/>
          <w:sz w:val="24"/>
          <w:szCs w:val="24"/>
          <w:lang w:val="en-US"/>
        </w:rPr>
        <w:t>a bifurcating speciation mode where</w:t>
      </w:r>
      <w:r w:rsidR="007E2BE8">
        <w:rPr>
          <w:rFonts w:ascii="Times New Roman" w:hAnsi="Times New Roman" w:cs="Times New Roman"/>
          <w:sz w:val="24"/>
          <w:szCs w:val="24"/>
          <w:lang w:val="en-US"/>
        </w:rPr>
        <w:t xml:space="preserve"> two new species replace the ancestral lineage</w:t>
      </w:r>
      <w:r w:rsidR="004763AA">
        <w:rPr>
          <w:rFonts w:ascii="Times New Roman" w:hAnsi="Times New Roman" w:cs="Times New Roman"/>
          <w:sz w:val="24"/>
          <w:szCs w:val="24"/>
          <w:lang w:val="en-US"/>
        </w:rPr>
        <w:t xml:space="preserve"> </w:t>
      </w:r>
      <w:r w:rsidR="004763AA">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B.","non-dropping-particle":"","parse-names":false,"suffix":""}],"container-title":"bioRxiv","id":"ITEM-2","issued":{"date-parts":[["2022"]]},"title":"How important is budding speciaiton for comparative studies?","type":"article-journal"},"uris":["http://www.mendeley.com/documents/?uuid=74b1fabf-98ad-4c1b-8684-5bb3d8aa8fca"]}],"mendeley":{"formattedCitation":"(Baum &lt;i&gt;et al.&lt;/i&gt; 2005, Caetano &amp; Quental 2022)","plainTextFormattedCitation":"(Baum et al. 2005, Caetano &amp; Quental 2022)","previouslyFormattedCitation":"(Baum et al. 2005; Caetano and Quental 2022)"},"properties":{"noteIndex":0},"schema":"https://github.com/citation-style-language/schema/raw/master/csl-citation.json"}</w:instrText>
      </w:r>
      <w:r w:rsidR="004763AA">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(Baum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2005, Caetano &amp; Quental 2022)</w:t>
      </w:r>
      <w:r w:rsidR="004763AA">
        <w:rPr>
          <w:rFonts w:ascii="Times New Roman" w:hAnsi="Times New Roman" w:cs="Times New Roman"/>
          <w:sz w:val="24"/>
          <w:szCs w:val="24"/>
          <w:lang w:val="en-US"/>
        </w:rPr>
        <w:fldChar w:fldCharType="end"/>
      </w:r>
      <w:r w:rsidR="004763AA">
        <w:rPr>
          <w:rFonts w:ascii="Times New Roman" w:hAnsi="Times New Roman" w:cs="Times New Roman"/>
          <w:sz w:val="24"/>
          <w:szCs w:val="24"/>
          <w:lang w:val="en-US"/>
        </w:rPr>
        <w:t>.</w:t>
      </w:r>
      <w:ins w:id="196" w:author="Daniele Silvestro" w:date="2023-06-16T15:53:00Z">
        <w:r w:rsidR="0047739B">
          <w:rPr>
            <w:rFonts w:ascii="Times New Roman" w:hAnsi="Times New Roman" w:cs="Times New Roman"/>
            <w:sz w:val="24"/>
            <w:szCs w:val="24"/>
            <w:lang w:val="en-US"/>
          </w:rPr>
          <w:t xml:space="preserve"> However, the often</w:t>
        </w:r>
      </w:ins>
      <w:ins w:id="197" w:author="Daniele Silvestro" w:date="2023-06-19T07:31:00Z">
        <w:r w:rsidR="007242BD">
          <w:rPr>
            <w:rFonts w:ascii="Times New Roman" w:hAnsi="Times New Roman" w:cs="Times New Roman"/>
            <w:sz w:val="24"/>
            <w:szCs w:val="24"/>
            <w:lang w:val="en-US"/>
          </w:rPr>
          <w:t>-</w:t>
        </w:r>
      </w:ins>
      <w:ins w:id="198" w:author="Daniele Silvestro" w:date="2023-06-16T15:53:00Z">
        <w:r w:rsidR="0047739B">
          <w:rPr>
            <w:rFonts w:ascii="Times New Roman" w:hAnsi="Times New Roman" w:cs="Times New Roman"/>
            <w:sz w:val="24"/>
            <w:szCs w:val="24"/>
            <w:lang w:val="en-US"/>
          </w:rPr>
          <w:t xml:space="preserve">unstated assumption of </w:t>
        </w:r>
      </w:ins>
      <w:ins w:id="199" w:author="Daniele Silvestro" w:date="2023-06-19T07:23:00Z">
        <w:r w:rsidR="007242BD">
          <w:rPr>
            <w:rFonts w:ascii="Times New Roman" w:hAnsi="Times New Roman" w:cs="Times New Roman"/>
            <w:sz w:val="24"/>
            <w:szCs w:val="24"/>
            <w:lang w:val="en-US"/>
          </w:rPr>
          <w:t>all</w:t>
        </w:r>
      </w:ins>
      <w:ins w:id="200" w:author="Daniele Silvestro" w:date="2023-06-16T15:53:00Z">
        <w:r w:rsidR="0047739B">
          <w:rPr>
            <w:rFonts w:ascii="Times New Roman" w:hAnsi="Times New Roman" w:cs="Times New Roman"/>
            <w:sz w:val="24"/>
            <w:szCs w:val="24"/>
            <w:lang w:val="en-US"/>
          </w:rPr>
          <w:t xml:space="preserve"> birth-death process</w:t>
        </w:r>
      </w:ins>
      <w:ins w:id="201" w:author="Daniele Silvestro" w:date="2023-06-19T07:23:00Z">
        <w:r w:rsidR="007242BD">
          <w:rPr>
            <w:rFonts w:ascii="Times New Roman" w:hAnsi="Times New Roman" w:cs="Times New Roman"/>
            <w:sz w:val="24"/>
            <w:szCs w:val="24"/>
            <w:lang w:val="en-US"/>
          </w:rPr>
          <w:t>es</w:t>
        </w:r>
      </w:ins>
      <w:ins w:id="202" w:author="Daniele Silvestro" w:date="2023-06-16T15:53:00Z">
        <w:r w:rsidR="0047739B">
          <w:rPr>
            <w:rFonts w:ascii="Times New Roman" w:hAnsi="Times New Roman" w:cs="Times New Roman"/>
            <w:sz w:val="24"/>
            <w:szCs w:val="24"/>
            <w:lang w:val="en-US"/>
          </w:rPr>
          <w:t xml:space="preserve"> commonly used to model </w:t>
        </w:r>
      </w:ins>
      <w:ins w:id="203" w:author="Daniele Silvestro" w:date="2023-06-19T07:24:00Z">
        <w:r w:rsidR="007242BD">
          <w:rPr>
            <w:rFonts w:ascii="Times New Roman" w:hAnsi="Times New Roman" w:cs="Times New Roman"/>
            <w:sz w:val="24"/>
            <w:szCs w:val="24"/>
            <w:lang w:val="en-US"/>
          </w:rPr>
          <w:t xml:space="preserve">phylogenetic </w:t>
        </w:r>
      </w:ins>
      <w:ins w:id="204" w:author="Daniele Silvestro" w:date="2023-06-16T15:53:00Z">
        <w:r w:rsidR="0047739B">
          <w:rPr>
            <w:rFonts w:ascii="Times New Roman" w:hAnsi="Times New Roman" w:cs="Times New Roman"/>
            <w:sz w:val="24"/>
            <w:szCs w:val="24"/>
            <w:lang w:val="en-US"/>
          </w:rPr>
          <w:t>br</w:t>
        </w:r>
      </w:ins>
      <w:ins w:id="205" w:author="Daniele Silvestro" w:date="2023-06-19T07:23:00Z">
        <w:r w:rsidR="007242BD">
          <w:rPr>
            <w:rFonts w:ascii="Times New Roman" w:hAnsi="Times New Roman" w:cs="Times New Roman"/>
            <w:sz w:val="24"/>
            <w:szCs w:val="24"/>
            <w:lang w:val="en-US"/>
          </w:rPr>
          <w:t>a</w:t>
        </w:r>
      </w:ins>
      <w:ins w:id="206" w:author="Daniele Silvestro" w:date="2023-06-16T15:53:00Z">
        <w:r w:rsidR="0047739B">
          <w:rPr>
            <w:rFonts w:ascii="Times New Roman" w:hAnsi="Times New Roman" w:cs="Times New Roman"/>
            <w:sz w:val="24"/>
            <w:szCs w:val="24"/>
            <w:lang w:val="en-US"/>
          </w:rPr>
          <w:t>nching times</w:t>
        </w:r>
      </w:ins>
      <w:ins w:id="207" w:author="Daniele Silvestro" w:date="2023-06-19T07:24:00Z">
        <w:r w:rsidR="007242BD">
          <w:rPr>
            <w:rFonts w:ascii="Times New Roman" w:hAnsi="Times New Roman" w:cs="Times New Roman"/>
            <w:sz w:val="24"/>
            <w:szCs w:val="24"/>
            <w:lang w:val="en-US"/>
          </w:rPr>
          <w:t>,</w:t>
        </w:r>
      </w:ins>
      <w:ins w:id="208" w:author="Daniele Silvestro" w:date="2023-06-16T15:53:00Z">
        <w:r w:rsidR="0047739B">
          <w:rPr>
            <w:rFonts w:ascii="Times New Roman" w:hAnsi="Times New Roman" w:cs="Times New Roman"/>
            <w:sz w:val="24"/>
            <w:szCs w:val="24"/>
            <w:lang w:val="en-US"/>
          </w:rPr>
          <w:t xml:space="preserve"> is </w:t>
        </w:r>
      </w:ins>
      <w:ins w:id="209" w:author="Daniele Silvestro" w:date="2023-06-19T07:24:00Z">
        <w:r w:rsidR="007242BD">
          <w:rPr>
            <w:rFonts w:ascii="Times New Roman" w:hAnsi="Times New Roman" w:cs="Times New Roman"/>
            <w:sz w:val="24"/>
            <w:szCs w:val="24"/>
            <w:lang w:val="en-US"/>
          </w:rPr>
          <w:t>that speciation occurs as a</w:t>
        </w:r>
      </w:ins>
      <w:ins w:id="210" w:author="Daniele Silvestro" w:date="2023-06-16T15:53:00Z">
        <w:r w:rsidR="0047739B">
          <w:rPr>
            <w:rFonts w:ascii="Times New Roman" w:hAnsi="Times New Roman" w:cs="Times New Roman"/>
            <w:sz w:val="24"/>
            <w:szCs w:val="24"/>
            <w:lang w:val="en-US"/>
          </w:rPr>
          <w:t xml:space="preserve"> budding process</w:t>
        </w:r>
      </w:ins>
      <w:ins w:id="211" w:author="Daniele Silvestro" w:date="2023-06-19T07:24:00Z">
        <w:r w:rsidR="007242BD">
          <w:rPr>
            <w:rFonts w:ascii="Times New Roman" w:hAnsi="Times New Roman" w:cs="Times New Roman"/>
            <w:sz w:val="24"/>
            <w:szCs w:val="24"/>
            <w:lang w:val="en-US"/>
          </w:rPr>
          <w:t xml:space="preserve">, </w:t>
        </w:r>
        <w:commentRangeStart w:id="212"/>
        <w:r w:rsidR="007242BD">
          <w:rPr>
            <w:rFonts w:ascii="Times New Roman" w:hAnsi="Times New Roman" w:cs="Times New Roman"/>
            <w:sz w:val="24"/>
            <w:szCs w:val="24"/>
            <w:lang w:val="en-US"/>
          </w:rPr>
          <w:t>w</w:t>
        </w:r>
      </w:ins>
      <w:ins w:id="213" w:author="Daniele Silvestro" w:date="2023-06-19T07:25:00Z">
        <w:r w:rsidR="007242BD">
          <w:rPr>
            <w:rFonts w:ascii="Times New Roman" w:hAnsi="Times New Roman" w:cs="Times New Roman"/>
            <w:sz w:val="24"/>
            <w:szCs w:val="24"/>
            <w:lang w:val="en-US"/>
          </w:rPr>
          <w:t>ith a speciation event leading to a single new species and the survival of the parent species</w:t>
        </w:r>
      </w:ins>
      <w:commentRangeEnd w:id="212"/>
      <w:r w:rsidR="0007479E">
        <w:rPr>
          <w:rStyle w:val="CommentReference"/>
        </w:rPr>
        <w:commentReference w:id="212"/>
      </w:r>
      <w:ins w:id="214" w:author="Daniele Silvestro" w:date="2023-06-19T07:25:00Z">
        <w:r w:rsidR="007242BD">
          <w:rPr>
            <w:rFonts w:ascii="Times New Roman" w:hAnsi="Times New Roman" w:cs="Times New Roman"/>
            <w:sz w:val="24"/>
            <w:szCs w:val="24"/>
            <w:lang w:val="en-US"/>
          </w:rPr>
          <w:t xml:space="preserve">. </w:t>
        </w:r>
      </w:ins>
      <w:ins w:id="215" w:author="Daniele Silvestro" w:date="2023-06-20T07:50:00Z">
        <w:r w:rsidR="00224D3B">
          <w:rPr>
            <w:rFonts w:ascii="Times New Roman" w:hAnsi="Times New Roman" w:cs="Times New Roman"/>
            <w:sz w:val="24"/>
            <w:szCs w:val="24"/>
            <w:lang w:val="en-US"/>
          </w:rPr>
          <w:t xml:space="preserve">Anagenetic speciation, in contrast, does not </w:t>
        </w:r>
      </w:ins>
      <w:ins w:id="216" w:author="Daniele Silvestro" w:date="2023-06-20T07:51:00Z">
        <w:r w:rsidR="00224D3B">
          <w:rPr>
            <w:rFonts w:ascii="Times New Roman" w:hAnsi="Times New Roman" w:cs="Times New Roman"/>
            <w:sz w:val="24"/>
            <w:szCs w:val="24"/>
            <w:lang w:val="en-US"/>
          </w:rPr>
          <w:t xml:space="preserve">lead to a branching event and is therefore not visible on a phylogenetic tree. </w:t>
        </w:r>
      </w:ins>
    </w:p>
    <w:p w14:paraId="7660D179" w14:textId="2DD0721F" w:rsidR="005728A0" w:rsidDel="007242BD" w:rsidRDefault="005A27E4">
      <w:pPr>
        <w:spacing w:after="0" w:line="360" w:lineRule="auto"/>
        <w:ind w:firstLine="708"/>
        <w:jc w:val="both"/>
        <w:rPr>
          <w:del w:id="217" w:author="Daniele Silvestro" w:date="2023-06-19T07:31:00Z"/>
          <w:rFonts w:ascii="Times New Roman" w:hAnsi="Times New Roman" w:cs="Times New Roman"/>
          <w:sz w:val="24"/>
          <w:szCs w:val="24"/>
          <w:lang w:val="en-US"/>
        </w:rPr>
        <w:pPrChange w:id="218" w:author="Daniele Silvestro" w:date="2023-06-20T08:39:00Z">
          <w:pPr>
            <w:spacing w:after="0" w:line="360" w:lineRule="auto"/>
            <w:ind w:firstLine="709"/>
            <w:jc w:val="both"/>
          </w:pPr>
        </w:pPrChange>
      </w:pPr>
      <w:ins w:id="219" w:author="Daniele Silvestro" w:date="2023-06-20T07:52:00Z">
        <w:r>
          <w:rPr>
            <w:rFonts w:ascii="Times New Roman" w:hAnsi="Times New Roman" w:cs="Times New Roman"/>
            <w:sz w:val="24"/>
            <w:szCs w:val="24"/>
            <w:lang w:val="en-US"/>
          </w:rPr>
          <w:t>All speciation modes may reflect plausible biological processes</w:t>
        </w:r>
      </w:ins>
      <w:ins w:id="220" w:author="Daniele Silvestro" w:date="2023-06-20T07:53:00Z">
        <w:r>
          <w:rPr>
            <w:rFonts w:ascii="Times New Roman" w:hAnsi="Times New Roman" w:cs="Times New Roman"/>
            <w:sz w:val="24"/>
            <w:szCs w:val="24"/>
            <w:lang w:val="en-US"/>
          </w:rPr>
          <w:t xml:space="preserve">, and evidence for each mode has been found in the fossil record </w:t>
        </w:r>
      </w:ins>
      <w:ins w:id="221" w:author="Daniele Silvestro" w:date="2023-06-20T07:54:00Z">
        <w:r>
          <w:rPr>
            <w:rFonts w:ascii="Times New Roman" w:hAnsi="Times New Roman" w:cs="Times New Roman"/>
            <w:sz w:val="24"/>
            <w:szCs w:val="24"/>
            <w:lang w:val="en-US"/>
          </w:rPr>
          <w:t xml:space="preserve">[refs]. </w:t>
        </w:r>
      </w:ins>
      <w:del w:id="222" w:author="Daniele Silvestro" w:date="2023-06-19T07:31:00Z">
        <w:r w:rsidR="004763AA" w:rsidDel="007242BD">
          <w:rPr>
            <w:rFonts w:ascii="Times New Roman" w:hAnsi="Times New Roman" w:cs="Times New Roman"/>
            <w:sz w:val="24"/>
            <w:szCs w:val="24"/>
            <w:lang w:val="en-US"/>
          </w:rPr>
          <w:delText xml:space="preserve"> </w:delText>
        </w:r>
        <w:r w:rsidR="009C0F8A" w:rsidDel="007242BD">
          <w:rPr>
            <w:rFonts w:ascii="Times New Roman" w:hAnsi="Times New Roman" w:cs="Times New Roman"/>
            <w:sz w:val="24"/>
            <w:szCs w:val="24"/>
            <w:lang w:val="en-US"/>
          </w:rPr>
          <w:delText xml:space="preserve">Three </w:delText>
        </w:r>
      </w:del>
      <w:del w:id="223" w:author="Daniele Silvestro" w:date="2023-06-19T07:29:00Z">
        <w:r w:rsidR="009C0F8A" w:rsidDel="007242BD">
          <w:rPr>
            <w:rFonts w:ascii="Times New Roman" w:hAnsi="Times New Roman" w:cs="Times New Roman"/>
            <w:sz w:val="24"/>
            <w:szCs w:val="24"/>
            <w:lang w:val="en-US"/>
          </w:rPr>
          <w:delText xml:space="preserve">different </w:delText>
        </w:r>
      </w:del>
      <w:del w:id="224" w:author="Daniele Silvestro" w:date="2023-06-19T07:31:00Z">
        <w:r w:rsidR="009C0F8A" w:rsidDel="007242BD">
          <w:rPr>
            <w:rFonts w:ascii="Times New Roman" w:hAnsi="Times New Roman" w:cs="Times New Roman"/>
            <w:sz w:val="24"/>
            <w:szCs w:val="24"/>
            <w:lang w:val="en-US"/>
          </w:rPr>
          <w:delText xml:space="preserve">speciation modes are discussed in the </w:delText>
        </w:r>
      </w:del>
      <w:del w:id="225" w:author="Daniele Silvestro" w:date="2023-06-19T07:28:00Z">
        <w:r w:rsidR="009C0F8A" w:rsidDel="007242BD">
          <w:rPr>
            <w:rFonts w:ascii="Times New Roman" w:hAnsi="Times New Roman" w:cs="Times New Roman"/>
            <w:sz w:val="24"/>
            <w:szCs w:val="24"/>
            <w:lang w:val="en-US"/>
          </w:rPr>
          <w:delText xml:space="preserve">paleobiological </w:delText>
        </w:r>
      </w:del>
      <w:del w:id="226" w:author="Daniele Silvestro" w:date="2023-06-19T07:31:00Z">
        <w:r w:rsidR="009C0F8A" w:rsidDel="007242BD">
          <w:rPr>
            <w:rFonts w:ascii="Times New Roman" w:hAnsi="Times New Roman" w:cs="Times New Roman"/>
            <w:sz w:val="24"/>
            <w:szCs w:val="24"/>
            <w:lang w:val="en-US"/>
          </w:rPr>
          <w:delText xml:space="preserve">literature and </w:delText>
        </w:r>
      </w:del>
      <w:del w:id="227" w:author="Daniele Silvestro" w:date="2023-06-19T07:29:00Z">
        <w:r w:rsidR="009C0F8A" w:rsidDel="007242BD">
          <w:rPr>
            <w:rFonts w:ascii="Times New Roman" w:hAnsi="Times New Roman" w:cs="Times New Roman"/>
            <w:sz w:val="24"/>
            <w:szCs w:val="24"/>
            <w:lang w:val="en-US"/>
          </w:rPr>
          <w:delText>each reflect a particular</w:delText>
        </w:r>
      </w:del>
      <w:del w:id="228" w:author="Daniele Silvestro" w:date="2023-06-19T07:31:00Z">
        <w:r w:rsidR="009C0F8A" w:rsidDel="007242BD">
          <w:rPr>
            <w:rFonts w:ascii="Times New Roman" w:hAnsi="Times New Roman" w:cs="Times New Roman"/>
            <w:sz w:val="24"/>
            <w:szCs w:val="24"/>
            <w:lang w:val="en-US"/>
          </w:rPr>
          <w:delText xml:space="preserve"> biological process and </w:delText>
        </w:r>
      </w:del>
      <w:del w:id="229" w:author="Daniele Silvestro" w:date="2023-06-19T07:29:00Z">
        <w:r w:rsidR="009C0F8A" w:rsidDel="007242BD">
          <w:rPr>
            <w:rFonts w:ascii="Times New Roman" w:hAnsi="Times New Roman" w:cs="Times New Roman"/>
            <w:sz w:val="24"/>
            <w:szCs w:val="24"/>
            <w:lang w:val="en-US"/>
          </w:rPr>
          <w:delText xml:space="preserve">different </w:delText>
        </w:r>
      </w:del>
      <w:del w:id="230" w:author="Daniele Silvestro" w:date="2023-06-19T07:31:00Z">
        <w:r w:rsidR="009C0F8A" w:rsidDel="007242BD">
          <w:rPr>
            <w:rFonts w:ascii="Times New Roman" w:hAnsi="Times New Roman" w:cs="Times New Roman"/>
            <w:sz w:val="24"/>
            <w:szCs w:val="24"/>
            <w:lang w:val="en-US"/>
          </w:rPr>
          <w:delText>species concepts</w:delText>
        </w:r>
        <w:r w:rsidR="006E68EC" w:rsidDel="007242BD">
          <w:rPr>
            <w:rFonts w:ascii="Times New Roman" w:hAnsi="Times New Roman" w:cs="Times New Roman"/>
            <w:sz w:val="24"/>
            <w:szCs w:val="24"/>
            <w:lang w:val="en-US"/>
          </w:rPr>
          <w:delText xml:space="preserve">. </w:delText>
        </w:r>
      </w:del>
      <w:del w:id="231" w:author="Daniele Silvestro" w:date="2023-06-19T07:30:00Z">
        <w:r w:rsidR="006E68EC" w:rsidDel="007242BD">
          <w:rPr>
            <w:rFonts w:ascii="Times New Roman" w:hAnsi="Times New Roman" w:cs="Times New Roman"/>
            <w:sz w:val="24"/>
            <w:szCs w:val="24"/>
            <w:lang w:val="en-US"/>
          </w:rPr>
          <w:delText>Likewise, because they</w:delText>
        </w:r>
      </w:del>
      <w:del w:id="232" w:author="Daniele Silvestro" w:date="2023-06-19T07:31:00Z">
        <w:r w:rsidR="006E68EC" w:rsidDel="007242BD">
          <w:rPr>
            <w:rFonts w:ascii="Times New Roman" w:hAnsi="Times New Roman" w:cs="Times New Roman"/>
            <w:sz w:val="24"/>
            <w:szCs w:val="24"/>
            <w:lang w:val="en-US"/>
          </w:rPr>
          <w:delText xml:space="preserve"> define the relationship between the ancestral and the descendant species, these speciation modes </w:delText>
        </w:r>
        <w:r w:rsidR="004763AA" w:rsidDel="007242BD">
          <w:rPr>
            <w:rFonts w:ascii="Times New Roman" w:hAnsi="Times New Roman" w:cs="Times New Roman"/>
            <w:sz w:val="24"/>
            <w:szCs w:val="24"/>
            <w:lang w:val="en-US"/>
          </w:rPr>
          <w:delText xml:space="preserve">partly </w:delText>
        </w:r>
        <w:r w:rsidR="006E68EC" w:rsidDel="007242BD">
          <w:rPr>
            <w:rFonts w:ascii="Times New Roman" w:hAnsi="Times New Roman" w:cs="Times New Roman"/>
            <w:sz w:val="24"/>
            <w:szCs w:val="24"/>
            <w:lang w:val="en-US"/>
          </w:rPr>
          <w:delText>determine species longevities</w:delText>
        </w:r>
        <w:r w:rsidR="007E2BE8" w:rsidDel="007242BD">
          <w:rPr>
            <w:rFonts w:ascii="Times New Roman" w:hAnsi="Times New Roman" w:cs="Times New Roman"/>
            <w:sz w:val="24"/>
            <w:szCs w:val="24"/>
            <w:lang w:val="en-US"/>
          </w:rPr>
          <w:delText xml:space="preserve"> </w:delText>
        </w:r>
        <w:r w:rsidR="007E2BE8" w:rsidDel="007242BD">
          <w:rPr>
            <w:rFonts w:ascii="Times New Roman" w:hAnsi="Times New Roman" w:cs="Times New Roman"/>
            <w:sz w:val="24"/>
            <w:szCs w:val="24"/>
            <w:lang w:val="en-US"/>
          </w:rPr>
          <w:fldChar w:fldCharType="begin" w:fldLock="1"/>
        </w:r>
        <w:r w:rsidR="00D63C5C" w:rsidDel="007242BD">
          <w:rPr>
            <w:rFonts w:ascii="Times New Roman" w:hAnsi="Times New Roman" w:cs="Times New Roman"/>
            <w:sz w:val="24"/>
            <w:szCs w:val="24"/>
            <w:lang w:val="en-US"/>
          </w:rPr>
          <w:del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Press","publisher-place":"New York","title":"Phylogenetic patterns as tests of speciation models","type":"chapter"},"uris":["http://www.mendeley.com/documents/?uuid=e44a00dd-b468-4251-8190-9bf1efbea145"]}],"mendeley":{"formattedCitation":"(Wagner &lt;i&gt;et al.&lt;/i&gt; 1995, Rosenblum &lt;i&gt;et al.&lt;/i&gt; 2012)","plainTextFormattedCitation":"(Wagner et al. 1995, Rosenblum et al. 2012)","previouslyFormattedCitation":"(Rosenblum et al. 2012; Wagner et al. 1995)"},"properties":{"noteIndex":0},"schema":"https://github.com/citation-style-language/schema/raw/master/csl-citation.json"}</w:delInstrText>
        </w:r>
        <w:r w:rsidR="007E2BE8" w:rsidDel="007242BD">
          <w:rPr>
            <w:rFonts w:ascii="Times New Roman" w:hAnsi="Times New Roman" w:cs="Times New Roman"/>
            <w:sz w:val="24"/>
            <w:szCs w:val="24"/>
            <w:lang w:val="en-US"/>
          </w:rPr>
          <w:fldChar w:fldCharType="separate"/>
        </w:r>
        <w:r w:rsidR="00D63C5C" w:rsidRPr="00D63C5C" w:rsidDel="007242BD">
          <w:rPr>
            <w:rFonts w:ascii="Times New Roman" w:hAnsi="Times New Roman" w:cs="Times New Roman"/>
            <w:noProof/>
            <w:sz w:val="24"/>
            <w:szCs w:val="24"/>
            <w:lang w:val="en-US"/>
          </w:rPr>
          <w:delText xml:space="preserve">(Wagner </w:delText>
        </w:r>
        <w:r w:rsidR="00D63C5C" w:rsidRPr="00D63C5C" w:rsidDel="007242BD">
          <w:rPr>
            <w:rFonts w:ascii="Times New Roman" w:hAnsi="Times New Roman" w:cs="Times New Roman"/>
            <w:i/>
            <w:noProof/>
            <w:sz w:val="24"/>
            <w:szCs w:val="24"/>
            <w:lang w:val="en-US"/>
          </w:rPr>
          <w:delText>et al.</w:delText>
        </w:r>
        <w:r w:rsidR="00D63C5C" w:rsidRPr="00D63C5C" w:rsidDel="007242BD">
          <w:rPr>
            <w:rFonts w:ascii="Times New Roman" w:hAnsi="Times New Roman" w:cs="Times New Roman"/>
            <w:noProof/>
            <w:sz w:val="24"/>
            <w:szCs w:val="24"/>
            <w:lang w:val="en-US"/>
          </w:rPr>
          <w:delText xml:space="preserve"> 1995, Rosenblum </w:delText>
        </w:r>
        <w:r w:rsidR="00D63C5C" w:rsidRPr="00D63C5C" w:rsidDel="007242BD">
          <w:rPr>
            <w:rFonts w:ascii="Times New Roman" w:hAnsi="Times New Roman" w:cs="Times New Roman"/>
            <w:i/>
            <w:noProof/>
            <w:sz w:val="24"/>
            <w:szCs w:val="24"/>
            <w:lang w:val="en-US"/>
          </w:rPr>
          <w:delText>et al.</w:delText>
        </w:r>
        <w:r w:rsidR="00D63C5C" w:rsidRPr="00D63C5C" w:rsidDel="007242BD">
          <w:rPr>
            <w:rFonts w:ascii="Times New Roman" w:hAnsi="Times New Roman" w:cs="Times New Roman"/>
            <w:noProof/>
            <w:sz w:val="24"/>
            <w:szCs w:val="24"/>
            <w:lang w:val="en-US"/>
          </w:rPr>
          <w:delText xml:space="preserve"> 2012)</w:delText>
        </w:r>
        <w:r w:rsidR="007E2BE8" w:rsidDel="007242BD">
          <w:rPr>
            <w:rFonts w:ascii="Times New Roman" w:hAnsi="Times New Roman" w:cs="Times New Roman"/>
            <w:sz w:val="24"/>
            <w:szCs w:val="24"/>
            <w:lang w:val="en-US"/>
          </w:rPr>
          <w:fldChar w:fldCharType="end"/>
        </w:r>
        <w:r w:rsidR="006E68EC" w:rsidDel="007242BD">
          <w:rPr>
            <w:rFonts w:ascii="Times New Roman" w:hAnsi="Times New Roman" w:cs="Times New Roman"/>
            <w:sz w:val="24"/>
            <w:szCs w:val="24"/>
            <w:lang w:val="en-US"/>
          </w:rPr>
          <w:delText xml:space="preserve">. </w:delText>
        </w:r>
      </w:del>
    </w:p>
    <w:p w14:paraId="45EB8D80" w14:textId="44F24A2C" w:rsidR="00531B98" w:rsidDel="00C56592" w:rsidRDefault="000B1914">
      <w:pPr>
        <w:spacing w:after="0" w:line="360" w:lineRule="auto"/>
        <w:ind w:firstLine="708"/>
        <w:jc w:val="both"/>
        <w:rPr>
          <w:del w:id="233" w:author="Daniele Silvestro" w:date="2023-06-20T08:30:00Z"/>
          <w:rFonts w:ascii="Times New Roman" w:hAnsi="Times New Roman" w:cs="Times New Roman"/>
          <w:sz w:val="24"/>
          <w:szCs w:val="24"/>
          <w:lang w:val="en-US"/>
        </w:rPr>
        <w:pPrChange w:id="234" w:author="Daniele Silvestro" w:date="2023-06-20T08:39:00Z">
          <w:pPr>
            <w:spacing w:after="0" w:line="360" w:lineRule="auto"/>
            <w:ind w:firstLine="709"/>
            <w:jc w:val="both"/>
          </w:pPr>
        </w:pPrChange>
      </w:pPr>
      <w:del w:id="235" w:author="Daniele Silvestro" w:date="2023-06-20T07:54:00Z">
        <w:r w:rsidDel="005A27E4">
          <w:rPr>
            <w:rFonts w:ascii="Times New Roman" w:hAnsi="Times New Roman" w:cs="Times New Roman"/>
            <w:sz w:val="24"/>
            <w:szCs w:val="24"/>
            <w:lang w:val="en-US"/>
          </w:rPr>
          <w:delText>A</w:delText>
        </w:r>
        <w:r w:rsidR="00C567B5" w:rsidDel="005A27E4">
          <w:rPr>
            <w:rFonts w:ascii="Times New Roman" w:hAnsi="Times New Roman" w:cs="Times New Roman"/>
            <w:sz w:val="24"/>
            <w:szCs w:val="24"/>
            <w:lang w:val="en-US"/>
          </w:rPr>
          <w:delText>s</w:delText>
        </w:r>
        <w:r w:rsidR="004763AA" w:rsidDel="005A27E4">
          <w:rPr>
            <w:rFonts w:ascii="Times New Roman" w:hAnsi="Times New Roman" w:cs="Times New Roman"/>
            <w:sz w:val="24"/>
            <w:szCs w:val="24"/>
            <w:lang w:val="en-US"/>
          </w:rPr>
          <w:delText xml:space="preserve"> described before,</w:delText>
        </w:r>
        <w:r w:rsidR="00095E08" w:rsidDel="005A27E4">
          <w:rPr>
            <w:rFonts w:ascii="Times New Roman" w:hAnsi="Times New Roman" w:cs="Times New Roman"/>
            <w:sz w:val="24"/>
            <w:szCs w:val="24"/>
            <w:lang w:val="en-US"/>
          </w:rPr>
          <w:delText xml:space="preserve"> b</w:delText>
        </w:r>
      </w:del>
      <w:ins w:id="236" w:author="Daniele Silvestro" w:date="2023-06-20T07:54:00Z">
        <w:r w:rsidR="005A27E4">
          <w:rPr>
            <w:rFonts w:ascii="Times New Roman" w:hAnsi="Times New Roman" w:cs="Times New Roman"/>
            <w:sz w:val="24"/>
            <w:szCs w:val="24"/>
            <w:lang w:val="en-US"/>
          </w:rPr>
          <w:t>B</w:t>
        </w:r>
      </w:ins>
      <w:r w:rsidR="00095E08">
        <w:rPr>
          <w:rFonts w:ascii="Times New Roman" w:hAnsi="Times New Roman" w:cs="Times New Roman"/>
          <w:sz w:val="24"/>
          <w:szCs w:val="24"/>
          <w:lang w:val="en-US"/>
        </w:rPr>
        <w:t>ifurcating speciation</w:t>
      </w:r>
      <w:r w:rsidR="00531B98">
        <w:rPr>
          <w:rFonts w:ascii="Times New Roman" w:hAnsi="Times New Roman" w:cs="Times New Roman"/>
          <w:sz w:val="24"/>
          <w:szCs w:val="24"/>
          <w:lang w:val="en-US"/>
        </w:rPr>
        <w:t xml:space="preserve"> </w:t>
      </w:r>
      <w:del w:id="237" w:author="Daniele Silvestro" w:date="2023-06-20T07:54:00Z">
        <w:r w:rsidR="00531B98" w:rsidDel="005A27E4">
          <w:rPr>
            <w:rFonts w:ascii="Times New Roman" w:hAnsi="Times New Roman" w:cs="Times New Roman"/>
            <w:sz w:val="24"/>
            <w:szCs w:val="24"/>
            <w:lang w:val="en-US"/>
          </w:rPr>
          <w:delText>is a diversification event that gives rise to two species while the ancestral lineage perishes; it is associated</w:delText>
        </w:r>
      </w:del>
      <w:ins w:id="238" w:author="Daniele Silvestro" w:date="2023-06-20T07:54:00Z">
        <w:r w:rsidR="005A27E4">
          <w:rPr>
            <w:rFonts w:ascii="Times New Roman" w:hAnsi="Times New Roman" w:cs="Times New Roman"/>
            <w:sz w:val="24"/>
            <w:szCs w:val="24"/>
            <w:lang w:val="en-US"/>
          </w:rPr>
          <w:t>can be linked</w:t>
        </w:r>
      </w:ins>
      <w:r w:rsidR="00C567B5">
        <w:rPr>
          <w:rFonts w:ascii="Times New Roman" w:hAnsi="Times New Roman" w:cs="Times New Roman"/>
          <w:sz w:val="24"/>
          <w:szCs w:val="24"/>
          <w:lang w:val="en-US"/>
        </w:rPr>
        <w:t xml:space="preserve"> with</w:t>
      </w:r>
      <w:r w:rsidR="00531B98">
        <w:rPr>
          <w:rFonts w:ascii="Times New Roman" w:hAnsi="Times New Roman" w:cs="Times New Roman"/>
          <w:sz w:val="24"/>
          <w:szCs w:val="24"/>
          <w:lang w:val="en-US"/>
        </w:rPr>
        <w:t xml:space="preserve"> vicariance or allopatric speciation</w:t>
      </w:r>
      <w:r w:rsidR="00FC22CD">
        <w:rPr>
          <w:rFonts w:ascii="Times New Roman" w:hAnsi="Times New Roman" w:cs="Times New Roman"/>
          <w:sz w:val="24"/>
          <w:szCs w:val="24"/>
          <w:lang w:val="en-US"/>
        </w:rPr>
        <w:t xml:space="preserve"> </w:t>
      </w:r>
      <w:del w:id="239" w:author="Daniele Silvestro" w:date="2023-06-20T07:54:00Z">
        <w:r w:rsidR="00FC22CD" w:rsidDel="005A27E4">
          <w:rPr>
            <w:rFonts w:ascii="Times New Roman" w:hAnsi="Times New Roman" w:cs="Times New Roman"/>
            <w:sz w:val="24"/>
            <w:szCs w:val="24"/>
            <w:lang w:val="en-US"/>
          </w:rPr>
          <w:fldChar w:fldCharType="begin" w:fldLock="1"/>
        </w:r>
        <w:r w:rsidR="00D63C5C" w:rsidDel="005A27E4">
          <w:rPr>
            <w:rFonts w:ascii="Times New Roman" w:hAnsi="Times New Roman" w:cs="Times New Roman"/>
            <w:sz w:val="24"/>
            <w:szCs w:val="24"/>
            <w:lang w:val="en-US"/>
          </w:rPr>
          <w:del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and Meier 2000)"},"properties":{"noteIndex":0},"schema":"https://github.com/citation-style-language/schema/raw/master/csl-citation.json"}</w:delInstrText>
        </w:r>
        <w:r w:rsidR="00FC22CD" w:rsidDel="005A27E4">
          <w:rPr>
            <w:rFonts w:ascii="Times New Roman" w:hAnsi="Times New Roman" w:cs="Times New Roman"/>
            <w:sz w:val="24"/>
            <w:szCs w:val="24"/>
            <w:lang w:val="en-US"/>
          </w:rPr>
          <w:fldChar w:fldCharType="separate"/>
        </w:r>
        <w:r w:rsidR="00D63C5C" w:rsidRPr="00D63C5C" w:rsidDel="005A27E4">
          <w:rPr>
            <w:rFonts w:ascii="Times New Roman" w:hAnsi="Times New Roman" w:cs="Times New Roman"/>
            <w:noProof/>
            <w:sz w:val="24"/>
            <w:szCs w:val="24"/>
            <w:lang w:val="en-US"/>
          </w:rPr>
          <w:delText>(Willmann &amp; Meier 2000)</w:delText>
        </w:r>
        <w:r w:rsidR="00FC22CD" w:rsidDel="005A27E4">
          <w:rPr>
            <w:rFonts w:ascii="Times New Roman" w:hAnsi="Times New Roman" w:cs="Times New Roman"/>
            <w:sz w:val="24"/>
            <w:szCs w:val="24"/>
            <w:lang w:val="en-US"/>
          </w:rPr>
          <w:fldChar w:fldCharType="end"/>
        </w:r>
        <w:r w:rsidR="00531B98" w:rsidDel="005A27E4">
          <w:rPr>
            <w:rFonts w:ascii="Times New Roman" w:hAnsi="Times New Roman" w:cs="Times New Roman"/>
            <w:sz w:val="24"/>
            <w:szCs w:val="24"/>
            <w:lang w:val="en-US"/>
          </w:rPr>
          <w:delText>.</w:delText>
        </w:r>
        <w:r w:rsidR="004518F2" w:rsidDel="005A27E4">
          <w:rPr>
            <w:rFonts w:ascii="Times New Roman" w:hAnsi="Times New Roman" w:cs="Times New Roman"/>
            <w:sz w:val="24"/>
            <w:szCs w:val="24"/>
            <w:lang w:val="en-US"/>
          </w:rPr>
          <w:delText xml:space="preserve"> </w:delText>
        </w:r>
      </w:del>
      <w:ins w:id="240" w:author="Daniele Silvestro" w:date="2023-06-20T07:54:00Z">
        <w:r w:rsidR="005A27E4">
          <w:rPr>
            <w:rFonts w:ascii="Times New Roman" w:hAnsi="Times New Roman" w:cs="Times New Roman"/>
            <w:sz w:val="24"/>
            <w:szCs w:val="24"/>
            <w:lang w:val="en-US"/>
          </w:rPr>
          <w:fldChar w:fldCharType="begin" w:fldLock="1"/>
        </w:r>
        <w:r w:rsidR="005A27E4">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and Meier 2000)"},"properties":{"noteIndex":0},"schema":"https://github.com/citation-style-language/schema/raw/master/csl-citation.json"}</w:instrText>
        </w:r>
        <w:r w:rsidR="005A27E4">
          <w:rPr>
            <w:rFonts w:ascii="Times New Roman" w:hAnsi="Times New Roman" w:cs="Times New Roman"/>
            <w:sz w:val="24"/>
            <w:szCs w:val="24"/>
            <w:lang w:val="en-US"/>
          </w:rPr>
          <w:fldChar w:fldCharType="separate"/>
        </w:r>
        <w:r w:rsidR="005A27E4" w:rsidRPr="00D63C5C">
          <w:rPr>
            <w:rFonts w:ascii="Times New Roman" w:hAnsi="Times New Roman" w:cs="Times New Roman"/>
            <w:noProof/>
            <w:sz w:val="24"/>
            <w:szCs w:val="24"/>
            <w:lang w:val="en-US"/>
          </w:rPr>
          <w:t>(Willmann &amp; Meier 2000)</w:t>
        </w:r>
        <w:r w:rsidR="005A27E4">
          <w:rPr>
            <w:rFonts w:ascii="Times New Roman" w:hAnsi="Times New Roman" w:cs="Times New Roman"/>
            <w:sz w:val="24"/>
            <w:szCs w:val="24"/>
            <w:lang w:val="en-US"/>
          </w:rPr>
          <w:fldChar w:fldCharType="end"/>
        </w:r>
        <w:r w:rsidR="005A27E4">
          <w:rPr>
            <w:rFonts w:ascii="Times New Roman" w:hAnsi="Times New Roman" w:cs="Times New Roman"/>
            <w:sz w:val="24"/>
            <w:szCs w:val="24"/>
            <w:lang w:val="en-US"/>
          </w:rPr>
          <w:t>, and t</w:t>
        </w:r>
      </w:ins>
      <w:del w:id="241" w:author="Daniele Silvestro" w:date="2023-06-20T07:54:00Z">
        <w:r w:rsidR="00E82C25" w:rsidDel="005A27E4">
          <w:rPr>
            <w:rFonts w:ascii="Times New Roman" w:hAnsi="Times New Roman" w:cs="Times New Roman"/>
            <w:sz w:val="24"/>
            <w:szCs w:val="24"/>
            <w:lang w:val="en-US"/>
          </w:rPr>
          <w:delText>T</w:delText>
        </w:r>
      </w:del>
      <w:r w:rsidR="00E82C25">
        <w:rPr>
          <w:rFonts w:ascii="Times New Roman" w:hAnsi="Times New Roman" w:cs="Times New Roman"/>
          <w:sz w:val="24"/>
          <w:szCs w:val="24"/>
          <w:lang w:val="en-US"/>
        </w:rPr>
        <w:t xml:space="preserve">he </w:t>
      </w:r>
      <w:proofErr w:type="spellStart"/>
      <w:r w:rsidR="00E82C25">
        <w:rPr>
          <w:rFonts w:ascii="Times New Roman" w:hAnsi="Times New Roman" w:cs="Times New Roman"/>
          <w:sz w:val="24"/>
          <w:szCs w:val="24"/>
          <w:lang w:val="en-US"/>
        </w:rPr>
        <w:t>Hennigian</w:t>
      </w:r>
      <w:proofErr w:type="spellEnd"/>
      <w:r w:rsidR="00E82C25">
        <w:rPr>
          <w:rFonts w:ascii="Times New Roman" w:hAnsi="Times New Roman" w:cs="Times New Roman"/>
          <w:sz w:val="24"/>
          <w:szCs w:val="24"/>
          <w:lang w:val="en-US"/>
        </w:rPr>
        <w:t xml:space="preserve"> species concept </w:t>
      </w:r>
      <w:del w:id="242" w:author="Daniele Silvestro" w:date="2023-06-20T07:54:00Z">
        <w:r w:rsidR="00E82C25" w:rsidDel="005A27E4">
          <w:rPr>
            <w:rFonts w:ascii="Times New Roman" w:hAnsi="Times New Roman" w:cs="Times New Roman"/>
            <w:sz w:val="24"/>
            <w:szCs w:val="24"/>
            <w:lang w:val="en-US"/>
          </w:rPr>
          <w:delText xml:space="preserve">tends to </w:delText>
        </w:r>
      </w:del>
      <w:r w:rsidR="00E82C25">
        <w:rPr>
          <w:rFonts w:ascii="Times New Roman" w:hAnsi="Times New Roman" w:cs="Times New Roman"/>
          <w:sz w:val="24"/>
          <w:szCs w:val="24"/>
          <w:lang w:val="en-US"/>
        </w:rPr>
        <w:t>consider</w:t>
      </w:r>
      <w:ins w:id="243" w:author="Daniele Silvestro" w:date="2023-06-20T07:54:00Z">
        <w:r w:rsidR="005A27E4">
          <w:rPr>
            <w:rFonts w:ascii="Times New Roman" w:hAnsi="Times New Roman" w:cs="Times New Roman"/>
            <w:sz w:val="24"/>
            <w:szCs w:val="24"/>
            <w:lang w:val="en-US"/>
          </w:rPr>
          <w:t>s</w:t>
        </w:r>
      </w:ins>
      <w:r w:rsidR="00E82C25">
        <w:rPr>
          <w:rFonts w:ascii="Times New Roman" w:hAnsi="Times New Roman" w:cs="Times New Roman"/>
          <w:sz w:val="24"/>
          <w:szCs w:val="24"/>
          <w:lang w:val="en-US"/>
        </w:rPr>
        <w:t xml:space="preserve"> all speciation events as bifurcating</w:t>
      </w:r>
      <w:r w:rsidR="004A18C0">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FC22CD">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(Henning 1999)</w:t>
      </w:r>
      <w:r w:rsidR="004A18C0">
        <w:rPr>
          <w:rFonts w:ascii="Times New Roman" w:hAnsi="Times New Roman" w:cs="Times New Roman"/>
          <w:sz w:val="24"/>
          <w:szCs w:val="24"/>
          <w:lang w:val="en-US"/>
        </w:rPr>
        <w:fldChar w:fldCharType="end"/>
      </w:r>
      <w:r w:rsidR="004518F2">
        <w:rPr>
          <w:rFonts w:ascii="Times New Roman" w:hAnsi="Times New Roman" w:cs="Times New Roman"/>
          <w:sz w:val="24"/>
          <w:szCs w:val="24"/>
          <w:lang w:val="en-US"/>
        </w:rPr>
        <w:t xml:space="preserve">. </w:t>
      </w:r>
      <w:commentRangeStart w:id="244"/>
      <w:commentRangeStart w:id="245"/>
      <w:r w:rsidR="006E68EC">
        <w:rPr>
          <w:rFonts w:ascii="Times New Roman" w:hAnsi="Times New Roman" w:cs="Times New Roman"/>
          <w:sz w:val="24"/>
          <w:szCs w:val="24"/>
          <w:lang w:val="en-US"/>
        </w:rPr>
        <w:t>Under the assumption of bifurcating speciation</w:t>
      </w:r>
      <w:r w:rsidR="004763AA">
        <w:rPr>
          <w:rFonts w:ascii="Times New Roman" w:hAnsi="Times New Roman" w:cs="Times New Roman"/>
          <w:sz w:val="24"/>
          <w:szCs w:val="24"/>
          <w:lang w:val="en-US"/>
        </w:rPr>
        <w:t xml:space="preserve"> and with no extinction events, phylogenetic ages equal the true age of extant species</w:t>
      </w:r>
      <w:commentRangeEnd w:id="245"/>
      <w:r w:rsidR="00F44B54">
        <w:rPr>
          <w:rStyle w:val="CommentReference"/>
        </w:rPr>
        <w:commentReference w:id="245"/>
      </w:r>
      <w:r w:rsidR="004763AA">
        <w:rPr>
          <w:rFonts w:ascii="Times New Roman" w:hAnsi="Times New Roman" w:cs="Times New Roman"/>
          <w:sz w:val="24"/>
          <w:szCs w:val="24"/>
          <w:lang w:val="en-US"/>
        </w:rPr>
        <w:t xml:space="preserve">. However, with extinction </w:t>
      </w:r>
      <w:r w:rsidR="005728A0">
        <w:rPr>
          <w:rFonts w:ascii="Times New Roman" w:hAnsi="Times New Roman" w:cs="Times New Roman"/>
          <w:sz w:val="24"/>
          <w:szCs w:val="24"/>
          <w:lang w:val="en-US"/>
        </w:rPr>
        <w:t>events</w:t>
      </w:r>
      <w:r w:rsidR="004763AA">
        <w:rPr>
          <w:rFonts w:ascii="Times New Roman" w:hAnsi="Times New Roman" w:cs="Times New Roman"/>
          <w:sz w:val="24"/>
          <w:szCs w:val="24"/>
          <w:lang w:val="en-US"/>
        </w:rPr>
        <w:t xml:space="preserve">, extinct sister species would cause the branch lengths of the surviving sister to appear </w:t>
      </w:r>
      <w:del w:id="246" w:author="Rachel" w:date="2023-09-06T23:22:00Z">
        <w:r w:rsidR="004763AA" w:rsidDel="00F44B54">
          <w:rPr>
            <w:rFonts w:ascii="Times New Roman" w:hAnsi="Times New Roman" w:cs="Times New Roman"/>
            <w:sz w:val="24"/>
            <w:szCs w:val="24"/>
            <w:lang w:val="en-US"/>
          </w:rPr>
          <w:delText xml:space="preserve">larger </w:delText>
        </w:r>
      </w:del>
      <w:ins w:id="247" w:author="Rachel" w:date="2023-09-06T23:22:00Z">
        <w:r w:rsidR="00F44B54">
          <w:rPr>
            <w:rFonts w:ascii="Times New Roman" w:hAnsi="Times New Roman" w:cs="Times New Roman"/>
            <w:sz w:val="24"/>
            <w:szCs w:val="24"/>
            <w:lang w:val="en-US"/>
          </w:rPr>
          <w:t>l</w:t>
        </w:r>
        <w:r w:rsidR="00F44B54">
          <w:rPr>
            <w:rFonts w:ascii="Times New Roman" w:hAnsi="Times New Roman" w:cs="Times New Roman"/>
            <w:sz w:val="24"/>
            <w:szCs w:val="24"/>
            <w:lang w:val="en-US"/>
          </w:rPr>
          <w:t>onger</w:t>
        </w:r>
        <w:r w:rsidR="00F44B54">
          <w:rPr>
            <w:rFonts w:ascii="Times New Roman" w:hAnsi="Times New Roman" w:cs="Times New Roman"/>
            <w:sz w:val="24"/>
            <w:szCs w:val="24"/>
            <w:lang w:val="en-US"/>
          </w:rPr>
          <w:t xml:space="preserve"> </w:t>
        </w:r>
      </w:ins>
      <w:r w:rsidR="004763AA">
        <w:rPr>
          <w:rFonts w:ascii="Times New Roman" w:hAnsi="Times New Roman" w:cs="Times New Roman"/>
          <w:sz w:val="24"/>
          <w:szCs w:val="24"/>
          <w:lang w:val="en-US"/>
        </w:rPr>
        <w:t xml:space="preserve">than they are (Figure 2), resulting in an overestimation of species age. </w:t>
      </w:r>
      <w:commentRangeEnd w:id="244"/>
      <w:r w:rsidR="005A27E4">
        <w:rPr>
          <w:rStyle w:val="CommentReference"/>
        </w:rPr>
        <w:commentReference w:id="244"/>
      </w:r>
    </w:p>
    <w:p w14:paraId="5FC8F9F8" w14:textId="0AE83457" w:rsidR="00531B98" w:rsidDel="00477A60" w:rsidRDefault="00E82C25">
      <w:pPr>
        <w:spacing w:after="0" w:line="360" w:lineRule="auto"/>
        <w:ind w:firstLine="708"/>
        <w:jc w:val="both"/>
        <w:rPr>
          <w:del w:id="248" w:author="Daniele Silvestro" w:date="2023-06-20T08:39:00Z"/>
          <w:rFonts w:ascii="Times New Roman" w:hAnsi="Times New Roman" w:cs="Times New Roman"/>
          <w:sz w:val="24"/>
          <w:szCs w:val="24"/>
          <w:lang w:val="en-US"/>
        </w:rPr>
        <w:pPrChange w:id="249" w:author="Daniele Silvestro" w:date="2023-06-20T08:39:00Z">
          <w:pPr>
            <w:spacing w:after="0" w:line="360" w:lineRule="auto"/>
            <w:ind w:firstLine="709"/>
            <w:jc w:val="both"/>
          </w:pPr>
        </w:pPrChange>
      </w:pPr>
      <w:r>
        <w:rPr>
          <w:rFonts w:ascii="Times New Roman" w:hAnsi="Times New Roman" w:cs="Times New Roman"/>
          <w:sz w:val="24"/>
          <w:szCs w:val="24"/>
          <w:lang w:val="en-US"/>
        </w:rPr>
        <w:t xml:space="preserve">Budding speciation </w:t>
      </w:r>
      <w:del w:id="250" w:author="Daniele Silvestro" w:date="2023-06-20T08:03:00Z">
        <w:r w:rsidDel="00233287">
          <w:rPr>
            <w:rFonts w:ascii="Times New Roman" w:hAnsi="Times New Roman" w:cs="Times New Roman"/>
            <w:sz w:val="24"/>
            <w:szCs w:val="24"/>
            <w:lang w:val="en-US"/>
          </w:rPr>
          <w:delText>is a diversification event that gives rise to one species while the ancestral lineage persists; it is associated</w:delText>
        </w:r>
      </w:del>
      <w:ins w:id="251" w:author="Daniele Silvestro" w:date="2023-06-20T08:03:00Z">
        <w:r w:rsidR="00233287">
          <w:rPr>
            <w:rFonts w:ascii="Times New Roman" w:hAnsi="Times New Roman" w:cs="Times New Roman"/>
            <w:sz w:val="24"/>
            <w:szCs w:val="24"/>
            <w:lang w:val="en-US"/>
          </w:rPr>
          <w:t xml:space="preserve">can be interpreted </w:t>
        </w:r>
      </w:ins>
      <w:ins w:id="252" w:author="Daniele Silvestro" w:date="2023-06-20T08:04:00Z">
        <w:r w:rsidR="00233287">
          <w:rPr>
            <w:rFonts w:ascii="Times New Roman" w:hAnsi="Times New Roman" w:cs="Times New Roman"/>
            <w:sz w:val="24"/>
            <w:szCs w:val="24"/>
            <w:lang w:val="en-US"/>
          </w:rPr>
          <w:t>as the result of</w:t>
        </w:r>
      </w:ins>
      <w:r>
        <w:rPr>
          <w:rFonts w:ascii="Times New Roman" w:hAnsi="Times New Roman" w:cs="Times New Roman"/>
          <w:sz w:val="24"/>
          <w:szCs w:val="24"/>
          <w:lang w:val="en-US"/>
        </w:rPr>
        <w:t xml:space="preserve"> </w:t>
      </w:r>
      <w:del w:id="253" w:author="Daniele Silvestro" w:date="2023-06-20T08:04:00Z">
        <w:r w:rsidR="00C567B5" w:rsidDel="00233287">
          <w:rPr>
            <w:rFonts w:ascii="Times New Roman" w:hAnsi="Times New Roman" w:cs="Times New Roman"/>
            <w:sz w:val="24"/>
            <w:szCs w:val="24"/>
            <w:lang w:val="en-US"/>
          </w:rPr>
          <w:delText>with</w:delText>
        </w:r>
        <w:r w:rsidDel="00233287">
          <w:rPr>
            <w:rFonts w:ascii="Times New Roman" w:hAnsi="Times New Roman" w:cs="Times New Roman"/>
            <w:sz w:val="24"/>
            <w:szCs w:val="24"/>
            <w:lang w:val="en-US"/>
          </w:rPr>
          <w:delText xml:space="preserve"> </w:delText>
        </w:r>
      </w:del>
      <w:proofErr w:type="spellStart"/>
      <w:r>
        <w:rPr>
          <w:rFonts w:ascii="Times New Roman" w:hAnsi="Times New Roman" w:cs="Times New Roman"/>
          <w:sz w:val="24"/>
          <w:szCs w:val="24"/>
          <w:lang w:val="en-US"/>
        </w:rPr>
        <w:t>peripatric</w:t>
      </w:r>
      <w:proofErr w:type="spellEnd"/>
      <w:r>
        <w:rPr>
          <w:rFonts w:ascii="Times New Roman" w:hAnsi="Times New Roman" w:cs="Times New Roman"/>
          <w:sz w:val="24"/>
          <w:szCs w:val="24"/>
          <w:lang w:val="en-US"/>
        </w:rPr>
        <w:t xml:space="preserve"> speciation</w:t>
      </w:r>
      <w:r w:rsidR="00FC22CD">
        <w:rPr>
          <w:rFonts w:ascii="Times New Roman" w:hAnsi="Times New Roman" w:cs="Times New Roman"/>
          <w:sz w:val="24"/>
          <w:szCs w:val="24"/>
          <w:lang w:val="en-US"/>
        </w:rPr>
        <w:t xml:space="preserve"> </w:t>
      </w:r>
      <w:r w:rsidR="00FC22C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and Strauss 2014; Caetano and Quental 2022)"},"properties":{"noteIndex":0},"schema":"https://github.com/citation-style-language/schema/raw/master/csl-citation.json"}</w:instrText>
      </w:r>
      <w:r w:rsidR="00FC22C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(Anacker &amp; Strauss 2014, Caetano &amp; Quental 2022)</w:t>
      </w:r>
      <w:r w:rsidR="00FC22CD">
        <w:rPr>
          <w:rFonts w:ascii="Times New Roman" w:hAnsi="Times New Roman" w:cs="Times New Roman"/>
          <w:sz w:val="24"/>
          <w:szCs w:val="24"/>
          <w:lang w:val="en-US"/>
        </w:rPr>
        <w:fldChar w:fldCharType="end"/>
      </w:r>
      <w:ins w:id="254" w:author="Daniele Silvestro" w:date="2023-06-20T08:04:00Z">
        <w:r w:rsidR="00233287">
          <w:rPr>
            <w:rFonts w:ascii="Times New Roman" w:hAnsi="Times New Roman" w:cs="Times New Roman"/>
            <w:sz w:val="24"/>
            <w:szCs w:val="24"/>
            <w:lang w:val="en-US"/>
          </w:rPr>
          <w:t xml:space="preserve"> and </w:t>
        </w:r>
      </w:ins>
      <w:del w:id="255" w:author="Daniele Silvestro" w:date="2023-06-20T08:04:00Z">
        <w:r w:rsidDel="00233287">
          <w:rPr>
            <w:rFonts w:ascii="Times New Roman" w:hAnsi="Times New Roman" w:cs="Times New Roman"/>
            <w:sz w:val="24"/>
            <w:szCs w:val="24"/>
            <w:lang w:val="en-US"/>
          </w:rPr>
          <w:delText>.</w:delText>
        </w:r>
        <w:r w:rsidR="00FC22CD" w:rsidDel="00233287">
          <w:rPr>
            <w:rFonts w:ascii="Times New Roman" w:hAnsi="Times New Roman" w:cs="Times New Roman"/>
            <w:sz w:val="24"/>
            <w:szCs w:val="24"/>
            <w:lang w:val="en-US"/>
          </w:rPr>
          <w:delText xml:space="preserve"> </w:delText>
        </w:r>
        <w:r w:rsidR="005728A0" w:rsidDel="00233287">
          <w:rPr>
            <w:rFonts w:ascii="Times New Roman" w:hAnsi="Times New Roman" w:cs="Times New Roman"/>
            <w:sz w:val="24"/>
            <w:szCs w:val="24"/>
            <w:lang w:val="en-US"/>
          </w:rPr>
          <w:delText xml:space="preserve">Budding speciation </w:delText>
        </w:r>
      </w:del>
      <w:r w:rsidR="005728A0">
        <w:rPr>
          <w:rFonts w:ascii="Times New Roman" w:hAnsi="Times New Roman" w:cs="Times New Roman"/>
          <w:sz w:val="24"/>
          <w:szCs w:val="24"/>
          <w:lang w:val="en-US"/>
        </w:rPr>
        <w:t xml:space="preserve">is related </w:t>
      </w:r>
      <w:r w:rsidR="005728A0" w:rsidRPr="00157FA8">
        <w:rPr>
          <w:rFonts w:ascii="Times New Roman" w:hAnsi="Times New Roman" w:cs="Times New Roman"/>
          <w:sz w:val="24"/>
          <w:szCs w:val="24"/>
          <w:lang w:val="en-US"/>
        </w:rPr>
        <w:t>to the evolutionary species concept,</w:t>
      </w:r>
      <w:r w:rsidR="00157FA8">
        <w:rPr>
          <w:rFonts w:ascii="Times New Roman" w:hAnsi="Times New Roman" w:cs="Times New Roman"/>
          <w:sz w:val="24"/>
          <w:szCs w:val="24"/>
          <w:lang w:val="en-US"/>
        </w:rPr>
        <w:t xml:space="preserve"> which considers any species as descendant of </w:t>
      </w:r>
      <w:r w:rsidR="00157FA8">
        <w:rPr>
          <w:rFonts w:ascii="Times New Roman" w:hAnsi="Times New Roman" w:cs="Times New Roman"/>
          <w:sz w:val="24"/>
          <w:szCs w:val="24"/>
          <w:lang w:val="en-US"/>
        </w:rPr>
        <w:lastRenderedPageBreak/>
        <w:t xml:space="preserve">an ancestral lineage </w:t>
      </w:r>
      <w:commentRangeStart w:id="256"/>
      <w:commentRangeStart w:id="257"/>
      <w:r w:rsidR="00157FA8">
        <w:rPr>
          <w:rFonts w:ascii="Times New Roman" w:hAnsi="Times New Roman" w:cs="Times New Roman"/>
          <w:sz w:val="24"/>
          <w:szCs w:val="24"/>
          <w:lang w:val="en-US"/>
        </w:rPr>
        <w:t xml:space="preserve">and that possesses </w:t>
      </w:r>
      <w:ins w:id="258" w:author="Rachel" w:date="2023-09-06T23:22:00Z">
        <w:r w:rsidR="00F44B54">
          <w:rPr>
            <w:rFonts w:ascii="Times New Roman" w:hAnsi="Times New Roman" w:cs="Times New Roman"/>
            <w:sz w:val="24"/>
            <w:szCs w:val="24"/>
            <w:lang w:val="en-US"/>
          </w:rPr>
          <w:t xml:space="preserve">its </w:t>
        </w:r>
      </w:ins>
      <w:r w:rsidR="00157FA8">
        <w:rPr>
          <w:rFonts w:ascii="Times New Roman" w:hAnsi="Times New Roman" w:cs="Times New Roman"/>
          <w:sz w:val="24"/>
          <w:szCs w:val="24"/>
          <w:lang w:val="en-US"/>
        </w:rPr>
        <w:t>own evolutionary identity regarding other lineages</w:t>
      </w:r>
      <w:commentRangeEnd w:id="256"/>
      <w:r w:rsidR="00233287">
        <w:rPr>
          <w:rStyle w:val="CommentReference"/>
        </w:rPr>
        <w:commentReference w:id="256"/>
      </w:r>
      <w:commentRangeEnd w:id="257"/>
      <w:r w:rsidR="00F44B54">
        <w:rPr>
          <w:rStyle w:val="CommentReference"/>
        </w:rPr>
        <w:commentReference w:id="257"/>
      </w:r>
      <w:r w:rsidR="00157FA8">
        <w:rPr>
          <w:rFonts w:ascii="Times New Roman" w:hAnsi="Times New Roman" w:cs="Times New Roman"/>
          <w:sz w:val="24"/>
          <w:szCs w:val="24"/>
          <w:lang w:val="en-US"/>
        </w:rPr>
        <w:t xml:space="preserve"> </w:t>
      </w:r>
      <w:r w:rsidR="004A18C0">
        <w:rPr>
          <w:rFonts w:ascii="Times New Roman" w:hAnsi="Times New Roman" w:cs="Times New Roman"/>
          <w:sz w:val="24"/>
          <w:szCs w:val="24"/>
          <w:lang w:val="en-US"/>
        </w:rPr>
        <w:fldChar w:fldCharType="begin" w:fldLock="1"/>
      </w:r>
      <w:r w:rsidR="004A18C0">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concept","type":"article-journal","volume":"5"},"uris":["http://www.mendeley.com/documents/?uuid=191ebb9e-77a3-4c66-8f8e-a07cad6abbca"]}],"mendeley":{"formattedCitation":"(Simpson 1951)","plainTextFormattedCitation":"(Simpson 1951)","previouslyFormattedCitation":"(Simpson 1951)"},"properties":{"noteIndex":0},"schema":"https://github.com/citation-style-language/schema/raw/master/csl-citation.json"}</w:instrText>
      </w:r>
      <w:r w:rsidR="004A18C0">
        <w:rPr>
          <w:rFonts w:ascii="Times New Roman" w:hAnsi="Times New Roman" w:cs="Times New Roman"/>
          <w:sz w:val="24"/>
          <w:szCs w:val="24"/>
          <w:lang w:val="en-US"/>
        </w:rPr>
        <w:fldChar w:fldCharType="separate"/>
      </w:r>
      <w:r w:rsidR="004A18C0" w:rsidRPr="004A18C0">
        <w:rPr>
          <w:rFonts w:ascii="Times New Roman" w:hAnsi="Times New Roman" w:cs="Times New Roman"/>
          <w:noProof/>
          <w:sz w:val="24"/>
          <w:szCs w:val="24"/>
          <w:lang w:val="en-US"/>
        </w:rPr>
        <w:t>(Simpson 1951)</w:t>
      </w:r>
      <w:r w:rsidR="004A18C0">
        <w:rPr>
          <w:rFonts w:ascii="Times New Roman" w:hAnsi="Times New Roman" w:cs="Times New Roman"/>
          <w:sz w:val="24"/>
          <w:szCs w:val="24"/>
          <w:lang w:val="en-US"/>
        </w:rPr>
        <w:fldChar w:fldCharType="end"/>
      </w:r>
      <w:r w:rsidR="008C7301">
        <w:rPr>
          <w:rFonts w:ascii="Times New Roman" w:hAnsi="Times New Roman" w:cs="Times New Roman"/>
          <w:sz w:val="24"/>
          <w:szCs w:val="24"/>
          <w:lang w:val="en-US"/>
        </w:rPr>
        <w:t xml:space="preserve">. </w:t>
      </w:r>
      <w:ins w:id="259" w:author="Daniele Silvestro" w:date="2023-06-20T08:06:00Z">
        <w:r w:rsidR="00233287">
          <w:rPr>
            <w:rFonts w:ascii="Times New Roman" w:hAnsi="Times New Roman" w:cs="Times New Roman"/>
            <w:sz w:val="24"/>
            <w:szCs w:val="24"/>
            <w:lang w:val="en-US"/>
          </w:rPr>
          <w:t>A</w:t>
        </w:r>
      </w:ins>
      <w:ins w:id="260" w:author="Daniele Silvestro" w:date="2023-06-20T08:05:00Z">
        <w:r w:rsidR="00233287">
          <w:rPr>
            <w:rFonts w:ascii="Times New Roman" w:hAnsi="Times New Roman" w:cs="Times New Roman"/>
            <w:sz w:val="24"/>
            <w:szCs w:val="24"/>
            <w:lang w:val="en-US"/>
          </w:rPr>
          <w:t xml:space="preserve"> phylogenetic tree</w:t>
        </w:r>
      </w:ins>
      <w:ins w:id="261" w:author="Daniele Silvestro" w:date="2023-06-20T08:06:00Z">
        <w:r w:rsidR="00233287">
          <w:rPr>
            <w:rFonts w:ascii="Times New Roman" w:hAnsi="Times New Roman" w:cs="Times New Roman"/>
            <w:sz w:val="24"/>
            <w:szCs w:val="24"/>
            <w:lang w:val="en-US"/>
          </w:rPr>
          <w:t xml:space="preserve"> typically lacks in</w:t>
        </w:r>
      </w:ins>
      <w:ins w:id="262" w:author="Daniele Silvestro" w:date="2023-06-20T08:26:00Z">
        <w:r w:rsidR="00C56592">
          <w:rPr>
            <w:rFonts w:ascii="Times New Roman" w:hAnsi="Times New Roman" w:cs="Times New Roman"/>
            <w:sz w:val="24"/>
            <w:szCs w:val="24"/>
            <w:lang w:val="en-US"/>
          </w:rPr>
          <w:t xml:space="preserve">formation about the </w:t>
        </w:r>
      </w:ins>
      <w:ins w:id="263" w:author="Daniele Silvestro" w:date="2023-06-20T08:27:00Z">
        <w:r w:rsidR="00C56592">
          <w:rPr>
            <w:rFonts w:ascii="Times New Roman" w:hAnsi="Times New Roman" w:cs="Times New Roman"/>
            <w:sz w:val="24"/>
            <w:szCs w:val="24"/>
            <w:lang w:val="en-US"/>
          </w:rPr>
          <w:t xml:space="preserve">which of the two descendent branches is </w:t>
        </w:r>
      </w:ins>
      <w:ins w:id="264" w:author="Daniele Silvestro" w:date="2023-06-20T08:28:00Z">
        <w:r w:rsidR="00C56592">
          <w:rPr>
            <w:rFonts w:ascii="Times New Roman" w:hAnsi="Times New Roman" w:cs="Times New Roman"/>
            <w:sz w:val="24"/>
            <w:szCs w:val="24"/>
            <w:lang w:val="en-US"/>
          </w:rPr>
          <w:t xml:space="preserve">the new species after a speciation event [but see </w:t>
        </w:r>
        <w:commentRangeStart w:id="265"/>
        <w:r w:rsidR="00C56592">
          <w:rPr>
            <w:rFonts w:ascii="Times New Roman" w:hAnsi="Times New Roman" w:cs="Times New Roman"/>
            <w:sz w:val="24"/>
            <w:szCs w:val="24"/>
            <w:lang w:val="en-US"/>
          </w:rPr>
          <w:t>ref</w:t>
        </w:r>
        <w:commentRangeEnd w:id="265"/>
        <w:r w:rsidR="00C56592">
          <w:rPr>
            <w:rStyle w:val="CommentReference"/>
          </w:rPr>
          <w:commentReference w:id="265"/>
        </w:r>
        <w:r w:rsidR="00C56592">
          <w:rPr>
            <w:rFonts w:ascii="Times New Roman" w:hAnsi="Times New Roman" w:cs="Times New Roman"/>
            <w:sz w:val="24"/>
            <w:szCs w:val="24"/>
            <w:lang w:val="en-US"/>
          </w:rPr>
          <w:t xml:space="preserve">]. </w:t>
        </w:r>
      </w:ins>
      <w:commentRangeStart w:id="266"/>
      <w:r w:rsidR="008C7301">
        <w:rPr>
          <w:rFonts w:ascii="Times New Roman" w:hAnsi="Times New Roman" w:cs="Times New Roman"/>
          <w:sz w:val="24"/>
          <w:szCs w:val="24"/>
          <w:lang w:val="en-US"/>
        </w:rPr>
        <w:t>In the case of budding speciation, the phylogenetic age for the ancestral species would be an underestimation of its true age because a phylogeny alone does not reveal which is the ancestral lineage of two sister species. Also, due to incomplete fossil or extant species sampling, phylogenetic age can overestimate true age, given that recent species</w:t>
      </w:r>
      <w:r w:rsidR="004A18C0">
        <w:rPr>
          <w:rFonts w:ascii="Times New Roman" w:hAnsi="Times New Roman" w:cs="Times New Roman"/>
          <w:sz w:val="24"/>
          <w:szCs w:val="24"/>
          <w:lang w:val="en-US"/>
        </w:rPr>
        <w:t xml:space="preserve">, if the ancestral species is missing, could seem older than they genuinely are. </w:t>
      </w:r>
      <w:r w:rsidR="008C7301">
        <w:rPr>
          <w:rFonts w:ascii="Times New Roman" w:hAnsi="Times New Roman" w:cs="Times New Roman"/>
          <w:sz w:val="24"/>
          <w:szCs w:val="24"/>
          <w:lang w:val="en-US"/>
        </w:rPr>
        <w:t xml:space="preserve"> </w:t>
      </w:r>
      <w:commentRangeEnd w:id="266"/>
      <w:r w:rsidR="00C56592">
        <w:rPr>
          <w:rStyle w:val="CommentReference"/>
        </w:rPr>
        <w:commentReference w:id="266"/>
      </w:r>
    </w:p>
    <w:p w14:paraId="3C0EC007" w14:textId="38AA5820" w:rsidR="00157FA8" w:rsidRDefault="00157FA8">
      <w:pPr>
        <w:spacing w:after="0" w:line="360" w:lineRule="auto"/>
        <w:ind w:firstLine="708"/>
        <w:jc w:val="both"/>
        <w:rPr>
          <w:rFonts w:ascii="Times New Roman" w:hAnsi="Times New Roman" w:cs="Times New Roman"/>
          <w:sz w:val="24"/>
          <w:szCs w:val="24"/>
          <w:lang w:val="en-US"/>
        </w:rPr>
        <w:pPrChange w:id="267" w:author="Daniele Silvestro" w:date="2023-06-20T08:39:00Z">
          <w:pPr>
            <w:spacing w:after="0" w:line="360" w:lineRule="auto"/>
            <w:ind w:firstLine="709"/>
            <w:jc w:val="both"/>
          </w:pPr>
        </w:pPrChange>
      </w:pPr>
      <w:r>
        <w:rPr>
          <w:rFonts w:ascii="Times New Roman" w:hAnsi="Times New Roman" w:cs="Times New Roman"/>
          <w:sz w:val="24"/>
          <w:szCs w:val="24"/>
          <w:lang w:val="en-US"/>
        </w:rPr>
        <w:t xml:space="preserve">Anagenetic speciation </w:t>
      </w:r>
      <w:del w:id="268" w:author="Daniele Silvestro" w:date="2023-06-20T08:31:00Z">
        <w:r w:rsidDel="00C56592">
          <w:rPr>
            <w:rFonts w:ascii="Times New Roman" w:hAnsi="Times New Roman" w:cs="Times New Roman"/>
            <w:sz w:val="24"/>
            <w:szCs w:val="24"/>
            <w:lang w:val="en-US"/>
          </w:rPr>
          <w:delText>is a diversification event where one species arises</w:delText>
        </w:r>
        <w:r w:rsidR="00C567B5" w:rsidDel="00C56592">
          <w:rPr>
            <w:rFonts w:ascii="Times New Roman" w:hAnsi="Times New Roman" w:cs="Times New Roman"/>
            <w:sz w:val="24"/>
            <w:szCs w:val="24"/>
            <w:lang w:val="en-US"/>
          </w:rPr>
          <w:delText>,</w:delText>
        </w:r>
        <w:r w:rsidDel="00C56592">
          <w:rPr>
            <w:rFonts w:ascii="Times New Roman" w:hAnsi="Times New Roman" w:cs="Times New Roman"/>
            <w:sz w:val="24"/>
            <w:szCs w:val="24"/>
            <w:lang w:val="en-US"/>
          </w:rPr>
          <w:delText xml:space="preserve"> replacing the ancestral species; it is not </w:delText>
        </w:r>
        <w:r w:rsidR="00C567B5" w:rsidDel="00C56592">
          <w:rPr>
            <w:rFonts w:ascii="Times New Roman" w:hAnsi="Times New Roman" w:cs="Times New Roman"/>
            <w:sz w:val="24"/>
            <w:szCs w:val="24"/>
            <w:lang w:val="en-US"/>
          </w:rPr>
          <w:delText>relat</w:delText>
        </w:r>
        <w:r w:rsidDel="00C56592">
          <w:rPr>
            <w:rFonts w:ascii="Times New Roman" w:hAnsi="Times New Roman" w:cs="Times New Roman"/>
            <w:sz w:val="24"/>
            <w:szCs w:val="24"/>
            <w:lang w:val="en-US"/>
          </w:rPr>
          <w:delText xml:space="preserve">ed </w:delText>
        </w:r>
        <w:r w:rsidR="00C567B5" w:rsidDel="00C56592">
          <w:rPr>
            <w:rFonts w:ascii="Times New Roman" w:hAnsi="Times New Roman" w:cs="Times New Roman"/>
            <w:sz w:val="24"/>
            <w:szCs w:val="24"/>
            <w:lang w:val="en-US"/>
          </w:rPr>
          <w:delText>with</w:delText>
        </w:r>
        <w:r w:rsidDel="00C56592">
          <w:rPr>
            <w:rFonts w:ascii="Times New Roman" w:hAnsi="Times New Roman" w:cs="Times New Roman"/>
            <w:sz w:val="24"/>
            <w:szCs w:val="24"/>
            <w:lang w:val="en-US"/>
          </w:rPr>
          <w:delText xml:space="preserve"> any particular geographical mode of speciation</w:delText>
        </w:r>
      </w:del>
      <w:ins w:id="269" w:author="Daniele Silvestro" w:date="2023-06-20T08:31:00Z">
        <w:r w:rsidR="00C56592">
          <w:rPr>
            <w:rFonts w:ascii="Times New Roman" w:hAnsi="Times New Roman" w:cs="Times New Roman"/>
            <w:sz w:val="24"/>
            <w:szCs w:val="24"/>
            <w:lang w:val="en-US"/>
          </w:rPr>
          <w:t xml:space="preserve">is not associated with a branching event but </w:t>
        </w:r>
      </w:ins>
      <w:ins w:id="270" w:author="Daniele Silvestro" w:date="2023-06-20T08:32:00Z">
        <w:r w:rsidR="00C56592">
          <w:rPr>
            <w:rFonts w:ascii="Times New Roman" w:hAnsi="Times New Roman" w:cs="Times New Roman"/>
            <w:sz w:val="24"/>
            <w:szCs w:val="24"/>
            <w:lang w:val="en-US"/>
          </w:rPr>
          <w:t xml:space="preserve">can be </w:t>
        </w:r>
      </w:ins>
      <w:ins w:id="271" w:author="Daniele Silvestro" w:date="2023-06-20T08:36:00Z">
        <w:r w:rsidR="00477A60">
          <w:rPr>
            <w:rFonts w:ascii="Times New Roman" w:hAnsi="Times New Roman" w:cs="Times New Roman"/>
            <w:sz w:val="24"/>
            <w:szCs w:val="24"/>
            <w:lang w:val="en-US"/>
          </w:rPr>
          <w:t>used to describe</w:t>
        </w:r>
      </w:ins>
      <w:ins w:id="272" w:author="Daniele Silvestro" w:date="2023-06-20T08:37:00Z">
        <w:r w:rsidR="00477A60">
          <w:rPr>
            <w:rFonts w:ascii="Times New Roman" w:hAnsi="Times New Roman" w:cs="Times New Roman"/>
            <w:sz w:val="24"/>
            <w:szCs w:val="24"/>
            <w:lang w:val="en-US"/>
          </w:rPr>
          <w:t xml:space="preserve"> different species (or morphospecies </w:t>
        </w:r>
        <w:r w:rsidR="00477A60">
          <w:rPr>
            <w:rFonts w:ascii="Times New Roman" w:hAnsi="Times New Roman" w:cs="Times New Roman"/>
            <w:sz w:val="24"/>
            <w:szCs w:val="24"/>
            <w:lang w:val="en-US"/>
          </w:rPr>
          <w:fldChar w:fldCharType="begin" w:fldLock="1"/>
        </w:r>
        <w:r w:rsidR="00477A60">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and Patiño 2018)"},"properties":{"noteIndex":0},"schema":"https://github.com/citation-style-language/schema/raw/master/csl-citation.json"}</w:instrText>
        </w:r>
        <w:r w:rsidR="00477A60">
          <w:rPr>
            <w:rFonts w:ascii="Times New Roman" w:hAnsi="Times New Roman" w:cs="Times New Roman"/>
            <w:sz w:val="24"/>
            <w:szCs w:val="24"/>
            <w:lang w:val="en-US"/>
          </w:rPr>
          <w:fldChar w:fldCharType="separate"/>
        </w:r>
        <w:r w:rsidR="00477A60" w:rsidRPr="00D63C5C">
          <w:rPr>
            <w:rFonts w:ascii="Times New Roman" w:hAnsi="Times New Roman" w:cs="Times New Roman"/>
            <w:noProof/>
            <w:sz w:val="24"/>
            <w:szCs w:val="24"/>
            <w:lang w:val="en-US"/>
          </w:rPr>
          <w:t>(Emerson &amp; Patiño 2018)</w:t>
        </w:r>
        <w:r w:rsidR="00477A60">
          <w:rPr>
            <w:rFonts w:ascii="Times New Roman" w:hAnsi="Times New Roman" w:cs="Times New Roman"/>
            <w:sz w:val="24"/>
            <w:szCs w:val="24"/>
            <w:lang w:val="en-US"/>
          </w:rPr>
          <w:fldChar w:fldCharType="end"/>
        </w:r>
        <w:r w:rsidR="00477A60">
          <w:rPr>
            <w:rFonts w:ascii="Times New Roman" w:hAnsi="Times New Roman" w:cs="Times New Roman"/>
            <w:sz w:val="24"/>
            <w:szCs w:val="24"/>
            <w:lang w:val="en-US"/>
          </w:rPr>
          <w:t>)</w:t>
        </w:r>
      </w:ins>
      <w:ins w:id="273" w:author="Daniele Silvestro" w:date="2023-06-20T08:32:00Z">
        <w:r w:rsidR="00C56592">
          <w:rPr>
            <w:rFonts w:ascii="Times New Roman" w:hAnsi="Times New Roman" w:cs="Times New Roman"/>
            <w:sz w:val="24"/>
            <w:szCs w:val="24"/>
            <w:lang w:val="en-US"/>
          </w:rPr>
          <w:t xml:space="preserve"> </w:t>
        </w:r>
      </w:ins>
      <w:ins w:id="274" w:author="Daniele Silvestro" w:date="2023-06-20T08:37:00Z">
        <w:r w:rsidR="00477A60">
          <w:rPr>
            <w:rFonts w:ascii="Times New Roman" w:hAnsi="Times New Roman" w:cs="Times New Roman"/>
            <w:sz w:val="24"/>
            <w:szCs w:val="24"/>
            <w:lang w:val="en-US"/>
          </w:rPr>
          <w:t xml:space="preserve">delimited by </w:t>
        </w:r>
      </w:ins>
      <w:ins w:id="275" w:author="Daniele Silvestro" w:date="2023-06-20T08:32:00Z">
        <w:r w:rsidR="00C56592">
          <w:rPr>
            <w:rFonts w:ascii="Times New Roman" w:hAnsi="Times New Roman" w:cs="Times New Roman"/>
            <w:sz w:val="24"/>
            <w:szCs w:val="24"/>
            <w:lang w:val="en-US"/>
          </w:rPr>
          <w:t xml:space="preserve"> substantial </w:t>
        </w:r>
      </w:ins>
      <w:ins w:id="276" w:author="Daniele Silvestro" w:date="2023-06-20T08:34:00Z">
        <w:r w:rsidR="00C56592">
          <w:rPr>
            <w:rFonts w:ascii="Times New Roman" w:hAnsi="Times New Roman" w:cs="Times New Roman"/>
            <w:sz w:val="24"/>
            <w:szCs w:val="24"/>
            <w:lang w:val="en-US"/>
          </w:rPr>
          <w:t xml:space="preserve">phenotypic </w:t>
        </w:r>
      </w:ins>
      <w:ins w:id="277" w:author="Daniele Silvestro" w:date="2023-06-20T08:32:00Z">
        <w:r w:rsidR="00C56592">
          <w:rPr>
            <w:rFonts w:ascii="Times New Roman" w:hAnsi="Times New Roman" w:cs="Times New Roman"/>
            <w:sz w:val="24"/>
            <w:szCs w:val="24"/>
            <w:lang w:val="en-US"/>
          </w:rPr>
          <w:t xml:space="preserve">change </w:t>
        </w:r>
      </w:ins>
      <w:ins w:id="278" w:author="Daniele Silvestro" w:date="2023-06-20T08:34:00Z">
        <w:r w:rsidR="00C56592">
          <w:rPr>
            <w:rFonts w:ascii="Times New Roman" w:hAnsi="Times New Roman" w:cs="Times New Roman"/>
            <w:sz w:val="24"/>
            <w:szCs w:val="24"/>
            <w:lang w:val="en-US"/>
          </w:rPr>
          <w:t xml:space="preserve">occurring along a lineage </w:t>
        </w:r>
      </w:ins>
      <w:del w:id="279" w:author="Daniele Silvestro" w:date="2023-06-20T08:34:00Z">
        <w:r w:rsidR="00797E0D" w:rsidDel="00C56592">
          <w:rPr>
            <w:rFonts w:ascii="Times New Roman" w:hAnsi="Times New Roman" w:cs="Times New Roman"/>
            <w:sz w:val="24"/>
            <w:szCs w:val="24"/>
            <w:lang w:val="en-US"/>
          </w:rPr>
          <w:delText xml:space="preserve"> </w:delText>
        </w:r>
      </w:del>
      <w:r w:rsidR="00797E0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&lt;i&gt;et al.&lt;/i&gt; 1999)","plainTextFormattedCitation":"(Roopnarine et al. 1999)","previouslyFormattedCitation":"(Roopnarine et al. 1999)"},"properties":{"noteIndex":0},"schema":"https://github.com/citation-style-language/schema/raw/master/csl-citation.json"}</w:instrText>
      </w:r>
      <w:r w:rsidR="00797E0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(Roopnarine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1999)</w:t>
      </w:r>
      <w:r w:rsidR="00797E0D">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C567B5">
        <w:rPr>
          <w:rFonts w:ascii="Times New Roman" w:hAnsi="Times New Roman" w:cs="Times New Roman"/>
          <w:sz w:val="24"/>
          <w:szCs w:val="24"/>
          <w:lang w:val="en-US"/>
        </w:rPr>
        <w:t xml:space="preserve"> </w:t>
      </w:r>
      <w:commentRangeStart w:id="280"/>
      <w:del w:id="281" w:author="Daniele Silvestro" w:date="2023-06-20T08:38:00Z">
        <w:r w:rsidR="00C567B5" w:rsidDel="00477A60">
          <w:rPr>
            <w:rFonts w:ascii="Times New Roman" w:hAnsi="Times New Roman" w:cs="Times New Roman"/>
            <w:sz w:val="24"/>
            <w:szCs w:val="24"/>
            <w:lang w:val="en-US"/>
          </w:rPr>
          <w:delText>This process suggests phenotypic change and not speciation per se; thus, it is associated with the</w:delText>
        </w:r>
      </w:del>
      <w:del w:id="282" w:author="Daniele Silvestro" w:date="2023-06-20T08:37:00Z">
        <w:r w:rsidR="00C567B5" w:rsidDel="00477A60">
          <w:rPr>
            <w:rFonts w:ascii="Times New Roman" w:hAnsi="Times New Roman" w:cs="Times New Roman"/>
            <w:sz w:val="24"/>
            <w:szCs w:val="24"/>
            <w:lang w:val="en-US"/>
          </w:rPr>
          <w:delText xml:space="preserve"> morphospecies concept</w:delText>
        </w:r>
        <w:r w:rsidR="00797E0D" w:rsidDel="00477A60">
          <w:rPr>
            <w:rFonts w:ascii="Times New Roman" w:hAnsi="Times New Roman" w:cs="Times New Roman"/>
            <w:sz w:val="24"/>
            <w:szCs w:val="24"/>
            <w:lang w:val="en-US"/>
          </w:rPr>
          <w:delText xml:space="preserve"> </w:delText>
        </w:r>
        <w:r w:rsidR="00797E0D" w:rsidDel="00477A60">
          <w:rPr>
            <w:rFonts w:ascii="Times New Roman" w:hAnsi="Times New Roman" w:cs="Times New Roman"/>
            <w:sz w:val="24"/>
            <w:szCs w:val="24"/>
            <w:lang w:val="en-US"/>
          </w:rPr>
          <w:fldChar w:fldCharType="begin" w:fldLock="1"/>
        </w:r>
        <w:r w:rsidR="00D63C5C" w:rsidDel="00477A60">
          <w:rPr>
            <w:rFonts w:ascii="Times New Roman" w:hAnsi="Times New Roman" w:cs="Times New Roman"/>
            <w:sz w:val="24"/>
            <w:szCs w:val="24"/>
            <w:lang w:val="en-US"/>
          </w:rPr>
          <w:del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and Patiño 2018)"},"properties":{"noteIndex":0},"schema":"https://github.com/citation-style-language/schema/raw/master/csl-citation.json"}</w:delInstrText>
        </w:r>
        <w:r w:rsidR="00797E0D" w:rsidDel="00477A60">
          <w:rPr>
            <w:rFonts w:ascii="Times New Roman" w:hAnsi="Times New Roman" w:cs="Times New Roman"/>
            <w:sz w:val="24"/>
            <w:szCs w:val="24"/>
            <w:lang w:val="en-US"/>
          </w:rPr>
          <w:fldChar w:fldCharType="separate"/>
        </w:r>
        <w:r w:rsidR="00D63C5C" w:rsidRPr="00D63C5C" w:rsidDel="00477A60">
          <w:rPr>
            <w:rFonts w:ascii="Times New Roman" w:hAnsi="Times New Roman" w:cs="Times New Roman"/>
            <w:noProof/>
            <w:sz w:val="24"/>
            <w:szCs w:val="24"/>
            <w:lang w:val="en-US"/>
          </w:rPr>
          <w:delText>(Emerson &amp; Patiño 2018)</w:delText>
        </w:r>
        <w:r w:rsidR="00797E0D" w:rsidDel="00477A60">
          <w:rPr>
            <w:rFonts w:ascii="Times New Roman" w:hAnsi="Times New Roman" w:cs="Times New Roman"/>
            <w:sz w:val="24"/>
            <w:szCs w:val="24"/>
            <w:lang w:val="en-US"/>
          </w:rPr>
          <w:fldChar w:fldCharType="end"/>
        </w:r>
      </w:del>
      <w:del w:id="283" w:author="Daniele Silvestro" w:date="2023-06-20T08:38:00Z">
        <w:r w:rsidR="00C567B5" w:rsidDel="00477A60">
          <w:rPr>
            <w:rFonts w:ascii="Times New Roman" w:hAnsi="Times New Roman" w:cs="Times New Roman"/>
            <w:sz w:val="24"/>
            <w:szCs w:val="24"/>
            <w:lang w:val="en-US"/>
          </w:rPr>
          <w:delText>.</w:delText>
        </w:r>
        <w:r w:rsidR="00797E0D" w:rsidDel="00477A60">
          <w:rPr>
            <w:rFonts w:ascii="Times New Roman" w:hAnsi="Times New Roman" w:cs="Times New Roman"/>
            <w:sz w:val="24"/>
            <w:szCs w:val="24"/>
            <w:lang w:val="en-US"/>
          </w:rPr>
          <w:delText xml:space="preserve"> </w:delText>
        </w:r>
      </w:del>
      <w:r w:rsidR="00797E0D">
        <w:rPr>
          <w:rFonts w:ascii="Times New Roman" w:hAnsi="Times New Roman" w:cs="Times New Roman"/>
          <w:sz w:val="24"/>
          <w:szCs w:val="24"/>
          <w:lang w:val="en-US"/>
        </w:rPr>
        <w:t>For anagenetic speciation, the phylogenetic age always overestimates the true age, given that the ancestral and new species branches are fused</w:t>
      </w:r>
      <w:r w:rsidR="00095E08">
        <w:rPr>
          <w:rFonts w:ascii="Times New Roman" w:hAnsi="Times New Roman" w:cs="Times New Roman"/>
          <w:sz w:val="24"/>
          <w:szCs w:val="24"/>
          <w:lang w:val="en-US"/>
        </w:rPr>
        <w:t xml:space="preserve"> in the phylogeny.</w:t>
      </w:r>
      <w:commentRangeEnd w:id="280"/>
      <w:r w:rsidR="00477A60">
        <w:rPr>
          <w:rStyle w:val="CommentReference"/>
        </w:rPr>
        <w:commentReference w:id="280"/>
      </w:r>
      <w:r w:rsidR="00095E08">
        <w:rPr>
          <w:rFonts w:ascii="Times New Roman" w:hAnsi="Times New Roman" w:cs="Times New Roman"/>
          <w:sz w:val="24"/>
          <w:szCs w:val="24"/>
          <w:lang w:val="en-US"/>
        </w:rPr>
        <w:t xml:space="preserve"> </w:t>
      </w:r>
    </w:p>
    <w:p w14:paraId="6A43C6B5" w14:textId="4AD4AE7F" w:rsidR="00F336FF" w:rsidRDefault="00477A60" w:rsidP="00477A60">
      <w:pPr>
        <w:spacing w:after="0" w:line="360" w:lineRule="auto"/>
        <w:ind w:firstLine="709"/>
        <w:jc w:val="both"/>
        <w:rPr>
          <w:rFonts w:ascii="Times New Roman" w:hAnsi="Times New Roman" w:cs="Times New Roman"/>
          <w:sz w:val="24"/>
          <w:szCs w:val="24"/>
          <w:lang w:val="en-US"/>
        </w:rPr>
      </w:pPr>
      <w:ins w:id="284" w:author="Daniele Silvestro" w:date="2023-06-20T08:41:00Z">
        <w:r>
          <w:rPr>
            <w:rFonts w:ascii="Times New Roman" w:hAnsi="Times New Roman" w:cs="Times New Roman"/>
            <w:sz w:val="24"/>
            <w:szCs w:val="24"/>
            <w:lang w:val="en-US"/>
          </w:rPr>
          <w:t>Here we use simulations to quantify the predictabili</w:t>
        </w:r>
      </w:ins>
      <w:ins w:id="285" w:author="Daniele Silvestro" w:date="2023-06-20T08:42:00Z">
        <w:r>
          <w:rPr>
            <w:rFonts w:ascii="Times New Roman" w:hAnsi="Times New Roman" w:cs="Times New Roman"/>
            <w:sz w:val="24"/>
            <w:szCs w:val="24"/>
            <w:lang w:val="en-US"/>
          </w:rPr>
          <w:t xml:space="preserve">ty of species age from phylogenetic trees of extant taxa, under different diversification scenarios. </w:t>
        </w:r>
      </w:ins>
      <w:del w:id="286" w:author="Daniele Silvestro" w:date="2023-06-20T08:42:00Z">
        <w:r w:rsidR="00F336FF" w:rsidRPr="00F336FF" w:rsidDel="00477A60">
          <w:rPr>
            <w:rFonts w:ascii="Times New Roman" w:hAnsi="Times New Roman" w:cs="Times New Roman"/>
            <w:sz w:val="24"/>
            <w:szCs w:val="24"/>
            <w:lang w:val="en-US"/>
          </w:rPr>
          <w:delText xml:space="preserve">While </w:delText>
        </w:r>
      </w:del>
      <w:ins w:id="287" w:author="Daniele Silvestro" w:date="2023-06-20T08:42:00Z">
        <w:r>
          <w:rPr>
            <w:rFonts w:ascii="Times New Roman" w:hAnsi="Times New Roman" w:cs="Times New Roman"/>
            <w:sz w:val="24"/>
            <w:szCs w:val="24"/>
            <w:lang w:val="en-US"/>
          </w:rPr>
          <w:t>Si</w:t>
        </w:r>
      </w:ins>
      <w:ins w:id="288" w:author="Daniele Silvestro" w:date="2023-06-20T08:43:00Z">
        <w:r>
          <w:rPr>
            <w:rFonts w:ascii="Times New Roman" w:hAnsi="Times New Roman" w:cs="Times New Roman"/>
            <w:sz w:val="24"/>
            <w:szCs w:val="24"/>
            <w:lang w:val="en-US"/>
          </w:rPr>
          <w:t>nce</w:t>
        </w:r>
      </w:ins>
      <w:ins w:id="289" w:author="Daniele Silvestro" w:date="2023-06-20T08:42:00Z">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the </w:t>
      </w:r>
      <w:ins w:id="290" w:author="Daniele Silvestro" w:date="2023-06-20T08:43:00Z">
        <w:r>
          <w:rPr>
            <w:rFonts w:ascii="Times New Roman" w:hAnsi="Times New Roman" w:cs="Times New Roman"/>
            <w:sz w:val="24"/>
            <w:szCs w:val="24"/>
            <w:lang w:val="en-US"/>
          </w:rPr>
          <w:t xml:space="preserve">potential </w:t>
        </w:r>
      </w:ins>
      <w:r w:rsidR="00F336FF" w:rsidRPr="00F336FF">
        <w:rPr>
          <w:rFonts w:ascii="Times New Roman" w:hAnsi="Times New Roman" w:cs="Times New Roman"/>
          <w:sz w:val="24"/>
          <w:szCs w:val="24"/>
          <w:lang w:val="en-US"/>
        </w:rPr>
        <w:t>effect</w:t>
      </w:r>
      <w:ins w:id="291" w:author="Daniele Silvestro" w:date="2023-06-20T08:43:00Z">
        <w:r>
          <w:rPr>
            <w:rFonts w:ascii="Times New Roman" w:hAnsi="Times New Roman" w:cs="Times New Roman"/>
            <w:sz w:val="24"/>
            <w:szCs w:val="24"/>
            <w:lang w:val="en-US"/>
          </w:rPr>
          <w:t>s</w:t>
        </w:r>
      </w:ins>
      <w:r w:rsidR="00F336FF" w:rsidRPr="00F336FF">
        <w:rPr>
          <w:rFonts w:ascii="Times New Roman" w:hAnsi="Times New Roman" w:cs="Times New Roman"/>
          <w:sz w:val="24"/>
          <w:szCs w:val="24"/>
          <w:lang w:val="en-US"/>
        </w:rPr>
        <w:t xml:space="preserve"> of incomplete taxon sampling </w:t>
      </w:r>
      <w:del w:id="292" w:author="Daniele Silvestro" w:date="2023-06-20T08:43:00Z">
        <w:r w:rsidR="00F336FF" w:rsidRPr="00F336FF" w:rsidDel="00477A60">
          <w:rPr>
            <w:rFonts w:ascii="Times New Roman" w:hAnsi="Times New Roman" w:cs="Times New Roman"/>
            <w:sz w:val="24"/>
            <w:szCs w:val="24"/>
            <w:lang w:val="en-US"/>
          </w:rPr>
          <w:delText xml:space="preserve">is </w:delText>
        </w:r>
      </w:del>
      <w:ins w:id="293" w:author="Daniele Silvestro" w:date="2023-06-20T08:43:00Z">
        <w:r>
          <w:rPr>
            <w:rFonts w:ascii="Times New Roman" w:hAnsi="Times New Roman" w:cs="Times New Roman"/>
            <w:sz w:val="24"/>
            <w:szCs w:val="24"/>
            <w:lang w:val="en-US"/>
          </w:rPr>
          <w:t>are</w:t>
        </w:r>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mitigated by the ever-growing </w:t>
      </w:r>
      <w:del w:id="294" w:author="Daniele Silvestro" w:date="2023-06-20T08:43:00Z">
        <w:r w:rsidR="00F336FF" w:rsidRPr="00F336FF" w:rsidDel="00477A60">
          <w:rPr>
            <w:rFonts w:ascii="Times New Roman" w:hAnsi="Times New Roman" w:cs="Times New Roman"/>
            <w:sz w:val="24"/>
            <w:szCs w:val="24"/>
            <w:lang w:val="en-US"/>
          </w:rPr>
          <w:delText xml:space="preserve">phylogenies </w:delText>
        </w:r>
      </w:del>
      <w:ins w:id="295" w:author="Daniele Silvestro" w:date="2023-06-20T08:43:00Z">
        <w:r>
          <w:rPr>
            <w:rFonts w:ascii="Times New Roman" w:hAnsi="Times New Roman" w:cs="Times New Roman"/>
            <w:sz w:val="24"/>
            <w:szCs w:val="24"/>
            <w:lang w:val="en-US"/>
          </w:rPr>
          <w:t xml:space="preserve">taxonomic coverage of </w:t>
        </w:r>
      </w:ins>
      <w:ins w:id="296" w:author="Daniele Silvestro" w:date="2023-06-20T08:44:00Z">
        <w:r>
          <w:rPr>
            <w:rFonts w:ascii="Times New Roman" w:hAnsi="Times New Roman" w:cs="Times New Roman"/>
            <w:sz w:val="24"/>
            <w:szCs w:val="24"/>
            <w:lang w:val="en-US"/>
          </w:rPr>
          <w:t>phylogenetic research</w:t>
        </w:r>
      </w:ins>
      <w:ins w:id="297" w:author="Daniele Silvestro" w:date="2023-06-20T08:43:00Z">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and advances in augmenting trees </w:t>
      </w:r>
      <w:del w:id="298" w:author="Daniele Silvestro" w:date="2023-06-20T08:44:00Z">
        <w:r w:rsidR="00F336FF" w:rsidRPr="00F336FF" w:rsidDel="00477A60">
          <w:rPr>
            <w:rFonts w:ascii="Times New Roman" w:hAnsi="Times New Roman" w:cs="Times New Roman"/>
            <w:sz w:val="24"/>
            <w:szCs w:val="24"/>
            <w:lang w:val="en-US"/>
          </w:rPr>
          <w:delText xml:space="preserve">by </w:delText>
        </w:r>
      </w:del>
      <w:ins w:id="299" w:author="Daniele Silvestro" w:date="2023-06-20T08:44:00Z">
        <w:r>
          <w:rPr>
            <w:rFonts w:ascii="Times New Roman" w:hAnsi="Times New Roman" w:cs="Times New Roman"/>
            <w:sz w:val="24"/>
            <w:szCs w:val="24"/>
            <w:lang w:val="en-US"/>
          </w:rPr>
          <w:t>with the</w:t>
        </w:r>
        <w:r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missing species </w:t>
      </w:r>
      <w:r w:rsidR="00F336FF" w:rsidRPr="00095E08">
        <w:rPr>
          <w:rFonts w:ascii="Times New Roman" w:hAnsi="Times New Roman" w:cs="Times New Roman"/>
          <w:sz w:val="24"/>
          <w:szCs w:val="24"/>
          <w:lang w:val="en-US"/>
        </w:rPr>
        <w:t>(e.g.,</w:t>
      </w:r>
      <w:r w:rsidR="00F336FF">
        <w:rPr>
          <w:rFonts w:ascii="Times New Roman" w:hAnsi="Times New Roman" w:cs="Times New Roman"/>
          <w:sz w:val="24"/>
          <w:szCs w:val="24"/>
          <w:lang w:val="en-US"/>
        </w:rPr>
        <w:t xml:space="preserve"> </w:t>
      </w:r>
      <w:r w:rsidR="00F336F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Solutions","type":"article-journal","volume":"69"},"uris":["http://www.mendeley.com/documents/?uuid=ac62067c-67fd-48b4-9f00-40a5b9d53872"]}],"mendeley":{"formattedCitation":"(Thomas &lt;i&gt;et al.&lt;/i&gt; 2013, Chang &lt;i&gt;et al.&lt;/i&gt; 2020)","manualFormatting":"Chang et al. 2020; Thomas et al. 2013)","plainTextFormattedCitation":"(Thomas et al. 2013, Chang et al. 2020)","previouslyFormattedCitation":"(Chang et al. 2020; Thomas et al. 2013)"},"properties":{"noteIndex":0},"schema":"https://github.com/citation-style-language/schema/raw/master/csl-citation.json"}</w:instrText>
      </w:r>
      <w:r w:rsidR="00F336FF">
        <w:rPr>
          <w:rFonts w:ascii="Times New Roman" w:hAnsi="Times New Roman" w:cs="Times New Roman"/>
          <w:sz w:val="24"/>
          <w:szCs w:val="24"/>
          <w:lang w:val="en-US"/>
        </w:rPr>
        <w:fldChar w:fldCharType="separate"/>
      </w:r>
      <w:r w:rsidR="00F336FF" w:rsidRPr="00431AE9">
        <w:rPr>
          <w:rFonts w:ascii="Times New Roman" w:hAnsi="Times New Roman" w:cs="Times New Roman"/>
          <w:noProof/>
          <w:sz w:val="24"/>
          <w:szCs w:val="24"/>
          <w:lang w:val="en-US"/>
        </w:rPr>
        <w:t>Chang et al. 2020; Thomas et al. 2013)</w:t>
      </w:r>
      <w:r w:rsidR="00F336FF">
        <w:rPr>
          <w:rFonts w:ascii="Times New Roman" w:hAnsi="Times New Roman" w:cs="Times New Roman"/>
          <w:sz w:val="24"/>
          <w:szCs w:val="24"/>
          <w:lang w:val="en-US"/>
        </w:rPr>
        <w:fldChar w:fldCharType="end"/>
      </w:r>
      <w:r w:rsidR="00F336FF" w:rsidRPr="00F336FF">
        <w:rPr>
          <w:rFonts w:ascii="Times New Roman" w:hAnsi="Times New Roman" w:cs="Times New Roman"/>
          <w:sz w:val="24"/>
          <w:szCs w:val="24"/>
          <w:lang w:val="en-US"/>
        </w:rPr>
        <w:t xml:space="preserve">, </w:t>
      </w:r>
      <w:del w:id="300" w:author="Daniele Silvestro" w:date="2023-06-20T08:44:00Z">
        <w:r w:rsidR="00F336FF" w:rsidRPr="00F336FF" w:rsidDel="00477A60">
          <w:rPr>
            <w:rFonts w:ascii="Times New Roman" w:hAnsi="Times New Roman" w:cs="Times New Roman"/>
            <w:sz w:val="24"/>
            <w:szCs w:val="24"/>
            <w:lang w:val="en-US"/>
          </w:rPr>
          <w:delText>there are significant issues regarding tracking down most of the extinct species and revealing the predominant speciation mode in phylogenies. This paper focuses on the latter two</w:delText>
        </w:r>
      </w:del>
      <w:ins w:id="301" w:author="Daniele Silvestro" w:date="2023-06-20T08:44:00Z">
        <w:r>
          <w:rPr>
            <w:rFonts w:ascii="Times New Roman" w:hAnsi="Times New Roman" w:cs="Times New Roman"/>
            <w:sz w:val="24"/>
            <w:szCs w:val="24"/>
            <w:lang w:val="en-US"/>
          </w:rPr>
          <w:t xml:space="preserve">here we focus on the effects of extinction and speciation modes on our </w:t>
        </w:r>
      </w:ins>
      <w:ins w:id="302" w:author="Daniele Silvestro" w:date="2023-06-20T08:46:00Z">
        <w:r w:rsidR="00537467">
          <w:rPr>
            <w:rFonts w:ascii="Times New Roman" w:hAnsi="Times New Roman" w:cs="Times New Roman"/>
            <w:sz w:val="24"/>
            <w:szCs w:val="24"/>
            <w:lang w:val="en-US"/>
          </w:rPr>
          <w:t>ability</w:t>
        </w:r>
      </w:ins>
      <w:ins w:id="303" w:author="Daniele Silvestro" w:date="2023-06-20T08:44:00Z">
        <w:r>
          <w:rPr>
            <w:rFonts w:ascii="Times New Roman" w:hAnsi="Times New Roman" w:cs="Times New Roman"/>
            <w:sz w:val="24"/>
            <w:szCs w:val="24"/>
            <w:lang w:val="en-US"/>
          </w:rPr>
          <w:t xml:space="preserve"> to infer the age of extant species</w:t>
        </w:r>
      </w:ins>
      <w:ins w:id="304" w:author="Daniele Silvestro" w:date="2023-06-20T08:45:00Z">
        <w:r>
          <w:rPr>
            <w:rFonts w:ascii="Times New Roman" w:hAnsi="Times New Roman" w:cs="Times New Roman"/>
            <w:sz w:val="24"/>
            <w:szCs w:val="24"/>
            <w:lang w:val="en-US"/>
          </w:rPr>
          <w:t>.</w:t>
        </w:r>
      </w:ins>
      <w:del w:id="305" w:author="Daniele Silvestro" w:date="2023-06-20T08:45:00Z">
        <w:r w:rsidR="00F336FF" w:rsidRPr="00F336FF" w:rsidDel="00477A60">
          <w:rPr>
            <w:rFonts w:ascii="Times New Roman" w:hAnsi="Times New Roman" w:cs="Times New Roman"/>
            <w:sz w:val="24"/>
            <w:szCs w:val="24"/>
            <w:lang w:val="en-US"/>
          </w:rPr>
          <w:delText>. Given the theoretical predictions on the consequences of ignoring extinctions and not knowing the speciation mode, it aims to quantify how much an error is introduced by assuming branch lengths as a surrogate for species ages and whether it affects our inferences when linking species longevity with eco-evolutionary processes.</w:delText>
        </w:r>
      </w:del>
      <w:r w:rsidR="00F336FF" w:rsidRPr="00F336FF">
        <w:rPr>
          <w:rFonts w:ascii="Times New Roman" w:hAnsi="Times New Roman" w:cs="Times New Roman"/>
          <w:sz w:val="24"/>
          <w:szCs w:val="24"/>
          <w:lang w:val="en-US"/>
        </w:rPr>
        <w:t xml:space="preserve"> Specifically, we performed simulations where we know the true age of species to: (1) quantify the </w:t>
      </w:r>
      <w:del w:id="306" w:author="Daniele Silvestro" w:date="2023-06-20T08:45:00Z">
        <w:r w:rsidR="00F336FF" w:rsidRPr="00F336FF" w:rsidDel="00477A60">
          <w:rPr>
            <w:rFonts w:ascii="Times New Roman" w:hAnsi="Times New Roman" w:cs="Times New Roman"/>
            <w:sz w:val="24"/>
            <w:szCs w:val="24"/>
            <w:lang w:val="en-US"/>
          </w:rPr>
          <w:delText xml:space="preserve">introduced </w:delText>
        </w:r>
      </w:del>
      <w:r w:rsidR="00F336FF" w:rsidRPr="00F336FF">
        <w:rPr>
          <w:rFonts w:ascii="Times New Roman" w:hAnsi="Times New Roman" w:cs="Times New Roman"/>
          <w:sz w:val="24"/>
          <w:szCs w:val="24"/>
          <w:lang w:val="en-US"/>
        </w:rPr>
        <w:t xml:space="preserve">error in estimated </w:t>
      </w:r>
      <w:ins w:id="307" w:author="Daniele Silvestro" w:date="2023-06-20T08:45:00Z">
        <w:r>
          <w:rPr>
            <w:rFonts w:ascii="Times New Roman" w:hAnsi="Times New Roman" w:cs="Times New Roman"/>
            <w:sz w:val="24"/>
            <w:szCs w:val="24"/>
            <w:lang w:val="en-US"/>
          </w:rPr>
          <w:t xml:space="preserve">species </w:t>
        </w:r>
      </w:ins>
      <w:r w:rsidR="00F336FF" w:rsidRPr="00F336FF">
        <w:rPr>
          <w:rFonts w:ascii="Times New Roman" w:hAnsi="Times New Roman" w:cs="Times New Roman"/>
          <w:sz w:val="24"/>
          <w:szCs w:val="24"/>
          <w:lang w:val="en-US"/>
        </w:rPr>
        <w:t>ages under various scenarios of different speciation modes and diversification</w:t>
      </w:r>
      <w:r w:rsidR="00F336FF">
        <w:rPr>
          <w:rFonts w:ascii="Times New Roman" w:hAnsi="Times New Roman" w:cs="Times New Roman"/>
          <w:sz w:val="24"/>
          <w:szCs w:val="24"/>
          <w:lang w:val="en-US"/>
        </w:rPr>
        <w:t xml:space="preserve"> (speciation – extinction) </w:t>
      </w:r>
      <w:r w:rsidR="00F336FF" w:rsidRPr="00F336FF">
        <w:rPr>
          <w:rFonts w:ascii="Times New Roman" w:hAnsi="Times New Roman" w:cs="Times New Roman"/>
          <w:sz w:val="24"/>
          <w:szCs w:val="24"/>
          <w:lang w:val="en-US"/>
        </w:rPr>
        <w:t>rates; (2) examine whether this error affects our ability to make qualitative decisions on the order of species ages; and, (3) explore whether the signal of</w:t>
      </w:r>
      <w:del w:id="308" w:author="Daniele Silvestro" w:date="2023-06-20T08:49:00Z">
        <w:r w:rsidR="00F336FF" w:rsidRPr="00F336FF" w:rsidDel="00EC1C60">
          <w:rPr>
            <w:rFonts w:ascii="Times New Roman" w:hAnsi="Times New Roman" w:cs="Times New Roman"/>
            <w:sz w:val="24"/>
            <w:szCs w:val="24"/>
            <w:lang w:val="en-US"/>
          </w:rPr>
          <w:delText xml:space="preserve"> a</w:delText>
        </w:r>
      </w:del>
      <w:r w:rsidR="00F336FF" w:rsidRPr="00F336FF">
        <w:rPr>
          <w:rFonts w:ascii="Times New Roman" w:hAnsi="Times New Roman" w:cs="Times New Roman"/>
          <w:sz w:val="24"/>
          <w:szCs w:val="24"/>
          <w:lang w:val="en-US"/>
        </w:rPr>
        <w:t xml:space="preserve"> simulated age-</w:t>
      </w:r>
      <w:ins w:id="309" w:author="Daniele Silvestro" w:date="2023-06-20T08:48:00Z">
        <w:r w:rsidR="00871121">
          <w:rPr>
            <w:rFonts w:ascii="Times New Roman" w:hAnsi="Times New Roman" w:cs="Times New Roman"/>
            <w:sz w:val="24"/>
            <w:szCs w:val="24"/>
            <w:lang w:val="en-US"/>
          </w:rPr>
          <w:t>cor</w:t>
        </w:r>
      </w:ins>
      <w:r w:rsidR="00F336FF" w:rsidRPr="00F336FF">
        <w:rPr>
          <w:rFonts w:ascii="Times New Roman" w:hAnsi="Times New Roman" w:cs="Times New Roman"/>
          <w:sz w:val="24"/>
          <w:szCs w:val="24"/>
          <w:lang w:val="en-US"/>
        </w:rPr>
        <w:t xml:space="preserve">related </w:t>
      </w:r>
      <w:del w:id="310" w:author="Daniele Silvestro" w:date="2023-06-20T08:49:00Z">
        <w:r w:rsidR="00F336FF" w:rsidRPr="00F336FF" w:rsidDel="00871121">
          <w:rPr>
            <w:rFonts w:ascii="Times New Roman" w:hAnsi="Times New Roman" w:cs="Times New Roman"/>
            <w:sz w:val="24"/>
            <w:szCs w:val="24"/>
            <w:lang w:val="en-US"/>
          </w:rPr>
          <w:delText xml:space="preserve">conservation status </w:delText>
        </w:r>
      </w:del>
      <w:ins w:id="311" w:author="Daniele Silvestro" w:date="2023-06-20T08:49:00Z">
        <w:r w:rsidR="00871121">
          <w:rPr>
            <w:rFonts w:ascii="Times New Roman" w:hAnsi="Times New Roman" w:cs="Times New Roman"/>
            <w:sz w:val="24"/>
            <w:szCs w:val="24"/>
            <w:lang w:val="en-US"/>
          </w:rPr>
          <w:t>extinction risk label</w:t>
        </w:r>
        <w:r w:rsidR="00EC1C60">
          <w:rPr>
            <w:rFonts w:ascii="Times New Roman" w:hAnsi="Times New Roman" w:cs="Times New Roman"/>
            <w:sz w:val="24"/>
            <w:szCs w:val="24"/>
            <w:lang w:val="en-US"/>
          </w:rPr>
          <w:t>s</w:t>
        </w:r>
        <w:r w:rsidR="00871121">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 xml:space="preserve">is preserved in the phylogenetic age of species. </w:t>
      </w:r>
      <w:del w:id="312" w:author="Daniele Silvestro" w:date="2023-06-20T08:47:00Z">
        <w:r w:rsidR="00F336FF" w:rsidRPr="00F336FF" w:rsidDel="00871121">
          <w:rPr>
            <w:rFonts w:ascii="Times New Roman" w:hAnsi="Times New Roman" w:cs="Times New Roman"/>
            <w:sz w:val="24"/>
            <w:szCs w:val="24"/>
            <w:lang w:val="en-US"/>
          </w:rPr>
          <w:delText>In addition, we note that we quantified relative error in species ages to be comparable among phylogenies</w:delText>
        </w:r>
        <w:r w:rsidR="00F336FF" w:rsidDel="00871121">
          <w:rPr>
            <w:rFonts w:ascii="Times New Roman" w:hAnsi="Times New Roman" w:cs="Times New Roman"/>
            <w:sz w:val="24"/>
            <w:szCs w:val="24"/>
            <w:lang w:val="en-US"/>
          </w:rPr>
          <w:delText>;</w:delText>
        </w:r>
        <w:r w:rsidR="00F336FF" w:rsidRPr="00F336FF" w:rsidDel="00871121">
          <w:rPr>
            <w:rFonts w:ascii="Times New Roman" w:hAnsi="Times New Roman" w:cs="Times New Roman"/>
            <w:sz w:val="24"/>
            <w:szCs w:val="24"/>
            <w:lang w:val="en-US"/>
          </w:rPr>
          <w:delText xml:space="preserve"> </w:delText>
        </w:r>
        <w:r w:rsidR="00F336FF" w:rsidDel="00871121">
          <w:rPr>
            <w:rFonts w:ascii="Times New Roman" w:hAnsi="Times New Roman" w:cs="Times New Roman"/>
            <w:sz w:val="24"/>
            <w:szCs w:val="24"/>
            <w:lang w:val="en-US"/>
          </w:rPr>
          <w:delText>thus</w:delText>
        </w:r>
        <w:r w:rsidR="00F336FF" w:rsidRPr="00F336FF" w:rsidDel="00871121">
          <w:rPr>
            <w:rFonts w:ascii="Times New Roman" w:hAnsi="Times New Roman" w:cs="Times New Roman"/>
            <w:sz w:val="24"/>
            <w:szCs w:val="24"/>
            <w:lang w:val="en-US"/>
          </w:rPr>
          <w:delText xml:space="preserve">, we used turnover instead of extinction as this measure expresses the relative species replacement over time. </w:delText>
        </w:r>
      </w:del>
      <w:r w:rsidR="00F336FF" w:rsidRPr="00F336FF">
        <w:rPr>
          <w:rFonts w:ascii="Times New Roman" w:hAnsi="Times New Roman" w:cs="Times New Roman"/>
          <w:sz w:val="24"/>
          <w:szCs w:val="24"/>
          <w:lang w:val="en-US"/>
        </w:rPr>
        <w:t xml:space="preserve">Finally, we propose a way to efficiently quantify the uncertainty in species age </w:t>
      </w:r>
      <w:del w:id="313" w:author="Daniele Silvestro" w:date="2023-06-20T08:47:00Z">
        <w:r w:rsidR="00F336FF" w:rsidRPr="00F336FF" w:rsidDel="00871121">
          <w:rPr>
            <w:rFonts w:ascii="Times New Roman" w:hAnsi="Times New Roman" w:cs="Times New Roman"/>
            <w:sz w:val="24"/>
            <w:szCs w:val="24"/>
            <w:lang w:val="en-US"/>
          </w:rPr>
          <w:delText>for the most error-prone mode of</w:delText>
        </w:r>
      </w:del>
      <w:ins w:id="314" w:author="Daniele Silvestro" w:date="2023-06-20T08:47:00Z">
        <w:r w:rsidR="00871121">
          <w:rPr>
            <w:rFonts w:ascii="Times New Roman" w:hAnsi="Times New Roman" w:cs="Times New Roman"/>
            <w:sz w:val="24"/>
            <w:szCs w:val="24"/>
            <w:lang w:val="en-US"/>
          </w:rPr>
          <w:t>under the assumption of a budding</w:t>
        </w:r>
      </w:ins>
      <w:r w:rsidR="00F336FF" w:rsidRPr="00F336FF">
        <w:rPr>
          <w:rFonts w:ascii="Times New Roman" w:hAnsi="Times New Roman" w:cs="Times New Roman"/>
          <w:sz w:val="24"/>
          <w:szCs w:val="24"/>
          <w:lang w:val="en-US"/>
        </w:rPr>
        <w:t xml:space="preserve"> speciation</w:t>
      </w:r>
      <w:ins w:id="315" w:author="Daniele Silvestro" w:date="2023-06-20T08:47:00Z">
        <w:r w:rsidR="00871121">
          <w:rPr>
            <w:rFonts w:ascii="Times New Roman" w:hAnsi="Times New Roman" w:cs="Times New Roman"/>
            <w:sz w:val="24"/>
            <w:szCs w:val="24"/>
            <w:lang w:val="en-US"/>
          </w:rPr>
          <w:t xml:space="preserve"> mode</w:t>
        </w:r>
      </w:ins>
      <w:r w:rsidR="00F336FF" w:rsidRPr="00F336FF">
        <w:rPr>
          <w:rFonts w:ascii="Times New Roman" w:hAnsi="Times New Roman" w:cs="Times New Roman"/>
          <w:sz w:val="24"/>
          <w:szCs w:val="24"/>
          <w:lang w:val="en-US"/>
        </w:rPr>
        <w:t xml:space="preserve">. </w:t>
      </w:r>
      <w:commentRangeStart w:id="316"/>
      <w:r w:rsidR="00F336FF" w:rsidRPr="00F336FF">
        <w:rPr>
          <w:rFonts w:ascii="Times New Roman" w:hAnsi="Times New Roman" w:cs="Times New Roman"/>
          <w:sz w:val="24"/>
          <w:szCs w:val="24"/>
          <w:lang w:val="en-US"/>
        </w:rPr>
        <w:t xml:space="preserve">We hope this paper will stimulate discussions about the evolutionary information in phylogenetic trees and the </w:t>
      </w:r>
      <w:del w:id="317" w:author="Rachel" w:date="2023-09-06T23:26:00Z">
        <w:r w:rsidR="00F336FF" w:rsidRPr="00F336FF" w:rsidDel="005979E0">
          <w:rPr>
            <w:rFonts w:ascii="Times New Roman" w:hAnsi="Times New Roman" w:cs="Times New Roman"/>
            <w:sz w:val="24"/>
            <w:szCs w:val="24"/>
            <w:lang w:val="en-US"/>
          </w:rPr>
          <w:delText xml:space="preserve">pertinence </w:delText>
        </w:r>
      </w:del>
      <w:ins w:id="318" w:author="Rachel" w:date="2023-09-06T23:26:00Z">
        <w:r w:rsidR="005979E0">
          <w:rPr>
            <w:rFonts w:ascii="Times New Roman" w:hAnsi="Times New Roman" w:cs="Times New Roman"/>
            <w:sz w:val="24"/>
            <w:szCs w:val="24"/>
            <w:lang w:val="en-US"/>
          </w:rPr>
          <w:t>reliability</w:t>
        </w:r>
        <w:r w:rsidR="005979E0" w:rsidRPr="00F336FF">
          <w:rPr>
            <w:rFonts w:ascii="Times New Roman" w:hAnsi="Times New Roman" w:cs="Times New Roman"/>
            <w:sz w:val="24"/>
            <w:szCs w:val="24"/>
            <w:lang w:val="en-US"/>
          </w:rPr>
          <w:t xml:space="preserve"> </w:t>
        </w:r>
      </w:ins>
      <w:r w:rsidR="00F336FF" w:rsidRPr="00F336FF">
        <w:rPr>
          <w:rFonts w:ascii="Times New Roman" w:hAnsi="Times New Roman" w:cs="Times New Roman"/>
          <w:sz w:val="24"/>
          <w:szCs w:val="24"/>
          <w:lang w:val="en-US"/>
        </w:rPr>
        <w:t>of using them to infer phylogenetic ages.</w:t>
      </w:r>
      <w:commentRangeEnd w:id="316"/>
      <w:r w:rsidR="00871121">
        <w:rPr>
          <w:rStyle w:val="CommentReference"/>
        </w:rPr>
        <w:commentReference w:id="316"/>
      </w:r>
    </w:p>
    <w:p w14:paraId="2CCDA2A7" w14:textId="77777777" w:rsidR="00095E08" w:rsidRDefault="00095E08" w:rsidP="00157FA8">
      <w:pPr>
        <w:spacing w:after="0" w:line="360" w:lineRule="auto"/>
        <w:ind w:firstLine="709"/>
        <w:jc w:val="both"/>
        <w:rPr>
          <w:rFonts w:ascii="Times New Roman" w:hAnsi="Times New Roman" w:cs="Times New Roman"/>
          <w:sz w:val="24"/>
          <w:szCs w:val="24"/>
          <w:lang w:val="en-US"/>
        </w:rPr>
      </w:pPr>
    </w:p>
    <w:p w14:paraId="082F18F4" w14:textId="77777777" w:rsidR="00157FA8" w:rsidRDefault="00157FA8" w:rsidP="00157FA8">
      <w:pPr>
        <w:spacing w:after="0" w:line="360" w:lineRule="auto"/>
        <w:ind w:firstLine="709"/>
        <w:jc w:val="both"/>
        <w:rPr>
          <w:rFonts w:ascii="Times New Roman" w:hAnsi="Times New Roman" w:cs="Times New Roman"/>
          <w:sz w:val="24"/>
          <w:szCs w:val="24"/>
          <w:lang w:val="en-US"/>
        </w:rPr>
      </w:pPr>
    </w:p>
    <w:p w14:paraId="58936174" w14:textId="77777777" w:rsidR="000437FB" w:rsidRDefault="000437FB">
      <w:pPr>
        <w:spacing w:after="0" w:line="360" w:lineRule="auto"/>
        <w:ind w:firstLine="709"/>
        <w:jc w:val="both"/>
        <w:rPr>
          <w:rFonts w:ascii="Times New Roman" w:hAnsi="Times New Roman" w:cs="Times New Roman"/>
          <w:sz w:val="24"/>
          <w:szCs w:val="24"/>
          <w:lang w:val="en-US"/>
        </w:rPr>
      </w:pPr>
    </w:p>
    <w:p w14:paraId="290E75FC" w14:textId="77777777" w:rsidR="000437FB" w:rsidRDefault="000437FB">
      <w:pPr>
        <w:spacing w:after="0" w:line="360" w:lineRule="auto"/>
        <w:ind w:firstLine="709"/>
        <w:jc w:val="both"/>
        <w:rPr>
          <w:rFonts w:ascii="Times New Roman" w:hAnsi="Times New Roman" w:cs="Times New Roman"/>
          <w:sz w:val="24"/>
          <w:szCs w:val="24"/>
          <w:lang w:val="en-US"/>
        </w:rPr>
      </w:pPr>
    </w:p>
    <w:p w14:paraId="2AD10C08" w14:textId="77777777" w:rsidR="000437FB" w:rsidRDefault="000437FB">
      <w:pPr>
        <w:spacing w:after="0" w:line="360" w:lineRule="auto"/>
        <w:ind w:firstLine="709"/>
        <w:jc w:val="both"/>
        <w:rPr>
          <w:rFonts w:ascii="Times New Roman" w:hAnsi="Times New Roman" w:cs="Times New Roman"/>
          <w:sz w:val="24"/>
          <w:szCs w:val="24"/>
          <w:lang w:val="en-US"/>
        </w:rPr>
      </w:pPr>
    </w:p>
    <w:p w14:paraId="30C74D53" w14:textId="77777777" w:rsidR="000437FB" w:rsidRDefault="000437FB">
      <w:pPr>
        <w:spacing w:after="0" w:line="360" w:lineRule="auto"/>
        <w:ind w:firstLine="709"/>
        <w:jc w:val="both"/>
        <w:rPr>
          <w:rFonts w:ascii="Times New Roman" w:hAnsi="Times New Roman" w:cs="Times New Roman"/>
          <w:sz w:val="24"/>
          <w:szCs w:val="24"/>
          <w:lang w:val="en-US"/>
        </w:rPr>
      </w:pPr>
    </w:p>
    <w:p w14:paraId="177DDA10" w14:textId="77777777" w:rsidR="00D63C5C" w:rsidRDefault="00D63C5C">
      <w:pPr>
        <w:spacing w:after="0" w:line="360" w:lineRule="auto"/>
        <w:ind w:firstLine="709"/>
        <w:jc w:val="both"/>
        <w:rPr>
          <w:rFonts w:ascii="Times New Roman" w:hAnsi="Times New Roman" w:cs="Times New Roman"/>
          <w:sz w:val="24"/>
          <w:szCs w:val="24"/>
          <w:lang w:val="en-US"/>
        </w:rPr>
      </w:pPr>
    </w:p>
    <w:p w14:paraId="775F5903" w14:textId="77777777" w:rsidR="00D63C5C" w:rsidRDefault="00D63C5C">
      <w:pPr>
        <w:spacing w:after="0" w:line="360" w:lineRule="auto"/>
        <w:ind w:firstLine="709"/>
        <w:jc w:val="both"/>
        <w:rPr>
          <w:rFonts w:ascii="Times New Roman" w:hAnsi="Times New Roman" w:cs="Times New Roman"/>
          <w:sz w:val="24"/>
          <w:szCs w:val="24"/>
          <w:lang w:val="en-US"/>
        </w:rPr>
      </w:pPr>
    </w:p>
    <w:p w14:paraId="68EE2864"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07062FE3" w14:textId="343ECE3C" w:rsidR="009A65C6" w:rsidRDefault="009A65C6">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6F9FA883" w14:textId="4F60A4F4" w:rsidR="006E3E53" w:rsidRDefault="006E3E53">
      <w:pPr>
        <w:spacing w:after="0" w:line="360" w:lineRule="auto"/>
        <w:jc w:val="both"/>
        <w:rPr>
          <w:rFonts w:ascii="Times New Roman" w:hAnsi="Times New Roman" w:cs="Times New Roman"/>
          <w:sz w:val="24"/>
          <w:szCs w:val="24"/>
          <w:lang w:val="en-US"/>
        </w:rPr>
      </w:pPr>
      <w:del w:id="319" w:author="Daniele Silvestro" w:date="2023-06-20T09:24:00Z">
        <w:r w:rsidRPr="006E3E53" w:rsidDel="003377E8">
          <w:rPr>
            <w:rFonts w:ascii="Times New Roman" w:hAnsi="Times New Roman" w:cs="Times New Roman"/>
            <w:sz w:val="24"/>
            <w:szCs w:val="24"/>
            <w:lang w:val="en-US"/>
          </w:rPr>
          <w:delText>For all simulation experiments, w</w:delText>
        </w:r>
      </w:del>
      <w:ins w:id="320" w:author="Daniele Silvestro" w:date="2023-06-20T09:24:00Z">
        <w:r w:rsidR="003377E8">
          <w:rPr>
            <w:rFonts w:ascii="Times New Roman" w:hAnsi="Times New Roman" w:cs="Times New Roman"/>
            <w:sz w:val="24"/>
            <w:szCs w:val="24"/>
            <w:lang w:val="en-US"/>
          </w:rPr>
          <w:t>W</w:t>
        </w:r>
      </w:ins>
      <w:r w:rsidRPr="006E3E53">
        <w:rPr>
          <w:rFonts w:ascii="Times New Roman" w:hAnsi="Times New Roman" w:cs="Times New Roman"/>
          <w:sz w:val="24"/>
          <w:szCs w:val="24"/>
          <w:lang w:val="en-US"/>
        </w:rPr>
        <w:t xml:space="preserve">e generated complete phylogenies of extant and extinct species under </w:t>
      </w:r>
      <w:del w:id="321" w:author="Daniele Silvestro" w:date="2023-06-20T09:24:00Z">
        <w:r w:rsidRPr="006E3E53" w:rsidDel="003377E8">
          <w:rPr>
            <w:rFonts w:ascii="Times New Roman" w:hAnsi="Times New Roman" w:cs="Times New Roman"/>
            <w:sz w:val="24"/>
            <w:szCs w:val="24"/>
            <w:lang w:val="en-US"/>
          </w:rPr>
          <w:delText xml:space="preserve">the </w:delText>
        </w:r>
      </w:del>
      <w:ins w:id="322" w:author="Daniele Silvestro" w:date="2023-06-20T09:24:00Z">
        <w:r w:rsidR="003377E8">
          <w:rPr>
            <w:rFonts w:ascii="Times New Roman" w:hAnsi="Times New Roman" w:cs="Times New Roman"/>
            <w:sz w:val="24"/>
            <w:szCs w:val="24"/>
            <w:lang w:val="en-US"/>
          </w:rPr>
          <w:t>a</w:t>
        </w:r>
        <w:r w:rsidR="003377E8"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stochastic birth-death process</w:t>
      </w:r>
      <w:del w:id="323" w:author="Daniele Silvestro" w:date="2023-06-20T09:24:00Z">
        <w:r w:rsidRPr="006E3E53" w:rsidDel="003377E8">
          <w:rPr>
            <w:rFonts w:ascii="Times New Roman" w:hAnsi="Times New Roman" w:cs="Times New Roman"/>
            <w:sz w:val="24"/>
            <w:szCs w:val="24"/>
            <w:lang w:val="en-US"/>
          </w:rPr>
          <w:delText xml:space="preserve"> (i.e.</w:delText>
        </w:r>
        <w:r w:rsidDel="003377E8">
          <w:rPr>
            <w:rFonts w:ascii="Times New Roman" w:hAnsi="Times New Roman" w:cs="Times New Roman"/>
            <w:sz w:val="24"/>
            <w:szCs w:val="24"/>
            <w:lang w:val="en-US"/>
          </w:rPr>
          <w:delText>,</w:delText>
        </w:r>
        <w:r w:rsidRPr="006E3E53" w:rsidDel="003377E8">
          <w:rPr>
            <w:rFonts w:ascii="Times New Roman" w:hAnsi="Times New Roman" w:cs="Times New Roman"/>
            <w:sz w:val="24"/>
            <w:szCs w:val="24"/>
            <w:lang w:val="en-US"/>
          </w:rPr>
          <w:delText xml:space="preserve"> without cladogenetic extinction)</w:delText>
        </w:r>
      </w:del>
      <w:r w:rsidRPr="006E3E53">
        <w:rPr>
          <w:rFonts w:ascii="Times New Roman" w:hAnsi="Times New Roman" w:cs="Times New Roman"/>
          <w:sz w:val="24"/>
          <w:szCs w:val="24"/>
          <w:lang w:val="en-US"/>
        </w:rPr>
        <w:t xml:space="preserve"> using the package </w:t>
      </w:r>
      <w:proofErr w:type="spellStart"/>
      <w:r w:rsidRPr="006E3E53">
        <w:rPr>
          <w:rFonts w:ascii="Times New Roman" w:hAnsi="Times New Roman" w:cs="Times New Roman"/>
          <w:sz w:val="24"/>
          <w:szCs w:val="24"/>
          <w:lang w:val="en-US"/>
        </w:rPr>
        <w:t>TreeSim</w:t>
      </w:r>
      <w:proofErr w:type="spellEnd"/>
      <w:r w:rsidRPr="006E3E53">
        <w:rPr>
          <w:rFonts w:ascii="Times New Roman" w:hAnsi="Times New Roman" w:cs="Times New Roman"/>
          <w:sz w:val="24"/>
          <w:szCs w:val="24"/>
          <w:lang w:val="en-US"/>
        </w:rPr>
        <w:t xml:space="preserve"> 2.4</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5A4441">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2010)","previouslyFormattedCitation":"(Stadler 2010)"},"properties":{"noteIndex":0},"schema":"https://github.com/citation-style-language/schema/raw/master/csl-citation.json"}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(Stadler 2010)</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del w:id="324" w:author="Rachel" w:date="2023-09-06T23:26:00Z">
        <w:r w:rsidRPr="006E3E53" w:rsidDel="00E1345A">
          <w:rPr>
            <w:rFonts w:ascii="Times New Roman" w:hAnsi="Times New Roman" w:cs="Times New Roman"/>
            <w:sz w:val="24"/>
            <w:szCs w:val="24"/>
            <w:lang w:val="en-US"/>
          </w:rPr>
          <w:delText xml:space="preserve"> </w:delText>
        </w:r>
      </w:del>
      <w:r w:rsidRPr="006E3E53">
        <w:rPr>
          <w:rFonts w:ascii="Times New Roman" w:hAnsi="Times New Roman" w:cs="Times New Roman"/>
          <w:sz w:val="24"/>
          <w:szCs w:val="24"/>
          <w:lang w:val="en-US"/>
        </w:rPr>
        <w:t>for the R 4.3.0 statistical programing environment</w:t>
      </w:r>
      <w:r w:rsidR="005A4441">
        <w:rPr>
          <w:rFonts w:ascii="Times New Roman" w:hAnsi="Times New Roman" w:cs="Times New Roman"/>
          <w:sz w:val="24"/>
          <w:szCs w:val="24"/>
          <w:lang w:val="en-US"/>
        </w:rPr>
        <w:t xml:space="preserve"> </w:t>
      </w:r>
      <w:r w:rsidR="005A4441">
        <w:rPr>
          <w:rFonts w:ascii="Times New Roman" w:hAnsi="Times New Roman" w:cs="Times New Roman"/>
          <w:sz w:val="24"/>
          <w:szCs w:val="24"/>
          <w:lang w:val="en-US"/>
        </w:rPr>
        <w:fldChar w:fldCharType="begin" w:fldLock="1"/>
      </w:r>
      <w:r w:rsidR="00FA135D">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2019)"},"properties":{"noteIndex":0},"schema":"https://github.com/citation-style-language/schema/raw/master/csl-citation.json"}</w:instrText>
      </w:r>
      <w:r w:rsidR="005A4441">
        <w:rPr>
          <w:rFonts w:ascii="Times New Roman" w:hAnsi="Times New Roman" w:cs="Times New Roman"/>
          <w:sz w:val="24"/>
          <w:szCs w:val="24"/>
          <w:lang w:val="en-US"/>
        </w:rPr>
        <w:fldChar w:fldCharType="separate"/>
      </w:r>
      <w:r w:rsidR="005A4441" w:rsidRPr="005A4441">
        <w:rPr>
          <w:rFonts w:ascii="Times New Roman" w:hAnsi="Times New Roman" w:cs="Times New Roman"/>
          <w:noProof/>
          <w:sz w:val="24"/>
          <w:szCs w:val="24"/>
          <w:lang w:val="en-US"/>
        </w:rPr>
        <w:t>(R Core Team 20</w:t>
      </w:r>
      <w:r w:rsidR="005A4441">
        <w:rPr>
          <w:rFonts w:ascii="Times New Roman" w:hAnsi="Times New Roman" w:cs="Times New Roman"/>
          <w:noProof/>
          <w:sz w:val="24"/>
          <w:szCs w:val="24"/>
          <w:lang w:val="en-US"/>
        </w:rPr>
        <w:t>23</w:t>
      </w:r>
      <w:r w:rsidR="005A4441" w:rsidRPr="005A4441">
        <w:rPr>
          <w:rFonts w:ascii="Times New Roman" w:hAnsi="Times New Roman" w:cs="Times New Roman"/>
          <w:noProof/>
          <w:sz w:val="24"/>
          <w:szCs w:val="24"/>
          <w:lang w:val="en-US"/>
        </w:rPr>
        <w:t>)</w:t>
      </w:r>
      <w:r w:rsidR="005A4441">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r w:rsidR="00FA135D">
        <w:rPr>
          <w:rFonts w:ascii="Times New Roman" w:hAnsi="Times New Roman" w:cs="Times New Roman"/>
          <w:sz w:val="24"/>
          <w:szCs w:val="24"/>
          <w:lang w:val="en-US"/>
        </w:rPr>
        <w:t>For all trees, we</w:t>
      </w:r>
      <w:r w:rsidRPr="006E3E53">
        <w:rPr>
          <w:rFonts w:ascii="Times New Roman" w:hAnsi="Times New Roman" w:cs="Times New Roman"/>
          <w:sz w:val="24"/>
          <w:szCs w:val="24"/>
          <w:lang w:val="en-US"/>
        </w:rPr>
        <w:t xml:space="preserve"> simulated 100 extant species, while the number of extinct species was stochastically controlled by a </w:t>
      </w:r>
      <w:del w:id="325" w:author="Daniele Silvestro" w:date="2023-06-20T09:25:00Z">
        <w:r w:rsidRPr="006E3E53" w:rsidDel="003377E8">
          <w:rPr>
            <w:rFonts w:ascii="Times New Roman" w:hAnsi="Times New Roman" w:cs="Times New Roman"/>
            <w:sz w:val="24"/>
            <w:szCs w:val="24"/>
            <w:lang w:val="en-US"/>
          </w:rPr>
          <w:delText xml:space="preserve">given </w:delText>
        </w:r>
      </w:del>
      <w:ins w:id="326" w:author="Daniele Silvestro" w:date="2023-06-20T09:25:00Z">
        <w:r w:rsidR="003377E8">
          <w:rPr>
            <w:rFonts w:ascii="Times New Roman" w:hAnsi="Times New Roman" w:cs="Times New Roman"/>
            <w:sz w:val="24"/>
            <w:szCs w:val="24"/>
            <w:lang w:val="en-US"/>
          </w:rPr>
          <w:t xml:space="preserve">fixed </w:t>
        </w:r>
      </w:ins>
      <w:del w:id="327" w:author="Daniele Silvestro" w:date="2023-06-20T09:25:00Z">
        <w:r w:rsidRPr="006E3E53" w:rsidDel="003377E8">
          <w:rPr>
            <w:rFonts w:ascii="Times New Roman" w:hAnsi="Times New Roman" w:cs="Times New Roman"/>
            <w:sz w:val="24"/>
            <w:szCs w:val="24"/>
            <w:lang w:val="en-US"/>
          </w:rPr>
          <w:delText>turnover</w:delText>
        </w:r>
      </w:del>
      <w:ins w:id="328" w:author="Daniele Silvestro" w:date="2023-06-20T09:25:00Z">
        <w:r w:rsidR="003377E8">
          <w:rPr>
            <w:rFonts w:ascii="Times New Roman" w:hAnsi="Times New Roman" w:cs="Times New Roman"/>
            <w:sz w:val="24"/>
            <w:szCs w:val="24"/>
            <w:lang w:val="en-US"/>
          </w:rPr>
          <w:t>extinction rate (</w:t>
        </w:r>
      </w:ins>
      <w:ins w:id="329" w:author="Daniele Silvestro" w:date="2023-06-20T09:40:00Z">
        <w:r w:rsidR="003C59AE">
          <w:rPr>
            <w:rFonts w:ascii="Times New Roman" w:hAnsi="Times New Roman" w:cs="Times New Roman"/>
            <w:sz w:val="24"/>
            <w:szCs w:val="24"/>
            <w:lang w:val="en-US"/>
          </w:rPr>
          <w:t>as specified</w:t>
        </w:r>
      </w:ins>
      <w:ins w:id="330" w:author="Daniele Silvestro" w:date="2023-06-20T09:25:00Z">
        <w:r w:rsidR="003377E8">
          <w:rPr>
            <w:rFonts w:ascii="Times New Roman" w:hAnsi="Times New Roman" w:cs="Times New Roman"/>
            <w:sz w:val="24"/>
            <w:szCs w:val="24"/>
            <w:lang w:val="en-US"/>
          </w:rPr>
          <w:t xml:space="preserve"> below)</w:t>
        </w:r>
      </w:ins>
      <w:r w:rsidRPr="006E3E53">
        <w:rPr>
          <w:rFonts w:ascii="Times New Roman" w:hAnsi="Times New Roman" w:cs="Times New Roman"/>
          <w:sz w:val="24"/>
          <w:szCs w:val="24"/>
          <w:lang w:val="en-US"/>
        </w:rPr>
        <w:t xml:space="preserve">. We mapped species </w:t>
      </w:r>
      <w:del w:id="331" w:author="Daniele Silvestro" w:date="2023-06-20T09:40:00Z">
        <w:r w:rsidRPr="006E3E53" w:rsidDel="003C59AE">
          <w:rPr>
            <w:rFonts w:ascii="Times New Roman" w:hAnsi="Times New Roman" w:cs="Times New Roman"/>
            <w:sz w:val="24"/>
            <w:szCs w:val="24"/>
            <w:lang w:val="en-US"/>
          </w:rPr>
          <w:delText xml:space="preserve">to </w:delText>
        </w:r>
      </w:del>
      <w:ins w:id="332" w:author="Daniele Silvestro" w:date="2023-06-20T09:40:00Z">
        <w:r w:rsidR="003C59AE">
          <w:rPr>
            <w:rFonts w:ascii="Times New Roman" w:hAnsi="Times New Roman" w:cs="Times New Roman"/>
            <w:sz w:val="24"/>
            <w:szCs w:val="24"/>
            <w:lang w:val="en-US"/>
          </w:rPr>
          <w:t>on</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the complete phylogenies using the R package </w:t>
      </w:r>
      <w:proofErr w:type="spellStart"/>
      <w:r w:rsidRPr="006E3E53">
        <w:rPr>
          <w:rFonts w:ascii="Times New Roman" w:hAnsi="Times New Roman" w:cs="Times New Roman"/>
          <w:sz w:val="24"/>
          <w:szCs w:val="24"/>
          <w:lang w:val="en-US"/>
        </w:rPr>
        <w:t>FossilSim</w:t>
      </w:r>
      <w:proofErr w:type="spellEnd"/>
      <w:r w:rsidRPr="006E3E53">
        <w:rPr>
          <w:rFonts w:ascii="Times New Roman" w:hAnsi="Times New Roman" w:cs="Times New Roman"/>
          <w:sz w:val="24"/>
          <w:szCs w:val="24"/>
          <w:lang w:val="en-US"/>
        </w:rPr>
        <w:t xml:space="preserve"> 2.3.1 </w:t>
      </w:r>
      <w:r w:rsidR="00FA135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recovery","type":"article-journal","volume":"10"},"uris":["http://www.mendeley.com/documents/?uuid=15f67007-6f35-4db4-9a61-74c159bef862"]}],"mendeley":{"formattedCitation":"(Barido-Sottani &lt;i&gt;et al.&lt;/i&gt; 2019)","plainTextFormattedCitation":"(Barido-Sottani et al. 2019)","previouslyFormattedCitation":"(Barido-Sottani et al. 2019)"},"properties":{"noteIndex":0},"schema":"https://github.com/citation-style-language/schema/raw/master/csl-citation.json"}</w:instrText>
      </w:r>
      <w:r w:rsidR="00FA135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(Barido-Sottani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2019)</w:t>
      </w:r>
      <w:r w:rsidR="00FA135D">
        <w:rPr>
          <w:rFonts w:ascii="Times New Roman" w:hAnsi="Times New Roman" w:cs="Times New Roman"/>
          <w:sz w:val="24"/>
          <w:szCs w:val="24"/>
          <w:lang w:val="en-US"/>
        </w:rPr>
        <w:fldChar w:fldCharType="end"/>
      </w:r>
      <w:r w:rsidRPr="006E3E53">
        <w:rPr>
          <w:rFonts w:ascii="Times New Roman" w:hAnsi="Times New Roman" w:cs="Times New Roman"/>
          <w:sz w:val="24"/>
          <w:szCs w:val="24"/>
          <w:lang w:val="en-US"/>
        </w:rPr>
        <w:t xml:space="preserve"> </w:t>
      </w:r>
      <w:del w:id="333" w:author="Daniele Silvestro" w:date="2023-06-20T09:41:00Z">
        <w:r w:rsidRPr="006E3E53" w:rsidDel="003C59AE">
          <w:rPr>
            <w:rFonts w:ascii="Times New Roman" w:hAnsi="Times New Roman" w:cs="Times New Roman"/>
            <w:sz w:val="24"/>
            <w:szCs w:val="24"/>
            <w:lang w:val="en-US"/>
          </w:rPr>
          <w:delText>according to the three</w:delText>
        </w:r>
      </w:del>
      <w:ins w:id="334" w:author="Daniele Silvestro" w:date="2023-06-20T09:41:00Z">
        <w:r w:rsidR="003C59AE">
          <w:rPr>
            <w:rFonts w:ascii="Times New Roman" w:hAnsi="Times New Roman" w:cs="Times New Roman"/>
            <w:sz w:val="24"/>
            <w:szCs w:val="24"/>
            <w:lang w:val="en-US"/>
          </w:rPr>
          <w:t>under</w:t>
        </w:r>
      </w:ins>
      <w:r w:rsidRPr="006E3E53">
        <w:rPr>
          <w:rFonts w:ascii="Times New Roman" w:hAnsi="Times New Roman" w:cs="Times New Roman"/>
          <w:sz w:val="24"/>
          <w:szCs w:val="24"/>
          <w:lang w:val="en-US"/>
        </w:rPr>
        <w:t xml:space="preserve"> different speciation modes</w:t>
      </w:r>
      <w:del w:id="335" w:author="Daniele Silvestro" w:date="2023-06-20T09:42:00Z">
        <w:r w:rsidRPr="006E3E53" w:rsidDel="003C59AE">
          <w:rPr>
            <w:rFonts w:ascii="Times New Roman" w:hAnsi="Times New Roman" w:cs="Times New Roman"/>
            <w:sz w:val="24"/>
            <w:szCs w:val="24"/>
            <w:lang w:val="en-US"/>
          </w:rPr>
          <w:delText xml:space="preserve">, </w:delText>
        </w:r>
      </w:del>
      <w:ins w:id="336" w:author="Daniele Silvestro" w:date="2023-06-20T09:42:00Z">
        <w:r w:rsidR="003C59AE">
          <w:rPr>
            <w:rFonts w:ascii="Times New Roman" w:hAnsi="Times New Roman" w:cs="Times New Roman"/>
            <w:sz w:val="24"/>
            <w:szCs w:val="24"/>
            <w:lang w:val="en-US"/>
          </w:rPr>
          <w:t xml:space="preserve">, thus </w:t>
        </w:r>
      </w:ins>
      <w:ins w:id="337" w:author="Daniele Silvestro" w:date="2023-06-20T09:43:00Z">
        <w:r w:rsidR="003C59AE">
          <w:rPr>
            <w:rFonts w:ascii="Times New Roman" w:hAnsi="Times New Roman" w:cs="Times New Roman"/>
            <w:sz w:val="24"/>
            <w:szCs w:val="24"/>
            <w:lang w:val="en-US"/>
          </w:rPr>
          <w:t>assigning</w:t>
        </w:r>
      </w:ins>
      <w:ins w:id="338" w:author="Daniele Silvestro" w:date="2023-06-20T09:42:00Z">
        <w:r w:rsidR="003C59AE">
          <w:rPr>
            <w:rFonts w:ascii="Times New Roman" w:hAnsi="Times New Roman" w:cs="Times New Roman"/>
            <w:sz w:val="24"/>
            <w:szCs w:val="24"/>
            <w:lang w:val="en-US"/>
          </w:rPr>
          <w:t xml:space="preserve"> </w:t>
        </w:r>
      </w:ins>
      <w:ins w:id="339" w:author="Daniele Silvestro" w:date="2023-06-20T09:43:00Z">
        <w:r w:rsidR="003C59AE">
          <w:rPr>
            <w:rFonts w:ascii="Times New Roman" w:hAnsi="Times New Roman" w:cs="Times New Roman"/>
            <w:sz w:val="24"/>
            <w:szCs w:val="24"/>
            <w:lang w:val="en-US"/>
          </w:rPr>
          <w:t>species labels across all branches of the tree.</w:t>
        </w:r>
      </w:ins>
      <w:ins w:id="340" w:author="Daniele Silvestro" w:date="2023-06-20T09:42:00Z">
        <w:r w:rsidR="003C59AE" w:rsidRPr="006E3E53">
          <w:rPr>
            <w:rFonts w:ascii="Times New Roman" w:hAnsi="Times New Roman" w:cs="Times New Roman"/>
            <w:sz w:val="24"/>
            <w:szCs w:val="24"/>
            <w:lang w:val="en-US"/>
          </w:rPr>
          <w:t xml:space="preserve"> </w:t>
        </w:r>
      </w:ins>
      <w:del w:id="341" w:author="Daniele Silvestro" w:date="2023-06-20T09:41:00Z">
        <w:r w:rsidRPr="006E3E53" w:rsidDel="003C59AE">
          <w:rPr>
            <w:rFonts w:ascii="Times New Roman" w:hAnsi="Times New Roman" w:cs="Times New Roman"/>
            <w:sz w:val="24"/>
            <w:szCs w:val="24"/>
            <w:lang w:val="en-US"/>
          </w:rPr>
          <w:delText xml:space="preserve">providing </w:delText>
        </w:r>
      </w:del>
      <w:ins w:id="342" w:author="Daniele Silvestro" w:date="2023-06-20T09:43:00Z">
        <w:r w:rsidR="003C59AE">
          <w:rPr>
            <w:rFonts w:ascii="Times New Roman" w:hAnsi="Times New Roman" w:cs="Times New Roman"/>
            <w:sz w:val="24"/>
            <w:szCs w:val="24"/>
            <w:lang w:val="en-US"/>
          </w:rPr>
          <w:t>We</w:t>
        </w:r>
      </w:ins>
      <w:ins w:id="343" w:author="Daniele Silvestro" w:date="2023-06-20T09:41:00Z">
        <w:r w:rsidR="003C59AE">
          <w:rPr>
            <w:rFonts w:ascii="Times New Roman" w:hAnsi="Times New Roman" w:cs="Times New Roman"/>
            <w:sz w:val="24"/>
            <w:szCs w:val="24"/>
            <w:lang w:val="en-US"/>
          </w:rPr>
          <w:t xml:space="preserve"> used the</w:t>
        </w:r>
      </w:ins>
      <w:ins w:id="344" w:author="Daniele Silvestro" w:date="2023-06-20T09:43:00Z">
        <w:r w:rsidR="003C59AE">
          <w:rPr>
            <w:rFonts w:ascii="Times New Roman" w:hAnsi="Times New Roman" w:cs="Times New Roman"/>
            <w:sz w:val="24"/>
            <w:szCs w:val="24"/>
            <w:lang w:val="en-US"/>
          </w:rPr>
          <w:t xml:space="preserve"> labels assigned to terminal extant taxa and used them to </w:t>
        </w:r>
      </w:ins>
      <w:ins w:id="345" w:author="Daniele Silvestro" w:date="2023-06-20T09:44:00Z">
        <w:r w:rsidR="003C59AE">
          <w:rPr>
            <w:rFonts w:ascii="Times New Roman" w:hAnsi="Times New Roman" w:cs="Times New Roman"/>
            <w:sz w:val="24"/>
            <w:szCs w:val="24"/>
            <w:lang w:val="en-US"/>
          </w:rPr>
          <w:t>determine</w:t>
        </w:r>
      </w:ins>
      <w:ins w:id="346" w:author="Daniele Silvestro" w:date="2023-06-20T09:41:00Z">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the true species ages. We then </w:t>
      </w:r>
      <w:del w:id="347" w:author="Daniele Silvestro" w:date="2023-06-20T09:44:00Z">
        <w:r w:rsidRPr="006E3E53" w:rsidDel="003C59AE">
          <w:rPr>
            <w:rFonts w:ascii="Times New Roman" w:hAnsi="Times New Roman" w:cs="Times New Roman"/>
            <w:sz w:val="24"/>
            <w:szCs w:val="24"/>
            <w:lang w:val="en-US"/>
          </w:rPr>
          <w:delText xml:space="preserve">pruned </w:delText>
        </w:r>
      </w:del>
      <w:ins w:id="348" w:author="Daniele Silvestro" w:date="2023-06-20T09:44:00Z">
        <w:r w:rsidR="003C59AE">
          <w:rPr>
            <w:rFonts w:ascii="Times New Roman" w:hAnsi="Times New Roman" w:cs="Times New Roman"/>
            <w:sz w:val="24"/>
            <w:szCs w:val="24"/>
            <w:lang w:val="en-US"/>
          </w:rPr>
          <w:t>dropped</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all extinct species from the </w:t>
      </w:r>
      <w:del w:id="349" w:author="Daniele Silvestro" w:date="2023-06-20T09:44:00Z">
        <w:r w:rsidRPr="006E3E53" w:rsidDel="003C59AE">
          <w:rPr>
            <w:rFonts w:ascii="Times New Roman" w:hAnsi="Times New Roman" w:cs="Times New Roman"/>
            <w:sz w:val="24"/>
            <w:szCs w:val="24"/>
            <w:lang w:val="en-US"/>
          </w:rPr>
          <w:delText xml:space="preserve">phylogeny </w:delText>
        </w:r>
      </w:del>
      <w:ins w:id="350" w:author="Daniele Silvestro" w:date="2023-06-20T09:44:00Z">
        <w:r w:rsidR="003C59AE">
          <w:rPr>
            <w:rFonts w:ascii="Times New Roman" w:hAnsi="Times New Roman" w:cs="Times New Roman"/>
            <w:sz w:val="24"/>
            <w:szCs w:val="24"/>
            <w:lang w:val="en-US"/>
          </w:rPr>
          <w:t>tree</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 xml:space="preserve">and obtained the length of terminal branches, </w:t>
      </w:r>
      <w:del w:id="351" w:author="Daniele Silvestro" w:date="2023-06-20T09:44:00Z">
        <w:r w:rsidRPr="006E3E53" w:rsidDel="003C59AE">
          <w:rPr>
            <w:rFonts w:ascii="Times New Roman" w:hAnsi="Times New Roman" w:cs="Times New Roman"/>
            <w:sz w:val="24"/>
            <w:szCs w:val="24"/>
            <w:lang w:val="en-US"/>
          </w:rPr>
          <w:delText>which we took as</w:delText>
        </w:r>
      </w:del>
      <w:ins w:id="352" w:author="Daniele Silvestro" w:date="2023-06-20T09:44:00Z">
        <w:r w:rsidR="003C59AE">
          <w:rPr>
            <w:rFonts w:ascii="Times New Roman" w:hAnsi="Times New Roman" w:cs="Times New Roman"/>
            <w:sz w:val="24"/>
            <w:szCs w:val="24"/>
            <w:lang w:val="en-US"/>
          </w:rPr>
          <w:t xml:space="preserve">to quantify the </w:t>
        </w:r>
      </w:ins>
      <w:del w:id="353" w:author="Daniele Silvestro" w:date="2023-06-20T09:44:00Z">
        <w:r w:rsidRPr="006E3E53" w:rsidDel="003C59AE">
          <w:rPr>
            <w:rFonts w:ascii="Times New Roman" w:hAnsi="Times New Roman" w:cs="Times New Roman"/>
            <w:sz w:val="24"/>
            <w:szCs w:val="24"/>
            <w:lang w:val="en-US"/>
          </w:rPr>
          <w:delText xml:space="preserve"> the </w:delText>
        </w:r>
      </w:del>
      <w:r w:rsidRPr="006E3E53">
        <w:rPr>
          <w:rFonts w:ascii="Times New Roman" w:hAnsi="Times New Roman" w:cs="Times New Roman"/>
          <w:sz w:val="24"/>
          <w:szCs w:val="24"/>
          <w:lang w:val="en-US"/>
        </w:rPr>
        <w:t xml:space="preserve">phylogenetic age of </w:t>
      </w:r>
      <w:del w:id="354" w:author="Daniele Silvestro" w:date="2023-06-20T09:44:00Z">
        <w:r w:rsidRPr="006E3E53" w:rsidDel="003C59AE">
          <w:rPr>
            <w:rFonts w:ascii="Times New Roman" w:hAnsi="Times New Roman" w:cs="Times New Roman"/>
            <w:sz w:val="24"/>
            <w:szCs w:val="24"/>
            <w:lang w:val="en-US"/>
          </w:rPr>
          <w:delText xml:space="preserve">the </w:delText>
        </w:r>
      </w:del>
      <w:r w:rsidRPr="006E3E53">
        <w:rPr>
          <w:rFonts w:ascii="Times New Roman" w:hAnsi="Times New Roman" w:cs="Times New Roman"/>
          <w:sz w:val="24"/>
          <w:szCs w:val="24"/>
          <w:lang w:val="en-US"/>
        </w:rPr>
        <w:t xml:space="preserve">extant species. </w:t>
      </w:r>
      <w:commentRangeStart w:id="355"/>
      <w:r w:rsidR="00FA135D">
        <w:rPr>
          <w:rFonts w:ascii="Times New Roman" w:hAnsi="Times New Roman" w:cs="Times New Roman"/>
          <w:sz w:val="24"/>
          <w:szCs w:val="24"/>
          <w:lang w:val="en-US"/>
        </w:rPr>
        <w:t>Finally, w</w:t>
      </w:r>
      <w:r w:rsidRPr="006E3E53">
        <w:rPr>
          <w:rFonts w:ascii="Times New Roman" w:hAnsi="Times New Roman" w:cs="Times New Roman"/>
          <w:sz w:val="24"/>
          <w:szCs w:val="24"/>
          <w:lang w:val="en-US"/>
        </w:rPr>
        <w:t xml:space="preserve">e rescaled all phylogenetic trees to a root age of </w:t>
      </w:r>
      <w:del w:id="356" w:author="Daniele Silvestro" w:date="2023-06-20T09:48:00Z">
        <w:r w:rsidRPr="006E3E53" w:rsidDel="00E3054A">
          <w:rPr>
            <w:rFonts w:ascii="Times New Roman" w:hAnsi="Times New Roman" w:cs="Times New Roman"/>
            <w:sz w:val="24"/>
            <w:szCs w:val="24"/>
            <w:lang w:val="en-US"/>
          </w:rPr>
          <w:delText>1</w:delText>
        </w:r>
      </w:del>
      <w:ins w:id="357" w:author="Daniele Silvestro" w:date="2023-06-20T09:48:00Z">
        <w:r w:rsidR="00E3054A">
          <w:rPr>
            <w:rFonts w:ascii="Times New Roman" w:hAnsi="Times New Roman" w:cs="Times New Roman"/>
            <w:sz w:val="24"/>
            <w:szCs w:val="24"/>
            <w:lang w:val="en-US"/>
          </w:rPr>
          <w:t>one</w:t>
        </w:r>
      </w:ins>
      <w:del w:id="358" w:author="Daniele Silvestro" w:date="2023-06-20T09:45:00Z">
        <w:r w:rsidRPr="006E3E53" w:rsidDel="003C59AE">
          <w:rPr>
            <w:rFonts w:ascii="Times New Roman" w:hAnsi="Times New Roman" w:cs="Times New Roman"/>
            <w:sz w:val="24"/>
            <w:szCs w:val="24"/>
            <w:lang w:val="en-US"/>
          </w:rPr>
          <w:delText>, obtained relative ages,</w:delText>
        </w:r>
      </w:del>
      <w:r w:rsidRPr="006E3E53">
        <w:rPr>
          <w:rFonts w:ascii="Times New Roman" w:hAnsi="Times New Roman" w:cs="Times New Roman"/>
          <w:sz w:val="24"/>
          <w:szCs w:val="24"/>
          <w:lang w:val="en-US"/>
        </w:rPr>
        <w:t xml:space="preserve"> and </w:t>
      </w:r>
      <w:r w:rsidR="00FA135D">
        <w:rPr>
          <w:rFonts w:ascii="Times New Roman" w:hAnsi="Times New Roman" w:cs="Times New Roman"/>
          <w:sz w:val="24"/>
          <w:szCs w:val="24"/>
          <w:lang w:val="en-US"/>
        </w:rPr>
        <w:t>compared</w:t>
      </w:r>
      <w:r w:rsidRPr="006E3E53">
        <w:rPr>
          <w:rFonts w:ascii="Times New Roman" w:hAnsi="Times New Roman" w:cs="Times New Roman"/>
          <w:sz w:val="24"/>
          <w:szCs w:val="24"/>
          <w:lang w:val="en-US"/>
        </w:rPr>
        <w:t xml:space="preserve"> </w:t>
      </w:r>
      <w:del w:id="359" w:author="Daniele Silvestro" w:date="2023-06-20T09:45:00Z">
        <w:r w:rsidRPr="006E3E53" w:rsidDel="003C59AE">
          <w:rPr>
            <w:rFonts w:ascii="Times New Roman" w:hAnsi="Times New Roman" w:cs="Times New Roman"/>
            <w:sz w:val="24"/>
            <w:szCs w:val="24"/>
            <w:lang w:val="en-US"/>
          </w:rPr>
          <w:delText xml:space="preserve">results </w:delText>
        </w:r>
      </w:del>
      <w:ins w:id="360" w:author="Daniele Silvestro" w:date="2023-06-20T09:45:00Z">
        <w:r w:rsidR="003C59AE">
          <w:rPr>
            <w:rFonts w:ascii="Times New Roman" w:hAnsi="Times New Roman" w:cs="Times New Roman"/>
            <w:sz w:val="24"/>
            <w:szCs w:val="24"/>
            <w:lang w:val="en-US"/>
          </w:rPr>
          <w:t>the true and estimated relative ages</w:t>
        </w:r>
        <w:r w:rsidR="003C59AE" w:rsidRPr="006E3E53">
          <w:rPr>
            <w:rFonts w:ascii="Times New Roman" w:hAnsi="Times New Roman" w:cs="Times New Roman"/>
            <w:sz w:val="24"/>
            <w:szCs w:val="24"/>
            <w:lang w:val="en-US"/>
          </w:rPr>
          <w:t xml:space="preserve"> </w:t>
        </w:r>
      </w:ins>
      <w:r w:rsidRPr="006E3E53">
        <w:rPr>
          <w:rFonts w:ascii="Times New Roman" w:hAnsi="Times New Roman" w:cs="Times New Roman"/>
          <w:sz w:val="24"/>
          <w:szCs w:val="24"/>
          <w:lang w:val="en-US"/>
        </w:rPr>
        <w:t>among different simulation scenarios.</w:t>
      </w:r>
      <w:commentRangeEnd w:id="355"/>
      <w:r w:rsidR="00E1345A">
        <w:rPr>
          <w:rStyle w:val="CommentReference"/>
        </w:rPr>
        <w:commentReference w:id="355"/>
      </w:r>
    </w:p>
    <w:p w14:paraId="5A0E6100" w14:textId="77777777" w:rsidR="00A34AF0" w:rsidRDefault="00A34AF0">
      <w:pPr>
        <w:spacing w:after="0" w:line="360" w:lineRule="auto"/>
        <w:jc w:val="both"/>
        <w:rPr>
          <w:rFonts w:ascii="Times New Roman" w:hAnsi="Times New Roman" w:cs="Times New Roman"/>
          <w:sz w:val="24"/>
          <w:szCs w:val="24"/>
          <w:lang w:val="en-US"/>
        </w:rPr>
      </w:pPr>
    </w:p>
    <w:p w14:paraId="47674A7A" w14:textId="76918485" w:rsidR="00A34AF0" w:rsidRPr="00A34AF0" w:rsidRDefault="00A34AF0" w:rsidP="00A34AF0">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60A116D1" w14:textId="11675CF8" w:rsidR="00A34AF0" w:rsidRPr="00A34AF0" w:rsidRDefault="00A34AF0" w:rsidP="00A34AF0">
      <w:pPr>
        <w:spacing w:after="0" w:line="360" w:lineRule="auto"/>
        <w:jc w:val="both"/>
        <w:rPr>
          <w:rFonts w:ascii="Times New Roman" w:hAnsi="Times New Roman" w:cs="Times New Roman"/>
          <w:sz w:val="24"/>
          <w:szCs w:val="24"/>
          <w:lang w:val="en-US"/>
        </w:rPr>
      </w:pPr>
      <w:r w:rsidRPr="00A34AF0">
        <w:rPr>
          <w:rFonts w:ascii="Times New Roman" w:hAnsi="Times New Roman" w:cs="Times New Roman"/>
          <w:sz w:val="24"/>
          <w:szCs w:val="24"/>
          <w:lang w:val="en-US"/>
        </w:rPr>
        <w:t xml:space="preserve">To explore whether there is a consistent over or underestimation of species ages and </w:t>
      </w:r>
      <w:del w:id="361" w:author="Daniele Silvestro" w:date="2023-06-20T09:53:00Z">
        <w:r w:rsidRPr="00A34AF0" w:rsidDel="00E3054A">
          <w:rPr>
            <w:rFonts w:ascii="Times New Roman" w:hAnsi="Times New Roman" w:cs="Times New Roman"/>
            <w:sz w:val="24"/>
            <w:szCs w:val="24"/>
            <w:lang w:val="en-US"/>
          </w:rPr>
          <w:delText>how large the</w:delText>
        </w:r>
      </w:del>
      <w:ins w:id="362" w:author="Daniele Silvestro" w:date="2023-06-20T09:53:00Z">
        <w:r w:rsidR="00E3054A">
          <w:rPr>
            <w:rFonts w:ascii="Times New Roman" w:hAnsi="Times New Roman" w:cs="Times New Roman"/>
            <w:sz w:val="24"/>
            <w:szCs w:val="24"/>
            <w:lang w:val="en-US"/>
          </w:rPr>
          <w:t>to quantify</w:t>
        </w:r>
      </w:ins>
      <w:r w:rsidRPr="00A34AF0">
        <w:rPr>
          <w:rFonts w:ascii="Times New Roman" w:hAnsi="Times New Roman" w:cs="Times New Roman"/>
          <w:sz w:val="24"/>
          <w:szCs w:val="24"/>
          <w:lang w:val="en-US"/>
        </w:rPr>
        <w:t xml:space="preserve"> error </w:t>
      </w:r>
      <w:del w:id="363" w:author="Daniele Silvestro" w:date="2023-06-20T09:53:00Z">
        <w:r w:rsidRPr="00A34AF0" w:rsidDel="00E3054A">
          <w:rPr>
            <w:rFonts w:ascii="Times New Roman" w:hAnsi="Times New Roman" w:cs="Times New Roman"/>
            <w:sz w:val="24"/>
            <w:szCs w:val="24"/>
            <w:lang w:val="en-US"/>
          </w:rPr>
          <w:delText>is by equating</w:delText>
        </w:r>
      </w:del>
      <w:ins w:id="364" w:author="Daniele Silvestro" w:date="2023-06-20T09:53:00Z">
        <w:r w:rsidR="00E3054A">
          <w:rPr>
            <w:rFonts w:ascii="Times New Roman" w:hAnsi="Times New Roman" w:cs="Times New Roman"/>
            <w:sz w:val="24"/>
            <w:szCs w:val="24"/>
            <w:lang w:val="en-US"/>
          </w:rPr>
          <w:t>in approximating species ages with</w:t>
        </w:r>
      </w:ins>
      <w:r w:rsidRPr="00A34AF0">
        <w:rPr>
          <w:rFonts w:ascii="Times New Roman" w:hAnsi="Times New Roman" w:cs="Times New Roman"/>
          <w:sz w:val="24"/>
          <w:szCs w:val="24"/>
          <w:lang w:val="en-US"/>
        </w:rPr>
        <w:t xml:space="preserve"> phylogenetic ages</w:t>
      </w:r>
      <w:del w:id="365" w:author="Daniele Silvestro" w:date="2023-06-20T09:54:00Z">
        <w:r w:rsidRPr="00A34AF0" w:rsidDel="00E3054A">
          <w:rPr>
            <w:rFonts w:ascii="Times New Roman" w:hAnsi="Times New Roman" w:cs="Times New Roman"/>
            <w:sz w:val="24"/>
            <w:szCs w:val="24"/>
            <w:lang w:val="en-US"/>
          </w:rPr>
          <w:delText xml:space="preserve"> with species age</w:delText>
        </w:r>
      </w:del>
      <w:r w:rsidRPr="00A34AF0">
        <w:rPr>
          <w:rFonts w:ascii="Times New Roman" w:hAnsi="Times New Roman" w:cs="Times New Roman"/>
          <w:sz w:val="24"/>
          <w:szCs w:val="24"/>
          <w:lang w:val="en-US"/>
        </w:rPr>
        <w:t xml:space="preserve">, we simulated </w:t>
      </w:r>
      <w:del w:id="366" w:author="Daniele Silvestro" w:date="2023-06-20T09:59:00Z">
        <w:r w:rsidRPr="00A34AF0" w:rsidDel="00475AF8">
          <w:rPr>
            <w:rFonts w:ascii="Times New Roman" w:hAnsi="Times New Roman" w:cs="Times New Roman"/>
            <w:sz w:val="24"/>
            <w:szCs w:val="24"/>
            <w:lang w:val="en-US"/>
          </w:rPr>
          <w:delText xml:space="preserve">various </w:delText>
        </w:r>
      </w:del>
      <w:ins w:id="367" w:author="Daniele Silvestro" w:date="2023-06-20T09:59:00Z">
        <w:r w:rsidR="00475AF8">
          <w:rPr>
            <w:rFonts w:ascii="Times New Roman" w:hAnsi="Times New Roman" w:cs="Times New Roman"/>
            <w:sz w:val="24"/>
            <w:szCs w:val="24"/>
            <w:lang w:val="en-US"/>
          </w:rPr>
          <w:t>a range of datasets with</w:t>
        </w:r>
      </w:ins>
      <w:del w:id="368" w:author="Daniele Silvestro" w:date="2023-06-20T09:59:00Z">
        <w:r w:rsidRPr="00A34AF0" w:rsidDel="00475AF8">
          <w:rPr>
            <w:rFonts w:ascii="Times New Roman" w:hAnsi="Times New Roman" w:cs="Times New Roman"/>
            <w:sz w:val="24"/>
            <w:szCs w:val="24"/>
            <w:lang w:val="en-US"/>
          </w:rPr>
          <w:delText>scenarios of</w:delText>
        </w:r>
      </w:del>
      <w:r w:rsidRPr="00A34AF0">
        <w:rPr>
          <w:rFonts w:ascii="Times New Roman" w:hAnsi="Times New Roman" w:cs="Times New Roman"/>
          <w:sz w:val="24"/>
          <w:szCs w:val="24"/>
          <w:lang w:val="en-US"/>
        </w:rPr>
        <w:t xml:space="preserve"> different speciation modes and diversification rates. First, we simulated </w:t>
      </w:r>
      <w:commentRangeStart w:id="369"/>
      <w:ins w:id="370" w:author="Daniele Silvestro" w:date="2023-06-20T10:14:00Z">
        <w:r w:rsidR="00C444B8">
          <w:rPr>
            <w:rFonts w:ascii="Times New Roman" w:hAnsi="Times New Roman" w:cs="Times New Roman"/>
            <w:sz w:val="24"/>
            <w:szCs w:val="24"/>
            <w:lang w:val="en-US"/>
          </w:rPr>
          <w:t xml:space="preserve">sets of </w:t>
        </w:r>
      </w:ins>
      <w:r w:rsidRPr="00A34AF0">
        <w:rPr>
          <w:rFonts w:ascii="Times New Roman" w:hAnsi="Times New Roman" w:cs="Times New Roman"/>
          <w:sz w:val="24"/>
          <w:szCs w:val="24"/>
          <w:lang w:val="en-US"/>
        </w:rPr>
        <w:t xml:space="preserve">100 phylogenetic trees with birth rates set to 0.1, 0.5, and 1, combined with 100 death rates ranging from 0 to 0.99 in equal increments. </w:t>
      </w:r>
      <w:commentRangeEnd w:id="369"/>
      <w:r w:rsidR="00C444B8">
        <w:rPr>
          <w:rStyle w:val="CommentReference"/>
        </w:rPr>
        <w:commentReference w:id="369"/>
      </w:r>
      <w:r w:rsidRPr="00A34AF0">
        <w:rPr>
          <w:rFonts w:ascii="Times New Roman" w:hAnsi="Times New Roman" w:cs="Times New Roman"/>
          <w:sz w:val="24"/>
          <w:szCs w:val="24"/>
          <w:lang w:val="en-US"/>
        </w:rPr>
        <w:t xml:space="preserve">We defined </w:t>
      </w:r>
      <w:commentRangeStart w:id="371"/>
      <w:r w:rsidRPr="00A34AF0">
        <w:rPr>
          <w:rFonts w:ascii="Times New Roman" w:hAnsi="Times New Roman" w:cs="Times New Roman"/>
          <w:sz w:val="24"/>
          <w:szCs w:val="24"/>
          <w:lang w:val="en-US"/>
        </w:rPr>
        <w:t xml:space="preserve">turnover </w:t>
      </w:r>
      <w:commentRangeEnd w:id="371"/>
      <w:r w:rsidR="00C444B8">
        <w:rPr>
          <w:rStyle w:val="CommentReference"/>
        </w:rPr>
        <w:commentReference w:id="371"/>
      </w:r>
      <w:r w:rsidRPr="00A34AF0">
        <w:rPr>
          <w:rFonts w:ascii="Times New Roman" w:hAnsi="Times New Roman" w:cs="Times New Roman"/>
          <w:sz w:val="24"/>
          <w:szCs w:val="24"/>
          <w:lang w:val="en-US"/>
        </w:rPr>
        <w:t xml:space="preserve">as birth/death which is sometimes called extinction fraction </w:t>
      </w:r>
      <w:r w:rsidR="00E403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extinction","type":"article-journal","volume":"65"},"uris":["http://www.mendeley.com/documents/?uuid=20ea22d8-bf76-4a1c-9287-e34d094f6033"]}],"mendeley":{"formattedCitation":"(Beaulieu &amp; O’Meara 2016)","plainTextFormattedCitation":"(Beaulieu &amp; O’Meara 2016)","previouslyFormattedCitation":"(Beaulieu and O’Meara 2016)"},"properties":{"noteIndex":0},"schema":"https://github.com/citation-style-language/schema/raw/master/csl-citation.json"}</w:instrText>
      </w:r>
      <w:r w:rsidR="00E403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(Beaulieu &amp; O’Meara 2016)</w:t>
      </w:r>
      <w:r w:rsidR="00E40333">
        <w:rPr>
          <w:rFonts w:ascii="Times New Roman" w:hAnsi="Times New Roman" w:cs="Times New Roman"/>
          <w:sz w:val="24"/>
          <w:szCs w:val="24"/>
          <w:lang w:val="en-US"/>
        </w:rPr>
        <w:fldChar w:fldCharType="end"/>
      </w:r>
      <w:r w:rsidR="00E40333">
        <w:rPr>
          <w:rFonts w:ascii="Times New Roman" w:hAnsi="Times New Roman" w:cs="Times New Roman"/>
          <w:sz w:val="24"/>
          <w:szCs w:val="24"/>
          <w:lang w:val="en-US"/>
        </w:rPr>
        <w:t xml:space="preserve">. </w:t>
      </w:r>
      <w:r w:rsidRPr="00A34AF0">
        <w:rPr>
          <w:rFonts w:ascii="Times New Roman" w:hAnsi="Times New Roman" w:cs="Times New Roman"/>
          <w:sz w:val="24"/>
          <w:szCs w:val="24"/>
          <w:lang w:val="en-US"/>
        </w:rPr>
        <w:t xml:space="preserve">Second, on each of these phylogenies, we then mapped species according to different scenarios of speciation: (1) </w:t>
      </w:r>
      <w:del w:id="372" w:author="Daniele Silvestro" w:date="2023-06-20T10:19: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budding speciation</w:t>
      </w:r>
      <w:del w:id="373" w:author="Daniele Silvestro" w:date="2023-06-20T10:20:00Z">
        <w:r w:rsidRPr="00A34AF0" w:rsidDel="005B1B94">
          <w:rPr>
            <w:rFonts w:ascii="Times New Roman" w:hAnsi="Times New Roman" w:cs="Times New Roman"/>
            <w:sz w:val="24"/>
            <w:szCs w:val="24"/>
            <w:lang w:val="en-US"/>
          </w:rPr>
          <w:delText xml:space="preserve"> at branch nodes</w:delText>
        </w:r>
      </w:del>
      <w:r w:rsidRPr="00A34AF0">
        <w:rPr>
          <w:rFonts w:ascii="Times New Roman" w:hAnsi="Times New Roman" w:cs="Times New Roman"/>
          <w:sz w:val="24"/>
          <w:szCs w:val="24"/>
          <w:lang w:val="en-US"/>
        </w:rPr>
        <w:t xml:space="preserve">, (2) </w:t>
      </w:r>
      <w:del w:id="374" w:author="Daniele Silvestro" w:date="2023-06-20T10:20: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bifurcating speciation</w:t>
      </w:r>
      <w:del w:id="375" w:author="Daniele Silvestro" w:date="2023-06-20T10:20:00Z">
        <w:r w:rsidRPr="00A34AF0" w:rsidDel="005B1B94">
          <w:rPr>
            <w:rFonts w:ascii="Times New Roman" w:hAnsi="Times New Roman" w:cs="Times New Roman"/>
            <w:sz w:val="24"/>
            <w:szCs w:val="24"/>
            <w:lang w:val="en-US"/>
          </w:rPr>
          <w:delText xml:space="preserve"> at branch nodes</w:delText>
        </w:r>
      </w:del>
      <w:r w:rsidRPr="00A34AF0">
        <w:rPr>
          <w:rFonts w:ascii="Times New Roman" w:hAnsi="Times New Roman" w:cs="Times New Roman"/>
          <w:sz w:val="24"/>
          <w:szCs w:val="24"/>
          <w:lang w:val="en-US"/>
        </w:rPr>
        <w:t xml:space="preserve">, (3) a combination of </w:t>
      </w:r>
      <w:del w:id="376" w:author="Daniele Silvestro" w:date="2023-06-20T10:20:00Z">
        <w:r w:rsidRPr="00A34AF0" w:rsidDel="005B1B94">
          <w:rPr>
            <w:rFonts w:ascii="Times New Roman" w:hAnsi="Times New Roman" w:cs="Times New Roman"/>
            <w:sz w:val="24"/>
            <w:szCs w:val="24"/>
            <w:lang w:val="en-US"/>
          </w:rPr>
          <w:delText xml:space="preserve">strictly </w:delText>
        </w:r>
      </w:del>
      <w:r w:rsidRPr="00A34AF0">
        <w:rPr>
          <w:rFonts w:ascii="Times New Roman" w:hAnsi="Times New Roman" w:cs="Times New Roman"/>
          <w:sz w:val="24"/>
          <w:szCs w:val="24"/>
          <w:lang w:val="en-US"/>
        </w:rPr>
        <w:t xml:space="preserve">budding speciation </w:t>
      </w:r>
      <w:del w:id="377" w:author="Daniele Silvestro" w:date="2023-06-20T10:20:00Z">
        <w:r w:rsidRPr="00A34AF0" w:rsidDel="005B1B94">
          <w:rPr>
            <w:rFonts w:ascii="Times New Roman" w:hAnsi="Times New Roman" w:cs="Times New Roman"/>
            <w:sz w:val="24"/>
            <w:szCs w:val="24"/>
            <w:lang w:val="en-US"/>
          </w:rPr>
          <w:delText xml:space="preserve">at branch nodes </w:delText>
        </w:r>
      </w:del>
      <w:r w:rsidRPr="00A34AF0">
        <w:rPr>
          <w:rFonts w:ascii="Times New Roman" w:hAnsi="Times New Roman" w:cs="Times New Roman"/>
          <w:sz w:val="24"/>
          <w:szCs w:val="24"/>
          <w:lang w:val="en-US"/>
        </w:rPr>
        <w:t xml:space="preserve">and anagenetic </w:t>
      </w:r>
      <w:del w:id="378" w:author="Daniele Silvestro" w:date="2023-06-20T10:20:00Z">
        <w:r w:rsidRPr="00A34AF0" w:rsidDel="005B1B94">
          <w:rPr>
            <w:rFonts w:ascii="Times New Roman" w:hAnsi="Times New Roman" w:cs="Times New Roman"/>
            <w:sz w:val="24"/>
            <w:szCs w:val="24"/>
            <w:lang w:val="en-US"/>
          </w:rPr>
          <w:delText>origination of species</w:delText>
        </w:r>
      </w:del>
      <w:ins w:id="379" w:author="Daniele Silvestro" w:date="2023-06-20T10:20:00Z">
        <w:r w:rsidR="005B1B94">
          <w:rPr>
            <w:rFonts w:ascii="Times New Roman" w:hAnsi="Times New Roman" w:cs="Times New Roman"/>
            <w:sz w:val="24"/>
            <w:szCs w:val="24"/>
            <w:lang w:val="en-US"/>
          </w:rPr>
          <w:t>speciation</w:t>
        </w:r>
      </w:ins>
      <w:r w:rsidRPr="00A34AF0">
        <w:rPr>
          <w:rFonts w:ascii="Times New Roman" w:hAnsi="Times New Roman" w:cs="Times New Roman"/>
          <w:sz w:val="24"/>
          <w:szCs w:val="24"/>
          <w:lang w:val="en-US"/>
        </w:rPr>
        <w:t xml:space="preserve"> with </w:t>
      </w:r>
      <w:del w:id="380" w:author="Daniele Silvestro" w:date="2023-06-20T10:20:00Z">
        <w:r w:rsidRPr="00A34AF0" w:rsidDel="005B1B94">
          <w:rPr>
            <w:rFonts w:ascii="Times New Roman" w:hAnsi="Times New Roman" w:cs="Times New Roman"/>
            <w:sz w:val="24"/>
            <w:szCs w:val="24"/>
            <w:lang w:val="en-US"/>
          </w:rPr>
          <w:delText xml:space="preserve">a </w:delText>
        </w:r>
      </w:del>
      <w:ins w:id="381" w:author="Daniele Silvestro" w:date="2023-06-20T10:20:00Z">
        <w:r w:rsidR="005B1B94">
          <w:rPr>
            <w:rFonts w:ascii="Times New Roman" w:hAnsi="Times New Roman" w:cs="Times New Roman"/>
            <w:sz w:val="24"/>
            <w:szCs w:val="24"/>
            <w:lang w:val="en-US"/>
          </w:rPr>
          <w:t>the</w:t>
        </w:r>
        <w:r w:rsidR="005B1B94" w:rsidRPr="00A34AF0">
          <w:rPr>
            <w:rFonts w:ascii="Times New Roman" w:hAnsi="Times New Roman" w:cs="Times New Roman"/>
            <w:sz w:val="24"/>
            <w:szCs w:val="24"/>
            <w:lang w:val="en-US"/>
          </w:rPr>
          <w:t xml:space="preserve"> </w:t>
        </w:r>
      </w:ins>
      <w:r w:rsidRPr="00A34AF0">
        <w:rPr>
          <w:rFonts w:ascii="Times New Roman" w:hAnsi="Times New Roman" w:cs="Times New Roman"/>
          <w:sz w:val="24"/>
          <w:szCs w:val="24"/>
          <w:lang w:val="en-US"/>
        </w:rPr>
        <w:t xml:space="preserve">rate </w:t>
      </w:r>
      <w:ins w:id="382" w:author="Daniele Silvestro" w:date="2023-06-20T10:20:00Z">
        <w:r w:rsidR="005B1B94">
          <w:rPr>
            <w:rFonts w:ascii="Times New Roman" w:hAnsi="Times New Roman" w:cs="Times New Roman"/>
            <w:sz w:val="24"/>
            <w:szCs w:val="24"/>
            <w:lang w:val="en-US"/>
          </w:rPr>
          <w:t xml:space="preserve">of anagenesis </w:t>
        </w:r>
      </w:ins>
      <w:r w:rsidRPr="00A34AF0">
        <w:rPr>
          <w:rFonts w:ascii="Times New Roman" w:hAnsi="Times New Roman" w:cs="Times New Roman"/>
          <w:sz w:val="24"/>
          <w:szCs w:val="24"/>
          <w:lang w:val="en-US"/>
        </w:rPr>
        <w:t xml:space="preserve">set to half </w:t>
      </w:r>
      <w:ins w:id="383" w:author="Daniele Silvestro" w:date="2023-06-20T10:22:00Z">
        <w:r w:rsidR="005B1B94">
          <w:rPr>
            <w:rFonts w:ascii="Times New Roman" w:hAnsi="Times New Roman" w:cs="Times New Roman"/>
            <w:sz w:val="24"/>
            <w:szCs w:val="24"/>
            <w:lang w:val="en-US"/>
          </w:rPr>
          <w:t xml:space="preserve">of </w:t>
        </w:r>
      </w:ins>
      <w:r w:rsidRPr="00A34AF0">
        <w:rPr>
          <w:rFonts w:ascii="Times New Roman" w:hAnsi="Times New Roman" w:cs="Times New Roman"/>
          <w:sz w:val="24"/>
          <w:szCs w:val="24"/>
          <w:lang w:val="en-US"/>
        </w:rPr>
        <w:t>the birth</w:t>
      </w:r>
      <w:ins w:id="384" w:author="Daniele Silvestro" w:date="2023-06-20T10:22:00Z">
        <w:r w:rsidR="005B1B94">
          <w:rPr>
            <w:rFonts w:ascii="Times New Roman" w:hAnsi="Times New Roman" w:cs="Times New Roman"/>
            <w:sz w:val="24"/>
            <w:szCs w:val="24"/>
            <w:lang w:val="en-US"/>
          </w:rPr>
          <w:t xml:space="preserve"> rate</w:t>
        </w:r>
      </w:ins>
      <w:del w:id="385" w:author="Daniele Silvestro" w:date="2023-06-20T10:22:00Z">
        <w:r w:rsidRPr="00A34AF0" w:rsidDel="005B1B94">
          <w:rPr>
            <w:rFonts w:ascii="Times New Roman" w:hAnsi="Times New Roman" w:cs="Times New Roman"/>
            <w:sz w:val="24"/>
            <w:szCs w:val="24"/>
            <w:lang w:val="en-US"/>
          </w:rPr>
          <w:delText xml:space="preserve"> rate that was used to generate the phylogeny</w:delText>
        </w:r>
      </w:del>
      <w:r w:rsidRPr="00A34AF0">
        <w:rPr>
          <w:rFonts w:ascii="Times New Roman" w:hAnsi="Times New Roman" w:cs="Times New Roman"/>
          <w:sz w:val="24"/>
          <w:szCs w:val="24"/>
          <w:lang w:val="en-US"/>
        </w:rPr>
        <w:t xml:space="preserve">, and (4) bifurcating speciation combined </w:t>
      </w:r>
      <w:commentRangeStart w:id="386"/>
      <w:r w:rsidRPr="00A34AF0">
        <w:rPr>
          <w:rFonts w:ascii="Times New Roman" w:hAnsi="Times New Roman" w:cs="Times New Roman"/>
          <w:sz w:val="24"/>
          <w:szCs w:val="24"/>
          <w:lang w:val="en-US"/>
        </w:rPr>
        <w:t>with anagenetic speciation</w:t>
      </w:r>
      <w:commentRangeEnd w:id="386"/>
      <w:r w:rsidR="003E1CC0">
        <w:rPr>
          <w:rStyle w:val="CommentReference"/>
        </w:rPr>
        <w:commentReference w:id="386"/>
      </w:r>
      <w:del w:id="387" w:author="Daniele Silvestro" w:date="2023-06-20T10:22:00Z">
        <w:r w:rsidRPr="00A34AF0" w:rsidDel="005B1B94">
          <w:rPr>
            <w:rFonts w:ascii="Times New Roman" w:hAnsi="Times New Roman" w:cs="Times New Roman"/>
            <w:sz w:val="24"/>
            <w:szCs w:val="24"/>
            <w:lang w:val="en-US"/>
          </w:rPr>
          <w:delText xml:space="preserve"> equal to half the birth rate</w:delText>
        </w:r>
      </w:del>
      <w:r w:rsidRPr="00A34AF0">
        <w:rPr>
          <w:rFonts w:ascii="Times New Roman" w:hAnsi="Times New Roman" w:cs="Times New Roman"/>
          <w:sz w:val="24"/>
          <w:szCs w:val="24"/>
          <w:lang w:val="en-US"/>
        </w:rPr>
        <w:t>.</w:t>
      </w:r>
    </w:p>
    <w:p w14:paraId="0DECD728" w14:textId="47F90C6C" w:rsidR="00050C70" w:rsidRDefault="00957398" w:rsidP="00A34AF0">
      <w:pPr>
        <w:spacing w:after="0" w:line="360" w:lineRule="auto"/>
        <w:jc w:val="both"/>
        <w:rPr>
          <w:rFonts w:ascii="Times New Roman" w:hAnsi="Times New Roman" w:cs="Times New Roman"/>
          <w:sz w:val="24"/>
          <w:szCs w:val="24"/>
          <w:lang w:val="en-US"/>
        </w:rPr>
      </w:pPr>
      <w:ins w:id="388" w:author="Daniele Silvestro" w:date="2023-06-20T10:23:00Z">
        <w:r>
          <w:rPr>
            <w:rFonts w:ascii="Times New Roman" w:hAnsi="Times New Roman" w:cs="Times New Roman"/>
            <w:sz w:val="24"/>
            <w:szCs w:val="24"/>
            <w:lang w:val="en-US"/>
          </w:rPr>
          <w:lastRenderedPageBreak/>
          <w:t xml:space="preserve">Across all trees, </w:t>
        </w:r>
      </w:ins>
      <w:del w:id="389" w:author="Daniele Silvestro" w:date="2023-06-20T10:23:00Z">
        <w:r w:rsidR="00A34AF0" w:rsidRPr="00A34AF0" w:rsidDel="00957398">
          <w:rPr>
            <w:rFonts w:ascii="Times New Roman" w:hAnsi="Times New Roman" w:cs="Times New Roman"/>
            <w:sz w:val="24"/>
            <w:szCs w:val="24"/>
            <w:lang w:val="en-US"/>
          </w:rPr>
          <w:delText xml:space="preserve">We </w:delText>
        </w:r>
      </w:del>
      <w:ins w:id="390" w:author="Daniele Silvestro" w:date="2023-06-20T10:23:00Z">
        <w:r>
          <w:rPr>
            <w:rFonts w:ascii="Times New Roman" w:hAnsi="Times New Roman" w:cs="Times New Roman"/>
            <w:sz w:val="24"/>
            <w:szCs w:val="24"/>
            <w:lang w:val="en-US"/>
          </w:rPr>
          <w:t>w</w:t>
        </w:r>
        <w:r w:rsidRPr="00A34AF0">
          <w:rPr>
            <w:rFonts w:ascii="Times New Roman" w:hAnsi="Times New Roman" w:cs="Times New Roman"/>
            <w:sz w:val="24"/>
            <w:szCs w:val="24"/>
            <w:lang w:val="en-US"/>
          </w:rPr>
          <w:t xml:space="preserve">e </w:t>
        </w:r>
      </w:ins>
      <w:r w:rsidR="00A34AF0" w:rsidRPr="00A34AF0">
        <w:rPr>
          <w:rFonts w:ascii="Times New Roman" w:hAnsi="Times New Roman" w:cs="Times New Roman"/>
          <w:sz w:val="24"/>
          <w:szCs w:val="24"/>
          <w:lang w:val="en-US"/>
        </w:rPr>
        <w:t>obtained in total 120,000 extant species, 30,000 for each speciation scenario</w:t>
      </w:r>
      <w:r w:rsidR="00227CF5">
        <w:rPr>
          <w:rFonts w:ascii="Times New Roman" w:hAnsi="Times New Roman" w:cs="Times New Roman"/>
          <w:sz w:val="24"/>
          <w:szCs w:val="24"/>
          <w:lang w:val="en-US"/>
        </w:rPr>
        <w:t>. For each speciation mode</w:t>
      </w:r>
      <w:del w:id="391" w:author="Daniele Silvestro" w:date="2023-06-20T10:42:00Z">
        <w:r w:rsidR="00227CF5" w:rsidDel="00BA1CC1">
          <w:rPr>
            <w:rFonts w:ascii="Times New Roman" w:hAnsi="Times New Roman" w:cs="Times New Roman"/>
            <w:sz w:val="24"/>
            <w:szCs w:val="24"/>
            <w:lang w:val="en-US"/>
          </w:rPr>
          <w:delText xml:space="preserve">, we plotted the </w:delText>
        </w:r>
      </w:del>
      <w:del w:id="392" w:author="Daniele Silvestro" w:date="2023-06-20T10:39:00Z">
        <w:r w:rsidR="00227CF5" w:rsidDel="00BA1CC1">
          <w:rPr>
            <w:rFonts w:ascii="Times New Roman" w:hAnsi="Times New Roman" w:cs="Times New Roman"/>
            <w:sz w:val="24"/>
            <w:szCs w:val="24"/>
            <w:lang w:val="en-US"/>
          </w:rPr>
          <w:delText>T</w:delText>
        </w:r>
      </w:del>
      <w:del w:id="393" w:author="Daniele Silvestro" w:date="2023-06-20T10:40:00Z">
        <w:r w:rsidR="00227CF5" w:rsidDel="00BA1CC1">
          <w:rPr>
            <w:rFonts w:ascii="Times New Roman" w:hAnsi="Times New Roman" w:cs="Times New Roman"/>
            <w:sz w:val="24"/>
            <w:szCs w:val="24"/>
            <w:lang w:val="en-US"/>
          </w:rPr>
          <w:delText xml:space="preserve">rue scaled </w:delText>
        </w:r>
      </w:del>
      <w:del w:id="394" w:author="Daniele Silvestro" w:date="2023-06-20T10:42:00Z">
        <w:r w:rsidR="00227CF5" w:rsidDel="00BA1CC1">
          <w:rPr>
            <w:rFonts w:ascii="Times New Roman" w:hAnsi="Times New Roman" w:cs="Times New Roman"/>
            <w:sz w:val="24"/>
            <w:szCs w:val="24"/>
            <w:lang w:val="en-US"/>
          </w:rPr>
          <w:delText xml:space="preserve">age against </w:delText>
        </w:r>
      </w:del>
      <w:del w:id="395" w:author="Daniele Silvestro" w:date="2023-06-20T10:40:00Z">
        <w:r w:rsidR="00227CF5" w:rsidDel="00BA1CC1">
          <w:rPr>
            <w:rFonts w:ascii="Times New Roman" w:hAnsi="Times New Roman" w:cs="Times New Roman"/>
            <w:sz w:val="24"/>
            <w:szCs w:val="24"/>
            <w:lang w:val="en-US"/>
          </w:rPr>
          <w:delText>the P</w:delText>
        </w:r>
      </w:del>
      <w:del w:id="396" w:author="Daniele Silvestro" w:date="2023-06-20T10:42:00Z">
        <w:r w:rsidR="00227CF5" w:rsidDel="00BA1CC1">
          <w:rPr>
            <w:rFonts w:ascii="Times New Roman" w:hAnsi="Times New Roman" w:cs="Times New Roman"/>
            <w:sz w:val="24"/>
            <w:szCs w:val="24"/>
            <w:lang w:val="en-US"/>
          </w:rPr>
          <w:delText xml:space="preserve">hylogenetic </w:delText>
        </w:r>
      </w:del>
      <w:del w:id="397" w:author="Daniele Silvestro" w:date="2023-06-20T10:40:00Z">
        <w:r w:rsidR="00227CF5" w:rsidDel="00BA1CC1">
          <w:rPr>
            <w:rFonts w:ascii="Times New Roman" w:hAnsi="Times New Roman" w:cs="Times New Roman"/>
            <w:sz w:val="24"/>
            <w:szCs w:val="24"/>
            <w:lang w:val="en-US"/>
          </w:rPr>
          <w:delText xml:space="preserve">scaled </w:delText>
        </w:r>
      </w:del>
      <w:del w:id="398" w:author="Daniele Silvestro" w:date="2023-06-20T10:42:00Z">
        <w:r w:rsidR="00227CF5" w:rsidDel="00BA1CC1">
          <w:rPr>
            <w:rFonts w:ascii="Times New Roman" w:hAnsi="Times New Roman" w:cs="Times New Roman"/>
            <w:sz w:val="24"/>
            <w:szCs w:val="24"/>
            <w:lang w:val="en-US"/>
          </w:rPr>
          <w:delText>age</w:delText>
        </w:r>
        <w:r w:rsidR="00FB2A00" w:rsidDel="00BA1CC1">
          <w:rPr>
            <w:rFonts w:ascii="Times New Roman" w:hAnsi="Times New Roman" w:cs="Times New Roman"/>
            <w:sz w:val="24"/>
            <w:szCs w:val="24"/>
            <w:lang w:val="en-US"/>
          </w:rPr>
          <w:delText xml:space="preserve">, using a discrete color gradient for </w:delText>
        </w:r>
        <w:r w:rsidR="00FC1D41" w:rsidDel="00BA1CC1">
          <w:rPr>
            <w:rFonts w:ascii="Times New Roman" w:hAnsi="Times New Roman" w:cs="Times New Roman"/>
            <w:sz w:val="24"/>
            <w:szCs w:val="24"/>
            <w:lang w:val="en-US"/>
          </w:rPr>
          <w:delText>low and high</w:delText>
        </w:r>
      </w:del>
      <w:ins w:id="399" w:author="Daniele Silvestro" w:date="2023-06-20T10:42:00Z">
        <w:r w:rsidR="00BA1CC1">
          <w:rPr>
            <w:rFonts w:ascii="Times New Roman" w:hAnsi="Times New Roman" w:cs="Times New Roman"/>
            <w:sz w:val="24"/>
            <w:szCs w:val="24"/>
            <w:lang w:val="en-US"/>
          </w:rPr>
          <w:t xml:space="preserve"> and</w:t>
        </w:r>
      </w:ins>
      <w:r w:rsidR="00FB2A00">
        <w:rPr>
          <w:rFonts w:ascii="Times New Roman" w:hAnsi="Times New Roman" w:cs="Times New Roman"/>
          <w:sz w:val="24"/>
          <w:szCs w:val="24"/>
          <w:lang w:val="en-US"/>
        </w:rPr>
        <w:t xml:space="preserve"> turnover rate</w:t>
      </w:r>
      <w:del w:id="400" w:author="Daniele Silvestro" w:date="2023-06-20T10:42:00Z">
        <w:r w:rsidR="00FB2A00" w:rsidDel="00BA1CC1">
          <w:rPr>
            <w:rFonts w:ascii="Times New Roman" w:hAnsi="Times New Roman" w:cs="Times New Roman"/>
            <w:sz w:val="24"/>
            <w:szCs w:val="24"/>
            <w:lang w:val="en-US"/>
          </w:rPr>
          <w:delText>s</w:delText>
        </w:r>
        <w:r w:rsidR="00227CF5" w:rsidDel="00BA1CC1">
          <w:rPr>
            <w:rFonts w:ascii="Times New Roman" w:hAnsi="Times New Roman" w:cs="Times New Roman"/>
            <w:sz w:val="24"/>
            <w:szCs w:val="24"/>
            <w:lang w:val="en-US"/>
          </w:rPr>
          <w:delText>.</w:delText>
        </w:r>
      </w:del>
      <w:ins w:id="401" w:author="Daniele Silvestro" w:date="2023-06-20T10:42:00Z">
        <w:r w:rsidR="00BA1CC1">
          <w:rPr>
            <w:rFonts w:ascii="Times New Roman" w:hAnsi="Times New Roman" w:cs="Times New Roman"/>
            <w:sz w:val="24"/>
            <w:szCs w:val="24"/>
            <w:lang w:val="en-US"/>
          </w:rPr>
          <w:t>,</w:t>
        </w:r>
      </w:ins>
      <w:r w:rsidR="00227CF5">
        <w:rPr>
          <w:rFonts w:ascii="Times New Roman" w:hAnsi="Times New Roman" w:cs="Times New Roman"/>
          <w:sz w:val="24"/>
          <w:szCs w:val="24"/>
          <w:lang w:val="en-US"/>
        </w:rPr>
        <w:t xml:space="preserve"> </w:t>
      </w:r>
      <w:del w:id="402" w:author="Daniele Silvestro" w:date="2023-06-20T10:42:00Z">
        <w:r w:rsidR="00A34AF0" w:rsidRPr="00A34AF0" w:rsidDel="00BA1CC1">
          <w:rPr>
            <w:rFonts w:ascii="Times New Roman" w:hAnsi="Times New Roman" w:cs="Times New Roman"/>
            <w:sz w:val="24"/>
            <w:szCs w:val="24"/>
            <w:lang w:val="en-US"/>
          </w:rPr>
          <w:delText xml:space="preserve">We </w:delText>
        </w:r>
      </w:del>
      <w:ins w:id="403" w:author="Daniele Silvestro" w:date="2023-06-20T10:42:00Z">
        <w:r w:rsidR="00BA1CC1">
          <w:rPr>
            <w:rFonts w:ascii="Times New Roman" w:hAnsi="Times New Roman" w:cs="Times New Roman"/>
            <w:sz w:val="24"/>
            <w:szCs w:val="24"/>
            <w:lang w:val="en-US"/>
          </w:rPr>
          <w:t>w</w:t>
        </w:r>
        <w:r w:rsidR="00BA1CC1" w:rsidRPr="00A34AF0">
          <w:rPr>
            <w:rFonts w:ascii="Times New Roman" w:hAnsi="Times New Roman" w:cs="Times New Roman"/>
            <w:sz w:val="24"/>
            <w:szCs w:val="24"/>
            <w:lang w:val="en-US"/>
          </w:rPr>
          <w:t xml:space="preserve">e </w:t>
        </w:r>
      </w:ins>
      <w:r w:rsidR="00A34AF0" w:rsidRPr="00A34AF0">
        <w:rPr>
          <w:rFonts w:ascii="Times New Roman" w:hAnsi="Times New Roman" w:cs="Times New Roman"/>
          <w:sz w:val="24"/>
          <w:szCs w:val="24"/>
          <w:lang w:val="en-US"/>
        </w:rPr>
        <w:t>calculated the mean absolute percentage error (</w:t>
      </w:r>
      <w:commentRangeStart w:id="404"/>
      <w:r w:rsidR="00A34AF0" w:rsidRPr="00A34AF0">
        <w:rPr>
          <w:rFonts w:ascii="Times New Roman" w:hAnsi="Times New Roman" w:cs="Times New Roman"/>
          <w:sz w:val="24"/>
          <w:szCs w:val="24"/>
          <w:lang w:val="en-US"/>
        </w:rPr>
        <w:t>MAPE</w:t>
      </w:r>
      <w:commentRangeEnd w:id="404"/>
      <w:r w:rsidR="00C66E6B">
        <w:rPr>
          <w:rStyle w:val="CommentReference"/>
        </w:rPr>
        <w:commentReference w:id="404"/>
      </w:r>
      <w:r w:rsidR="00A34AF0" w:rsidRPr="00A34AF0">
        <w:rPr>
          <w:rFonts w:ascii="Times New Roman" w:hAnsi="Times New Roman" w:cs="Times New Roman"/>
          <w:sz w:val="24"/>
          <w:szCs w:val="24"/>
          <w:lang w:val="en-US"/>
        </w:rPr>
        <w:t xml:space="preserve">) as </w:t>
      </w:r>
      <w:ins w:id="405" w:author="Rachel" w:date="2023-09-06T23:29:00Z">
        <w:r w:rsidR="003E1CC0">
          <w:rPr>
            <w:rFonts w:ascii="Times New Roman" w:hAnsi="Times New Roman" w:cs="Times New Roman"/>
            <w:sz w:val="24"/>
            <w:szCs w:val="24"/>
            <w:lang w:val="en-US"/>
          </w:rPr>
          <w:t xml:space="preserve">a </w:t>
        </w:r>
      </w:ins>
      <w:r w:rsidR="00A34AF0" w:rsidRPr="00A34AF0">
        <w:rPr>
          <w:rFonts w:ascii="Times New Roman" w:hAnsi="Times New Roman" w:cs="Times New Roman"/>
          <w:sz w:val="24"/>
          <w:szCs w:val="24"/>
          <w:lang w:val="en-US"/>
        </w:rPr>
        <w:t xml:space="preserve">measure of the deviation </w:t>
      </w:r>
      <w:del w:id="406" w:author="Daniele Silvestro" w:date="2023-06-20T10:47:00Z">
        <w:r w:rsidR="00A34AF0" w:rsidRPr="00A34AF0" w:rsidDel="00C66E6B">
          <w:rPr>
            <w:rFonts w:ascii="Times New Roman" w:hAnsi="Times New Roman" w:cs="Times New Roman"/>
            <w:sz w:val="24"/>
            <w:szCs w:val="24"/>
            <w:lang w:val="en-US"/>
          </w:rPr>
          <w:delText xml:space="preserve">of </w:delText>
        </w:r>
      </w:del>
      <w:ins w:id="407" w:author="Daniele Silvestro" w:date="2023-06-20T10:47:00Z">
        <w:r w:rsidR="00C66E6B">
          <w:rPr>
            <w:rFonts w:ascii="Times New Roman" w:hAnsi="Times New Roman" w:cs="Times New Roman"/>
            <w:sz w:val="24"/>
            <w:szCs w:val="24"/>
            <w:lang w:val="en-US"/>
          </w:rPr>
          <w:t>bet</w:t>
        </w:r>
      </w:ins>
      <w:ins w:id="408" w:author="Daniele Silvestro" w:date="2023-06-20T10:48:00Z">
        <w:r w:rsidR="00C66E6B">
          <w:rPr>
            <w:rFonts w:ascii="Times New Roman" w:hAnsi="Times New Roman" w:cs="Times New Roman"/>
            <w:sz w:val="24"/>
            <w:szCs w:val="24"/>
            <w:lang w:val="en-US"/>
          </w:rPr>
          <w:t>ween</w:t>
        </w:r>
      </w:ins>
      <w:ins w:id="409" w:author="Daniele Silvestro" w:date="2023-06-20T10:47:00Z">
        <w:r w:rsidR="00C66E6B" w:rsidRPr="00A34AF0">
          <w:rPr>
            <w:rFonts w:ascii="Times New Roman" w:hAnsi="Times New Roman" w:cs="Times New Roman"/>
            <w:sz w:val="24"/>
            <w:szCs w:val="24"/>
            <w:lang w:val="en-US"/>
          </w:rPr>
          <w:t xml:space="preserve"> </w:t>
        </w:r>
      </w:ins>
      <w:r w:rsidR="00A34AF0" w:rsidRPr="00A34AF0">
        <w:rPr>
          <w:rFonts w:ascii="Times New Roman" w:hAnsi="Times New Roman" w:cs="Times New Roman"/>
          <w:sz w:val="24"/>
          <w:szCs w:val="24"/>
          <w:lang w:val="en-US"/>
        </w:rPr>
        <w:t>the phylogenetic ages from the true ag</w:t>
      </w:r>
      <w:r w:rsidR="00227CF5">
        <w:rPr>
          <w:rFonts w:ascii="Times New Roman" w:hAnsi="Times New Roman" w:cs="Times New Roman"/>
          <w:sz w:val="24"/>
          <w:szCs w:val="24"/>
          <w:lang w:val="en-US"/>
        </w:rPr>
        <w:t>e</w:t>
      </w:r>
      <w:r w:rsidR="00A34AF0" w:rsidRPr="00A34AF0">
        <w:rPr>
          <w:rFonts w:ascii="Times New Roman" w:hAnsi="Times New Roman" w:cs="Times New Roman"/>
          <w:sz w:val="24"/>
          <w:szCs w:val="24"/>
          <w:lang w:val="en-US"/>
        </w:rPr>
        <w:t>.</w:t>
      </w:r>
    </w:p>
    <w:p w14:paraId="6F6FB18E" w14:textId="0FE75C05" w:rsidR="00050C70" w:rsidRDefault="00050C70" w:rsidP="00050C70">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MAPE = </w:t>
      </w:r>
      <m:oMath>
        <m:d>
          <m:dPr>
            <m:begChr m:val="|"/>
            <m:endChr m:val="|"/>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True age-Phylogenetic age</m:t>
                </m:r>
              </m:num>
              <m:den>
                <m:r>
                  <w:rPr>
                    <w:rFonts w:ascii="Cambria Math" w:hAnsi="Cambria Math" w:cs="Times New Roman"/>
                    <w:sz w:val="24"/>
                    <w:szCs w:val="24"/>
                    <w:lang w:val="en-US"/>
                  </w:rPr>
                  <m:t>True age</m:t>
                </m:r>
              </m:den>
            </m:f>
          </m:e>
        </m:d>
        <m:r>
          <w:rPr>
            <w:rFonts w:ascii="Cambria Math" w:hAnsi="Cambria Math" w:cs="Times New Roman"/>
            <w:sz w:val="24"/>
            <w:szCs w:val="24"/>
            <w:lang w:val="en-US"/>
          </w:rPr>
          <m:t>*100</m:t>
        </m:r>
      </m:oMath>
    </w:p>
    <w:p w14:paraId="335B85A4" w14:textId="33062602" w:rsidR="00A34AF0" w:rsidRDefault="00227CF5" w:rsidP="00A34AF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A34AF0" w:rsidRPr="00A34AF0">
        <w:rPr>
          <w:rFonts w:ascii="Times New Roman" w:hAnsi="Times New Roman" w:cs="Times New Roman"/>
          <w:sz w:val="24"/>
          <w:szCs w:val="24"/>
          <w:lang w:val="en-US"/>
        </w:rPr>
        <w:t>Next,</w:t>
      </w:r>
      <w:r>
        <w:rPr>
          <w:rFonts w:ascii="Times New Roman" w:hAnsi="Times New Roman" w:cs="Times New Roman"/>
          <w:sz w:val="24"/>
          <w:szCs w:val="24"/>
          <w:lang w:val="en-US"/>
        </w:rPr>
        <w:t xml:space="preserve"> for each speciation mode,</w:t>
      </w:r>
      <w:r w:rsidR="00A34AF0" w:rsidRPr="00A34AF0">
        <w:rPr>
          <w:rFonts w:ascii="Times New Roman" w:hAnsi="Times New Roman" w:cs="Times New Roman"/>
          <w:sz w:val="24"/>
          <w:szCs w:val="24"/>
          <w:lang w:val="en-US"/>
        </w:rPr>
        <w:t xml:space="preserve"> we plotted the MAPE against the simulated turnover</w:t>
      </w:r>
      <w:commentRangeStart w:id="410"/>
      <w:r w:rsidR="00A34AF0" w:rsidRPr="00A34AF0">
        <w:rPr>
          <w:rFonts w:ascii="Times New Roman" w:hAnsi="Times New Roman" w:cs="Times New Roman"/>
          <w:sz w:val="24"/>
          <w:szCs w:val="24"/>
          <w:lang w:val="en-US"/>
        </w:rPr>
        <w:t>.</w:t>
      </w:r>
      <w:commentRangeEnd w:id="410"/>
      <w:r w:rsidR="00A34AF0">
        <w:rPr>
          <w:rStyle w:val="CommentReference"/>
        </w:rPr>
        <w:commentReference w:id="410"/>
      </w:r>
    </w:p>
    <w:p w14:paraId="2B9CB477" w14:textId="77777777" w:rsidR="00FB2A00" w:rsidRDefault="00FB2A00" w:rsidP="00A34AF0">
      <w:pPr>
        <w:spacing w:after="0" w:line="360" w:lineRule="auto"/>
        <w:jc w:val="both"/>
        <w:rPr>
          <w:rFonts w:ascii="Times New Roman" w:hAnsi="Times New Roman" w:cs="Times New Roman"/>
          <w:sz w:val="24"/>
          <w:szCs w:val="24"/>
          <w:lang w:val="en-US"/>
        </w:rPr>
      </w:pPr>
    </w:p>
    <w:p w14:paraId="72E921BE" w14:textId="0B8E7C37" w:rsidR="00DC43F8" w:rsidRPr="00DC43F8" w:rsidRDefault="00DC43F8" w:rsidP="00DC43F8">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t xml:space="preserve">Impact of age error </w:t>
      </w:r>
      <w:del w:id="411" w:author="Daniele Silvestro" w:date="2023-06-20T10:54:00Z">
        <w:r w:rsidRPr="00DC43F8" w:rsidDel="00BF18F3">
          <w:rPr>
            <w:rFonts w:ascii="Times New Roman" w:hAnsi="Times New Roman" w:cs="Times New Roman"/>
            <w:i/>
            <w:iCs/>
            <w:sz w:val="24"/>
            <w:szCs w:val="24"/>
            <w:u w:val="single"/>
            <w:lang w:val="en-US"/>
          </w:rPr>
          <w:delText xml:space="preserve">on </w:delText>
        </w:r>
      </w:del>
      <w:ins w:id="412" w:author="Daniele Silvestro" w:date="2023-06-20T10:54:00Z">
        <w:r w:rsidR="00BF18F3">
          <w:rPr>
            <w:rFonts w:ascii="Times New Roman" w:hAnsi="Times New Roman" w:cs="Times New Roman"/>
            <w:i/>
            <w:iCs/>
            <w:sz w:val="24"/>
            <w:szCs w:val="24"/>
            <w:u w:val="single"/>
            <w:lang w:val="en-US"/>
          </w:rPr>
          <w:t>in</w:t>
        </w:r>
        <w:r w:rsidR="00BF18F3" w:rsidRPr="00DC43F8">
          <w:rPr>
            <w:rFonts w:ascii="Times New Roman" w:hAnsi="Times New Roman" w:cs="Times New Roman"/>
            <w:i/>
            <w:iCs/>
            <w:sz w:val="24"/>
            <w:szCs w:val="24"/>
            <w:u w:val="single"/>
            <w:lang w:val="en-US"/>
          </w:rPr>
          <w:t xml:space="preserve"> </w:t>
        </w:r>
      </w:ins>
      <w:r w:rsidRPr="00DC43F8">
        <w:rPr>
          <w:rFonts w:ascii="Times New Roman" w:hAnsi="Times New Roman" w:cs="Times New Roman"/>
          <w:i/>
          <w:iCs/>
          <w:sz w:val="24"/>
          <w:szCs w:val="24"/>
          <w:u w:val="single"/>
          <w:lang w:val="en-US"/>
        </w:rPr>
        <w:t>comparing species ages</w:t>
      </w:r>
    </w:p>
    <w:p w14:paraId="7B2BF699" w14:textId="754D68FA" w:rsidR="00DC43F8" w:rsidRDefault="00DC43F8" w:rsidP="00DC43F8">
      <w:pPr>
        <w:spacing w:after="0" w:line="360" w:lineRule="auto"/>
        <w:jc w:val="both"/>
        <w:rPr>
          <w:rFonts w:ascii="Times New Roman" w:hAnsi="Times New Roman" w:cs="Times New Roman"/>
          <w:sz w:val="24"/>
          <w:szCs w:val="24"/>
          <w:lang w:val="en-US"/>
        </w:rPr>
      </w:pPr>
      <w:commentRangeStart w:id="413"/>
      <w:r w:rsidRPr="00DC43F8">
        <w:rPr>
          <w:rFonts w:ascii="Times New Roman" w:hAnsi="Times New Roman" w:cs="Times New Roman"/>
          <w:sz w:val="24"/>
          <w:szCs w:val="24"/>
          <w:lang w:val="en-US"/>
        </w:rPr>
        <w:t xml:space="preserve">To explore whether the error introduced by </w:t>
      </w:r>
      <w:del w:id="414" w:author="Daniele Silvestro" w:date="2023-06-20T10:54:00Z">
        <w:r w:rsidRPr="00DC43F8" w:rsidDel="00BF18F3">
          <w:rPr>
            <w:rFonts w:ascii="Times New Roman" w:hAnsi="Times New Roman" w:cs="Times New Roman"/>
            <w:sz w:val="24"/>
            <w:szCs w:val="24"/>
            <w:lang w:val="en-US"/>
          </w:rPr>
          <w:delText xml:space="preserve">equating </w:delText>
        </w:r>
      </w:del>
      <w:ins w:id="415" w:author="Daniele Silvestro" w:date="2023-06-20T10:54:00Z">
        <w:r w:rsidR="00BF18F3">
          <w:rPr>
            <w:rFonts w:ascii="Times New Roman" w:hAnsi="Times New Roman" w:cs="Times New Roman"/>
            <w:sz w:val="24"/>
            <w:szCs w:val="24"/>
            <w:lang w:val="en-US"/>
          </w:rPr>
          <w:t>approximati</w:t>
        </w:r>
      </w:ins>
      <w:ins w:id="416" w:author="Daniele Silvestro" w:date="2023-06-20T10:55:00Z">
        <w:r w:rsidR="00BF18F3">
          <w:rPr>
            <w:rFonts w:ascii="Times New Roman" w:hAnsi="Times New Roman" w:cs="Times New Roman"/>
            <w:sz w:val="24"/>
            <w:szCs w:val="24"/>
            <w:lang w:val="en-US"/>
          </w:rPr>
          <w:t>ng</w:t>
        </w:r>
      </w:ins>
      <w:ins w:id="417" w:author="Daniele Silvestro" w:date="2023-06-21T10:27:00Z">
        <w:r w:rsidR="00582F10">
          <w:rPr>
            <w:rFonts w:ascii="Times New Roman" w:hAnsi="Times New Roman" w:cs="Times New Roman"/>
            <w:sz w:val="24"/>
            <w:szCs w:val="24"/>
            <w:lang w:val="en-US"/>
          </w:rPr>
          <w:t xml:space="preserve"> </w:t>
        </w:r>
      </w:ins>
      <w:ins w:id="418" w:author="Daniele Silvestro" w:date="2023-06-20T10:55:00Z">
        <w:r w:rsidR="00BF18F3">
          <w:rPr>
            <w:rFonts w:ascii="Times New Roman" w:hAnsi="Times New Roman" w:cs="Times New Roman"/>
            <w:sz w:val="24"/>
            <w:szCs w:val="24"/>
            <w:lang w:val="en-US"/>
          </w:rPr>
          <w:t>species age with</w:t>
        </w:r>
      </w:ins>
      <w:ins w:id="419" w:author="Daniele Silvestro" w:date="2023-06-20T10:54:00Z">
        <w:r w:rsidR="00BF18F3" w:rsidRPr="00DC43F8">
          <w:rPr>
            <w:rFonts w:ascii="Times New Roman" w:hAnsi="Times New Roman" w:cs="Times New Roman"/>
            <w:sz w:val="24"/>
            <w:szCs w:val="24"/>
            <w:lang w:val="en-US"/>
          </w:rPr>
          <w:t xml:space="preserve"> </w:t>
        </w:r>
      </w:ins>
      <w:r w:rsidRPr="00DC43F8">
        <w:rPr>
          <w:rFonts w:ascii="Times New Roman" w:hAnsi="Times New Roman" w:cs="Times New Roman"/>
          <w:sz w:val="24"/>
          <w:szCs w:val="24"/>
          <w:lang w:val="en-US"/>
        </w:rPr>
        <w:t xml:space="preserve">phylogenetic age </w:t>
      </w:r>
      <w:del w:id="420" w:author="Daniele Silvestro" w:date="2023-06-20T10:55:00Z">
        <w:r w:rsidRPr="00DC43F8" w:rsidDel="00BF18F3">
          <w:rPr>
            <w:rFonts w:ascii="Times New Roman" w:hAnsi="Times New Roman" w:cs="Times New Roman"/>
            <w:sz w:val="24"/>
            <w:szCs w:val="24"/>
            <w:lang w:val="en-US"/>
          </w:rPr>
          <w:delText xml:space="preserve">with species age </w:delText>
        </w:r>
      </w:del>
      <w:r w:rsidRPr="00DC43F8">
        <w:rPr>
          <w:rFonts w:ascii="Times New Roman" w:hAnsi="Times New Roman" w:cs="Times New Roman"/>
          <w:sz w:val="24"/>
          <w:szCs w:val="24"/>
          <w:lang w:val="en-US"/>
        </w:rPr>
        <w:t xml:space="preserve">impacts our ability to make qualitative judgements such as which of two extant species is the younger one, we simulated 1,000 phylogenetic trees with values of extinction rates of 0.9, 0.5, and 0, combined with a fixed speciation rate of 1 (3000 trees). Second, on each of these phylogenies, we mapped species according to budding and bifurcating speciation. Thus, we simulated 300,000 extant species for each speciation mode.  </w:t>
      </w:r>
      <w:commentRangeEnd w:id="413"/>
      <w:r w:rsidR="005F47AD">
        <w:rPr>
          <w:rStyle w:val="CommentReference"/>
        </w:rPr>
        <w:commentReference w:id="413"/>
      </w:r>
      <w:r w:rsidRPr="00DC43F8">
        <w:rPr>
          <w:rFonts w:ascii="Times New Roman" w:hAnsi="Times New Roman" w:cs="Times New Roman"/>
          <w:sz w:val="24"/>
          <w:szCs w:val="24"/>
          <w:lang w:val="en-US"/>
        </w:rPr>
        <w:t>Next, we calculated the proportion of cases where the younger of two species, according to its phylogenetic age, is, in fact, the older one given the true age of the two species. We performed this comparison from the perspective of an empirical research</w:t>
      </w:r>
      <w:ins w:id="421" w:author="Rachel" w:date="2023-09-07T00:02:00Z">
        <w:r w:rsidR="0071126C">
          <w:rPr>
            <w:rFonts w:ascii="Times New Roman" w:hAnsi="Times New Roman" w:cs="Times New Roman"/>
            <w:sz w:val="24"/>
            <w:szCs w:val="24"/>
            <w:lang w:val="en-US"/>
          </w:rPr>
          <w:t>er</w:t>
        </w:r>
      </w:ins>
      <w:r w:rsidRPr="00DC43F8">
        <w:rPr>
          <w:rFonts w:ascii="Times New Roman" w:hAnsi="Times New Roman" w:cs="Times New Roman"/>
          <w:sz w:val="24"/>
          <w:szCs w:val="24"/>
          <w:lang w:val="en-US"/>
        </w:rPr>
        <w:t xml:space="preserve"> that can only obtain the phylogenetic ages. </w:t>
      </w:r>
      <w:ins w:id="422" w:author="Daniele Silvestro" w:date="2023-06-20T10:56:00Z">
        <w:r w:rsidR="00BF18F3">
          <w:rPr>
            <w:rFonts w:ascii="Times New Roman" w:hAnsi="Times New Roman" w:cs="Times New Roman"/>
            <w:sz w:val="24"/>
            <w:szCs w:val="24"/>
            <w:lang w:val="en-US"/>
          </w:rPr>
          <w:t xml:space="preserve">We made </w:t>
        </w:r>
      </w:ins>
      <w:del w:id="423" w:author="Daniele Silvestro" w:date="2023-06-20T10:56:00Z">
        <w:r w:rsidRPr="00DC43F8" w:rsidDel="00BF18F3">
          <w:rPr>
            <w:rFonts w:ascii="Times New Roman" w:hAnsi="Times New Roman" w:cs="Times New Roman"/>
            <w:sz w:val="24"/>
            <w:szCs w:val="24"/>
            <w:lang w:val="en-US"/>
          </w:rPr>
          <w:delText xml:space="preserve">Two </w:delText>
        </w:r>
      </w:del>
      <w:ins w:id="424" w:author="Daniele Silvestro" w:date="2023-06-20T10:56:00Z">
        <w:r w:rsidR="00BF18F3">
          <w:rPr>
            <w:rFonts w:ascii="Times New Roman" w:hAnsi="Times New Roman" w:cs="Times New Roman"/>
            <w:sz w:val="24"/>
            <w:szCs w:val="24"/>
            <w:lang w:val="en-US"/>
          </w:rPr>
          <w:t>t</w:t>
        </w:r>
        <w:r w:rsidR="00BF18F3" w:rsidRPr="00DC43F8">
          <w:rPr>
            <w:rFonts w:ascii="Times New Roman" w:hAnsi="Times New Roman" w:cs="Times New Roman"/>
            <w:sz w:val="24"/>
            <w:szCs w:val="24"/>
            <w:lang w:val="en-US"/>
          </w:rPr>
          <w:t xml:space="preserve">wo </w:t>
        </w:r>
      </w:ins>
      <w:r w:rsidRPr="00DC43F8">
        <w:rPr>
          <w:rFonts w:ascii="Times New Roman" w:hAnsi="Times New Roman" w:cs="Times New Roman"/>
          <w:sz w:val="24"/>
          <w:szCs w:val="24"/>
          <w:lang w:val="en-US"/>
        </w:rPr>
        <w:t xml:space="preserve">types of comparisons </w:t>
      </w:r>
      <w:ins w:id="425" w:author="Daniele Silvestro" w:date="2023-06-20T10:56:00Z">
        <w:r w:rsidR="00BF18F3">
          <w:rPr>
            <w:rFonts w:ascii="Times New Roman" w:hAnsi="Times New Roman" w:cs="Times New Roman"/>
            <w:sz w:val="24"/>
            <w:szCs w:val="24"/>
            <w:lang w:val="en-US"/>
          </w:rPr>
          <w:t xml:space="preserve">for </w:t>
        </w:r>
      </w:ins>
      <w:del w:id="426" w:author="Daniele Silvestro" w:date="2023-06-20T10:56:00Z">
        <w:r w:rsidRPr="00DC43F8" w:rsidDel="00BF18F3">
          <w:rPr>
            <w:rFonts w:ascii="Times New Roman" w:hAnsi="Times New Roman" w:cs="Times New Roman"/>
            <w:sz w:val="24"/>
            <w:szCs w:val="24"/>
            <w:lang w:val="en-US"/>
          </w:rPr>
          <w:delText xml:space="preserve">were made for </w:delText>
        </w:r>
      </w:del>
      <w:r w:rsidRPr="00DC43F8">
        <w:rPr>
          <w:rFonts w:ascii="Times New Roman" w:hAnsi="Times New Roman" w:cs="Times New Roman"/>
          <w:sz w:val="24"/>
          <w:szCs w:val="24"/>
          <w:lang w:val="en-US"/>
        </w:rPr>
        <w:t xml:space="preserve">each phylogeny: (1) between the youngest and oldest species in the phylogeny, and (2) </w:t>
      </w:r>
      <w:ins w:id="427" w:author="Daniele Silvestro" w:date="2023-06-20T10:57:00Z">
        <w:r w:rsidR="00BF18F3">
          <w:rPr>
            <w:rFonts w:ascii="Times New Roman" w:hAnsi="Times New Roman" w:cs="Times New Roman"/>
            <w:sz w:val="24"/>
            <w:szCs w:val="24"/>
            <w:lang w:val="en-US"/>
          </w:rPr>
          <w:t xml:space="preserve">between </w:t>
        </w:r>
      </w:ins>
      <w:r w:rsidRPr="00DC43F8">
        <w:rPr>
          <w:rFonts w:ascii="Times New Roman" w:hAnsi="Times New Roman" w:cs="Times New Roman"/>
          <w:sz w:val="24"/>
          <w:szCs w:val="24"/>
          <w:lang w:val="en-US"/>
        </w:rPr>
        <w:t xml:space="preserve">two randomly selected species.  </w:t>
      </w:r>
    </w:p>
    <w:p w14:paraId="74D6D444" w14:textId="77777777" w:rsidR="00FB2A00" w:rsidRDefault="00FB2A00" w:rsidP="00A34AF0">
      <w:pPr>
        <w:spacing w:after="0" w:line="360" w:lineRule="auto"/>
        <w:jc w:val="both"/>
        <w:rPr>
          <w:ins w:id="428" w:author="Daniele Silvestro" w:date="2023-06-21T10:34:00Z"/>
          <w:rFonts w:ascii="Times New Roman" w:hAnsi="Times New Roman" w:cs="Times New Roman"/>
          <w:sz w:val="24"/>
          <w:szCs w:val="24"/>
          <w:lang w:val="en-US"/>
        </w:rPr>
      </w:pPr>
    </w:p>
    <w:p w14:paraId="6DE73851" w14:textId="77777777" w:rsidR="00B44C34" w:rsidRPr="00200D0C" w:rsidRDefault="00B44C34" w:rsidP="00B44C34">
      <w:pPr>
        <w:spacing w:after="0" w:line="360" w:lineRule="auto"/>
        <w:jc w:val="both"/>
        <w:rPr>
          <w:moveTo w:id="429" w:author="Daniele Silvestro" w:date="2023-06-21T10:34:00Z"/>
          <w:rFonts w:ascii="Times New Roman" w:hAnsi="Times New Roman" w:cs="Times New Roman"/>
          <w:i/>
          <w:iCs/>
          <w:sz w:val="24"/>
          <w:szCs w:val="24"/>
          <w:u w:val="single"/>
          <w:lang w:val="en-US"/>
        </w:rPr>
      </w:pPr>
      <w:moveToRangeStart w:id="430" w:author="Daniele Silvestro" w:date="2023-06-21T10:34:00Z" w:name="move138236114"/>
      <w:commentRangeStart w:id="431"/>
      <w:commentRangeStart w:id="432"/>
      <w:moveTo w:id="433" w:author="Daniele Silvestro" w:date="2023-06-21T10:34:00Z">
        <w:r w:rsidRPr="00200D0C">
          <w:rPr>
            <w:rFonts w:ascii="Times New Roman" w:hAnsi="Times New Roman" w:cs="Times New Roman"/>
            <w:i/>
            <w:iCs/>
            <w:sz w:val="24"/>
            <w:szCs w:val="24"/>
            <w:u w:val="single"/>
            <w:lang w:val="en-US"/>
          </w:rPr>
          <w:t>Quantifying uncertainty in species age under budding speciation</w:t>
        </w:r>
        <w:commentRangeEnd w:id="431"/>
        <w:r>
          <w:rPr>
            <w:rStyle w:val="CommentReference"/>
          </w:rPr>
          <w:commentReference w:id="431"/>
        </w:r>
      </w:moveTo>
      <w:commentRangeEnd w:id="432"/>
      <w:r>
        <w:rPr>
          <w:rStyle w:val="CommentReference"/>
        </w:rPr>
        <w:commentReference w:id="432"/>
      </w:r>
    </w:p>
    <w:p w14:paraId="18BA1A60" w14:textId="3E3B32AE" w:rsidR="00727B74" w:rsidRPr="00200D0C" w:rsidRDefault="00B44C34" w:rsidP="00727B74">
      <w:pPr>
        <w:spacing w:after="0" w:line="360" w:lineRule="auto"/>
        <w:jc w:val="both"/>
        <w:rPr>
          <w:ins w:id="434" w:author="Daniele Silvestro" w:date="2023-06-21T11:08:00Z"/>
          <w:rFonts w:ascii="Times New Roman" w:hAnsi="Times New Roman" w:cs="Times New Roman"/>
          <w:sz w:val="24"/>
          <w:szCs w:val="24"/>
          <w:lang w:val="en-US"/>
        </w:rPr>
      </w:pPr>
      <w:moveTo w:id="435" w:author="Daniele Silvestro" w:date="2023-06-21T10:34:00Z">
        <w:r w:rsidRPr="00200D0C">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moveTo>
      <w:ins w:id="436" w:author="Daniele Silvestro" w:date="2023-06-21T10:38:00Z">
        <w:r>
          <w:rPr>
            <w:rFonts w:ascii="Times New Roman" w:hAnsi="Times New Roman" w:cs="Times New Roman"/>
            <w:sz w:val="24"/>
            <w:szCs w:val="24"/>
            <w:lang w:val="en-US"/>
          </w:rPr>
          <w:t xml:space="preserve">Under a budding process </w:t>
        </w:r>
      </w:ins>
      <w:ins w:id="437" w:author="Daniele Silvestro" w:date="2023-06-21T10:43:00Z">
        <w:r w:rsidR="00281B5B">
          <w:rPr>
            <w:rFonts w:ascii="Times New Roman" w:hAnsi="Times New Roman" w:cs="Times New Roman"/>
            <w:sz w:val="24"/>
            <w:szCs w:val="24"/>
            <w:lang w:val="en-US"/>
          </w:rPr>
          <w:t>a species</w:t>
        </w:r>
      </w:ins>
      <w:ins w:id="438" w:author="Daniele Silvestro" w:date="2023-06-21T10:44:00Z">
        <w:r w:rsidR="00281B5B">
          <w:rPr>
            <w:rFonts w:ascii="Times New Roman" w:hAnsi="Times New Roman" w:cs="Times New Roman"/>
            <w:sz w:val="24"/>
            <w:szCs w:val="24"/>
            <w:lang w:val="en-US"/>
          </w:rPr>
          <w:t xml:space="preserve"> has equal </w:t>
        </w:r>
      </w:ins>
      <w:ins w:id="439" w:author="Daniele Silvestro" w:date="2023-06-21T10:45:00Z">
        <w:r w:rsidR="00281B5B">
          <w:rPr>
            <w:rFonts w:ascii="Times New Roman" w:hAnsi="Times New Roman" w:cs="Times New Roman"/>
            <w:sz w:val="24"/>
            <w:szCs w:val="24"/>
            <w:lang w:val="en-US"/>
          </w:rPr>
          <w:t>probabilities</w:t>
        </w:r>
      </w:ins>
      <w:ins w:id="440" w:author="Daniele Silvestro" w:date="2023-06-21T10:44:00Z">
        <w:r w:rsidR="00281B5B">
          <w:rPr>
            <w:rFonts w:ascii="Times New Roman" w:hAnsi="Times New Roman" w:cs="Times New Roman"/>
            <w:sz w:val="24"/>
            <w:szCs w:val="24"/>
            <w:lang w:val="en-US"/>
          </w:rPr>
          <w:t xml:space="preserve"> to persist into the left and </w:t>
        </w:r>
      </w:ins>
      <w:ins w:id="441" w:author="Daniele Silvestro" w:date="2023-06-21T10:45:00Z">
        <w:r w:rsidR="00281B5B">
          <w:rPr>
            <w:rFonts w:ascii="Times New Roman" w:hAnsi="Times New Roman" w:cs="Times New Roman"/>
            <w:sz w:val="24"/>
            <w:szCs w:val="24"/>
            <w:lang w:val="en-US"/>
          </w:rPr>
          <w:t>right descendants</w:t>
        </w:r>
      </w:ins>
      <w:ins w:id="442" w:author="Daniele Silvestro" w:date="2023-06-21T10:51:00Z">
        <w:r w:rsidR="00281B5B">
          <w:rPr>
            <w:rFonts w:ascii="Times New Roman" w:hAnsi="Times New Roman" w:cs="Times New Roman"/>
            <w:sz w:val="24"/>
            <w:szCs w:val="24"/>
            <w:lang w:val="en-US"/>
          </w:rPr>
          <w:t xml:space="preserve">. Thus, </w:t>
        </w:r>
      </w:ins>
      <w:ins w:id="443" w:author="Daniele Silvestro" w:date="2023-06-21T10:38:00Z">
        <w:r>
          <w:rPr>
            <w:rFonts w:ascii="Times New Roman" w:hAnsi="Times New Roman" w:cs="Times New Roman"/>
            <w:sz w:val="24"/>
            <w:szCs w:val="24"/>
            <w:lang w:val="en-US"/>
          </w:rPr>
          <w:t xml:space="preserve">in the absence of extinction, the </w:t>
        </w:r>
      </w:ins>
      <w:ins w:id="444" w:author="Daniele Silvestro" w:date="2023-06-21T10:39:00Z">
        <w:r>
          <w:rPr>
            <w:rFonts w:ascii="Times New Roman" w:hAnsi="Times New Roman" w:cs="Times New Roman"/>
            <w:sz w:val="24"/>
            <w:szCs w:val="24"/>
            <w:lang w:val="en-US"/>
          </w:rPr>
          <w:t>probability of that a living species originated at the most recent branching event</w:t>
        </w:r>
      </w:ins>
      <w:ins w:id="445" w:author="Daniele Silvestro" w:date="2023-06-21T11:03:00Z">
        <w:r w:rsidR="00917477">
          <w:rPr>
            <w:rFonts w:ascii="Times New Roman" w:hAnsi="Times New Roman" w:cs="Times New Roman"/>
            <w:sz w:val="24"/>
            <w:szCs w:val="24"/>
            <w:lang w:val="en-US"/>
          </w:rPr>
          <w:t xml:space="preserve"> separating it from its sister species</w:t>
        </w:r>
      </w:ins>
      <w:ins w:id="446" w:author="Daniele Silvestro" w:date="2023-06-21T10:39:00Z">
        <w:r>
          <w:rPr>
            <w:rFonts w:ascii="Times New Roman" w:hAnsi="Times New Roman" w:cs="Times New Roman"/>
            <w:sz w:val="24"/>
            <w:szCs w:val="24"/>
            <w:lang w:val="en-US"/>
          </w:rPr>
          <w:t xml:space="preserve"> i</w:t>
        </w:r>
      </w:ins>
      <w:ins w:id="447" w:author="Daniele Silvestro" w:date="2023-06-21T10:51:00Z">
        <w:r w:rsidR="00281B5B">
          <w:rPr>
            <w:rFonts w:ascii="Times New Roman" w:hAnsi="Times New Roman" w:cs="Times New Roman"/>
            <w:sz w:val="24"/>
            <w:szCs w:val="24"/>
            <w:lang w:val="en-US"/>
          </w:rPr>
          <w:t>s</w:t>
        </w:r>
      </w:ins>
      <w:ins w:id="448" w:author="Daniele Silvestro" w:date="2023-06-21T10:39:00Z">
        <w:r>
          <w:rPr>
            <w:rFonts w:ascii="Times New Roman" w:hAnsi="Times New Roman" w:cs="Times New Roman"/>
            <w:sz w:val="24"/>
            <w:szCs w:val="24"/>
            <w:lang w:val="en-US"/>
          </w:rPr>
          <w:t xml:space="preserve"> 0.5</w:t>
        </w:r>
      </w:ins>
      <w:ins w:id="449" w:author="Daniele Silvestro" w:date="2023-06-21T10:51:00Z">
        <w:r w:rsidR="00281B5B">
          <w:rPr>
            <w:rFonts w:ascii="Times New Roman" w:hAnsi="Times New Roman" w:cs="Times New Roman"/>
            <w:sz w:val="24"/>
            <w:szCs w:val="24"/>
            <w:lang w:val="en-US"/>
          </w:rPr>
          <w:t xml:space="preserve">. Its probability </w:t>
        </w:r>
      </w:ins>
      <w:ins w:id="450" w:author="Daniele Silvestro" w:date="2023-06-21T10:52:00Z">
        <w:r w:rsidR="00281B5B">
          <w:rPr>
            <w:rFonts w:ascii="Times New Roman" w:hAnsi="Times New Roman" w:cs="Times New Roman"/>
            <w:sz w:val="24"/>
            <w:szCs w:val="24"/>
            <w:lang w:val="en-US"/>
          </w:rPr>
          <w:t xml:space="preserve">of having originated at the previous </w:t>
        </w:r>
      </w:ins>
      <w:ins w:id="451" w:author="Daniele Silvestro" w:date="2023-06-21T11:03:00Z">
        <w:r w:rsidR="00727B74">
          <w:rPr>
            <w:rFonts w:ascii="Times New Roman" w:hAnsi="Times New Roman" w:cs="Times New Roman"/>
            <w:sz w:val="24"/>
            <w:szCs w:val="24"/>
            <w:lang w:val="en-US"/>
          </w:rPr>
          <w:t xml:space="preserve">branching event is therefore (1 – 0.5) </w:t>
        </w:r>
      </w:ins>
      <w:ins w:id="452" w:author="Daniele Silvestro" w:date="2023-06-21T11:04:00Z">
        <w:r w:rsidR="00727B74">
          <w:rPr>
            <w:rFonts w:ascii="Times New Roman" w:hAnsi="Times New Roman" w:cs="Times New Roman"/>
            <w:sz w:val="24"/>
            <w:szCs w:val="24"/>
            <w:lang w:val="en-US"/>
          </w:rPr>
          <w:t xml:space="preserve">× 0.5. The </w:t>
        </w:r>
      </w:ins>
      <w:ins w:id="453" w:author="Daniele Silvestro" w:date="2023-06-21T11:05:00Z">
        <w:r w:rsidR="00727B74">
          <w:rPr>
            <w:rFonts w:ascii="Times New Roman" w:hAnsi="Times New Roman" w:cs="Times New Roman"/>
            <w:sz w:val="24"/>
            <w:szCs w:val="24"/>
            <w:lang w:val="en-US"/>
          </w:rPr>
          <w:t xml:space="preserve">distribution of probabilities of origination at each node </w:t>
        </w:r>
      </w:ins>
      <w:ins w:id="454" w:author="Daniele Silvestro" w:date="2023-06-21T11:06:00Z">
        <w:r w:rsidR="00727B74">
          <w:rPr>
            <w:rFonts w:ascii="Times New Roman" w:hAnsi="Times New Roman" w:cs="Times New Roman"/>
            <w:sz w:val="24"/>
            <w:szCs w:val="24"/>
            <w:lang w:val="en-US"/>
          </w:rPr>
          <w:t xml:space="preserve">separating a tip from the root </w:t>
        </w:r>
      </w:ins>
      <w:ins w:id="455" w:author="Daniele Silvestro" w:date="2023-06-21T11:05:00Z">
        <w:r w:rsidR="00727B74">
          <w:rPr>
            <w:rFonts w:ascii="Times New Roman" w:hAnsi="Times New Roman" w:cs="Times New Roman"/>
            <w:sz w:val="24"/>
            <w:szCs w:val="24"/>
            <w:lang w:val="en-US"/>
          </w:rPr>
          <w:t xml:space="preserve">thus follows a geometric distribution </w:t>
        </w:r>
      </w:ins>
      <w:ins w:id="456" w:author="Daniele Silvestro" w:date="2023-06-21T11:06:00Z">
        <w:r w:rsidR="00727B74">
          <w:rPr>
            <w:rFonts w:ascii="Times New Roman" w:hAnsi="Times New Roman" w:cs="Times New Roman"/>
            <w:sz w:val="24"/>
            <w:szCs w:val="24"/>
            <w:lang w:val="en-US"/>
          </w:rPr>
          <w:lastRenderedPageBreak/>
          <w:t xml:space="preserve">with parameter p = 0.5. </w:t>
        </w:r>
      </w:ins>
      <w:ins w:id="457" w:author="Daniele Silvestro" w:date="2023-06-21T11:08:00Z">
        <w:r w:rsidR="00727B74" w:rsidRPr="00200D0C">
          <w:rPr>
            <w:rFonts w:ascii="Times New Roman" w:hAnsi="Times New Roman" w:cs="Times New Roman"/>
            <w:sz w:val="24"/>
            <w:szCs w:val="24"/>
            <w:lang w:val="en-US"/>
          </w:rPr>
          <w:t xml:space="preserve">Therefore, the probability for </w:t>
        </w:r>
        <w:r w:rsidR="00727B74">
          <w:rPr>
            <w:rFonts w:ascii="Times New Roman" w:hAnsi="Times New Roman" w:cs="Times New Roman"/>
            <w:sz w:val="24"/>
            <w:szCs w:val="24"/>
            <w:lang w:val="en-US"/>
          </w:rPr>
          <w:t>an</w:t>
        </w:r>
        <w:r w:rsidR="00727B74" w:rsidRPr="00200D0C">
          <w:rPr>
            <w:rFonts w:ascii="Times New Roman" w:hAnsi="Times New Roman" w:cs="Times New Roman"/>
            <w:sz w:val="24"/>
            <w:szCs w:val="24"/>
            <w:lang w:val="en-US"/>
          </w:rPr>
          <w:t xml:space="preserve"> ancestral node </w:t>
        </w:r>
        <w:r w:rsidR="00727B74" w:rsidRPr="00727B74">
          <w:rPr>
            <w:rFonts w:ascii="Times New Roman" w:hAnsi="Times New Roman" w:cs="Times New Roman"/>
            <w:i/>
            <w:iCs/>
            <w:sz w:val="24"/>
            <w:szCs w:val="24"/>
            <w:lang w:val="en-US"/>
          </w:rPr>
          <w:t>k</w:t>
        </w:r>
        <w:r w:rsidR="00727B74">
          <w:rPr>
            <w:rFonts w:ascii="Times New Roman" w:hAnsi="Times New Roman" w:cs="Times New Roman"/>
            <w:sz w:val="24"/>
            <w:szCs w:val="24"/>
            <w:lang w:val="en-US"/>
          </w:rPr>
          <w:t xml:space="preserve"> </w:t>
        </w:r>
        <w:r w:rsidR="00727B74" w:rsidRPr="00727B74">
          <w:rPr>
            <w:rFonts w:ascii="Times New Roman" w:hAnsi="Times New Roman" w:cs="Times New Roman"/>
            <w:sz w:val="24"/>
            <w:szCs w:val="24"/>
            <w:lang w:val="en-US"/>
          </w:rPr>
          <w:t>to</w:t>
        </w:r>
        <w:r w:rsidR="00727B74" w:rsidRPr="00200D0C">
          <w:rPr>
            <w:rFonts w:ascii="Times New Roman" w:hAnsi="Times New Roman" w:cs="Times New Roman"/>
            <w:sz w:val="24"/>
            <w:szCs w:val="24"/>
            <w:lang w:val="en-US"/>
          </w:rPr>
          <w:t xml:space="preserve"> be the origin of a species is given by the geometric distribution:</w:t>
        </w:r>
      </w:ins>
    </w:p>
    <w:p w14:paraId="36928188" w14:textId="77777777" w:rsidR="00727B74" w:rsidRPr="00200D0C" w:rsidRDefault="00727B74" w:rsidP="00727B74">
      <w:pPr>
        <w:spacing w:after="0" w:line="360" w:lineRule="auto"/>
        <w:jc w:val="center"/>
        <w:rPr>
          <w:ins w:id="458" w:author="Daniele Silvestro" w:date="2023-06-21T11:08:00Z"/>
          <w:rFonts w:ascii="Times New Roman" w:hAnsi="Times New Roman" w:cs="Times New Roman"/>
          <w:sz w:val="24"/>
          <w:szCs w:val="24"/>
          <w:lang w:val="en-US"/>
        </w:rPr>
      </w:pPr>
      <w:ins w:id="459" w:author="Daniele Silvestro" w:date="2023-06-21T11:08:00Z">
        <w:r w:rsidRPr="00200D0C">
          <w:rPr>
            <w:rFonts w:ascii="Times New Roman" w:hAnsi="Times New Roman" w:cs="Times New Roman"/>
            <w:sz w:val="24"/>
            <w:szCs w:val="24"/>
            <w:lang w:val="en-US"/>
          </w:rPr>
          <w:t xml:space="preserve">(1 – </w:t>
        </w:r>
        <w:proofErr w:type="gramStart"/>
        <w:r w:rsidRPr="00200D0C">
          <w:rPr>
            <w:rFonts w:ascii="Times New Roman" w:hAnsi="Times New Roman" w:cs="Times New Roman"/>
            <w:sz w:val="24"/>
            <w:szCs w:val="24"/>
            <w:lang w:val="en-US"/>
          </w:rPr>
          <w:t>p)</w:t>
        </w:r>
        <w:r w:rsidRPr="00801E1D">
          <w:rPr>
            <w:rFonts w:ascii="Times New Roman" w:hAnsi="Times New Roman" w:cs="Times New Roman"/>
            <w:sz w:val="24"/>
            <w:szCs w:val="24"/>
            <w:vertAlign w:val="superscript"/>
            <w:lang w:val="en-US"/>
          </w:rPr>
          <w:t>(</w:t>
        </w:r>
        <w:proofErr w:type="gramEnd"/>
        <w:r w:rsidRPr="00727B74">
          <w:rPr>
            <w:rFonts w:ascii="Times New Roman" w:hAnsi="Times New Roman" w:cs="Times New Roman"/>
            <w:i/>
            <w:iCs/>
            <w:sz w:val="24"/>
            <w:szCs w:val="24"/>
            <w:vertAlign w:val="superscript"/>
            <w:lang w:val="en-US"/>
            <w:rPrChange w:id="460" w:author="Daniele Silvestro" w:date="2023-06-21T11:09:00Z">
              <w:rPr>
                <w:rFonts w:ascii="Times New Roman" w:hAnsi="Times New Roman" w:cs="Times New Roman"/>
                <w:sz w:val="24"/>
                <w:szCs w:val="24"/>
                <w:vertAlign w:val="superscript"/>
                <w:lang w:val="en-US"/>
              </w:rPr>
            </w:rPrChange>
          </w:rPr>
          <w:t>k</w:t>
        </w:r>
        <w:r w:rsidRPr="00801E1D">
          <w:rPr>
            <w:rFonts w:ascii="Times New Roman" w:hAnsi="Times New Roman" w:cs="Times New Roman"/>
            <w:sz w:val="24"/>
            <w:szCs w:val="24"/>
            <w:vertAlign w:val="superscript"/>
            <w:lang w:val="en-US"/>
          </w:rPr>
          <w:t xml:space="preserve"> – 1)</w:t>
        </w:r>
        <w:r w:rsidRPr="00200D0C">
          <w:rPr>
            <w:rFonts w:ascii="Times New Roman" w:hAnsi="Times New Roman" w:cs="Times New Roman"/>
            <w:sz w:val="24"/>
            <w:szCs w:val="24"/>
            <w:lang w:val="en-US"/>
          </w:rPr>
          <w:t>p,</w:t>
        </w:r>
      </w:ins>
    </w:p>
    <w:p w14:paraId="5A685BB5" w14:textId="7DDA37E8" w:rsidR="00B44C34" w:rsidRPr="00200D0C" w:rsidDel="00727B74" w:rsidRDefault="00B44C34" w:rsidP="00B44C34">
      <w:pPr>
        <w:spacing w:after="0" w:line="360" w:lineRule="auto"/>
        <w:jc w:val="both"/>
        <w:rPr>
          <w:del w:id="461" w:author="Daniele Silvestro" w:date="2023-06-21T11:08:00Z"/>
          <w:moveTo w:id="462" w:author="Daniele Silvestro" w:date="2023-06-21T10:34:00Z"/>
          <w:rFonts w:ascii="Times New Roman" w:hAnsi="Times New Roman" w:cs="Times New Roman"/>
          <w:sz w:val="24"/>
          <w:szCs w:val="24"/>
          <w:lang w:val="en-US"/>
        </w:rPr>
      </w:pPr>
      <w:moveTo w:id="463" w:author="Daniele Silvestro" w:date="2023-06-21T10:34:00Z">
        <w:del w:id="464" w:author="Daniele Silvestro" w:date="2023-06-21T11:08:00Z">
          <w:r w:rsidDel="00727B74">
            <w:rPr>
              <w:rFonts w:ascii="Times New Roman" w:hAnsi="Times New Roman" w:cs="Times New Roman"/>
              <w:sz w:val="24"/>
              <w:szCs w:val="24"/>
              <w:lang w:val="en-US"/>
            </w:rPr>
            <w:delText>T</w:delText>
          </w:r>
          <w:r w:rsidRPr="00200D0C" w:rsidDel="00727B74">
            <w:rPr>
              <w:rFonts w:ascii="Times New Roman" w:hAnsi="Times New Roman" w:cs="Times New Roman"/>
              <w:sz w:val="24"/>
              <w:szCs w:val="24"/>
              <w:lang w:val="en-US"/>
            </w:rPr>
            <w:delText>he two branches descending from a budding speciation event</w:delText>
          </w:r>
          <w:r w:rsidDel="00727B74">
            <w:rPr>
              <w:rFonts w:ascii="Times New Roman" w:hAnsi="Times New Roman" w:cs="Times New Roman"/>
              <w:sz w:val="24"/>
              <w:szCs w:val="24"/>
              <w:lang w:val="en-US"/>
            </w:rPr>
            <w:delText xml:space="preserve"> are always the new and the ancestral species</w:delText>
          </w:r>
          <w:r w:rsidRPr="00200D0C" w:rsidDel="00727B74">
            <w:rPr>
              <w:rFonts w:ascii="Times New Roman" w:hAnsi="Times New Roman" w:cs="Times New Roman"/>
              <w:sz w:val="24"/>
              <w:szCs w:val="24"/>
              <w:lang w:val="en-US"/>
            </w:rPr>
            <w:delText xml:space="preserve"> and the probability of both</w:delText>
          </w:r>
          <w:r w:rsidDel="00727B74">
            <w:rPr>
              <w:rFonts w:ascii="Times New Roman" w:hAnsi="Times New Roman" w:cs="Times New Roman"/>
              <w:sz w:val="24"/>
              <w:szCs w:val="24"/>
              <w:lang w:val="en-US"/>
            </w:rPr>
            <w:delText xml:space="preserve"> outcomes</w:delText>
          </w:r>
          <w:r w:rsidRPr="00200D0C" w:rsidDel="00727B74">
            <w:rPr>
              <w:rFonts w:ascii="Times New Roman" w:hAnsi="Times New Roman" w:cs="Times New Roman"/>
              <w:sz w:val="24"/>
              <w:szCs w:val="24"/>
              <w:lang w:val="en-US"/>
            </w:rPr>
            <w:delText xml:space="preserve"> is always 50%. Therefore, the probability for each ancestral node to be the origin of a species is given by the geometric distribution:</w:delText>
          </w:r>
        </w:del>
      </w:moveTo>
    </w:p>
    <w:p w14:paraId="70931853" w14:textId="61D9A725" w:rsidR="00B44C34" w:rsidRPr="00200D0C" w:rsidDel="00727B74" w:rsidRDefault="00B44C34" w:rsidP="00B44C34">
      <w:pPr>
        <w:spacing w:after="0" w:line="360" w:lineRule="auto"/>
        <w:jc w:val="center"/>
        <w:rPr>
          <w:del w:id="465" w:author="Daniele Silvestro" w:date="2023-06-21T11:08:00Z"/>
          <w:moveTo w:id="466" w:author="Daniele Silvestro" w:date="2023-06-21T10:34:00Z"/>
          <w:rFonts w:ascii="Times New Roman" w:hAnsi="Times New Roman" w:cs="Times New Roman"/>
          <w:sz w:val="24"/>
          <w:szCs w:val="24"/>
          <w:lang w:val="en-US"/>
        </w:rPr>
      </w:pPr>
      <w:moveTo w:id="467" w:author="Daniele Silvestro" w:date="2023-06-21T10:34:00Z">
        <w:del w:id="468" w:author="Daniele Silvestro" w:date="2023-06-21T11:08:00Z">
          <w:r w:rsidRPr="00200D0C" w:rsidDel="00727B74">
            <w:rPr>
              <w:rFonts w:ascii="Times New Roman" w:hAnsi="Times New Roman" w:cs="Times New Roman"/>
              <w:sz w:val="24"/>
              <w:szCs w:val="24"/>
              <w:lang w:val="en-US"/>
            </w:rPr>
            <w:delText>(1 – p)</w:delText>
          </w:r>
          <w:r w:rsidRPr="00801E1D" w:rsidDel="00727B74">
            <w:rPr>
              <w:rFonts w:ascii="Times New Roman" w:hAnsi="Times New Roman" w:cs="Times New Roman"/>
              <w:sz w:val="24"/>
              <w:szCs w:val="24"/>
              <w:vertAlign w:val="superscript"/>
              <w:lang w:val="en-US"/>
            </w:rPr>
            <w:delText>(k – 1)</w:delText>
          </w:r>
          <w:r w:rsidRPr="00200D0C" w:rsidDel="00727B74">
            <w:rPr>
              <w:rFonts w:ascii="Times New Roman" w:hAnsi="Times New Roman" w:cs="Times New Roman"/>
              <w:sz w:val="24"/>
              <w:szCs w:val="24"/>
              <w:lang w:val="en-US"/>
            </w:rPr>
            <w:delText>p,</w:delText>
          </w:r>
        </w:del>
      </w:moveTo>
    </w:p>
    <w:p w14:paraId="561925BB" w14:textId="413F9C75" w:rsidR="00B44C34" w:rsidRPr="00200D0C" w:rsidRDefault="00B44C34" w:rsidP="00B44C34">
      <w:pPr>
        <w:spacing w:after="0" w:line="360" w:lineRule="auto"/>
        <w:jc w:val="both"/>
        <w:rPr>
          <w:moveTo w:id="469" w:author="Daniele Silvestro" w:date="2023-06-21T10:34:00Z"/>
          <w:rFonts w:ascii="Times New Roman" w:hAnsi="Times New Roman" w:cs="Times New Roman"/>
          <w:sz w:val="24"/>
          <w:szCs w:val="24"/>
          <w:lang w:val="en-US"/>
        </w:rPr>
      </w:pPr>
      <w:moveTo w:id="470" w:author="Daniele Silvestro" w:date="2023-06-21T10:34:00Z">
        <w:r w:rsidRPr="00200D0C">
          <w:rPr>
            <w:rFonts w:ascii="Times New Roman" w:hAnsi="Times New Roman" w:cs="Times New Roman"/>
            <w:sz w:val="24"/>
            <w:szCs w:val="24"/>
            <w:lang w:val="en-US"/>
          </w:rPr>
          <w:t xml:space="preserve">with p = 0.5 and </w:t>
        </w:r>
        <w:r w:rsidRPr="00727B74">
          <w:rPr>
            <w:rFonts w:ascii="Times New Roman" w:hAnsi="Times New Roman" w:cs="Times New Roman"/>
            <w:i/>
            <w:iCs/>
            <w:sz w:val="24"/>
            <w:szCs w:val="24"/>
            <w:lang w:val="en-US"/>
            <w:rPrChange w:id="471" w:author="Daniele Silvestro" w:date="2023-06-21T11:09:00Z">
              <w:rPr>
                <w:rFonts w:ascii="Times New Roman" w:hAnsi="Times New Roman" w:cs="Times New Roman"/>
                <w:sz w:val="24"/>
                <w:szCs w:val="24"/>
                <w:lang w:val="en-US"/>
              </w:rPr>
            </w:rPrChange>
          </w:rPr>
          <w:t>k</w:t>
        </w:r>
        <w:r w:rsidRPr="00200D0C">
          <w:rPr>
            <w:rFonts w:ascii="Times New Roman" w:hAnsi="Times New Roman" w:cs="Times New Roman"/>
            <w:sz w:val="24"/>
            <w:szCs w:val="24"/>
            <w:lang w:val="en-US"/>
          </w:rPr>
          <w:t xml:space="preserve"> </w:t>
        </w:r>
        <w:del w:id="472" w:author="Daniele Silvestro" w:date="2023-06-21T11:10:00Z">
          <w:r w:rsidRPr="00200D0C" w:rsidDel="00727B74">
            <w:rPr>
              <w:rFonts w:ascii="Times New Roman" w:hAnsi="Times New Roman" w:cs="Times New Roman"/>
              <w:sz w:val="24"/>
              <w:szCs w:val="24"/>
              <w:lang w:val="en-US"/>
            </w:rPr>
            <w:delText>equal to the corresponding number of ancestral nodes</w:delText>
          </w:r>
        </w:del>
      </w:moveTo>
      <w:ins w:id="473" w:author="Daniele Silvestro" w:date="2023-06-21T11:10:00Z">
        <w:r w:rsidR="00727B74">
          <w:rPr>
            <w:rFonts w:ascii="Times New Roman" w:hAnsi="Times New Roman" w:cs="Times New Roman"/>
            <w:sz w:val="24"/>
            <w:szCs w:val="24"/>
            <w:lang w:val="en-US"/>
          </w:rPr>
          <w:t>providing the node</w:t>
        </w:r>
      </w:ins>
      <w:ins w:id="474" w:author="Daniele Silvestro" w:date="2023-06-21T11:11:00Z">
        <w:r w:rsidR="00727B74">
          <w:rPr>
            <w:rFonts w:ascii="Times New Roman" w:hAnsi="Times New Roman" w:cs="Times New Roman"/>
            <w:sz w:val="24"/>
            <w:szCs w:val="24"/>
            <w:lang w:val="en-US"/>
          </w:rPr>
          <w:t xml:space="preserve"> count</w:t>
        </w:r>
      </w:ins>
      <w:ins w:id="475" w:author="Daniele Silvestro" w:date="2023-06-21T11:10:00Z">
        <w:r w:rsidR="00727B74">
          <w:rPr>
            <w:rFonts w:ascii="Times New Roman" w:hAnsi="Times New Roman" w:cs="Times New Roman"/>
            <w:sz w:val="24"/>
            <w:szCs w:val="24"/>
            <w:lang w:val="en-US"/>
          </w:rPr>
          <w:t xml:space="preserve"> recursively from the</w:t>
        </w:r>
      </w:ins>
      <w:ins w:id="476" w:author="Daniele Silvestro" w:date="2023-06-21T11:11:00Z">
        <w:r w:rsidR="00727B74">
          <w:rPr>
            <w:rFonts w:ascii="Times New Roman" w:hAnsi="Times New Roman" w:cs="Times New Roman"/>
            <w:sz w:val="24"/>
            <w:szCs w:val="24"/>
            <w:lang w:val="en-US"/>
          </w:rPr>
          <w:t xml:space="preserve"> tip</w:t>
        </w:r>
      </w:ins>
      <w:moveTo w:id="477" w:author="Daniele Silvestro" w:date="2023-06-21T10:34:00Z">
        <w:r w:rsidRPr="00200D0C">
          <w:rPr>
            <w:rFonts w:ascii="Times New Roman" w:hAnsi="Times New Roman" w:cs="Times New Roman"/>
            <w:sz w:val="24"/>
            <w:szCs w:val="24"/>
            <w:lang w:val="en-US"/>
          </w:rPr>
          <w:t xml:space="preserve">. </w:t>
        </w:r>
        <w:commentRangeStart w:id="478"/>
        <w:r w:rsidRPr="00200D0C">
          <w:rPr>
            <w:rFonts w:ascii="Times New Roman" w:hAnsi="Times New Roman" w:cs="Times New Roman"/>
            <w:sz w:val="24"/>
            <w:szCs w:val="24"/>
            <w:lang w:val="en-US"/>
          </w:rPr>
          <w:t>We then used these probabilities to calculate a weighted mean and 95% confidence interval of the node heights, which is the time until the present for extant species or extinction for non-living species, respectively.</w:t>
        </w:r>
      </w:moveTo>
      <w:commentRangeEnd w:id="478"/>
      <w:r w:rsidR="00490226">
        <w:rPr>
          <w:rStyle w:val="CommentReference"/>
        </w:rPr>
        <w:commentReference w:id="478"/>
      </w:r>
    </w:p>
    <w:p w14:paraId="1DC96142" w14:textId="77777777" w:rsidR="00B44C34" w:rsidRDefault="00B44C34" w:rsidP="00B44C34">
      <w:pPr>
        <w:spacing w:after="0" w:line="360" w:lineRule="auto"/>
        <w:jc w:val="both"/>
        <w:rPr>
          <w:moveTo w:id="479" w:author="Daniele Silvestro" w:date="2023-06-21T10:34:00Z"/>
          <w:rFonts w:ascii="Times New Roman" w:hAnsi="Times New Roman" w:cs="Times New Roman"/>
          <w:sz w:val="24"/>
          <w:szCs w:val="24"/>
          <w:lang w:val="en-US"/>
        </w:rPr>
      </w:pPr>
      <w:moveTo w:id="480" w:author="Daniele Silvestro" w:date="2023-06-21T10:34:00Z">
        <w:r>
          <w:rPr>
            <w:rFonts w:ascii="Times New Roman" w:hAnsi="Times New Roman" w:cs="Times New Roman"/>
            <w:sz w:val="24"/>
            <w:szCs w:val="24"/>
            <w:lang w:val="en-US"/>
          </w:rPr>
          <w:t>For quantifying</w:t>
        </w:r>
        <w:r w:rsidRPr="00200D0C">
          <w:rPr>
            <w:rFonts w:ascii="Times New Roman" w:hAnsi="Times New Roman" w:cs="Times New Roman"/>
            <w:sz w:val="24"/>
            <w:szCs w:val="24"/>
            <w:lang w:val="en-US"/>
          </w:rPr>
          <w:t xml:space="preserve"> the uncertainty in species ages from a phylogeny of only extant species</w:t>
        </w:r>
        <w:r>
          <w:rPr>
            <w:rFonts w:ascii="Times New Roman" w:hAnsi="Times New Roman" w:cs="Times New Roman"/>
            <w:sz w:val="24"/>
            <w:szCs w:val="24"/>
            <w:lang w:val="en-US"/>
          </w:rPr>
          <w:t xml:space="preserve">, </w:t>
        </w:r>
        <w:r w:rsidRPr="00200D0C">
          <w:rPr>
            <w:rFonts w:ascii="Times New Roman" w:hAnsi="Times New Roman" w:cs="Times New Roman"/>
            <w:sz w:val="24"/>
            <w:szCs w:val="24"/>
            <w:lang w:val="en-US"/>
          </w:rPr>
          <w:t>this</w:t>
        </w:r>
        <w:r>
          <w:rPr>
            <w:rFonts w:ascii="Times New Roman" w:hAnsi="Times New Roman" w:cs="Times New Roman"/>
            <w:sz w:val="24"/>
            <w:szCs w:val="24"/>
            <w:lang w:val="en-US"/>
          </w:rPr>
          <w:t xml:space="preserve"> approach </w:t>
        </w:r>
        <w:r w:rsidRPr="00200D0C">
          <w:rPr>
            <w:rFonts w:ascii="Times New Roman" w:hAnsi="Times New Roman" w:cs="Times New Roman"/>
            <w:sz w:val="24"/>
            <w:szCs w:val="24"/>
            <w:lang w:val="en-US"/>
          </w:rPr>
          <w:t xml:space="preserve">will </w:t>
        </w:r>
        <w:r>
          <w:rPr>
            <w:rFonts w:ascii="Times New Roman" w:hAnsi="Times New Roman" w:cs="Times New Roman"/>
            <w:sz w:val="24"/>
            <w:szCs w:val="24"/>
            <w:lang w:val="en-US"/>
          </w:rPr>
          <w:t xml:space="preserve">present phylogenetic age </w:t>
        </w:r>
        <w:r w:rsidRPr="00200D0C">
          <w:rPr>
            <w:rFonts w:ascii="Times New Roman" w:hAnsi="Times New Roman" w:cs="Times New Roman"/>
            <w:sz w:val="24"/>
            <w:szCs w:val="24"/>
            <w:lang w:val="en-US"/>
          </w:rPr>
          <w:t xml:space="preserve">overestimation </w:t>
        </w:r>
        <w:r>
          <w:rPr>
            <w:rFonts w:ascii="Times New Roman" w:hAnsi="Times New Roman" w:cs="Times New Roman"/>
            <w:sz w:val="24"/>
            <w:szCs w:val="24"/>
            <w:lang w:val="en-US"/>
          </w:rPr>
          <w:t>because</w:t>
        </w:r>
        <w:r w:rsidRPr="00200D0C">
          <w:rPr>
            <w:rFonts w:ascii="Times New Roman" w:hAnsi="Times New Roman" w:cs="Times New Roman"/>
            <w:sz w:val="24"/>
            <w:szCs w:val="24"/>
            <w:lang w:val="en-US"/>
          </w:rPr>
          <w:t xml:space="preserve"> the number of ancestral nodes of a species is biased due to the missing extinct species. To evaluate</w:t>
        </w:r>
        <w:del w:id="481" w:author="Daniele Silvestro" w:date="2023-06-21T11:15:00Z">
          <w:r w:rsidRPr="00200D0C" w:rsidDel="00490226">
            <w:rPr>
              <w:rFonts w:ascii="Times New Roman" w:hAnsi="Times New Roman" w:cs="Times New Roman"/>
              <w:sz w:val="24"/>
              <w:szCs w:val="24"/>
              <w:lang w:val="en-US"/>
            </w:rPr>
            <w:delText>d</w:delText>
          </w:r>
        </w:del>
        <w:r w:rsidRPr="00200D0C">
          <w:rPr>
            <w:rFonts w:ascii="Times New Roman" w:hAnsi="Times New Roman" w:cs="Times New Roman"/>
            <w:sz w:val="24"/>
            <w:szCs w:val="24"/>
            <w:lang w:val="en-US"/>
          </w:rPr>
          <w:t xml:space="preserve"> the consequences of this bias, we simulated 100 phylogenetic trees with </w:t>
        </w:r>
        <w:commentRangeStart w:id="482"/>
        <w:r w:rsidRPr="00200D0C">
          <w:rPr>
            <w:rFonts w:ascii="Times New Roman" w:hAnsi="Times New Roman" w:cs="Times New Roman"/>
            <w:sz w:val="24"/>
            <w:szCs w:val="24"/>
            <w:lang w:val="en-US"/>
          </w:rPr>
          <w:t xml:space="preserve">0.25 (high), 0.15 (intermediate), and 0.05 (low) extinction rates, combined with a fixed speciation rate of 0.2 </w:t>
        </w:r>
      </w:moveTo>
      <w:commentRangeEnd w:id="482"/>
      <w:r w:rsidR="00490226">
        <w:rPr>
          <w:rStyle w:val="CommentReference"/>
        </w:rPr>
        <w:commentReference w:id="482"/>
      </w:r>
      <w:moveTo w:id="483" w:author="Daniele Silvestro" w:date="2023-06-21T10:34:00Z">
        <w:r w:rsidRPr="00200D0C">
          <w:rPr>
            <w:rFonts w:ascii="Times New Roman" w:hAnsi="Times New Roman" w:cs="Times New Roman"/>
            <w:sz w:val="24"/>
            <w:szCs w:val="24"/>
            <w:lang w:val="en-US"/>
          </w:rPr>
          <w:t>(i.e.</w:t>
        </w:r>
        <w:r>
          <w:rPr>
            <w:rFonts w:ascii="Times New Roman" w:hAnsi="Times New Roman" w:cs="Times New Roman"/>
            <w:sz w:val="24"/>
            <w:szCs w:val="24"/>
            <w:lang w:val="en-US"/>
          </w:rPr>
          <w:t>,</w:t>
        </w:r>
        <w:r w:rsidRPr="00200D0C">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w:t>
        </w:r>
        <w:commentRangeStart w:id="484"/>
        <w:r w:rsidRPr="00200D0C">
          <w:rPr>
            <w:rFonts w:ascii="Times New Roman" w:hAnsi="Times New Roman" w:cs="Times New Roman"/>
            <w:sz w:val="24"/>
            <w:szCs w:val="24"/>
            <w:lang w:val="en-US"/>
          </w:rPr>
          <w:t xml:space="preserve">modal </w:t>
        </w:r>
      </w:moveTo>
      <w:commentRangeEnd w:id="484"/>
      <w:r w:rsidR="00281B5B">
        <w:rPr>
          <w:rStyle w:val="CommentReference"/>
        </w:rPr>
        <w:commentReference w:id="484"/>
      </w:r>
      <w:moveTo w:id="485" w:author="Daniele Silvestro" w:date="2023-06-21T10:34:00Z">
        <w:r w:rsidRPr="00200D0C">
          <w:rPr>
            <w:rFonts w:ascii="Times New Roman" w:hAnsi="Times New Roman" w:cs="Times New Roman"/>
            <w:sz w:val="24"/>
            <w:szCs w:val="24"/>
            <w:lang w:val="en-US"/>
          </w:rPr>
          <w:t>and the mean age, respectively obtained by the function.</w:t>
        </w:r>
      </w:moveTo>
    </w:p>
    <w:moveToRangeEnd w:id="430"/>
    <w:p w14:paraId="4EAC4188" w14:textId="77777777" w:rsidR="00B44C34" w:rsidRDefault="00B44C34" w:rsidP="00A34AF0">
      <w:pPr>
        <w:spacing w:after="0" w:line="360" w:lineRule="auto"/>
        <w:jc w:val="both"/>
        <w:rPr>
          <w:rFonts w:ascii="Times New Roman" w:hAnsi="Times New Roman" w:cs="Times New Roman"/>
          <w:sz w:val="24"/>
          <w:szCs w:val="24"/>
          <w:lang w:val="en-US"/>
        </w:rPr>
      </w:pPr>
    </w:p>
    <w:p w14:paraId="2F19FDDF" w14:textId="3046740E" w:rsidR="006375CA" w:rsidRPr="006375CA" w:rsidRDefault="006375CA" w:rsidP="00A34AF0">
      <w:pPr>
        <w:spacing w:after="0" w:line="360" w:lineRule="auto"/>
        <w:jc w:val="both"/>
        <w:rPr>
          <w:rFonts w:ascii="Times New Roman" w:hAnsi="Times New Roman" w:cs="Times New Roman"/>
          <w:i/>
          <w:iCs/>
          <w:sz w:val="24"/>
          <w:szCs w:val="24"/>
          <w:u w:val="single"/>
          <w:lang w:val="en-US"/>
        </w:rPr>
      </w:pPr>
      <w:commentRangeStart w:id="486"/>
      <w:commentRangeStart w:id="487"/>
      <w:commentRangeStart w:id="488"/>
      <w:r>
        <w:rPr>
          <w:rFonts w:ascii="Times New Roman" w:hAnsi="Times New Roman" w:cs="Times New Roman"/>
          <w:i/>
          <w:iCs/>
          <w:sz w:val="24"/>
          <w:szCs w:val="24"/>
          <w:u w:val="single"/>
          <w:lang w:val="en-US"/>
        </w:rPr>
        <w:t>Imprint of extinction risk on phylogenetic ages</w:t>
      </w:r>
      <w:commentRangeEnd w:id="486"/>
      <w:r>
        <w:rPr>
          <w:rStyle w:val="CommentReference"/>
        </w:rPr>
        <w:commentReference w:id="486"/>
      </w:r>
      <w:commentRangeEnd w:id="487"/>
      <w:r w:rsidR="00BF18F3">
        <w:rPr>
          <w:rStyle w:val="CommentReference"/>
        </w:rPr>
        <w:commentReference w:id="487"/>
      </w:r>
      <w:commentRangeEnd w:id="488"/>
      <w:r w:rsidR="000F6EAD">
        <w:rPr>
          <w:rStyle w:val="CommentReference"/>
        </w:rPr>
        <w:commentReference w:id="488"/>
      </w:r>
    </w:p>
    <w:p w14:paraId="764B9F44" w14:textId="7954F5D4" w:rsidR="00200D0C" w:rsidRPr="006375CA" w:rsidRDefault="006375CA" w:rsidP="00200D0C">
      <w:pPr>
        <w:spacing w:after="0" w:line="360" w:lineRule="auto"/>
        <w:jc w:val="both"/>
        <w:rPr>
          <w:rFonts w:ascii="Times New Roman" w:hAnsi="Times New Roman" w:cs="Times New Roman"/>
          <w:sz w:val="24"/>
          <w:szCs w:val="24"/>
          <w:lang w:val="en-US"/>
        </w:rPr>
      </w:pPr>
      <w:r w:rsidRPr="006375CA">
        <w:rPr>
          <w:rFonts w:ascii="Times New Roman" w:hAnsi="Times New Roman" w:cs="Times New Roman"/>
          <w:sz w:val="24"/>
          <w:szCs w:val="24"/>
          <w:lang w:val="en-US"/>
        </w:rPr>
        <w:t xml:space="preserve">To evaluate whether the assumed relationship between species age and </w:t>
      </w:r>
      <w:ins w:id="489" w:author="Daniele Silvestro" w:date="2023-06-20T10:58:00Z">
        <w:r w:rsidR="006C5B88">
          <w:rPr>
            <w:rFonts w:ascii="Times New Roman" w:hAnsi="Times New Roman" w:cs="Times New Roman"/>
            <w:sz w:val="24"/>
            <w:szCs w:val="24"/>
            <w:lang w:val="en-US"/>
          </w:rPr>
          <w:t xml:space="preserve">present </w:t>
        </w:r>
      </w:ins>
      <w:r w:rsidRPr="006375CA">
        <w:rPr>
          <w:rFonts w:ascii="Times New Roman" w:hAnsi="Times New Roman" w:cs="Times New Roman"/>
          <w:sz w:val="24"/>
          <w:szCs w:val="24"/>
          <w:lang w:val="en-US"/>
        </w:rPr>
        <w:t>extinction risk (e.g</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extinction in Australian marsupials","type":"article-journal"},"uris":["http://www.mendeley.com/documents/?uuid=54fa1bb2-0c93-4f91-beea-c5e936e180fe"]}],"mendeley":{"formattedCitation":"(Johnson &lt;i&gt;et al.&lt;/i&gt; 2002b, Verde Arregoitia &lt;i&gt;et al.&lt;/i&gt; 2013, Tanentzap &lt;i&gt;et al.&lt;/i&gt; 2020)","manualFormatting":"Johnson et al. 2002; Tanentzap et al. 2020; Verde Arregoitia et al. 2013)","plainTextFormattedCitation":"(Johnson et al. 2002b, Verde Arregoitia et al. 2013, Tanentzap et al. 2020)","previouslyFormattedCitation":"(Christopher N Johnson et al. 2002;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Johnson et al. 2002; Tanentzap et al. 2020; Verde Arregoitia et al. 2013)</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is preserved in</w:t>
      </w:r>
      <w:r w:rsidR="00521B18">
        <w:rPr>
          <w:rFonts w:ascii="Times New Roman" w:hAnsi="Times New Roman" w:cs="Times New Roman"/>
          <w:sz w:val="24"/>
          <w:szCs w:val="24"/>
          <w:lang w:val="en-US"/>
        </w:rPr>
        <w:t xml:space="preserve"> the</w:t>
      </w:r>
      <w:r w:rsidRPr="006375CA">
        <w:rPr>
          <w:rFonts w:ascii="Times New Roman" w:hAnsi="Times New Roman" w:cs="Times New Roman"/>
          <w:sz w:val="24"/>
          <w:szCs w:val="24"/>
          <w:lang w:val="en-US"/>
        </w:rPr>
        <w:t xml:space="preserve"> phylogenetic ages, we simulated 1,000 phylogenetic trees with extinction rates of 0.25, 0.15, and 0.05, and a fixed speciation rate of 0.3. Then, using the phylogenies as inputs, we mapped species on</w:t>
      </w:r>
      <w:ins w:id="490" w:author="Rachel" w:date="2023-09-07T00:07:00Z">
        <w:r w:rsidR="000F6EAD">
          <w:rPr>
            <w:rFonts w:ascii="Times New Roman" w:hAnsi="Times New Roman" w:cs="Times New Roman"/>
            <w:sz w:val="24"/>
            <w:szCs w:val="24"/>
            <w:lang w:val="en-US"/>
          </w:rPr>
          <w:t>to</w:t>
        </w:r>
      </w:ins>
      <w:r w:rsidRPr="006375CA">
        <w:rPr>
          <w:rFonts w:ascii="Times New Roman" w:hAnsi="Times New Roman" w:cs="Times New Roman"/>
          <w:sz w:val="24"/>
          <w:szCs w:val="24"/>
          <w:lang w:val="en-US"/>
        </w:rPr>
        <w:t xml:space="preserve"> each tree </w:t>
      </w:r>
      <w:del w:id="491" w:author="Daniele Silvestro" w:date="2023-06-21T10:33:00Z">
        <w:r w:rsidRPr="006375CA" w:rsidDel="00B44C34">
          <w:rPr>
            <w:rFonts w:ascii="Times New Roman" w:hAnsi="Times New Roman" w:cs="Times New Roman"/>
            <w:sz w:val="24"/>
            <w:szCs w:val="24"/>
            <w:lang w:val="en-US"/>
          </w:rPr>
          <w:delText>considering only</w:delText>
        </w:r>
      </w:del>
      <w:ins w:id="492" w:author="Daniele Silvestro" w:date="2023-06-21T10:33:00Z">
        <w:r w:rsidR="00B44C34">
          <w:rPr>
            <w:rFonts w:ascii="Times New Roman" w:hAnsi="Times New Roman" w:cs="Times New Roman"/>
            <w:sz w:val="24"/>
            <w:szCs w:val="24"/>
            <w:lang w:val="en-US"/>
          </w:rPr>
          <w:t>based on a</w:t>
        </w:r>
      </w:ins>
      <w:r w:rsidRPr="006375CA">
        <w:rPr>
          <w:rFonts w:ascii="Times New Roman" w:hAnsi="Times New Roman" w:cs="Times New Roman"/>
          <w:sz w:val="24"/>
          <w:szCs w:val="24"/>
          <w:lang w:val="en-US"/>
        </w:rPr>
        <w:t xml:space="preserve"> budding speciation</w:t>
      </w:r>
      <w:ins w:id="493" w:author="Daniele Silvestro" w:date="2023-06-21T10:33:00Z">
        <w:r w:rsidR="00B44C34">
          <w:rPr>
            <w:rFonts w:ascii="Times New Roman" w:hAnsi="Times New Roman" w:cs="Times New Roman"/>
            <w:sz w:val="24"/>
            <w:szCs w:val="24"/>
            <w:lang w:val="en-US"/>
          </w:rPr>
          <w:t xml:space="preserve"> process</w:t>
        </w:r>
      </w:ins>
      <w:r w:rsidRPr="006375CA">
        <w:rPr>
          <w:rFonts w:ascii="Times New Roman" w:hAnsi="Times New Roman" w:cs="Times New Roman"/>
          <w:sz w:val="24"/>
          <w:szCs w:val="24"/>
          <w:lang w:val="en-US"/>
        </w:rPr>
        <w:t xml:space="preserve">. Next, we binned the true ages in five categories corresponding to the IUCN conservation categories: Least Concern (LC), Near Threatened (NT), Vulnerable (VU), Endangered (EN), and Critically Endangered (CR; </w:t>
      </w:r>
      <w:proofErr w:type="spellStart"/>
      <w:r w:rsidRPr="006375CA">
        <w:rPr>
          <w:rFonts w:ascii="Times New Roman" w:hAnsi="Times New Roman" w:cs="Times New Roman"/>
          <w:sz w:val="24"/>
          <w:szCs w:val="24"/>
          <w:lang w:val="en-US"/>
        </w:rPr>
        <w:t>Internation</w:t>
      </w:r>
      <w:proofErr w:type="spellEnd"/>
      <w:r w:rsidRPr="006375CA">
        <w:rPr>
          <w:rFonts w:ascii="Times New Roman" w:hAnsi="Times New Roman" w:cs="Times New Roman"/>
          <w:sz w:val="24"/>
          <w:szCs w:val="24"/>
          <w:lang w:val="en-US"/>
        </w:rPr>
        <w:t xml:space="preserve"> Union for the Conservation of Nature</w:t>
      </w:r>
      <w:r>
        <w:rPr>
          <w:rFonts w:ascii="Times New Roman" w:hAnsi="Times New Roman" w:cs="Times New Roman"/>
          <w:sz w:val="24"/>
          <w:szCs w:val="24"/>
          <w:lang w:val="en-US"/>
        </w:rPr>
        <w:fldChar w:fldCharType="begin" w:fldLock="1"/>
      </w:r>
      <w:r w:rsidR="00A609AD">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sidRPr="006375CA">
        <w:rPr>
          <w:rFonts w:ascii="Times New Roman" w:hAnsi="Times New Roman" w:cs="Times New Roman"/>
          <w:noProof/>
          <w:sz w:val="24"/>
          <w:szCs w:val="24"/>
          <w:lang w:val="en-US"/>
        </w:rPr>
        <w:t xml:space="preserve"> 2016)</w:t>
      </w:r>
      <w:r>
        <w:rPr>
          <w:rFonts w:ascii="Times New Roman" w:hAnsi="Times New Roman" w:cs="Times New Roman"/>
          <w:sz w:val="24"/>
          <w:szCs w:val="24"/>
          <w:lang w:val="en-US"/>
        </w:rPr>
        <w:fldChar w:fldCharType="end"/>
      </w:r>
      <w:r w:rsidRPr="006375CA">
        <w:rPr>
          <w:rFonts w:ascii="Times New Roman" w:hAnsi="Times New Roman" w:cs="Times New Roman"/>
          <w:sz w:val="24"/>
          <w:szCs w:val="24"/>
          <w:lang w:val="en-US"/>
        </w:rPr>
        <w:t xml:space="preserve">. With this, we generated two scenarios: (1) a positive effect with older species being at higher extinction risk), and (2) a null effect where species age and extinction risk are uncorrelated. </w:t>
      </w:r>
      <w:del w:id="494" w:author="Daniele Silvestro" w:date="2023-06-21T10:34:00Z">
        <w:r w:rsidRPr="006375CA" w:rsidDel="00B44C34">
          <w:rPr>
            <w:rFonts w:ascii="Times New Roman" w:hAnsi="Times New Roman" w:cs="Times New Roman"/>
            <w:sz w:val="24"/>
            <w:szCs w:val="24"/>
            <w:lang w:val="en-US"/>
          </w:rPr>
          <w:delText xml:space="preserve">Then, we plotted for each phylogeny a line </w:delText>
        </w:r>
        <w:r w:rsidR="00721AFD" w:rsidDel="00B44C34">
          <w:rPr>
            <w:rFonts w:ascii="Times New Roman" w:hAnsi="Times New Roman" w:cs="Times New Roman"/>
            <w:sz w:val="24"/>
            <w:szCs w:val="24"/>
            <w:lang w:val="en-US"/>
          </w:rPr>
          <w:delText xml:space="preserve">linking </w:delText>
        </w:r>
        <w:r w:rsidRPr="006375CA" w:rsidDel="00B44C34">
          <w:rPr>
            <w:rFonts w:ascii="Times New Roman" w:hAnsi="Times New Roman" w:cs="Times New Roman"/>
            <w:sz w:val="24"/>
            <w:szCs w:val="24"/>
            <w:lang w:val="en-US"/>
          </w:rPr>
          <w:delText>the five conservation categories and the mean true</w:delText>
        </w:r>
        <w:r w:rsidR="00F506A7" w:rsidDel="00B44C34">
          <w:rPr>
            <w:rFonts w:ascii="Times New Roman" w:hAnsi="Times New Roman" w:cs="Times New Roman"/>
            <w:sz w:val="24"/>
            <w:szCs w:val="24"/>
            <w:lang w:val="en-US"/>
          </w:rPr>
          <w:delText xml:space="preserve">, </w:delText>
        </w:r>
        <w:r w:rsidR="00721AFD" w:rsidDel="00B44C34">
          <w:rPr>
            <w:rFonts w:ascii="Times New Roman" w:hAnsi="Times New Roman" w:cs="Times New Roman"/>
            <w:sz w:val="24"/>
            <w:szCs w:val="24"/>
            <w:lang w:val="en-US"/>
          </w:rPr>
          <w:delText xml:space="preserve">mean </w:delText>
        </w:r>
        <w:r w:rsidRPr="006375CA" w:rsidDel="00B44C34">
          <w:rPr>
            <w:rFonts w:ascii="Times New Roman" w:hAnsi="Times New Roman" w:cs="Times New Roman"/>
            <w:sz w:val="24"/>
            <w:szCs w:val="24"/>
            <w:lang w:val="en-US"/>
          </w:rPr>
          <w:delText>phylogenetic</w:delText>
        </w:r>
        <w:r w:rsidR="00F506A7" w:rsidDel="00B44C34">
          <w:rPr>
            <w:rFonts w:ascii="Times New Roman" w:hAnsi="Times New Roman" w:cs="Times New Roman"/>
            <w:sz w:val="24"/>
            <w:szCs w:val="24"/>
            <w:lang w:val="en-US"/>
          </w:rPr>
          <w:delText>, and the mean probable age</w:delText>
        </w:r>
        <w:r w:rsidRPr="006375CA" w:rsidDel="00B44C34">
          <w:rPr>
            <w:rFonts w:ascii="Times New Roman" w:hAnsi="Times New Roman" w:cs="Times New Roman"/>
            <w:sz w:val="24"/>
            <w:szCs w:val="24"/>
            <w:lang w:val="en-US"/>
          </w:rPr>
          <w:delText>. Finally, we</w:delText>
        </w:r>
      </w:del>
      <w:ins w:id="495" w:author="Daniele Silvestro" w:date="2023-06-21T10:34:00Z">
        <w:r w:rsidR="00B44C34">
          <w:rPr>
            <w:rFonts w:ascii="Times New Roman" w:hAnsi="Times New Roman" w:cs="Times New Roman"/>
            <w:sz w:val="24"/>
            <w:szCs w:val="24"/>
            <w:lang w:val="en-US"/>
          </w:rPr>
          <w:t>We then</w:t>
        </w:r>
      </w:ins>
      <w:r w:rsidRPr="006375CA">
        <w:rPr>
          <w:rFonts w:ascii="Times New Roman" w:hAnsi="Times New Roman" w:cs="Times New Roman"/>
          <w:sz w:val="24"/>
          <w:szCs w:val="24"/>
          <w:lang w:val="en-US"/>
        </w:rPr>
        <w:t xml:space="preserve"> quantified how many trees, for the phylogenetic and geometric ages, were estimated </w:t>
      </w:r>
      <w:del w:id="496" w:author="Rachel" w:date="2023-09-07T00:14:00Z">
        <w:r w:rsidRPr="006375CA" w:rsidDel="00611BBE">
          <w:rPr>
            <w:rFonts w:ascii="Times New Roman" w:hAnsi="Times New Roman" w:cs="Times New Roman"/>
            <w:sz w:val="24"/>
            <w:szCs w:val="24"/>
            <w:lang w:val="en-US"/>
          </w:rPr>
          <w:delText xml:space="preserve">right </w:delText>
        </w:r>
      </w:del>
      <w:ins w:id="497" w:author="Rachel" w:date="2023-09-07T00:14:00Z">
        <w:r w:rsidR="00611BBE">
          <w:rPr>
            <w:rFonts w:ascii="Times New Roman" w:hAnsi="Times New Roman" w:cs="Times New Roman"/>
            <w:sz w:val="24"/>
            <w:szCs w:val="24"/>
            <w:lang w:val="en-US"/>
          </w:rPr>
          <w:t>correctly</w:t>
        </w:r>
        <w:r w:rsidR="00611BBE" w:rsidRPr="006375CA">
          <w:rPr>
            <w:rFonts w:ascii="Times New Roman" w:hAnsi="Times New Roman" w:cs="Times New Roman"/>
            <w:sz w:val="24"/>
            <w:szCs w:val="24"/>
            <w:lang w:val="en-US"/>
          </w:rPr>
          <w:t xml:space="preserve"> </w:t>
        </w:r>
      </w:ins>
      <w:r w:rsidRPr="006375CA">
        <w:rPr>
          <w:rFonts w:ascii="Times New Roman" w:hAnsi="Times New Roman" w:cs="Times New Roman"/>
          <w:sz w:val="24"/>
          <w:szCs w:val="24"/>
          <w:lang w:val="en-US"/>
        </w:rPr>
        <w:t xml:space="preserve">regarding the relationship between </w:t>
      </w:r>
      <w:r w:rsidR="00721AFD">
        <w:rPr>
          <w:rFonts w:ascii="Times New Roman" w:hAnsi="Times New Roman" w:cs="Times New Roman"/>
          <w:sz w:val="24"/>
          <w:szCs w:val="24"/>
          <w:lang w:val="en-US"/>
        </w:rPr>
        <w:t xml:space="preserve">the mean </w:t>
      </w:r>
      <w:r w:rsidRPr="006375CA">
        <w:rPr>
          <w:rFonts w:ascii="Times New Roman" w:hAnsi="Times New Roman" w:cs="Times New Roman"/>
          <w:sz w:val="24"/>
          <w:szCs w:val="24"/>
          <w:lang w:val="en-US"/>
        </w:rPr>
        <w:t xml:space="preserve">true age and </w:t>
      </w:r>
      <w:r w:rsidR="00F506A7">
        <w:rPr>
          <w:rFonts w:ascii="Times New Roman" w:hAnsi="Times New Roman" w:cs="Times New Roman"/>
          <w:sz w:val="24"/>
          <w:szCs w:val="24"/>
          <w:lang w:val="en-US"/>
        </w:rPr>
        <w:t xml:space="preserve">all (total) </w:t>
      </w:r>
      <w:commentRangeStart w:id="498"/>
      <w:r w:rsidR="00F506A7">
        <w:rPr>
          <w:rFonts w:ascii="Times New Roman" w:hAnsi="Times New Roman" w:cs="Times New Roman"/>
          <w:sz w:val="24"/>
          <w:szCs w:val="24"/>
          <w:lang w:val="en-US"/>
        </w:rPr>
        <w:t xml:space="preserve">and at least three (partial) </w:t>
      </w:r>
      <w:r w:rsidRPr="006375CA">
        <w:rPr>
          <w:rFonts w:ascii="Times New Roman" w:hAnsi="Times New Roman" w:cs="Times New Roman"/>
          <w:sz w:val="24"/>
          <w:szCs w:val="24"/>
          <w:lang w:val="en-US"/>
        </w:rPr>
        <w:t>conservation status categories</w:t>
      </w:r>
      <w:commentRangeEnd w:id="498"/>
      <w:r w:rsidR="007940C7">
        <w:rPr>
          <w:rStyle w:val="CommentReference"/>
        </w:rPr>
        <w:commentReference w:id="498"/>
      </w:r>
      <w:r w:rsidRPr="006375CA">
        <w:rPr>
          <w:rFonts w:ascii="Times New Roman" w:hAnsi="Times New Roman" w:cs="Times New Roman"/>
          <w:sz w:val="24"/>
          <w:szCs w:val="24"/>
          <w:lang w:val="en-US"/>
        </w:rPr>
        <w:t>.</w:t>
      </w:r>
    </w:p>
    <w:p w14:paraId="7BF3A9D3" w14:textId="77777777" w:rsidR="00200D0C" w:rsidRDefault="00200D0C" w:rsidP="00200D0C">
      <w:pPr>
        <w:spacing w:after="0" w:line="360" w:lineRule="auto"/>
        <w:jc w:val="both"/>
        <w:rPr>
          <w:rFonts w:ascii="Times New Roman" w:hAnsi="Times New Roman" w:cs="Times New Roman"/>
          <w:i/>
          <w:iCs/>
          <w:sz w:val="24"/>
          <w:szCs w:val="24"/>
          <w:u w:val="single"/>
          <w:lang w:val="en-US"/>
        </w:rPr>
      </w:pPr>
    </w:p>
    <w:p w14:paraId="57114D39" w14:textId="5E7F4740" w:rsidR="00200D0C" w:rsidRPr="00200D0C" w:rsidDel="00B44C34" w:rsidRDefault="00200D0C" w:rsidP="00200D0C">
      <w:pPr>
        <w:spacing w:after="0" w:line="360" w:lineRule="auto"/>
        <w:jc w:val="both"/>
        <w:rPr>
          <w:moveFrom w:id="499" w:author="Daniele Silvestro" w:date="2023-06-21T10:34:00Z"/>
          <w:rFonts w:ascii="Times New Roman" w:hAnsi="Times New Roman" w:cs="Times New Roman"/>
          <w:i/>
          <w:iCs/>
          <w:sz w:val="24"/>
          <w:szCs w:val="24"/>
          <w:u w:val="single"/>
          <w:lang w:val="en-US"/>
        </w:rPr>
      </w:pPr>
      <w:moveFromRangeStart w:id="500" w:author="Daniele Silvestro" w:date="2023-06-21T10:34:00Z" w:name="move138236114"/>
      <w:commentRangeStart w:id="501"/>
      <w:moveFrom w:id="502" w:author="Daniele Silvestro" w:date="2023-06-21T10:34:00Z">
        <w:r w:rsidRPr="00200D0C" w:rsidDel="00B44C34">
          <w:rPr>
            <w:rFonts w:ascii="Times New Roman" w:hAnsi="Times New Roman" w:cs="Times New Roman"/>
            <w:i/>
            <w:iCs/>
            <w:sz w:val="24"/>
            <w:szCs w:val="24"/>
            <w:u w:val="single"/>
            <w:lang w:val="en-US"/>
          </w:rPr>
          <w:t>Quantifying uncertainty in species age under budding speciation</w:t>
        </w:r>
        <w:commentRangeEnd w:id="501"/>
        <w:r w:rsidR="00CF77F6" w:rsidDel="00B44C34">
          <w:rPr>
            <w:rStyle w:val="CommentReference"/>
          </w:rPr>
          <w:commentReference w:id="501"/>
        </w:r>
      </w:moveFrom>
    </w:p>
    <w:p w14:paraId="4DCC74A0" w14:textId="470CBC94" w:rsidR="00200D0C" w:rsidRPr="00200D0C" w:rsidDel="00B44C34" w:rsidRDefault="00200D0C" w:rsidP="00200D0C">
      <w:pPr>
        <w:spacing w:after="0" w:line="360" w:lineRule="auto"/>
        <w:jc w:val="both"/>
        <w:rPr>
          <w:moveFrom w:id="503" w:author="Daniele Silvestro" w:date="2023-06-21T10:34:00Z"/>
          <w:rFonts w:ascii="Times New Roman" w:hAnsi="Times New Roman" w:cs="Times New Roman"/>
          <w:sz w:val="24"/>
          <w:szCs w:val="24"/>
          <w:lang w:val="en-US"/>
        </w:rPr>
      </w:pPr>
      <w:moveFrom w:id="504" w:author="Daniele Silvestro" w:date="2023-06-21T10:34:00Z">
        <w:r w:rsidRPr="00200D0C" w:rsidDel="00B44C34">
          <w:rPr>
            <w:rFonts w:ascii="Times New Roman" w:hAnsi="Times New Roman" w:cs="Times New Roman"/>
            <w:sz w:val="24"/>
            <w:szCs w:val="24"/>
            <w:lang w:val="en-US"/>
          </w:rPr>
          <w:t xml:space="preserve">For the scenario of budding speciation, which is the assumption of the birth-death process, we implemented an R function to quantify the uncertainty in species ages from their phylogenetic ages and the tree topology. </w:t>
        </w:r>
        <w:r w:rsidR="00801E1D" w:rsidDel="00B44C34">
          <w:rPr>
            <w:rFonts w:ascii="Times New Roman" w:hAnsi="Times New Roman" w:cs="Times New Roman"/>
            <w:sz w:val="24"/>
            <w:szCs w:val="24"/>
            <w:lang w:val="en-US"/>
          </w:rPr>
          <w:t>T</w:t>
        </w:r>
        <w:r w:rsidRPr="00200D0C" w:rsidDel="00B44C34">
          <w:rPr>
            <w:rFonts w:ascii="Times New Roman" w:hAnsi="Times New Roman" w:cs="Times New Roman"/>
            <w:sz w:val="24"/>
            <w:szCs w:val="24"/>
            <w:lang w:val="en-US"/>
          </w:rPr>
          <w:t>he two branches descending from a budding speciation event</w:t>
        </w:r>
        <w:r w:rsidR="00801E1D" w:rsidDel="00B44C34">
          <w:rPr>
            <w:rFonts w:ascii="Times New Roman" w:hAnsi="Times New Roman" w:cs="Times New Roman"/>
            <w:sz w:val="24"/>
            <w:szCs w:val="24"/>
            <w:lang w:val="en-US"/>
          </w:rPr>
          <w:t xml:space="preserve"> are always the new and the ancestral species</w:t>
        </w:r>
        <w:r w:rsidRPr="00200D0C" w:rsidDel="00B44C34">
          <w:rPr>
            <w:rFonts w:ascii="Times New Roman" w:hAnsi="Times New Roman" w:cs="Times New Roman"/>
            <w:sz w:val="24"/>
            <w:szCs w:val="24"/>
            <w:lang w:val="en-US"/>
          </w:rPr>
          <w:t xml:space="preserve"> and the probability of both</w:t>
        </w:r>
        <w:r w:rsidR="00801E1D" w:rsidDel="00B44C34">
          <w:rPr>
            <w:rFonts w:ascii="Times New Roman" w:hAnsi="Times New Roman" w:cs="Times New Roman"/>
            <w:sz w:val="24"/>
            <w:szCs w:val="24"/>
            <w:lang w:val="en-US"/>
          </w:rPr>
          <w:t xml:space="preserve"> </w:t>
        </w:r>
        <w:r w:rsidR="00050C70" w:rsidDel="00B44C34">
          <w:rPr>
            <w:rFonts w:ascii="Times New Roman" w:hAnsi="Times New Roman" w:cs="Times New Roman"/>
            <w:sz w:val="24"/>
            <w:szCs w:val="24"/>
            <w:lang w:val="en-US"/>
          </w:rPr>
          <w:t>outcomes</w:t>
        </w:r>
        <w:r w:rsidRPr="00200D0C" w:rsidDel="00B44C34">
          <w:rPr>
            <w:rFonts w:ascii="Times New Roman" w:hAnsi="Times New Roman" w:cs="Times New Roman"/>
            <w:sz w:val="24"/>
            <w:szCs w:val="24"/>
            <w:lang w:val="en-US"/>
          </w:rPr>
          <w:t xml:space="preserve"> is always 50%. Therefore, the probability for each ancestral node to be the origin of a species is given by the geometric distribution:</w:t>
        </w:r>
      </w:moveFrom>
    </w:p>
    <w:p w14:paraId="37A2EDB3" w14:textId="5906ECB9" w:rsidR="00200D0C" w:rsidRPr="00200D0C" w:rsidDel="00B44C34" w:rsidRDefault="00200D0C" w:rsidP="00801E1D">
      <w:pPr>
        <w:spacing w:after="0" w:line="360" w:lineRule="auto"/>
        <w:jc w:val="center"/>
        <w:rPr>
          <w:moveFrom w:id="505" w:author="Daniele Silvestro" w:date="2023-06-21T10:34:00Z"/>
          <w:rFonts w:ascii="Times New Roman" w:hAnsi="Times New Roman" w:cs="Times New Roman"/>
          <w:sz w:val="24"/>
          <w:szCs w:val="24"/>
          <w:lang w:val="en-US"/>
        </w:rPr>
      </w:pPr>
      <w:moveFrom w:id="506" w:author="Daniele Silvestro" w:date="2023-06-21T10:34:00Z">
        <w:r w:rsidRPr="00200D0C" w:rsidDel="00B44C34">
          <w:rPr>
            <w:rFonts w:ascii="Times New Roman" w:hAnsi="Times New Roman" w:cs="Times New Roman"/>
            <w:sz w:val="24"/>
            <w:szCs w:val="24"/>
            <w:lang w:val="en-US"/>
          </w:rPr>
          <w:t>(1 – p)</w:t>
        </w:r>
        <w:r w:rsidRPr="00801E1D" w:rsidDel="00B44C34">
          <w:rPr>
            <w:rFonts w:ascii="Times New Roman" w:hAnsi="Times New Roman" w:cs="Times New Roman"/>
            <w:sz w:val="24"/>
            <w:szCs w:val="24"/>
            <w:vertAlign w:val="superscript"/>
            <w:lang w:val="en-US"/>
          </w:rPr>
          <w:t>(k – 1)</w:t>
        </w:r>
        <w:r w:rsidRPr="00200D0C" w:rsidDel="00B44C34">
          <w:rPr>
            <w:rFonts w:ascii="Times New Roman" w:hAnsi="Times New Roman" w:cs="Times New Roman"/>
            <w:sz w:val="24"/>
            <w:szCs w:val="24"/>
            <w:lang w:val="en-US"/>
          </w:rPr>
          <w:t>p,</w:t>
        </w:r>
      </w:moveFrom>
    </w:p>
    <w:p w14:paraId="0085C220" w14:textId="55D967DD" w:rsidR="00200D0C" w:rsidRPr="00200D0C" w:rsidDel="00B44C34" w:rsidRDefault="00200D0C" w:rsidP="00200D0C">
      <w:pPr>
        <w:spacing w:after="0" w:line="360" w:lineRule="auto"/>
        <w:jc w:val="both"/>
        <w:rPr>
          <w:moveFrom w:id="507" w:author="Daniele Silvestro" w:date="2023-06-21T10:34:00Z"/>
          <w:rFonts w:ascii="Times New Roman" w:hAnsi="Times New Roman" w:cs="Times New Roman"/>
          <w:sz w:val="24"/>
          <w:szCs w:val="24"/>
          <w:lang w:val="en-US"/>
        </w:rPr>
      </w:pPr>
      <w:moveFrom w:id="508" w:author="Daniele Silvestro" w:date="2023-06-21T10:34:00Z">
        <w:r w:rsidRPr="00200D0C" w:rsidDel="00B44C34">
          <w:rPr>
            <w:rFonts w:ascii="Times New Roman" w:hAnsi="Times New Roman" w:cs="Times New Roman"/>
            <w:sz w:val="24"/>
            <w:szCs w:val="24"/>
            <w:lang w:val="en-US"/>
          </w:rPr>
          <w:t>with p = 0.5 and k equal to the corresponding number of ancestral nodes. We then used these probabilities to calculate a weighted mean and 95% confidence interval of the node heights, which is the time until the present for extant species or extinction for non-living species, respectively.</w:t>
        </w:r>
      </w:moveFrom>
    </w:p>
    <w:p w14:paraId="1AD9D289" w14:textId="60D1E701" w:rsidR="000437FB" w:rsidDel="00B44C34" w:rsidRDefault="00050C70" w:rsidP="00200D0C">
      <w:pPr>
        <w:spacing w:after="0" w:line="360" w:lineRule="auto"/>
        <w:jc w:val="both"/>
        <w:rPr>
          <w:moveFrom w:id="509" w:author="Daniele Silvestro" w:date="2023-06-21T10:34:00Z"/>
          <w:rFonts w:ascii="Times New Roman" w:hAnsi="Times New Roman" w:cs="Times New Roman"/>
          <w:sz w:val="24"/>
          <w:szCs w:val="24"/>
          <w:lang w:val="en-US"/>
        </w:rPr>
      </w:pPr>
      <w:moveFrom w:id="510" w:author="Daniele Silvestro" w:date="2023-06-21T10:34:00Z">
        <w:r w:rsidDel="00B44C34">
          <w:rPr>
            <w:rFonts w:ascii="Times New Roman" w:hAnsi="Times New Roman" w:cs="Times New Roman"/>
            <w:sz w:val="24"/>
            <w:szCs w:val="24"/>
            <w:lang w:val="en-US"/>
          </w:rPr>
          <w:t>For quantifying</w:t>
        </w:r>
        <w:r w:rsidR="00200D0C" w:rsidRPr="00200D0C" w:rsidDel="00B44C34">
          <w:rPr>
            <w:rFonts w:ascii="Times New Roman" w:hAnsi="Times New Roman" w:cs="Times New Roman"/>
            <w:sz w:val="24"/>
            <w:szCs w:val="24"/>
            <w:lang w:val="en-US"/>
          </w:rPr>
          <w:t xml:space="preserve"> the uncertainty in species ages from a phylogeny of only extant </w:t>
        </w:r>
        <w:r w:rsidRPr="00200D0C" w:rsidDel="00B44C34">
          <w:rPr>
            <w:rFonts w:ascii="Times New Roman" w:hAnsi="Times New Roman" w:cs="Times New Roman"/>
            <w:sz w:val="24"/>
            <w:szCs w:val="24"/>
            <w:lang w:val="en-US"/>
          </w:rPr>
          <w:t>species</w:t>
        </w:r>
        <w:r w:rsidDel="00B44C34">
          <w:rPr>
            <w:rFonts w:ascii="Times New Roman" w:hAnsi="Times New Roman" w:cs="Times New Roman"/>
            <w:sz w:val="24"/>
            <w:szCs w:val="24"/>
            <w:lang w:val="en-US"/>
          </w:rPr>
          <w:t xml:space="preserve">, </w:t>
        </w:r>
        <w:r w:rsidRPr="00200D0C" w:rsidDel="00B44C34">
          <w:rPr>
            <w:rFonts w:ascii="Times New Roman" w:hAnsi="Times New Roman" w:cs="Times New Roman"/>
            <w:sz w:val="24"/>
            <w:szCs w:val="24"/>
            <w:lang w:val="en-US"/>
          </w:rPr>
          <w:t>this</w:t>
        </w:r>
        <w:r w:rsidDel="00B44C34">
          <w:rPr>
            <w:rFonts w:ascii="Times New Roman" w:hAnsi="Times New Roman" w:cs="Times New Roman"/>
            <w:sz w:val="24"/>
            <w:szCs w:val="24"/>
            <w:lang w:val="en-US"/>
          </w:rPr>
          <w:t xml:space="preserve"> approach </w:t>
        </w:r>
        <w:r w:rsidR="00200D0C" w:rsidRPr="00200D0C" w:rsidDel="00B44C34">
          <w:rPr>
            <w:rFonts w:ascii="Times New Roman" w:hAnsi="Times New Roman" w:cs="Times New Roman"/>
            <w:sz w:val="24"/>
            <w:szCs w:val="24"/>
            <w:lang w:val="en-US"/>
          </w:rPr>
          <w:t xml:space="preserve">will </w:t>
        </w:r>
        <w:r w:rsidDel="00B44C34">
          <w:rPr>
            <w:rFonts w:ascii="Times New Roman" w:hAnsi="Times New Roman" w:cs="Times New Roman"/>
            <w:sz w:val="24"/>
            <w:szCs w:val="24"/>
            <w:lang w:val="en-US"/>
          </w:rPr>
          <w:t xml:space="preserve">present phylogenetic age </w:t>
        </w:r>
        <w:r w:rsidR="00200D0C" w:rsidRPr="00200D0C" w:rsidDel="00B44C34">
          <w:rPr>
            <w:rFonts w:ascii="Times New Roman" w:hAnsi="Times New Roman" w:cs="Times New Roman"/>
            <w:sz w:val="24"/>
            <w:szCs w:val="24"/>
            <w:lang w:val="en-US"/>
          </w:rPr>
          <w:t xml:space="preserve">overestimation </w:t>
        </w:r>
        <w:r w:rsidDel="00B44C34">
          <w:rPr>
            <w:rFonts w:ascii="Times New Roman" w:hAnsi="Times New Roman" w:cs="Times New Roman"/>
            <w:sz w:val="24"/>
            <w:szCs w:val="24"/>
            <w:lang w:val="en-US"/>
          </w:rPr>
          <w:t>because</w:t>
        </w:r>
        <w:r w:rsidR="00200D0C" w:rsidRPr="00200D0C" w:rsidDel="00B44C34">
          <w:rPr>
            <w:rFonts w:ascii="Times New Roman" w:hAnsi="Times New Roman" w:cs="Times New Roman"/>
            <w:sz w:val="24"/>
            <w:szCs w:val="24"/>
            <w:lang w:val="en-US"/>
          </w:rPr>
          <w:t xml:space="preserve"> the number of ancestral nodes of a species is biased due to the missing extinct species. To evaluated the consequences of this bias, we simulated 100 phylogenetic trees with 0.25 (high), 0.15 (intermediate), and 0.05 (low) extinction rates, combined with a fixed speciation rate of 0.2 (i.e.</w:t>
        </w:r>
        <w:r w:rsidR="00721AFD" w:rsidDel="00B44C34">
          <w:rPr>
            <w:rFonts w:ascii="Times New Roman" w:hAnsi="Times New Roman" w:cs="Times New Roman"/>
            <w:sz w:val="24"/>
            <w:szCs w:val="24"/>
            <w:lang w:val="en-US"/>
          </w:rPr>
          <w:t>,</w:t>
        </w:r>
        <w:r w:rsidR="00200D0C" w:rsidRPr="00200D0C" w:rsidDel="00B44C34">
          <w:rPr>
            <w:rFonts w:ascii="Times New Roman" w:hAnsi="Times New Roman" w:cs="Times New Roman"/>
            <w:sz w:val="24"/>
            <w:szCs w:val="24"/>
            <w:lang w:val="en-US"/>
          </w:rPr>
          <w:t xml:space="preserve"> 300 trees). We evaluated the accuracy of the geometric function by quantifying the function’s coverage or the proportion of true ages inside the 95% confidence interval. Additionally, we compared the true age with the modal and the mean age, respectively obtained by the function.</w:t>
        </w:r>
      </w:moveFrom>
    </w:p>
    <w:moveFromRangeEnd w:id="500"/>
    <w:p w14:paraId="23ECF509" w14:textId="77777777" w:rsidR="00200D0C" w:rsidRDefault="00200D0C" w:rsidP="00200D0C">
      <w:pPr>
        <w:spacing w:after="0" w:line="360" w:lineRule="auto"/>
        <w:jc w:val="both"/>
        <w:rPr>
          <w:rFonts w:ascii="Times New Roman" w:hAnsi="Times New Roman" w:cs="Times New Roman"/>
          <w:sz w:val="24"/>
          <w:szCs w:val="24"/>
          <w:lang w:val="en-US"/>
        </w:rPr>
      </w:pPr>
    </w:p>
    <w:p w14:paraId="71CC73EA" w14:textId="77777777" w:rsidR="00D63C5C" w:rsidRDefault="00D63C5C" w:rsidP="00200D0C">
      <w:pPr>
        <w:spacing w:after="0" w:line="360" w:lineRule="auto"/>
        <w:jc w:val="both"/>
        <w:rPr>
          <w:rFonts w:ascii="Times New Roman" w:hAnsi="Times New Roman" w:cs="Times New Roman"/>
          <w:sz w:val="24"/>
          <w:szCs w:val="24"/>
          <w:lang w:val="en-US"/>
        </w:rPr>
      </w:pPr>
    </w:p>
    <w:p w14:paraId="4027E159" w14:textId="77777777" w:rsidR="00D63C5C" w:rsidRDefault="00D63C5C" w:rsidP="00200D0C">
      <w:pPr>
        <w:spacing w:after="0" w:line="360" w:lineRule="auto"/>
        <w:jc w:val="both"/>
        <w:rPr>
          <w:rFonts w:ascii="Times New Roman" w:hAnsi="Times New Roman" w:cs="Times New Roman"/>
          <w:sz w:val="24"/>
          <w:szCs w:val="24"/>
          <w:lang w:val="en-US"/>
        </w:rPr>
      </w:pPr>
    </w:p>
    <w:p w14:paraId="2A880131" w14:textId="77777777" w:rsidR="00D63C5C" w:rsidRDefault="00D63C5C" w:rsidP="00200D0C">
      <w:pPr>
        <w:spacing w:after="0" w:line="360" w:lineRule="auto"/>
        <w:jc w:val="both"/>
        <w:rPr>
          <w:rFonts w:ascii="Times New Roman" w:hAnsi="Times New Roman" w:cs="Times New Roman"/>
          <w:sz w:val="24"/>
          <w:szCs w:val="24"/>
          <w:lang w:val="en-US"/>
        </w:rPr>
      </w:pPr>
    </w:p>
    <w:p w14:paraId="54C5B64C" w14:textId="77777777" w:rsidR="00D63C5C" w:rsidRDefault="00D63C5C" w:rsidP="00200D0C">
      <w:pPr>
        <w:spacing w:after="0" w:line="360" w:lineRule="auto"/>
        <w:jc w:val="both"/>
        <w:rPr>
          <w:rFonts w:ascii="Times New Roman" w:hAnsi="Times New Roman" w:cs="Times New Roman"/>
          <w:sz w:val="24"/>
          <w:szCs w:val="24"/>
          <w:lang w:val="en-US"/>
        </w:rPr>
      </w:pPr>
    </w:p>
    <w:p w14:paraId="0A037929" w14:textId="77777777" w:rsidR="00D63C5C" w:rsidRDefault="00D63C5C" w:rsidP="00200D0C">
      <w:pPr>
        <w:spacing w:after="0" w:line="360" w:lineRule="auto"/>
        <w:jc w:val="both"/>
        <w:rPr>
          <w:rFonts w:ascii="Times New Roman" w:hAnsi="Times New Roman" w:cs="Times New Roman"/>
          <w:sz w:val="24"/>
          <w:szCs w:val="24"/>
          <w:lang w:val="en-US"/>
        </w:rPr>
      </w:pPr>
    </w:p>
    <w:p w14:paraId="316E7FA0" w14:textId="77777777" w:rsidR="000437FB" w:rsidRDefault="00000000">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380F9FC4" w14:textId="77777777" w:rsidR="005A291A" w:rsidRPr="00A34AF0" w:rsidRDefault="005A291A" w:rsidP="005A291A">
      <w:pPr>
        <w:spacing w:after="0" w:line="360" w:lineRule="auto"/>
        <w:jc w:val="both"/>
        <w:rPr>
          <w:rFonts w:ascii="Times New Roman" w:hAnsi="Times New Roman" w:cs="Times New Roman"/>
          <w:i/>
          <w:iCs/>
          <w:sz w:val="24"/>
          <w:szCs w:val="24"/>
          <w:u w:val="single"/>
          <w:lang w:val="en-US"/>
        </w:rPr>
      </w:pPr>
      <w:r w:rsidRPr="00A34AF0">
        <w:rPr>
          <w:rFonts w:ascii="Times New Roman" w:hAnsi="Times New Roman" w:cs="Times New Roman"/>
          <w:i/>
          <w:iCs/>
          <w:sz w:val="24"/>
          <w:szCs w:val="24"/>
          <w:u w:val="single"/>
          <w:lang w:val="en-US"/>
        </w:rPr>
        <w:t>Error in equating phylogenetic and species age</w:t>
      </w:r>
    </w:p>
    <w:p w14:paraId="7722FD41" w14:textId="3BB264CC" w:rsidR="000437FB" w:rsidDel="00AF2C61" w:rsidRDefault="00762534">
      <w:pPr>
        <w:spacing w:after="0" w:line="360" w:lineRule="auto"/>
        <w:jc w:val="both"/>
        <w:rPr>
          <w:del w:id="511" w:author="Daniele Silvestro" w:date="2023-06-23T07:35:00Z"/>
          <w:rFonts w:ascii="Times New Roman" w:hAnsi="Times New Roman" w:cs="Times New Roman"/>
          <w:sz w:val="24"/>
          <w:szCs w:val="24"/>
          <w:lang w:val="en-US"/>
        </w:rPr>
      </w:pPr>
      <w:del w:id="512" w:author="Daniele Silvestro" w:date="2023-06-21T11:28:00Z">
        <w:r w:rsidRPr="00762534" w:rsidDel="00B85135">
          <w:rPr>
            <w:rFonts w:ascii="Times New Roman" w:hAnsi="Times New Roman" w:cs="Times New Roman"/>
            <w:sz w:val="24"/>
            <w:szCs w:val="24"/>
            <w:lang w:val="en-US"/>
          </w:rPr>
          <w:delText>As expected for b</w:delText>
        </w:r>
      </w:del>
      <w:ins w:id="513" w:author="Daniele Silvestro" w:date="2023-06-21T11:28:00Z">
        <w:r w:rsidR="00B85135">
          <w:rPr>
            <w:rFonts w:ascii="Times New Roman" w:hAnsi="Times New Roman" w:cs="Times New Roman"/>
            <w:sz w:val="24"/>
            <w:szCs w:val="24"/>
            <w:lang w:val="en-US"/>
          </w:rPr>
          <w:t>Under the assumption of b</w:t>
        </w:r>
      </w:ins>
      <w:r w:rsidRPr="00762534">
        <w:rPr>
          <w:rFonts w:ascii="Times New Roman" w:hAnsi="Times New Roman" w:cs="Times New Roman"/>
          <w:sz w:val="24"/>
          <w:szCs w:val="24"/>
          <w:lang w:val="en-US"/>
        </w:rPr>
        <w:t xml:space="preserve">ifurcating speciation </w:t>
      </w:r>
      <w:ins w:id="514" w:author="Daniele Silvestro" w:date="2023-06-21T11:28:00Z">
        <w:r w:rsidR="00B85135">
          <w:rPr>
            <w:rFonts w:ascii="Times New Roman" w:hAnsi="Times New Roman" w:cs="Times New Roman"/>
            <w:sz w:val="24"/>
            <w:szCs w:val="24"/>
            <w:lang w:val="en-US"/>
          </w:rPr>
          <w:t>a</w:t>
        </w:r>
      </w:ins>
      <w:ins w:id="515" w:author="Daniele Silvestro" w:date="2023-06-21T11:29:00Z">
        <w:r w:rsidR="00B85135">
          <w:rPr>
            <w:rFonts w:ascii="Times New Roman" w:hAnsi="Times New Roman" w:cs="Times New Roman"/>
            <w:sz w:val="24"/>
            <w:szCs w:val="24"/>
            <w:lang w:val="en-US"/>
          </w:rPr>
          <w:t>nd in the absence of extinction</w:t>
        </w:r>
      </w:ins>
      <w:ins w:id="516" w:author="Rachel" w:date="2023-09-07T00:19:00Z">
        <w:r w:rsidR="002A4912">
          <w:rPr>
            <w:rFonts w:ascii="Times New Roman" w:hAnsi="Times New Roman" w:cs="Times New Roman"/>
            <w:sz w:val="24"/>
            <w:szCs w:val="24"/>
            <w:lang w:val="en-US"/>
          </w:rPr>
          <w:t>,</w:t>
        </w:r>
      </w:ins>
      <w:ins w:id="517" w:author="Daniele Silvestro" w:date="2023-06-21T11:29:00Z">
        <w:r w:rsidR="00B85135">
          <w:rPr>
            <w:rFonts w:ascii="Times New Roman" w:hAnsi="Times New Roman" w:cs="Times New Roman"/>
            <w:sz w:val="24"/>
            <w:szCs w:val="24"/>
            <w:lang w:val="en-US"/>
          </w:rPr>
          <w:t xml:space="preserve"> phylogenetic age matched the true age </w:t>
        </w:r>
      </w:ins>
      <w:r w:rsidRPr="00762534">
        <w:rPr>
          <w:rFonts w:ascii="Times New Roman" w:hAnsi="Times New Roman" w:cs="Times New Roman"/>
          <w:sz w:val="24"/>
          <w:szCs w:val="24"/>
          <w:lang w:val="en-US"/>
        </w:rPr>
        <w:t>(Figure 3</w:t>
      </w:r>
      <w:del w:id="518" w:author="Daniele Silvestro" w:date="2023-06-21T11:29:00Z">
        <w:r w:rsidRPr="00762534" w:rsidDel="00B85135">
          <w:rPr>
            <w:rFonts w:ascii="Times New Roman" w:hAnsi="Times New Roman" w:cs="Times New Roman"/>
            <w:sz w:val="24"/>
            <w:szCs w:val="24"/>
            <w:lang w:val="en-US"/>
          </w:rPr>
          <w:delText>), there was no underestimation of the true age</w:delText>
        </w:r>
      </w:del>
      <w:ins w:id="519" w:author="Daniele Silvestro" w:date="2023-06-21T11:29:00Z">
        <w:r w:rsidR="00B85135">
          <w:rPr>
            <w:rFonts w:ascii="Times New Roman" w:hAnsi="Times New Roman" w:cs="Times New Roman"/>
            <w:sz w:val="24"/>
            <w:szCs w:val="24"/>
            <w:lang w:val="en-US"/>
          </w:rPr>
          <w:t>)</w:t>
        </w:r>
      </w:ins>
      <w:r w:rsidRPr="0076253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At low </w:t>
      </w:r>
      <w:commentRangeStart w:id="520"/>
      <w:r>
        <w:rPr>
          <w:rFonts w:ascii="Times New Roman" w:hAnsi="Times New Roman" w:cs="Times New Roman"/>
          <w:sz w:val="24"/>
          <w:szCs w:val="24"/>
          <w:lang w:val="en-US"/>
        </w:rPr>
        <w:t xml:space="preserve">turnover </w:t>
      </w:r>
      <w:commentRangeEnd w:id="520"/>
      <w:r w:rsidR="00B85135">
        <w:rPr>
          <w:rStyle w:val="CommentReference"/>
        </w:rPr>
        <w:commentReference w:id="520"/>
      </w:r>
      <w:r>
        <w:rPr>
          <w:rFonts w:ascii="Times New Roman" w:hAnsi="Times New Roman" w:cs="Times New Roman"/>
          <w:sz w:val="24"/>
          <w:szCs w:val="24"/>
          <w:lang w:val="en-US"/>
        </w:rPr>
        <w:t xml:space="preserve">(&lt; 0.25), 96% of the phylogenetic age estimations are congruent with the true age. At high turnover (&gt; 0.75), this was also the case for most species (73%). However, </w:t>
      </w:r>
      <w:ins w:id="521" w:author="Daniele Silvestro" w:date="2023-06-21T11:30:00Z">
        <w:r w:rsidR="00B85135">
          <w:rPr>
            <w:rFonts w:ascii="Times New Roman" w:hAnsi="Times New Roman" w:cs="Times New Roman"/>
            <w:sz w:val="24"/>
            <w:szCs w:val="24"/>
            <w:lang w:val="en-US"/>
          </w:rPr>
          <w:t xml:space="preserve">age </w:t>
        </w:r>
      </w:ins>
      <w:r>
        <w:rPr>
          <w:rFonts w:ascii="Times New Roman" w:hAnsi="Times New Roman" w:cs="Times New Roman"/>
          <w:sz w:val="24"/>
          <w:szCs w:val="24"/>
          <w:lang w:val="en-US"/>
        </w:rPr>
        <w:t xml:space="preserve">overestimation increased with turnover, and in some cases the phylogenetic age suggests that the species is as old as the root age. For budding speciation, there were both under and overestimations (Figure 3). </w:t>
      </w:r>
      <w:r w:rsidR="00F24D8A">
        <w:rPr>
          <w:rFonts w:ascii="Times New Roman" w:hAnsi="Times New Roman" w:cs="Times New Roman"/>
          <w:sz w:val="24"/>
          <w:szCs w:val="24"/>
          <w:lang w:val="en-US"/>
        </w:rPr>
        <w:t xml:space="preserve">At low turnover, </w:t>
      </w:r>
      <w:commentRangeStart w:id="522"/>
      <w:r w:rsidR="00F24D8A">
        <w:rPr>
          <w:rFonts w:ascii="Times New Roman" w:hAnsi="Times New Roman" w:cs="Times New Roman"/>
          <w:sz w:val="24"/>
          <w:szCs w:val="24"/>
          <w:lang w:val="en-US"/>
        </w:rPr>
        <w:t xml:space="preserve">most ages were underestimated (96%). </w:t>
      </w:r>
      <w:commentRangeEnd w:id="522"/>
      <w:r w:rsidR="00B85135">
        <w:rPr>
          <w:rStyle w:val="CommentReference"/>
        </w:rPr>
        <w:commentReference w:id="522"/>
      </w:r>
      <w:r w:rsidR="00F24D8A">
        <w:rPr>
          <w:rFonts w:ascii="Times New Roman" w:hAnsi="Times New Roman" w:cs="Times New Roman"/>
          <w:sz w:val="24"/>
          <w:szCs w:val="24"/>
          <w:lang w:val="en-US"/>
        </w:rPr>
        <w:t xml:space="preserve">With higher turnover, phylogenetic ages overestimated true age more often </w:t>
      </w:r>
      <w:commentRangeStart w:id="523"/>
      <w:r w:rsidR="00F24D8A">
        <w:rPr>
          <w:rFonts w:ascii="Times New Roman" w:hAnsi="Times New Roman" w:cs="Times New Roman"/>
          <w:sz w:val="24"/>
          <w:szCs w:val="24"/>
          <w:lang w:val="en-US"/>
        </w:rPr>
        <w:t>(17%)</w:t>
      </w:r>
      <w:commentRangeEnd w:id="523"/>
      <w:r w:rsidR="002F27A1">
        <w:rPr>
          <w:rStyle w:val="CommentReference"/>
        </w:rPr>
        <w:commentReference w:id="523"/>
      </w:r>
      <w:r w:rsidR="00F24D8A">
        <w:rPr>
          <w:rFonts w:ascii="Times New Roman" w:hAnsi="Times New Roman" w:cs="Times New Roman"/>
          <w:sz w:val="24"/>
          <w:szCs w:val="24"/>
          <w:lang w:val="en-US"/>
        </w:rPr>
        <w:t>, and in few cases phylogenetically old</w:t>
      </w:r>
      <w:ins w:id="524" w:author="Rachel" w:date="2023-09-07T00:22:00Z">
        <w:r w:rsidR="002F27A1">
          <w:rPr>
            <w:rFonts w:ascii="Times New Roman" w:hAnsi="Times New Roman" w:cs="Times New Roman"/>
            <w:sz w:val="24"/>
            <w:szCs w:val="24"/>
            <w:lang w:val="en-US"/>
          </w:rPr>
          <w:t>er</w:t>
        </w:r>
      </w:ins>
      <w:r w:rsidR="00F24D8A">
        <w:rPr>
          <w:rFonts w:ascii="Times New Roman" w:hAnsi="Times New Roman" w:cs="Times New Roman"/>
          <w:sz w:val="24"/>
          <w:szCs w:val="24"/>
          <w:lang w:val="en-US"/>
        </w:rPr>
        <w:t xml:space="preserve"> species were indeed </w:t>
      </w:r>
      <w:ins w:id="525" w:author="Rachel" w:date="2023-09-07T00:22:00Z">
        <w:r w:rsidR="002F27A1">
          <w:rPr>
            <w:rFonts w:ascii="Times New Roman" w:hAnsi="Times New Roman" w:cs="Times New Roman"/>
            <w:sz w:val="24"/>
            <w:szCs w:val="24"/>
            <w:lang w:val="en-US"/>
          </w:rPr>
          <w:t xml:space="preserve">too </w:t>
        </w:r>
      </w:ins>
      <w:r w:rsidR="00F24D8A">
        <w:rPr>
          <w:rFonts w:ascii="Times New Roman" w:hAnsi="Times New Roman" w:cs="Times New Roman"/>
          <w:sz w:val="24"/>
          <w:szCs w:val="24"/>
          <w:lang w:val="en-US"/>
        </w:rPr>
        <w:t xml:space="preserve">young. </w:t>
      </w:r>
    </w:p>
    <w:p w14:paraId="5FE166CD" w14:textId="482A8A69" w:rsidR="00AF2C61" w:rsidRDefault="00F24D8A" w:rsidP="00AF2C61">
      <w:pPr>
        <w:spacing w:after="0" w:line="360" w:lineRule="auto"/>
        <w:jc w:val="both"/>
        <w:rPr>
          <w:ins w:id="526" w:author="Daniele Silvestro" w:date="2023-06-23T07:41:00Z"/>
          <w:rFonts w:ascii="Times New Roman" w:hAnsi="Times New Roman" w:cs="Times New Roman"/>
          <w:sz w:val="24"/>
          <w:szCs w:val="24"/>
          <w:lang w:val="en-US"/>
        </w:rPr>
      </w:pPr>
      <w:del w:id="527" w:author="Daniele Silvestro" w:date="2023-06-23T07:35:00Z">
        <w:r w:rsidDel="00AF2C61">
          <w:rPr>
            <w:rFonts w:ascii="Times New Roman" w:hAnsi="Times New Roman" w:cs="Times New Roman"/>
            <w:sz w:val="24"/>
            <w:szCs w:val="24"/>
            <w:lang w:val="en-US"/>
          </w:rPr>
          <w:delText xml:space="preserve">As in the </w:delText>
        </w:r>
      </w:del>
      <w:del w:id="528" w:author="Daniele Silvestro" w:date="2023-06-23T07:34:00Z">
        <w:r w:rsidDel="00AF2C61">
          <w:rPr>
            <w:rFonts w:ascii="Times New Roman" w:hAnsi="Times New Roman" w:cs="Times New Roman"/>
            <w:sz w:val="24"/>
            <w:szCs w:val="24"/>
            <w:lang w:val="en-US"/>
          </w:rPr>
          <w:delText xml:space="preserve">strictly </w:delText>
        </w:r>
      </w:del>
      <w:del w:id="529" w:author="Daniele Silvestro" w:date="2023-06-23T07:35:00Z">
        <w:r w:rsidDel="00AF2C61">
          <w:rPr>
            <w:rFonts w:ascii="Times New Roman" w:hAnsi="Times New Roman" w:cs="Times New Roman"/>
            <w:sz w:val="24"/>
            <w:szCs w:val="24"/>
            <w:lang w:val="en-US"/>
          </w:rPr>
          <w:delText>bifurcating speciation scenario, t</w:delText>
        </w:r>
      </w:del>
      <w:ins w:id="530" w:author="Daniele Silvestro" w:date="2023-06-23T07:35:00Z">
        <w:r w:rsidR="00AF2C61">
          <w:rPr>
            <w:rFonts w:ascii="Times New Roman" w:hAnsi="Times New Roman" w:cs="Times New Roman"/>
            <w:sz w:val="24"/>
            <w:szCs w:val="24"/>
            <w:lang w:val="en-US"/>
          </w:rPr>
          <w:t>In datasets simulated under</w:t>
        </w:r>
      </w:ins>
      <w:del w:id="531" w:author="Daniele Silvestro" w:date="2023-06-23T07:35:00Z">
        <w:r w:rsidDel="00AF2C61">
          <w:rPr>
            <w:rFonts w:ascii="Times New Roman" w:hAnsi="Times New Roman" w:cs="Times New Roman"/>
            <w:sz w:val="24"/>
            <w:szCs w:val="24"/>
            <w:lang w:val="en-US"/>
          </w:rPr>
          <w:delText>here was also no underestimation for</w:delText>
        </w:r>
      </w:del>
      <w:r>
        <w:rPr>
          <w:rFonts w:ascii="Times New Roman" w:hAnsi="Times New Roman" w:cs="Times New Roman"/>
          <w:sz w:val="24"/>
          <w:szCs w:val="24"/>
          <w:lang w:val="en-US"/>
        </w:rPr>
        <w:t xml:space="preserve"> </w:t>
      </w:r>
      <w:del w:id="532" w:author="Daniele Silvestro" w:date="2023-06-23T07:35:00Z">
        <w:r w:rsidDel="00AF2C61">
          <w:rPr>
            <w:rFonts w:ascii="Times New Roman" w:hAnsi="Times New Roman" w:cs="Times New Roman"/>
            <w:sz w:val="24"/>
            <w:szCs w:val="24"/>
            <w:lang w:val="en-US"/>
          </w:rPr>
          <w:delText xml:space="preserve">the </w:delText>
        </w:r>
      </w:del>
      <w:ins w:id="533" w:author="Daniele Silvestro" w:date="2023-06-23T07:35:00Z">
        <w:r w:rsidR="00AF2C61">
          <w:rPr>
            <w:rFonts w:ascii="Times New Roman" w:hAnsi="Times New Roman" w:cs="Times New Roman"/>
            <w:sz w:val="24"/>
            <w:szCs w:val="24"/>
            <w:lang w:val="en-US"/>
          </w:rPr>
          <w:t xml:space="preserve">a </w:t>
        </w:r>
      </w:ins>
      <w:r>
        <w:rPr>
          <w:rFonts w:ascii="Times New Roman" w:hAnsi="Times New Roman" w:cs="Times New Roman"/>
          <w:sz w:val="24"/>
          <w:szCs w:val="24"/>
          <w:lang w:val="en-US"/>
        </w:rPr>
        <w:t>mixture of anagenetic and bifurcating speciation</w:t>
      </w:r>
      <w:ins w:id="534" w:author="Daniele Silvestro" w:date="2023-06-23T07:35:00Z">
        <w:r w:rsidR="00AF2C61">
          <w:rPr>
            <w:rFonts w:ascii="Times New Roman" w:hAnsi="Times New Roman" w:cs="Times New Roman"/>
            <w:sz w:val="24"/>
            <w:szCs w:val="24"/>
            <w:lang w:val="en-US"/>
          </w:rPr>
          <w:t xml:space="preserve">, </w:t>
        </w:r>
      </w:ins>
      <w:ins w:id="535" w:author="Daniele Silvestro" w:date="2023-06-23T07:36:00Z">
        <w:r w:rsidR="00AF2C61">
          <w:rPr>
            <w:rFonts w:ascii="Times New Roman" w:hAnsi="Times New Roman" w:cs="Times New Roman"/>
            <w:sz w:val="24"/>
            <w:szCs w:val="24"/>
            <w:lang w:val="en-US"/>
          </w:rPr>
          <w:t xml:space="preserve">phylogenetic ages </w:t>
        </w:r>
      </w:ins>
      <w:ins w:id="536" w:author="Daniele Silvestro" w:date="2023-06-23T08:18:00Z">
        <w:r w:rsidR="00F60CDB">
          <w:rPr>
            <w:rFonts w:ascii="Times New Roman" w:hAnsi="Times New Roman" w:cs="Times New Roman"/>
            <w:sz w:val="24"/>
            <w:szCs w:val="24"/>
            <w:lang w:val="en-US"/>
          </w:rPr>
          <w:t xml:space="preserve">were </w:t>
        </w:r>
      </w:ins>
      <w:ins w:id="537" w:author="Daniele Silvestro" w:date="2023-06-23T07:36:00Z">
        <w:r w:rsidR="00AF2C61">
          <w:rPr>
            <w:rFonts w:ascii="Times New Roman" w:hAnsi="Times New Roman" w:cs="Times New Roman"/>
            <w:sz w:val="24"/>
            <w:szCs w:val="24"/>
            <w:lang w:val="en-US"/>
          </w:rPr>
          <w:t>matched or exceeded the true ages</w:t>
        </w:r>
      </w:ins>
      <w:ins w:id="538" w:author="Daniele Silvestro" w:date="2023-06-23T07:35:00Z">
        <w:r w:rsidR="00AF2C61">
          <w:rPr>
            <w:rFonts w:ascii="Times New Roman" w:hAnsi="Times New Roman" w:cs="Times New Roman"/>
            <w:sz w:val="24"/>
            <w:szCs w:val="24"/>
            <w:lang w:val="en-US"/>
          </w:rPr>
          <w:t xml:space="preserve"> </w:t>
        </w:r>
      </w:ins>
      <w:del w:id="539" w:author="Rachel" w:date="2023-09-07T00:23:00Z">
        <w:r w:rsidDel="004559D9">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commentRangeStart w:id="540"/>
      <w:r>
        <w:rPr>
          <w:rFonts w:ascii="Times New Roman" w:hAnsi="Times New Roman" w:cs="Times New Roman"/>
          <w:sz w:val="24"/>
          <w:szCs w:val="24"/>
          <w:lang w:val="en-US"/>
        </w:rPr>
        <w:t>Figure SM1</w:t>
      </w:r>
      <w:commentRangeEnd w:id="540"/>
      <w:r w:rsidR="005F1D44">
        <w:rPr>
          <w:rStyle w:val="CommentReference"/>
        </w:rPr>
        <w:commentReference w:id="540"/>
      </w:r>
      <w:r>
        <w:rPr>
          <w:rFonts w:ascii="Times New Roman" w:hAnsi="Times New Roman" w:cs="Times New Roman"/>
          <w:sz w:val="24"/>
          <w:szCs w:val="24"/>
          <w:lang w:val="en-US"/>
        </w:rPr>
        <w:t xml:space="preserve">). In a low turnover scenario, </w:t>
      </w:r>
      <w:del w:id="541" w:author="Daniele Silvestro" w:date="2023-06-23T07:37:00Z">
        <w:r w:rsidDel="00AF2C61">
          <w:rPr>
            <w:rFonts w:ascii="Times New Roman" w:hAnsi="Times New Roman" w:cs="Times New Roman"/>
            <w:sz w:val="24"/>
            <w:szCs w:val="24"/>
            <w:lang w:val="en-US"/>
          </w:rPr>
          <w:delText>fewer phylogenetic ages equaled the true ages (68%)</w:delText>
        </w:r>
      </w:del>
      <w:ins w:id="542" w:author="Daniele Silvestro" w:date="2023-06-23T07:37:00Z">
        <w:r w:rsidR="00AF2C61">
          <w:rPr>
            <w:rFonts w:ascii="Times New Roman" w:hAnsi="Times New Roman" w:cs="Times New Roman"/>
            <w:sz w:val="24"/>
            <w:szCs w:val="24"/>
            <w:lang w:val="en-US"/>
          </w:rPr>
          <w:t xml:space="preserve">species ages were overestimated in 32% of </w:t>
        </w:r>
        <w:del w:id="543" w:author="Rachel" w:date="2023-09-07T00:23:00Z">
          <w:r w:rsidR="00AF2C61" w:rsidDel="00737B37">
            <w:rPr>
              <w:rFonts w:ascii="Times New Roman" w:hAnsi="Times New Roman" w:cs="Times New Roman"/>
              <w:sz w:val="24"/>
              <w:szCs w:val="24"/>
              <w:lang w:val="en-US"/>
            </w:rPr>
            <w:delText xml:space="preserve">the </w:delText>
          </w:r>
        </w:del>
        <w:r w:rsidR="00AF2C61">
          <w:rPr>
            <w:rFonts w:ascii="Times New Roman" w:hAnsi="Times New Roman" w:cs="Times New Roman"/>
            <w:sz w:val="24"/>
            <w:szCs w:val="24"/>
            <w:lang w:val="en-US"/>
          </w:rPr>
          <w:t>cases</w:t>
        </w:r>
      </w:ins>
      <w:ins w:id="544" w:author="Daniele Silvestro" w:date="2023-06-23T07:38:00Z">
        <w:r w:rsidR="00AF2C61">
          <w:rPr>
            <w:rFonts w:ascii="Times New Roman" w:hAnsi="Times New Roman" w:cs="Times New Roman"/>
            <w:sz w:val="24"/>
            <w:szCs w:val="24"/>
            <w:lang w:val="en-US"/>
          </w:rPr>
          <w:t xml:space="preserve">, increasing to </w:t>
        </w:r>
        <w:r w:rsidR="00AF2C61" w:rsidRPr="00AF2C61">
          <w:rPr>
            <w:rFonts w:ascii="Times New Roman" w:hAnsi="Times New Roman" w:cs="Times New Roman"/>
            <w:sz w:val="24"/>
            <w:szCs w:val="24"/>
            <w:highlight w:val="yellow"/>
            <w:lang w:val="en-US"/>
            <w:rPrChange w:id="545" w:author="Daniele Silvestro" w:date="2023-06-23T07:38:00Z">
              <w:rPr>
                <w:rFonts w:ascii="Times New Roman" w:hAnsi="Times New Roman" w:cs="Times New Roman"/>
                <w:sz w:val="24"/>
                <w:szCs w:val="24"/>
                <w:lang w:val="en-US"/>
              </w:rPr>
            </w:rPrChange>
          </w:rPr>
          <w:t>XX</w:t>
        </w:r>
        <w:r w:rsidR="00AF2C61">
          <w:rPr>
            <w:rFonts w:ascii="Times New Roman" w:hAnsi="Times New Roman" w:cs="Times New Roman"/>
            <w:sz w:val="24"/>
            <w:szCs w:val="24"/>
            <w:lang w:val="en-US"/>
          </w:rPr>
          <w:t xml:space="preserve">% in </w:t>
        </w:r>
      </w:ins>
      <w:ins w:id="546" w:author="Daniele Silvestro" w:date="2023-06-23T07:39:00Z">
        <w:r w:rsidR="00AF2C61">
          <w:rPr>
            <w:rFonts w:ascii="Times New Roman" w:hAnsi="Times New Roman" w:cs="Times New Roman"/>
            <w:sz w:val="24"/>
            <w:szCs w:val="24"/>
            <w:lang w:val="en-US"/>
          </w:rPr>
          <w:t>datasets with high extinction</w:t>
        </w:r>
      </w:ins>
      <w:del w:id="547" w:author="Daniele Silvestro" w:date="2023-06-23T07:39:00Z">
        <w:r w:rsidDel="00AF2C61">
          <w:rPr>
            <w:rFonts w:ascii="Times New Roman" w:hAnsi="Times New Roman" w:cs="Times New Roman"/>
            <w:sz w:val="24"/>
            <w:szCs w:val="24"/>
            <w:lang w:val="en-US"/>
          </w:rPr>
          <w:delText xml:space="preserve"> than in a strictly bifurcating speciation</w:delText>
        </w:r>
      </w:del>
      <w:r>
        <w:rPr>
          <w:rFonts w:ascii="Times New Roman" w:hAnsi="Times New Roman" w:cs="Times New Roman"/>
          <w:sz w:val="24"/>
          <w:szCs w:val="24"/>
          <w:lang w:val="en-US"/>
        </w:rPr>
        <w:t>.</w:t>
      </w:r>
      <w:del w:id="548" w:author="Daniele Silvestro" w:date="2023-06-23T07:39:00Z">
        <w:r w:rsidDel="00AF2C61">
          <w:rPr>
            <w:rFonts w:ascii="Times New Roman" w:hAnsi="Times New Roman" w:cs="Times New Roman"/>
            <w:sz w:val="24"/>
            <w:szCs w:val="24"/>
            <w:lang w:val="en-US"/>
          </w:rPr>
          <w:delText xml:space="preserve"> The phylogenetic ages varied more their degree of overestimation than for strictly bifurcating speciation, almost approaching the variability under high turnover.</w:delText>
        </w:r>
      </w:del>
      <w:r>
        <w:rPr>
          <w:rFonts w:ascii="Times New Roman" w:hAnsi="Times New Roman" w:cs="Times New Roman"/>
          <w:sz w:val="24"/>
          <w:szCs w:val="24"/>
          <w:lang w:val="en-US"/>
        </w:rPr>
        <w:t xml:space="preserve"> </w:t>
      </w:r>
      <w:del w:id="549" w:author="Daniele Silvestro" w:date="2023-06-23T07:39:00Z">
        <w:r w:rsidDel="00AF2C61">
          <w:rPr>
            <w:rFonts w:ascii="Times New Roman" w:hAnsi="Times New Roman" w:cs="Times New Roman"/>
            <w:sz w:val="24"/>
            <w:szCs w:val="24"/>
            <w:lang w:val="en-US"/>
          </w:rPr>
          <w:delText>For the</w:delText>
        </w:r>
      </w:del>
      <w:ins w:id="550" w:author="Daniele Silvestro" w:date="2023-06-23T07:39:00Z">
        <w:r w:rsidR="00AF2C61">
          <w:rPr>
            <w:rFonts w:ascii="Times New Roman" w:hAnsi="Times New Roman" w:cs="Times New Roman"/>
            <w:sz w:val="24"/>
            <w:szCs w:val="24"/>
            <w:lang w:val="en-US"/>
          </w:rPr>
          <w:t>Datasets with mixed</w:t>
        </w:r>
      </w:ins>
      <w:r>
        <w:rPr>
          <w:rFonts w:ascii="Times New Roman" w:hAnsi="Times New Roman" w:cs="Times New Roman"/>
          <w:sz w:val="24"/>
          <w:szCs w:val="24"/>
          <w:lang w:val="en-US"/>
        </w:rPr>
        <w:t xml:space="preserve"> anagenetic</w:t>
      </w:r>
      <w:del w:id="551" w:author="Daniele Silvestro" w:date="2023-06-23T07:39:00Z">
        <w:r w:rsidDel="00AF2C61">
          <w:rPr>
            <w:rFonts w:ascii="Times New Roman" w:hAnsi="Times New Roman" w:cs="Times New Roman"/>
            <w:sz w:val="24"/>
            <w:szCs w:val="24"/>
            <w:lang w:val="en-US"/>
          </w:rPr>
          <w:delText>-</w:delText>
        </w:r>
      </w:del>
      <w:ins w:id="552" w:author="Daniele Silvestro" w:date="2023-06-23T07:39:00Z">
        <w:r w:rsidR="00AF2C61">
          <w:rPr>
            <w:rFonts w:ascii="Times New Roman" w:hAnsi="Times New Roman" w:cs="Times New Roman"/>
            <w:sz w:val="24"/>
            <w:szCs w:val="24"/>
            <w:lang w:val="en-US"/>
          </w:rPr>
          <w:t xml:space="preserve"> and </w:t>
        </w:r>
      </w:ins>
      <w:r>
        <w:rPr>
          <w:rFonts w:ascii="Times New Roman" w:hAnsi="Times New Roman" w:cs="Times New Roman"/>
          <w:sz w:val="24"/>
          <w:szCs w:val="24"/>
          <w:lang w:val="en-US"/>
        </w:rPr>
        <w:t xml:space="preserve">budding </w:t>
      </w:r>
      <w:del w:id="553" w:author="Daniele Silvestro" w:date="2023-06-23T07:39:00Z">
        <w:r w:rsidDel="00AF2C61">
          <w:rPr>
            <w:rFonts w:ascii="Times New Roman" w:hAnsi="Times New Roman" w:cs="Times New Roman"/>
            <w:sz w:val="24"/>
            <w:szCs w:val="24"/>
            <w:lang w:val="en-US"/>
          </w:rPr>
          <w:delText>scenario</w:delText>
        </w:r>
      </w:del>
      <w:ins w:id="554" w:author="Daniele Silvestro" w:date="2023-06-23T07:39:00Z">
        <w:r w:rsidR="00AF2C61">
          <w:rPr>
            <w:rFonts w:ascii="Times New Roman" w:hAnsi="Times New Roman" w:cs="Times New Roman"/>
            <w:sz w:val="24"/>
            <w:szCs w:val="24"/>
            <w:lang w:val="en-US"/>
          </w:rPr>
          <w:t>speciation</w:t>
        </w:r>
      </w:ins>
      <w:r>
        <w:rPr>
          <w:rFonts w:ascii="Times New Roman" w:hAnsi="Times New Roman" w:cs="Times New Roman"/>
          <w:sz w:val="24"/>
          <w:szCs w:val="24"/>
          <w:lang w:val="en-US"/>
        </w:rPr>
        <w:t xml:space="preserve">, </w:t>
      </w:r>
      <w:del w:id="555" w:author="Daniele Silvestro" w:date="2023-06-23T07:40:00Z">
        <w:r w:rsidDel="00AF2C61">
          <w:rPr>
            <w:rFonts w:ascii="Times New Roman" w:hAnsi="Times New Roman" w:cs="Times New Roman"/>
            <w:sz w:val="24"/>
            <w:szCs w:val="24"/>
            <w:lang w:val="en-US"/>
          </w:rPr>
          <w:delText>there was no clear difference between high or low turnover, as it was the case in the budding speciation scenario</w:delText>
        </w:r>
      </w:del>
      <w:ins w:id="556" w:author="Daniele Silvestro" w:date="2023-06-23T07:40:00Z">
        <w:r w:rsidR="00AF2C61">
          <w:rPr>
            <w:rFonts w:ascii="Times New Roman" w:hAnsi="Times New Roman" w:cs="Times New Roman"/>
            <w:sz w:val="24"/>
            <w:szCs w:val="24"/>
            <w:lang w:val="en-US"/>
          </w:rPr>
          <w:t>showed high levels of error (XYZ%) with limited impact of extinction</w:t>
        </w:r>
      </w:ins>
      <w:r>
        <w:rPr>
          <w:rFonts w:ascii="Times New Roman" w:hAnsi="Times New Roman" w:cs="Times New Roman"/>
          <w:sz w:val="24"/>
          <w:szCs w:val="24"/>
          <w:lang w:val="en-US"/>
        </w:rPr>
        <w:t>.</w:t>
      </w:r>
    </w:p>
    <w:p w14:paraId="431585E5" w14:textId="69CD222E" w:rsidR="00F24D8A" w:rsidDel="00AF2C61" w:rsidRDefault="00AF2C61">
      <w:pPr>
        <w:spacing w:after="0" w:line="360" w:lineRule="auto"/>
        <w:jc w:val="both"/>
        <w:rPr>
          <w:del w:id="557" w:author="Daniele Silvestro" w:date="2023-06-23T07:43:00Z"/>
          <w:rFonts w:ascii="Times New Roman" w:hAnsi="Times New Roman" w:cs="Times New Roman"/>
          <w:sz w:val="24"/>
          <w:szCs w:val="24"/>
          <w:lang w:val="en-US"/>
        </w:rPr>
      </w:pPr>
      <w:ins w:id="558" w:author="Daniele Silvestro" w:date="2023-06-23T07:41:00Z">
        <w:r>
          <w:rPr>
            <w:rFonts w:ascii="Times New Roman" w:hAnsi="Times New Roman" w:cs="Times New Roman"/>
            <w:sz w:val="24"/>
            <w:szCs w:val="24"/>
            <w:lang w:val="en-US"/>
          </w:rPr>
          <w:t xml:space="preserve">We found that the main factor affecting </w:t>
        </w:r>
      </w:ins>
      <w:ins w:id="559" w:author="Daniele Silvestro" w:date="2023-06-23T07:42:00Z">
        <w:r>
          <w:rPr>
            <w:rFonts w:ascii="Times New Roman" w:hAnsi="Times New Roman" w:cs="Times New Roman"/>
            <w:sz w:val="24"/>
            <w:szCs w:val="24"/>
            <w:lang w:val="en-US"/>
          </w:rPr>
          <w:t>the relative error in species ages</w:t>
        </w:r>
      </w:ins>
      <w:ins w:id="560" w:author="Daniele Silvestro" w:date="2023-06-23T07:43:00Z">
        <w:r>
          <w:rPr>
            <w:rFonts w:ascii="Times New Roman" w:hAnsi="Times New Roman" w:cs="Times New Roman"/>
            <w:sz w:val="24"/>
            <w:szCs w:val="24"/>
            <w:lang w:val="en-US"/>
          </w:rPr>
          <w:t xml:space="preserve"> under both budding and bifurcating speciation</w:t>
        </w:r>
      </w:ins>
      <w:ins w:id="561" w:author="Daniele Silvestro" w:date="2023-06-23T07:42:00Z">
        <w:r>
          <w:rPr>
            <w:rFonts w:ascii="Times New Roman" w:hAnsi="Times New Roman" w:cs="Times New Roman"/>
            <w:sz w:val="24"/>
            <w:szCs w:val="24"/>
            <w:lang w:val="en-US"/>
          </w:rPr>
          <w:t xml:space="preserve"> was the extinction fraction, while </w:t>
        </w:r>
      </w:ins>
      <w:ins w:id="562" w:author="Daniele Silvestro" w:date="2023-06-23T07:43:00Z">
        <w:r>
          <w:rPr>
            <w:rFonts w:ascii="Times New Roman" w:hAnsi="Times New Roman" w:cs="Times New Roman"/>
            <w:sz w:val="24"/>
            <w:szCs w:val="24"/>
            <w:lang w:val="en-US"/>
          </w:rPr>
          <w:t xml:space="preserve">speciation rates did not have a substantial impact (Fig. 4). </w:t>
        </w:r>
      </w:ins>
      <w:del w:id="563" w:author="Daniele Silvestro" w:date="2023-06-23T07:43:00Z">
        <w:r w:rsidR="00F24D8A" w:rsidDel="00AF2C61">
          <w:rPr>
            <w:rFonts w:ascii="Times New Roman" w:hAnsi="Times New Roman" w:cs="Times New Roman"/>
            <w:sz w:val="24"/>
            <w:szCs w:val="24"/>
            <w:lang w:val="en-US"/>
          </w:rPr>
          <w:delText xml:space="preserve"> </w:delText>
        </w:r>
      </w:del>
    </w:p>
    <w:p w14:paraId="4D0A16DC" w14:textId="1793158C" w:rsidR="0098695A" w:rsidRPr="00762534" w:rsidRDefault="0098695A" w:rsidP="00AF2C61">
      <w:pPr>
        <w:spacing w:after="0" w:line="360" w:lineRule="auto"/>
        <w:jc w:val="both"/>
        <w:rPr>
          <w:rFonts w:ascii="Times New Roman" w:hAnsi="Times New Roman" w:cs="Times New Roman"/>
          <w:sz w:val="24"/>
          <w:szCs w:val="24"/>
          <w:lang w:val="en-US"/>
        </w:rPr>
      </w:pPr>
      <w:del w:id="564" w:author="Daniele Silvestro" w:date="2023-06-23T07:43:00Z">
        <w:r w:rsidDel="00AF2C61">
          <w:rPr>
            <w:rFonts w:ascii="Times New Roman" w:hAnsi="Times New Roman" w:cs="Times New Roman"/>
            <w:sz w:val="24"/>
            <w:szCs w:val="24"/>
            <w:lang w:val="en-US"/>
          </w:rPr>
          <w:delText xml:space="preserve">For the MAPE, the two speciation modes evaluated (budding and bifurcating), there was no error variation regarding the relative speciation rate (Figure 4; given that the points follow the same trend regardless of their color which represents the speciation rates). That implies that MAPE increased only due to the relative extinction rates of the phylogenetic tree. </w:delText>
        </w:r>
      </w:del>
      <w:r>
        <w:rPr>
          <w:rFonts w:ascii="Times New Roman" w:hAnsi="Times New Roman" w:cs="Times New Roman"/>
          <w:sz w:val="24"/>
          <w:szCs w:val="24"/>
          <w:lang w:val="en-US"/>
        </w:rPr>
        <w:t xml:space="preserve">For strictly bifurcating speciation, there was no error </w:t>
      </w:r>
      <w:del w:id="565" w:author="Daniele Silvestro" w:date="2023-06-23T07:44:00Z">
        <w:r w:rsidDel="00AF2C61">
          <w:rPr>
            <w:rFonts w:ascii="Times New Roman" w:hAnsi="Times New Roman" w:cs="Times New Roman"/>
            <w:sz w:val="24"/>
            <w:szCs w:val="24"/>
            <w:lang w:val="en-US"/>
          </w:rPr>
          <w:delText xml:space="preserve">when there is no </w:delText>
        </w:r>
      </w:del>
      <w:ins w:id="566" w:author="Daniele Silvestro" w:date="2023-06-23T07:44:00Z">
        <w:r w:rsidR="00AF2C61">
          <w:rPr>
            <w:rFonts w:ascii="Times New Roman" w:hAnsi="Times New Roman" w:cs="Times New Roman"/>
            <w:sz w:val="24"/>
            <w:szCs w:val="24"/>
            <w:lang w:val="en-US"/>
          </w:rPr>
          <w:t xml:space="preserve">in the absence of </w:t>
        </w:r>
      </w:ins>
      <w:r>
        <w:rPr>
          <w:rFonts w:ascii="Times New Roman" w:hAnsi="Times New Roman" w:cs="Times New Roman"/>
          <w:sz w:val="24"/>
          <w:szCs w:val="24"/>
          <w:lang w:val="en-US"/>
        </w:rPr>
        <w:t xml:space="preserve">extinction but </w:t>
      </w:r>
      <w:del w:id="567" w:author="Daniele Silvestro" w:date="2023-06-23T07:44:00Z">
        <w:r w:rsidDel="00AF2C61">
          <w:rPr>
            <w:rFonts w:ascii="Times New Roman" w:hAnsi="Times New Roman" w:cs="Times New Roman"/>
            <w:sz w:val="24"/>
            <w:szCs w:val="24"/>
            <w:lang w:val="en-US"/>
          </w:rPr>
          <w:delText xml:space="preserve">it </w:delText>
        </w:r>
      </w:del>
      <w:ins w:id="568" w:author="Daniele Silvestro" w:date="2023-06-23T07:44:00Z">
        <w:r w:rsidR="00AF2C61">
          <w:rPr>
            <w:rFonts w:ascii="Times New Roman" w:hAnsi="Times New Roman" w:cs="Times New Roman"/>
            <w:sz w:val="24"/>
            <w:szCs w:val="24"/>
            <w:lang w:val="en-US"/>
          </w:rPr>
          <w:t xml:space="preserve">the MAPE </w:t>
        </w:r>
      </w:ins>
      <w:r>
        <w:rPr>
          <w:rFonts w:ascii="Times New Roman" w:hAnsi="Times New Roman" w:cs="Times New Roman"/>
          <w:sz w:val="24"/>
          <w:szCs w:val="24"/>
          <w:lang w:val="en-US"/>
        </w:rPr>
        <w:t xml:space="preserve">increased </w:t>
      </w:r>
      <w:ins w:id="569" w:author="Daniele Silvestro" w:date="2023-06-23T07:45:00Z">
        <w:r w:rsidR="00C56DC6">
          <w:rPr>
            <w:rFonts w:ascii="Times New Roman" w:hAnsi="Times New Roman" w:cs="Times New Roman"/>
            <w:sz w:val="24"/>
            <w:szCs w:val="24"/>
            <w:lang w:val="en-US"/>
          </w:rPr>
          <w:t>to up to 150% with extinction fractions exceeding 0.75</w:t>
        </w:r>
      </w:ins>
      <w:ins w:id="570" w:author="Daniele Silvestro" w:date="2023-06-23T07:48:00Z">
        <w:r w:rsidR="00C56DC6">
          <w:rPr>
            <w:rFonts w:ascii="Times New Roman" w:hAnsi="Times New Roman" w:cs="Times New Roman"/>
            <w:sz w:val="24"/>
            <w:szCs w:val="24"/>
            <w:lang w:val="en-US"/>
          </w:rPr>
          <w:t xml:space="preserve"> (Fig. 4a)</w:t>
        </w:r>
      </w:ins>
      <w:ins w:id="571" w:author="Daniele Silvestro" w:date="2023-06-23T07:45:00Z">
        <w:r w:rsidR="00C56DC6">
          <w:rPr>
            <w:rFonts w:ascii="Times New Roman" w:hAnsi="Times New Roman" w:cs="Times New Roman"/>
            <w:sz w:val="24"/>
            <w:szCs w:val="24"/>
            <w:lang w:val="en-US"/>
          </w:rPr>
          <w:t>.</w:t>
        </w:r>
      </w:ins>
      <w:del w:id="572" w:author="Daniele Silvestro" w:date="2023-06-23T07:45:00Z">
        <w:r w:rsidDel="00C56DC6">
          <w:rPr>
            <w:rFonts w:ascii="Times New Roman" w:hAnsi="Times New Roman" w:cs="Times New Roman"/>
            <w:sz w:val="24"/>
            <w:szCs w:val="24"/>
            <w:lang w:val="en-US"/>
          </w:rPr>
          <w:delText>exponentially with the augment of the relative extinction rate.</w:delText>
        </w:r>
      </w:del>
      <w:r>
        <w:rPr>
          <w:rFonts w:ascii="Times New Roman" w:hAnsi="Times New Roman" w:cs="Times New Roman"/>
          <w:sz w:val="24"/>
          <w:szCs w:val="24"/>
          <w:lang w:val="en-US"/>
        </w:rPr>
        <w:t xml:space="preserve"> In contrast, under</w:t>
      </w:r>
      <w:r w:rsidR="005F1D44">
        <w:rPr>
          <w:rFonts w:ascii="Times New Roman" w:hAnsi="Times New Roman" w:cs="Times New Roman"/>
          <w:sz w:val="24"/>
          <w:szCs w:val="24"/>
          <w:lang w:val="en-US"/>
        </w:rPr>
        <w:t xml:space="preserve"> budding speciation, the </w:t>
      </w:r>
      <w:ins w:id="573" w:author="Daniele Silvestro" w:date="2023-06-23T07:45:00Z">
        <w:r w:rsidR="00C56DC6">
          <w:rPr>
            <w:rFonts w:ascii="Times New Roman" w:hAnsi="Times New Roman" w:cs="Times New Roman"/>
            <w:sz w:val="24"/>
            <w:szCs w:val="24"/>
            <w:lang w:val="en-US"/>
          </w:rPr>
          <w:t>MAPE was arou</w:t>
        </w:r>
      </w:ins>
      <w:ins w:id="574" w:author="Daniele Silvestro" w:date="2023-06-23T07:46:00Z">
        <w:r w:rsidR="00C56DC6">
          <w:rPr>
            <w:rFonts w:ascii="Times New Roman" w:hAnsi="Times New Roman" w:cs="Times New Roman"/>
            <w:sz w:val="24"/>
            <w:szCs w:val="24"/>
            <w:lang w:val="en-US"/>
          </w:rPr>
          <w:t>nd 25%</w:t>
        </w:r>
      </w:ins>
      <w:ins w:id="575" w:author="Daniele Silvestro" w:date="2023-06-23T07:47:00Z">
        <w:r w:rsidR="00C56DC6">
          <w:rPr>
            <w:rFonts w:ascii="Times New Roman" w:hAnsi="Times New Roman" w:cs="Times New Roman"/>
            <w:sz w:val="24"/>
            <w:szCs w:val="24"/>
            <w:lang w:val="en-US"/>
          </w:rPr>
          <w:t xml:space="preserve"> </w:t>
        </w:r>
      </w:ins>
      <w:del w:id="576" w:author="Daniele Silvestro" w:date="2023-06-23T07:46:00Z">
        <w:r w:rsidR="005F1D44" w:rsidDel="00C56DC6">
          <w:rPr>
            <w:rFonts w:ascii="Times New Roman" w:hAnsi="Times New Roman" w:cs="Times New Roman"/>
            <w:sz w:val="24"/>
            <w:szCs w:val="24"/>
            <w:lang w:val="en-US"/>
          </w:rPr>
          <w:delText>baseline error, which is the error when there is no</w:delText>
        </w:r>
      </w:del>
      <w:ins w:id="577" w:author="Daniele Silvestro" w:date="2023-06-23T07:46:00Z">
        <w:r w:rsidR="00C56DC6">
          <w:rPr>
            <w:rFonts w:ascii="Times New Roman" w:hAnsi="Times New Roman" w:cs="Times New Roman"/>
            <w:sz w:val="24"/>
            <w:szCs w:val="24"/>
            <w:lang w:val="en-US"/>
          </w:rPr>
          <w:t>in the absence of</w:t>
        </w:r>
      </w:ins>
      <w:r w:rsidR="005F1D44">
        <w:rPr>
          <w:rFonts w:ascii="Times New Roman" w:hAnsi="Times New Roman" w:cs="Times New Roman"/>
          <w:sz w:val="24"/>
          <w:szCs w:val="24"/>
          <w:lang w:val="en-US"/>
        </w:rPr>
        <w:t xml:space="preserve"> extinction,</w:t>
      </w:r>
      <w:ins w:id="578" w:author="Daniele Silvestro" w:date="2023-06-23T07:47:00Z">
        <w:r w:rsidR="00C56DC6">
          <w:rPr>
            <w:rFonts w:ascii="Times New Roman" w:hAnsi="Times New Roman" w:cs="Times New Roman"/>
            <w:sz w:val="24"/>
            <w:szCs w:val="24"/>
            <w:lang w:val="en-US"/>
          </w:rPr>
          <w:t xml:space="preserve"> increasing to ca. 30-120% with extinction fractions exceeding </w:t>
        </w:r>
      </w:ins>
      <w:ins w:id="579" w:author="Daniele Silvestro" w:date="2023-06-23T07:48:00Z">
        <w:r w:rsidR="00C56DC6">
          <w:rPr>
            <w:rFonts w:ascii="Times New Roman" w:hAnsi="Times New Roman" w:cs="Times New Roman"/>
            <w:sz w:val="24"/>
            <w:szCs w:val="24"/>
            <w:lang w:val="en-US"/>
          </w:rPr>
          <w:t>0.75</w:t>
        </w:r>
      </w:ins>
      <w:del w:id="580" w:author="Daniele Silvestro" w:date="2023-06-23T07:48:00Z">
        <w:r w:rsidR="005F1D44" w:rsidDel="00C56DC6">
          <w:rPr>
            <w:rFonts w:ascii="Times New Roman" w:hAnsi="Times New Roman" w:cs="Times New Roman"/>
            <w:sz w:val="24"/>
            <w:szCs w:val="24"/>
            <w:lang w:val="en-US"/>
          </w:rPr>
          <w:delText xml:space="preserve"> was already around 25%</w:delText>
        </w:r>
      </w:del>
      <w:r w:rsidR="005F1D44">
        <w:rPr>
          <w:rFonts w:ascii="Times New Roman" w:hAnsi="Times New Roman" w:cs="Times New Roman"/>
          <w:sz w:val="24"/>
          <w:szCs w:val="24"/>
          <w:lang w:val="en-US"/>
        </w:rPr>
        <w:t xml:space="preserve"> (Fig</w:t>
      </w:r>
      <w:ins w:id="581" w:author="Daniele Silvestro" w:date="2023-06-23T07:48:00Z">
        <w:r w:rsidR="00C56DC6">
          <w:rPr>
            <w:rFonts w:ascii="Times New Roman" w:hAnsi="Times New Roman" w:cs="Times New Roman"/>
            <w:sz w:val="24"/>
            <w:szCs w:val="24"/>
            <w:lang w:val="en-US"/>
          </w:rPr>
          <w:t>.</w:t>
        </w:r>
      </w:ins>
      <w:del w:id="582" w:author="Daniele Silvestro" w:date="2023-06-23T07:48:00Z">
        <w:r w:rsidR="005F1D44" w:rsidDel="00C56DC6">
          <w:rPr>
            <w:rFonts w:ascii="Times New Roman" w:hAnsi="Times New Roman" w:cs="Times New Roman"/>
            <w:sz w:val="24"/>
            <w:szCs w:val="24"/>
            <w:lang w:val="en-US"/>
          </w:rPr>
          <w:delText>ure</w:delText>
        </w:r>
      </w:del>
      <w:r w:rsidR="005F1D44">
        <w:rPr>
          <w:rFonts w:ascii="Times New Roman" w:hAnsi="Times New Roman" w:cs="Times New Roman"/>
          <w:sz w:val="24"/>
          <w:szCs w:val="24"/>
          <w:lang w:val="en-US"/>
        </w:rPr>
        <w:t xml:space="preserve"> 4</w:t>
      </w:r>
      <w:ins w:id="583" w:author="Daniele Silvestro" w:date="2023-06-23T07:48:00Z">
        <w:r w:rsidR="00C56DC6">
          <w:rPr>
            <w:rFonts w:ascii="Times New Roman" w:hAnsi="Times New Roman" w:cs="Times New Roman"/>
            <w:sz w:val="24"/>
            <w:szCs w:val="24"/>
            <w:lang w:val="en-US"/>
          </w:rPr>
          <w:t>b</w:t>
        </w:r>
      </w:ins>
      <w:ins w:id="584" w:author="Daniele Silvestro" w:date="2023-06-23T08:20:00Z">
        <w:r w:rsidR="00F60CDB">
          <w:rPr>
            <w:rFonts w:ascii="Times New Roman" w:hAnsi="Times New Roman" w:cs="Times New Roman"/>
            <w:sz w:val="24"/>
            <w:szCs w:val="24"/>
            <w:lang w:val="en-US"/>
          </w:rPr>
          <w:t>).</w:t>
        </w:r>
      </w:ins>
      <w:del w:id="585" w:author="Daniele Silvestro" w:date="2023-06-23T08:20:00Z">
        <w:r w:rsidR="005F1D44" w:rsidDel="00F60CDB">
          <w:rPr>
            <w:rFonts w:ascii="Times New Roman" w:hAnsi="Times New Roman" w:cs="Times New Roman"/>
            <w:sz w:val="24"/>
            <w:szCs w:val="24"/>
            <w:lang w:val="en-US"/>
          </w:rPr>
          <w:delText>), from where it increased linearly with the relative extinction rate.</w:delText>
        </w:r>
      </w:del>
      <w:r w:rsidR="005F1D44">
        <w:rPr>
          <w:rFonts w:ascii="Times New Roman" w:hAnsi="Times New Roman" w:cs="Times New Roman"/>
          <w:sz w:val="24"/>
          <w:szCs w:val="24"/>
          <w:lang w:val="en-US"/>
        </w:rPr>
        <w:t xml:space="preserve"> </w:t>
      </w:r>
      <w:ins w:id="586" w:author="Daniele Silvestro" w:date="2023-06-23T08:20:00Z">
        <w:r w:rsidR="00F60CDB">
          <w:rPr>
            <w:rFonts w:ascii="Times New Roman" w:hAnsi="Times New Roman" w:cs="Times New Roman"/>
            <w:sz w:val="24"/>
            <w:szCs w:val="24"/>
            <w:lang w:val="en-US"/>
          </w:rPr>
          <w:t xml:space="preserve">In </w:t>
        </w:r>
      </w:ins>
      <w:del w:id="587" w:author="Daniele Silvestro" w:date="2023-06-23T08:20:00Z">
        <w:r w:rsidR="005F1D44" w:rsidDel="00F60CDB">
          <w:rPr>
            <w:rFonts w:ascii="Times New Roman" w:hAnsi="Times New Roman" w:cs="Times New Roman"/>
            <w:sz w:val="24"/>
            <w:szCs w:val="24"/>
            <w:lang w:val="en-US"/>
          </w:rPr>
          <w:delText xml:space="preserve">For the combination of these speciation modes with </w:delText>
        </w:r>
      </w:del>
      <w:ins w:id="588" w:author="Daniele Silvestro" w:date="2023-06-23T08:20:00Z">
        <w:r w:rsidR="00F60CDB">
          <w:rPr>
            <w:rFonts w:ascii="Times New Roman" w:hAnsi="Times New Roman" w:cs="Times New Roman"/>
            <w:sz w:val="24"/>
            <w:szCs w:val="24"/>
            <w:lang w:val="en-US"/>
          </w:rPr>
          <w:t xml:space="preserve">datasets that included </w:t>
        </w:r>
      </w:ins>
      <w:r w:rsidR="005F1D44">
        <w:rPr>
          <w:rFonts w:ascii="Times New Roman" w:hAnsi="Times New Roman" w:cs="Times New Roman"/>
          <w:sz w:val="24"/>
          <w:szCs w:val="24"/>
          <w:lang w:val="en-US"/>
        </w:rPr>
        <w:t xml:space="preserve">anagenetic speciation, the MAPE </w:t>
      </w:r>
      <w:del w:id="589" w:author="Daniele Silvestro" w:date="2023-06-23T08:20:00Z">
        <w:r w:rsidR="005F1D44" w:rsidDel="00F60CDB">
          <w:rPr>
            <w:rFonts w:ascii="Times New Roman" w:hAnsi="Times New Roman" w:cs="Times New Roman"/>
            <w:sz w:val="24"/>
            <w:szCs w:val="24"/>
            <w:lang w:val="en-US"/>
          </w:rPr>
          <w:delText xml:space="preserve">error </w:delText>
        </w:r>
      </w:del>
      <w:r w:rsidR="005F1D44">
        <w:rPr>
          <w:rFonts w:ascii="Times New Roman" w:hAnsi="Times New Roman" w:cs="Times New Roman"/>
          <w:sz w:val="24"/>
          <w:szCs w:val="24"/>
          <w:lang w:val="en-US"/>
        </w:rPr>
        <w:t xml:space="preserve">reached as high as 500% in some </w:t>
      </w:r>
      <w:del w:id="590" w:author="Daniele Silvestro" w:date="2023-06-23T08:21:00Z">
        <w:r w:rsidR="005F1D44" w:rsidDel="00F60CDB">
          <w:rPr>
            <w:rFonts w:ascii="Times New Roman" w:hAnsi="Times New Roman" w:cs="Times New Roman"/>
            <w:sz w:val="24"/>
            <w:szCs w:val="24"/>
            <w:lang w:val="en-US"/>
          </w:rPr>
          <w:delText xml:space="preserve">replicates of our </w:delText>
        </w:r>
      </w:del>
      <w:r w:rsidR="005F1D44">
        <w:rPr>
          <w:rFonts w:ascii="Times New Roman" w:hAnsi="Times New Roman" w:cs="Times New Roman"/>
          <w:sz w:val="24"/>
          <w:szCs w:val="24"/>
          <w:lang w:val="en-US"/>
        </w:rPr>
        <w:t>simulation</w:t>
      </w:r>
      <w:ins w:id="591" w:author="Daniele Silvestro" w:date="2023-06-23T08:21:00Z">
        <w:r w:rsidR="00F60CDB">
          <w:rPr>
            <w:rFonts w:ascii="Times New Roman" w:hAnsi="Times New Roman" w:cs="Times New Roman"/>
            <w:sz w:val="24"/>
            <w:szCs w:val="24"/>
            <w:lang w:val="en-US"/>
          </w:rPr>
          <w:t>s</w:t>
        </w:r>
      </w:ins>
      <w:r w:rsidR="005F1D44">
        <w:rPr>
          <w:rFonts w:ascii="Times New Roman" w:hAnsi="Times New Roman" w:cs="Times New Roman"/>
          <w:sz w:val="24"/>
          <w:szCs w:val="24"/>
          <w:lang w:val="en-US"/>
        </w:rPr>
        <w:t xml:space="preserve"> (</w:t>
      </w:r>
      <w:commentRangeStart w:id="592"/>
      <w:r w:rsidR="005F1D44">
        <w:rPr>
          <w:rFonts w:ascii="Times New Roman" w:hAnsi="Times New Roman" w:cs="Times New Roman"/>
          <w:sz w:val="24"/>
          <w:szCs w:val="24"/>
          <w:lang w:val="en-US"/>
        </w:rPr>
        <w:t>Figure SM2</w:t>
      </w:r>
      <w:commentRangeEnd w:id="592"/>
      <w:r w:rsidR="005F1D44">
        <w:rPr>
          <w:rStyle w:val="CommentReference"/>
        </w:rPr>
        <w:commentReference w:id="592"/>
      </w:r>
      <w:r w:rsidR="005F1D44">
        <w:rPr>
          <w:rFonts w:ascii="Times New Roman" w:hAnsi="Times New Roman" w:cs="Times New Roman"/>
          <w:sz w:val="24"/>
          <w:szCs w:val="24"/>
          <w:lang w:val="en-US"/>
        </w:rPr>
        <w:t xml:space="preserve">). </w:t>
      </w:r>
    </w:p>
    <w:p w14:paraId="145AA88B" w14:textId="77777777" w:rsidR="000437FB" w:rsidRDefault="000437FB">
      <w:pPr>
        <w:spacing w:after="0" w:line="360" w:lineRule="auto"/>
        <w:jc w:val="both"/>
        <w:rPr>
          <w:rFonts w:ascii="Times New Roman" w:hAnsi="Times New Roman" w:cs="Times New Roman"/>
          <w:sz w:val="24"/>
          <w:szCs w:val="24"/>
          <w:lang w:val="en-US"/>
        </w:rPr>
      </w:pPr>
    </w:p>
    <w:p w14:paraId="5EBE02C2" w14:textId="77777777" w:rsidR="005F1D44" w:rsidRPr="00DC43F8" w:rsidRDefault="005F1D44" w:rsidP="005F1D44">
      <w:pPr>
        <w:spacing w:after="0" w:line="360" w:lineRule="auto"/>
        <w:jc w:val="both"/>
        <w:rPr>
          <w:rFonts w:ascii="Times New Roman" w:hAnsi="Times New Roman" w:cs="Times New Roman"/>
          <w:i/>
          <w:iCs/>
          <w:sz w:val="24"/>
          <w:szCs w:val="24"/>
          <w:u w:val="single"/>
          <w:lang w:val="en-US"/>
        </w:rPr>
      </w:pPr>
      <w:r w:rsidRPr="00DC43F8">
        <w:rPr>
          <w:rFonts w:ascii="Times New Roman" w:hAnsi="Times New Roman" w:cs="Times New Roman"/>
          <w:i/>
          <w:iCs/>
          <w:sz w:val="24"/>
          <w:szCs w:val="24"/>
          <w:u w:val="single"/>
          <w:lang w:val="en-US"/>
        </w:rPr>
        <w:lastRenderedPageBreak/>
        <w:t>Impact of age error on comparing species ages</w:t>
      </w:r>
    </w:p>
    <w:p w14:paraId="25C9DBEA" w14:textId="0656134F" w:rsidR="005F1D44" w:rsidRDefault="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For the combination of strictly bifurcating speciation and all extinction scenarios, selecting the phylogenetically youngest and oldest species never resulted in a case where the presumed older species has been in fact the younger of the two species according to their simulated age</w:t>
      </w:r>
      <w:r>
        <w:rPr>
          <w:rFonts w:ascii="Times New Roman" w:hAnsi="Times New Roman" w:cs="Times New Roman"/>
          <w:sz w:val="24"/>
          <w:szCs w:val="24"/>
          <w:lang w:val="en-US"/>
        </w:rPr>
        <w:t xml:space="preserve"> </w:t>
      </w:r>
      <w:r w:rsidRPr="007B5E7F">
        <w:rPr>
          <w:rFonts w:ascii="Times New Roman" w:hAnsi="Times New Roman" w:cs="Times New Roman"/>
          <w:sz w:val="24"/>
          <w:szCs w:val="24"/>
          <w:lang w:val="en-US"/>
        </w:rPr>
        <w:t xml:space="preserve">(Figure </w:t>
      </w:r>
      <w:r>
        <w:rPr>
          <w:rFonts w:ascii="Times New Roman" w:hAnsi="Times New Roman" w:cs="Times New Roman"/>
          <w:sz w:val="24"/>
          <w:szCs w:val="24"/>
          <w:lang w:val="en-US"/>
        </w:rPr>
        <w:t>5</w:t>
      </w:r>
      <w:r w:rsidRPr="007B5E7F">
        <w:rPr>
          <w:rFonts w:ascii="Times New Roman" w:hAnsi="Times New Roman" w:cs="Times New Roman"/>
          <w:sz w:val="24"/>
          <w:szCs w:val="24"/>
          <w:lang w:val="en-US"/>
        </w:rPr>
        <w:t>). Thus,</w:t>
      </w:r>
      <w:r>
        <w:rPr>
          <w:rFonts w:ascii="Times New Roman" w:hAnsi="Times New Roman" w:cs="Times New Roman"/>
          <w:sz w:val="24"/>
          <w:szCs w:val="24"/>
          <w:lang w:val="en-US"/>
        </w:rPr>
        <w:t xml:space="preserve"> for this speciation mode,</w:t>
      </w:r>
      <w:r w:rsidRPr="007B5E7F">
        <w:rPr>
          <w:rFonts w:ascii="Times New Roman" w:hAnsi="Times New Roman" w:cs="Times New Roman"/>
          <w:sz w:val="24"/>
          <w:szCs w:val="24"/>
          <w:lang w:val="en-US"/>
        </w:rPr>
        <w:t xml:space="preserve"> there is no risk of </w:t>
      </w:r>
      <w:del w:id="593" w:author="Daniele Silvestro" w:date="2023-06-23T08:22:00Z">
        <w:r w:rsidRPr="007B5E7F" w:rsidDel="00F60CDB">
          <w:rPr>
            <w:rFonts w:ascii="Times New Roman" w:hAnsi="Times New Roman" w:cs="Times New Roman"/>
            <w:sz w:val="24"/>
            <w:szCs w:val="24"/>
            <w:lang w:val="en-US"/>
          </w:rPr>
          <w:delText xml:space="preserve">committing </w:delText>
        </w:r>
      </w:del>
      <w:r w:rsidRPr="007B5E7F">
        <w:rPr>
          <w:rFonts w:ascii="Times New Roman" w:hAnsi="Times New Roman" w:cs="Times New Roman"/>
          <w:sz w:val="24"/>
          <w:szCs w:val="24"/>
          <w:lang w:val="en-US"/>
        </w:rPr>
        <w:t>a qualitative error when comparing species at the extremes of the age range of a time-calibrated phylogeny</w:t>
      </w:r>
      <w:ins w:id="594" w:author="Rachel" w:date="2023-09-07T20:04:00Z">
        <w:r w:rsidR="00B3777F">
          <w:rPr>
            <w:rFonts w:ascii="Times New Roman" w:hAnsi="Times New Roman" w:cs="Times New Roman"/>
            <w:sz w:val="24"/>
            <w:szCs w:val="24"/>
            <w:lang w:val="en-US"/>
          </w:rPr>
          <w:t>, assuming complete extant species sampling</w:t>
        </w:r>
      </w:ins>
      <w:r w:rsidRPr="007B5E7F">
        <w:rPr>
          <w:rFonts w:ascii="Times New Roman" w:hAnsi="Times New Roman" w:cs="Times New Roman"/>
          <w:sz w:val="24"/>
          <w:szCs w:val="24"/>
          <w:lang w:val="en-US"/>
        </w:rPr>
        <w:t>. In contrast, for budding speciation</w:t>
      </w:r>
      <w:del w:id="595" w:author="Daniele Silvestro" w:date="2023-06-23T08:23:00Z">
        <w:r w:rsidRPr="007B5E7F" w:rsidDel="00F60CDB">
          <w:rPr>
            <w:rFonts w:ascii="Times New Roman" w:hAnsi="Times New Roman" w:cs="Times New Roman"/>
            <w:sz w:val="24"/>
            <w:szCs w:val="24"/>
            <w:lang w:val="en-US"/>
          </w:rPr>
          <w:delText>, even under no extinction, in</w:delText>
        </w:r>
      </w:del>
      <w:ins w:id="596" w:author="Daniele Silvestro" w:date="2023-06-23T08:23:00Z">
        <w:r w:rsidR="00F60CDB">
          <w:rPr>
            <w:rFonts w:ascii="Times New Roman" w:hAnsi="Times New Roman" w:cs="Times New Roman"/>
            <w:sz w:val="24"/>
            <w:szCs w:val="24"/>
            <w:lang w:val="en-US"/>
          </w:rPr>
          <w:t>, the age rank of the oldest and youngest species was erroneously determined in</w:t>
        </w:r>
      </w:ins>
      <w:r w:rsidRPr="007B5E7F">
        <w:rPr>
          <w:rFonts w:ascii="Times New Roman" w:hAnsi="Times New Roman" w:cs="Times New Roman"/>
          <w:sz w:val="24"/>
          <w:szCs w:val="24"/>
          <w:lang w:val="en-US"/>
        </w:rPr>
        <w:t xml:space="preserve"> 2.2% </w:t>
      </w:r>
      <w:ins w:id="597" w:author="Daniele Silvestro" w:date="2023-06-23T08:23:00Z">
        <w:r w:rsidR="00F60CDB">
          <w:rPr>
            <w:rFonts w:ascii="Times New Roman" w:hAnsi="Times New Roman" w:cs="Times New Roman"/>
            <w:sz w:val="24"/>
            <w:szCs w:val="24"/>
            <w:lang w:val="en-US"/>
          </w:rPr>
          <w:t>of the simulations in the absence of extinction, i</w:t>
        </w:r>
      </w:ins>
      <w:ins w:id="598" w:author="Daniele Silvestro" w:date="2023-06-23T08:24:00Z">
        <w:r w:rsidR="00F60CDB">
          <w:rPr>
            <w:rFonts w:ascii="Times New Roman" w:hAnsi="Times New Roman" w:cs="Times New Roman"/>
            <w:sz w:val="24"/>
            <w:szCs w:val="24"/>
            <w:lang w:val="en-US"/>
          </w:rPr>
          <w:t xml:space="preserve">ncreasing to </w:t>
        </w:r>
      </w:ins>
      <w:del w:id="599" w:author="Daniele Silvestro" w:date="2023-06-23T08:24:00Z">
        <w:r w:rsidRPr="007B5E7F" w:rsidDel="00F60CDB">
          <w:rPr>
            <w:rFonts w:ascii="Times New Roman" w:hAnsi="Times New Roman" w:cs="Times New Roman"/>
            <w:sz w:val="24"/>
            <w:szCs w:val="24"/>
            <w:lang w:val="en-US"/>
          </w:rPr>
          <w:delText>of all cases the phylogenetically oldest species had a true age younger</w:delText>
        </w:r>
        <w:r w:rsidDel="00F60CDB">
          <w:rPr>
            <w:rFonts w:ascii="Times New Roman" w:hAnsi="Times New Roman" w:cs="Times New Roman"/>
            <w:sz w:val="24"/>
            <w:szCs w:val="24"/>
            <w:lang w:val="en-US"/>
          </w:rPr>
          <w:delText xml:space="preserve"> </w:delText>
        </w:r>
        <w:r w:rsidRPr="007B5E7F" w:rsidDel="00F60CDB">
          <w:rPr>
            <w:rFonts w:ascii="Times New Roman" w:hAnsi="Times New Roman" w:cs="Times New Roman"/>
            <w:sz w:val="24"/>
            <w:szCs w:val="24"/>
            <w:lang w:val="en-US"/>
          </w:rPr>
          <w:delText>than the phylogenetically youngest species.</w:delText>
        </w:r>
        <w:r w:rsidDel="00F60CDB">
          <w:rPr>
            <w:rFonts w:ascii="Times New Roman" w:hAnsi="Times New Roman" w:cs="Times New Roman"/>
            <w:sz w:val="24"/>
            <w:szCs w:val="24"/>
            <w:lang w:val="en-US"/>
          </w:rPr>
          <w:delText xml:space="preserve"> The</w:delText>
        </w:r>
        <w:r w:rsidRPr="007B5E7F" w:rsidDel="00F60CDB">
          <w:rPr>
            <w:rFonts w:ascii="Times New Roman" w:hAnsi="Times New Roman" w:cs="Times New Roman"/>
            <w:sz w:val="24"/>
            <w:szCs w:val="24"/>
            <w:lang w:val="en-US"/>
          </w:rPr>
          <w:delText xml:space="preserve"> rate of </w:delText>
        </w:r>
      </w:del>
      <w:del w:id="600" w:author="Daniele Silvestro" w:date="2023-06-23T08:22:00Z">
        <w:r w:rsidRPr="007B5E7F" w:rsidDel="00F60CDB">
          <w:rPr>
            <w:rFonts w:ascii="Times New Roman" w:hAnsi="Times New Roman" w:cs="Times New Roman"/>
            <w:sz w:val="24"/>
            <w:szCs w:val="24"/>
            <w:lang w:val="en-US"/>
          </w:rPr>
          <w:delText xml:space="preserve">committing </w:delText>
        </w:r>
      </w:del>
      <w:del w:id="601" w:author="Daniele Silvestro" w:date="2023-06-23T08:24:00Z">
        <w:r w:rsidRPr="007B5E7F" w:rsidDel="00F60CDB">
          <w:rPr>
            <w:rFonts w:ascii="Times New Roman" w:hAnsi="Times New Roman" w:cs="Times New Roman"/>
            <w:sz w:val="24"/>
            <w:szCs w:val="24"/>
            <w:lang w:val="en-US"/>
          </w:rPr>
          <w:delText xml:space="preserve">a qualitative error reached </w:delText>
        </w:r>
      </w:del>
      <w:r w:rsidRPr="007B5E7F">
        <w:rPr>
          <w:rFonts w:ascii="Times New Roman" w:hAnsi="Times New Roman" w:cs="Times New Roman"/>
          <w:sz w:val="24"/>
          <w:szCs w:val="24"/>
          <w:lang w:val="en-US"/>
        </w:rPr>
        <w:t>7.5% and 12.2% for intermediate and high extinction, respectively.</w:t>
      </w:r>
    </w:p>
    <w:p w14:paraId="3BBC4DD5" w14:textId="65C0E1FC" w:rsidR="007B5E7F" w:rsidRDefault="00F60CDB">
      <w:pPr>
        <w:spacing w:after="0" w:line="360" w:lineRule="auto"/>
        <w:jc w:val="both"/>
        <w:rPr>
          <w:rFonts w:ascii="Times New Roman" w:hAnsi="Times New Roman" w:cs="Times New Roman"/>
          <w:sz w:val="24"/>
          <w:szCs w:val="24"/>
          <w:lang w:val="en-US"/>
        </w:rPr>
      </w:pPr>
      <w:ins w:id="602" w:author="Daniele Silvestro" w:date="2023-06-23T08:26:00Z">
        <w:r>
          <w:rPr>
            <w:rFonts w:ascii="Times New Roman" w:hAnsi="Times New Roman" w:cs="Times New Roman"/>
            <w:sz w:val="24"/>
            <w:szCs w:val="24"/>
            <w:lang w:val="en-US"/>
          </w:rPr>
          <w:t xml:space="preserve">Under bifurcating speciation, </w:t>
        </w:r>
      </w:ins>
      <w:del w:id="603" w:author="Daniele Silvestro" w:date="2023-06-23T08:24:00Z">
        <w:r w:rsidR="007B5E7F" w:rsidRPr="007B5E7F" w:rsidDel="00F60CDB">
          <w:rPr>
            <w:rFonts w:ascii="Times New Roman" w:hAnsi="Times New Roman" w:cs="Times New Roman"/>
            <w:sz w:val="24"/>
            <w:szCs w:val="24"/>
            <w:lang w:val="en-US"/>
          </w:rPr>
          <w:delText>When we compare the</w:delText>
        </w:r>
      </w:del>
      <w:ins w:id="604" w:author="Daniele Silvestro" w:date="2023-06-23T08:26:00Z">
        <w:r>
          <w:rPr>
            <w:rFonts w:ascii="Times New Roman" w:hAnsi="Times New Roman" w:cs="Times New Roman"/>
            <w:sz w:val="24"/>
            <w:szCs w:val="24"/>
            <w:lang w:val="en-US"/>
          </w:rPr>
          <w:t>t</w:t>
        </w:r>
      </w:ins>
      <w:ins w:id="605" w:author="Daniele Silvestro" w:date="2023-06-23T08:25:00Z">
        <w:r>
          <w:rPr>
            <w:rFonts w:ascii="Times New Roman" w:hAnsi="Times New Roman" w:cs="Times New Roman"/>
            <w:sz w:val="24"/>
            <w:szCs w:val="24"/>
            <w:lang w:val="en-US"/>
          </w:rPr>
          <w:t>he age r</w:t>
        </w:r>
      </w:ins>
      <w:ins w:id="606" w:author="Daniele Silvestro" w:date="2023-06-23T08:24:00Z">
        <w:r>
          <w:rPr>
            <w:rFonts w:ascii="Times New Roman" w:hAnsi="Times New Roman" w:cs="Times New Roman"/>
            <w:sz w:val="24"/>
            <w:szCs w:val="24"/>
            <w:lang w:val="en-US"/>
          </w:rPr>
          <w:t xml:space="preserve">anking </w:t>
        </w:r>
      </w:ins>
      <w:del w:id="607" w:author="Daniele Silvestro" w:date="2023-06-23T08:25:00Z">
        <w:r w:rsidR="007B5E7F" w:rsidRPr="007B5E7F" w:rsidDel="00F60CDB">
          <w:rPr>
            <w:rFonts w:ascii="Times New Roman" w:hAnsi="Times New Roman" w:cs="Times New Roman"/>
            <w:sz w:val="24"/>
            <w:szCs w:val="24"/>
            <w:lang w:val="en-US"/>
          </w:rPr>
          <w:delText xml:space="preserve"> ages </w:delText>
        </w:r>
      </w:del>
      <w:r w:rsidR="007B5E7F" w:rsidRPr="007B5E7F">
        <w:rPr>
          <w:rFonts w:ascii="Times New Roman" w:hAnsi="Times New Roman" w:cs="Times New Roman"/>
          <w:sz w:val="24"/>
          <w:szCs w:val="24"/>
          <w:lang w:val="en-US"/>
        </w:rPr>
        <w:t>of two random</w:t>
      </w:r>
      <w:ins w:id="608" w:author="Daniele Silvestro" w:date="2023-06-23T08:24:00Z">
        <w:r>
          <w:rPr>
            <w:rFonts w:ascii="Times New Roman" w:hAnsi="Times New Roman" w:cs="Times New Roman"/>
            <w:sz w:val="24"/>
            <w:szCs w:val="24"/>
            <w:lang w:val="en-US"/>
          </w:rPr>
          <w:t xml:space="preserve">ly selected </w:t>
        </w:r>
      </w:ins>
      <w:del w:id="609" w:author="Daniele Silvestro" w:date="2023-06-23T08:24:00Z">
        <w:r w:rsidR="007B5E7F" w:rsidRPr="007B5E7F" w:rsidDel="00F60CDB">
          <w:rPr>
            <w:rFonts w:ascii="Times New Roman" w:hAnsi="Times New Roman" w:cs="Times New Roman"/>
            <w:sz w:val="24"/>
            <w:szCs w:val="24"/>
            <w:lang w:val="en-US"/>
          </w:rPr>
          <w:delText xml:space="preserve"> </w:delText>
        </w:r>
      </w:del>
      <w:del w:id="610" w:author="Daniele Silvestro" w:date="2023-06-23T08:25:00Z">
        <w:r w:rsidR="007B5E7F" w:rsidRPr="007B5E7F" w:rsidDel="00F60CDB">
          <w:rPr>
            <w:rFonts w:ascii="Times New Roman" w:hAnsi="Times New Roman" w:cs="Times New Roman"/>
            <w:sz w:val="24"/>
            <w:szCs w:val="24"/>
            <w:lang w:val="en-US"/>
          </w:rPr>
          <w:delText>species instead of the phylogenetically youngest and oldest species, the error rate for confusing the older with the younger one generally increased. While there is no such risk under bifurcating speciation with no extinction, the error rate</w:delText>
        </w:r>
      </w:del>
      <w:ins w:id="611" w:author="Daniele Silvestro" w:date="2023-06-23T08:25:00Z">
        <w:r>
          <w:rPr>
            <w:rFonts w:ascii="Times New Roman" w:hAnsi="Times New Roman" w:cs="Times New Roman"/>
            <w:sz w:val="24"/>
            <w:szCs w:val="24"/>
            <w:lang w:val="en-US"/>
          </w:rPr>
          <w:t>was incorrect</w:t>
        </w:r>
      </w:ins>
      <w:ins w:id="612" w:author="Daniele Silvestro" w:date="2023-06-23T08:26:00Z">
        <w:r>
          <w:rPr>
            <w:rFonts w:ascii="Times New Roman" w:hAnsi="Times New Roman" w:cs="Times New Roman"/>
            <w:sz w:val="24"/>
            <w:szCs w:val="24"/>
            <w:lang w:val="en-US"/>
          </w:rPr>
          <w:t xml:space="preserve"> in</w:t>
        </w:r>
      </w:ins>
      <w:r w:rsidR="007B5E7F" w:rsidRPr="007B5E7F">
        <w:rPr>
          <w:rFonts w:ascii="Times New Roman" w:hAnsi="Times New Roman" w:cs="Times New Roman"/>
          <w:sz w:val="24"/>
          <w:szCs w:val="24"/>
          <w:lang w:val="en-US"/>
        </w:rPr>
        <w:t xml:space="preserve"> </w:t>
      </w:r>
      <w:del w:id="613" w:author="Daniele Silvestro" w:date="2023-06-23T08:26:00Z">
        <w:r w:rsidR="007B5E7F" w:rsidRPr="007B5E7F" w:rsidDel="00F60CDB">
          <w:rPr>
            <w:rFonts w:ascii="Times New Roman" w:hAnsi="Times New Roman" w:cs="Times New Roman"/>
            <w:sz w:val="24"/>
            <w:szCs w:val="24"/>
            <w:lang w:val="en-US"/>
          </w:rPr>
          <w:delText xml:space="preserve">increased </w:delText>
        </w:r>
      </w:del>
      <w:r w:rsidR="007B5E7F" w:rsidRPr="007B5E7F">
        <w:rPr>
          <w:rFonts w:ascii="Times New Roman" w:hAnsi="Times New Roman" w:cs="Times New Roman"/>
          <w:sz w:val="24"/>
          <w:szCs w:val="24"/>
          <w:lang w:val="en-US"/>
        </w:rPr>
        <w:t>6% and 8%, respectively, for intermediate and high extinction</w:t>
      </w:r>
      <w:ins w:id="614" w:author="Daniele Silvestro" w:date="2023-06-23T08:26:00Z">
        <w:r>
          <w:rPr>
            <w:rFonts w:ascii="Times New Roman" w:hAnsi="Times New Roman" w:cs="Times New Roman"/>
            <w:sz w:val="24"/>
            <w:szCs w:val="24"/>
            <w:lang w:val="en-US"/>
          </w:rPr>
          <w:t xml:space="preserve">, respectively </w:t>
        </w:r>
      </w:ins>
      <w:del w:id="615" w:author="Daniele Silvestro" w:date="2023-06-23T08:26:00Z">
        <w:r w:rsidR="007B5E7F" w:rsidRPr="007B5E7F" w:rsidDel="00F60CDB">
          <w:rPr>
            <w:rFonts w:ascii="Times New Roman" w:hAnsi="Times New Roman" w:cs="Times New Roman"/>
            <w:sz w:val="24"/>
            <w:szCs w:val="24"/>
            <w:lang w:val="en-US"/>
          </w:rPr>
          <w:delText xml:space="preserve"> </w:delText>
        </w:r>
      </w:del>
      <w:r w:rsidR="007B5E7F" w:rsidRPr="007B5E7F">
        <w:rPr>
          <w:rFonts w:ascii="Times New Roman" w:hAnsi="Times New Roman" w:cs="Times New Roman"/>
          <w:sz w:val="24"/>
          <w:szCs w:val="24"/>
          <w:lang w:val="en-US"/>
        </w:rPr>
        <w:t>(Figure</w:t>
      </w:r>
      <w:r w:rsidR="007B5E7F">
        <w:rPr>
          <w:rFonts w:ascii="Times New Roman" w:hAnsi="Times New Roman" w:cs="Times New Roman"/>
          <w:sz w:val="24"/>
          <w:szCs w:val="24"/>
          <w:lang w:val="en-US"/>
        </w:rPr>
        <w:t xml:space="preserve"> 6</w:t>
      </w:r>
      <w:r w:rsidR="007B5E7F" w:rsidRPr="007B5E7F">
        <w:rPr>
          <w:rFonts w:ascii="Times New Roman" w:hAnsi="Times New Roman" w:cs="Times New Roman"/>
          <w:sz w:val="24"/>
          <w:szCs w:val="24"/>
          <w:lang w:val="en-US"/>
        </w:rPr>
        <w:t xml:space="preserve">). Under budding speciation, </w:t>
      </w:r>
      <w:ins w:id="616" w:author="Daniele Silvestro" w:date="2023-06-23T08:27:00Z">
        <w:r>
          <w:rPr>
            <w:rFonts w:ascii="Times New Roman" w:hAnsi="Times New Roman" w:cs="Times New Roman"/>
            <w:sz w:val="24"/>
            <w:szCs w:val="24"/>
            <w:lang w:val="en-US"/>
          </w:rPr>
          <w:t xml:space="preserve">the error exceeded 25%, </w:t>
        </w:r>
      </w:ins>
      <w:r w:rsidR="007B5E7F" w:rsidRPr="007B5E7F">
        <w:rPr>
          <w:rFonts w:ascii="Times New Roman" w:hAnsi="Times New Roman" w:cs="Times New Roman"/>
          <w:sz w:val="24"/>
          <w:szCs w:val="24"/>
          <w:lang w:val="en-US"/>
        </w:rPr>
        <w:t>irrespective</w:t>
      </w:r>
      <w:del w:id="617" w:author="Rachel" w:date="2023-09-07T20:05:00Z">
        <w:r w:rsidR="007B5E7F" w:rsidRPr="007B5E7F" w:rsidDel="00B3777F">
          <w:rPr>
            <w:rFonts w:ascii="Times New Roman" w:hAnsi="Times New Roman" w:cs="Times New Roman"/>
            <w:sz w:val="24"/>
            <w:szCs w:val="24"/>
            <w:lang w:val="en-US"/>
          </w:rPr>
          <w:delText>ly</w:delText>
        </w:r>
      </w:del>
      <w:r w:rsidR="007B5E7F" w:rsidRPr="007B5E7F">
        <w:rPr>
          <w:rFonts w:ascii="Times New Roman" w:hAnsi="Times New Roman" w:cs="Times New Roman"/>
          <w:sz w:val="24"/>
          <w:szCs w:val="24"/>
          <w:lang w:val="en-US"/>
        </w:rPr>
        <w:t xml:space="preserve"> of the extinction level</w:t>
      </w:r>
      <w:del w:id="618" w:author="Daniele Silvestro" w:date="2023-06-23T08:27:00Z">
        <w:r w:rsidR="007B5E7F" w:rsidRPr="007B5E7F" w:rsidDel="00F60CDB">
          <w:rPr>
            <w:rFonts w:ascii="Times New Roman" w:hAnsi="Times New Roman" w:cs="Times New Roman"/>
            <w:sz w:val="24"/>
            <w:szCs w:val="24"/>
            <w:lang w:val="en-US"/>
          </w:rPr>
          <w:delText>,</w:delText>
        </w:r>
      </w:del>
      <w:r w:rsidR="007B5E7F" w:rsidRPr="007B5E7F">
        <w:rPr>
          <w:rFonts w:ascii="Times New Roman" w:hAnsi="Times New Roman" w:cs="Times New Roman"/>
          <w:sz w:val="24"/>
          <w:szCs w:val="24"/>
          <w:lang w:val="en-US"/>
        </w:rPr>
        <w:t xml:space="preserve"> </w:t>
      </w:r>
      <w:del w:id="619" w:author="Daniele Silvestro" w:date="2023-06-23T08:27:00Z">
        <w:r w:rsidR="007B5E7F" w:rsidRPr="007B5E7F" w:rsidDel="00F60CDB">
          <w:rPr>
            <w:rFonts w:ascii="Times New Roman" w:hAnsi="Times New Roman" w:cs="Times New Roman"/>
            <w:sz w:val="24"/>
            <w:szCs w:val="24"/>
            <w:lang w:val="en-US"/>
          </w:rPr>
          <w:delText>the younger species was confused with the older in more than 25% of all cases</w:delText>
        </w:r>
        <w:r w:rsidR="007B5E7F" w:rsidDel="00F60CDB">
          <w:rPr>
            <w:rFonts w:ascii="Times New Roman" w:hAnsi="Times New Roman" w:cs="Times New Roman"/>
            <w:sz w:val="24"/>
            <w:szCs w:val="24"/>
            <w:lang w:val="en-US"/>
          </w:rPr>
          <w:delText xml:space="preserve"> </w:delText>
        </w:r>
      </w:del>
      <w:r w:rsidR="007B5E7F">
        <w:rPr>
          <w:rFonts w:ascii="Times New Roman" w:hAnsi="Times New Roman" w:cs="Times New Roman"/>
          <w:sz w:val="24"/>
          <w:szCs w:val="24"/>
          <w:lang w:val="en-US"/>
        </w:rPr>
        <w:t>(Figure 6)</w:t>
      </w:r>
      <w:r w:rsidR="007B5E7F" w:rsidRPr="007B5E7F">
        <w:rPr>
          <w:rFonts w:ascii="Times New Roman" w:hAnsi="Times New Roman" w:cs="Times New Roman"/>
          <w:sz w:val="24"/>
          <w:szCs w:val="24"/>
          <w:lang w:val="en-US"/>
        </w:rPr>
        <w:t>.</w:t>
      </w:r>
    </w:p>
    <w:p w14:paraId="1E3E13E1" w14:textId="77777777" w:rsidR="005B765A" w:rsidRDefault="005B765A">
      <w:pPr>
        <w:spacing w:after="0" w:line="360" w:lineRule="auto"/>
        <w:jc w:val="both"/>
        <w:rPr>
          <w:rFonts w:ascii="Times New Roman" w:hAnsi="Times New Roman" w:cs="Times New Roman"/>
          <w:sz w:val="24"/>
          <w:szCs w:val="24"/>
          <w:lang w:val="en-US"/>
        </w:rPr>
      </w:pPr>
    </w:p>
    <w:p w14:paraId="2362B77D" w14:textId="77777777" w:rsidR="005B765A" w:rsidRPr="007B5E7F" w:rsidRDefault="005B765A" w:rsidP="005B765A">
      <w:pPr>
        <w:spacing w:after="0" w:line="360" w:lineRule="auto"/>
        <w:jc w:val="both"/>
        <w:rPr>
          <w:rFonts w:ascii="Times New Roman" w:hAnsi="Times New Roman" w:cs="Times New Roman"/>
          <w:i/>
          <w:iCs/>
          <w:sz w:val="24"/>
          <w:szCs w:val="24"/>
          <w:u w:val="single"/>
          <w:lang w:val="en-US"/>
        </w:rPr>
      </w:pPr>
      <w:r w:rsidRPr="007B5E7F">
        <w:rPr>
          <w:rFonts w:ascii="Times New Roman" w:hAnsi="Times New Roman" w:cs="Times New Roman"/>
          <w:i/>
          <w:iCs/>
          <w:sz w:val="24"/>
          <w:szCs w:val="24"/>
          <w:u w:val="single"/>
          <w:lang w:val="en-US"/>
        </w:rPr>
        <w:t>Imprint of extinction risk on phylogenetic ages</w:t>
      </w:r>
    </w:p>
    <w:p w14:paraId="76E5DEB2" w14:textId="4C083C02" w:rsidR="009B2BA5" w:rsidRDefault="005B765A" w:rsidP="005B765A">
      <w:pPr>
        <w:spacing w:after="0" w:line="360" w:lineRule="auto"/>
        <w:jc w:val="both"/>
        <w:rPr>
          <w:ins w:id="620" w:author="Daniele Silvestro" w:date="2023-06-23T08:34:00Z"/>
          <w:rFonts w:ascii="Times New Roman" w:hAnsi="Times New Roman" w:cs="Times New Roman"/>
          <w:sz w:val="24"/>
          <w:szCs w:val="24"/>
          <w:lang w:val="en-US"/>
        </w:rPr>
      </w:pPr>
      <w:r>
        <w:rPr>
          <w:rFonts w:ascii="Times New Roman" w:hAnsi="Times New Roman" w:cs="Times New Roman"/>
          <w:sz w:val="24"/>
          <w:szCs w:val="24"/>
          <w:lang w:val="en-US"/>
        </w:rPr>
        <w:t xml:space="preserve">The </w:t>
      </w:r>
      <w:commentRangeStart w:id="621"/>
      <w:r>
        <w:rPr>
          <w:rFonts w:ascii="Times New Roman" w:hAnsi="Times New Roman" w:cs="Times New Roman"/>
          <w:sz w:val="24"/>
          <w:szCs w:val="24"/>
          <w:lang w:val="en-US"/>
        </w:rPr>
        <w:t>mean p</w:t>
      </w:r>
      <w:r w:rsidRPr="007B5E7F">
        <w:rPr>
          <w:rFonts w:ascii="Times New Roman" w:hAnsi="Times New Roman" w:cs="Times New Roman"/>
          <w:sz w:val="24"/>
          <w:szCs w:val="24"/>
          <w:lang w:val="en-US"/>
        </w:rPr>
        <w:t xml:space="preserve">hylogenetic age </w:t>
      </w:r>
      <w:ins w:id="622" w:author="Daniele Silvestro" w:date="2023-06-23T08:33:00Z">
        <w:r w:rsidR="009B2BA5">
          <w:rPr>
            <w:rFonts w:ascii="Times New Roman" w:hAnsi="Times New Roman" w:cs="Times New Roman"/>
            <w:sz w:val="24"/>
            <w:szCs w:val="24"/>
            <w:lang w:val="en-US"/>
          </w:rPr>
          <w:t xml:space="preserve">incorrectly </w:t>
        </w:r>
      </w:ins>
      <w:commentRangeEnd w:id="621"/>
      <w:ins w:id="623" w:author="Daniele Silvestro" w:date="2023-06-23T08:37:00Z">
        <w:r w:rsidR="002F24D1">
          <w:rPr>
            <w:rStyle w:val="CommentReference"/>
          </w:rPr>
          <w:commentReference w:id="621"/>
        </w:r>
      </w:ins>
      <w:del w:id="624" w:author="Daniele Silvestro" w:date="2023-06-23T08:30:00Z">
        <w:r w:rsidRPr="007B5E7F" w:rsidDel="009B2BA5">
          <w:rPr>
            <w:rFonts w:ascii="Times New Roman" w:hAnsi="Times New Roman" w:cs="Times New Roman"/>
            <w:sz w:val="24"/>
            <w:szCs w:val="24"/>
            <w:lang w:val="en-US"/>
          </w:rPr>
          <w:delText xml:space="preserve">showed </w:delText>
        </w:r>
      </w:del>
      <w:ins w:id="625" w:author="Daniele Silvestro" w:date="2023-06-23T08:30:00Z">
        <w:r w:rsidR="009B2BA5">
          <w:rPr>
            <w:rFonts w:ascii="Times New Roman" w:hAnsi="Times New Roman" w:cs="Times New Roman"/>
            <w:sz w:val="24"/>
            <w:szCs w:val="24"/>
            <w:lang w:val="en-US"/>
          </w:rPr>
          <w:t>recovered</w:t>
        </w:r>
      </w:ins>
      <w:del w:id="626" w:author="Daniele Silvestro" w:date="2023-06-23T08:30:00Z">
        <w:r w:rsidRPr="007B5E7F" w:rsidDel="009B2BA5">
          <w:rPr>
            <w:rFonts w:ascii="Times New Roman" w:hAnsi="Times New Roman" w:cs="Times New Roman"/>
            <w:sz w:val="24"/>
            <w:szCs w:val="24"/>
            <w:lang w:val="en-US"/>
          </w:rPr>
          <w:delText>a</w:delText>
        </w:r>
      </w:del>
      <w:ins w:id="627" w:author="Daniele Silvestro" w:date="2023-06-23T08:30:00Z">
        <w:r w:rsidR="009B2BA5">
          <w:rPr>
            <w:rFonts w:ascii="Times New Roman" w:hAnsi="Times New Roman" w:cs="Times New Roman"/>
            <w:sz w:val="24"/>
            <w:szCs w:val="24"/>
            <w:lang w:val="en-US"/>
          </w:rPr>
          <w:t xml:space="preserve"> the</w:t>
        </w:r>
      </w:ins>
      <w:r w:rsidRPr="007B5E7F">
        <w:rPr>
          <w:rFonts w:ascii="Times New Roman" w:hAnsi="Times New Roman" w:cs="Times New Roman"/>
          <w:sz w:val="24"/>
          <w:szCs w:val="24"/>
          <w:lang w:val="en-US"/>
        </w:rPr>
        <w:t xml:space="preserve"> </w:t>
      </w:r>
      <w:del w:id="628" w:author="Daniele Silvestro" w:date="2023-06-23T08:30:00Z">
        <w:r w:rsidRPr="007B5E7F" w:rsidDel="009B2BA5">
          <w:rPr>
            <w:rFonts w:ascii="Times New Roman" w:hAnsi="Times New Roman" w:cs="Times New Roman"/>
            <w:sz w:val="24"/>
            <w:szCs w:val="24"/>
            <w:lang w:val="en-US"/>
          </w:rPr>
          <w:delText xml:space="preserve">completely </w:delText>
        </w:r>
      </w:del>
      <w:del w:id="629" w:author="Daniele Silvestro" w:date="2023-06-23T08:33:00Z">
        <w:r w:rsidRPr="007B5E7F" w:rsidDel="009B2BA5">
          <w:rPr>
            <w:rFonts w:ascii="Times New Roman" w:hAnsi="Times New Roman" w:cs="Times New Roman"/>
            <w:sz w:val="24"/>
            <w:szCs w:val="24"/>
            <w:lang w:val="en-US"/>
          </w:rPr>
          <w:delText xml:space="preserve">correct </w:delText>
        </w:r>
      </w:del>
      <w:del w:id="630" w:author="Daniele Silvestro" w:date="2023-06-23T08:30:00Z">
        <w:r w:rsidRPr="007B5E7F" w:rsidDel="009B2BA5">
          <w:rPr>
            <w:rFonts w:ascii="Times New Roman" w:hAnsi="Times New Roman" w:cs="Times New Roman"/>
            <w:sz w:val="24"/>
            <w:szCs w:val="24"/>
            <w:lang w:val="en-US"/>
          </w:rPr>
          <w:delText xml:space="preserve">estimation </w:delText>
        </w:r>
      </w:del>
      <w:ins w:id="631" w:author="Daniele Silvestro" w:date="2023-06-23T08:30:00Z">
        <w:r w:rsidR="009B2BA5">
          <w:rPr>
            <w:rFonts w:ascii="Times New Roman" w:hAnsi="Times New Roman" w:cs="Times New Roman"/>
            <w:sz w:val="24"/>
            <w:szCs w:val="24"/>
            <w:lang w:val="en-US"/>
          </w:rPr>
          <w:t xml:space="preserve">ranking of </w:t>
        </w:r>
      </w:ins>
      <w:ins w:id="632" w:author="Daniele Silvestro" w:date="2023-06-23T08:33:00Z">
        <w:r w:rsidR="009B2BA5">
          <w:rPr>
            <w:rFonts w:ascii="Times New Roman" w:hAnsi="Times New Roman" w:cs="Times New Roman"/>
            <w:sz w:val="24"/>
            <w:szCs w:val="24"/>
            <w:lang w:val="en-US"/>
          </w:rPr>
          <w:t>five simulated extinction risk categories (</w:t>
        </w:r>
        <w:proofErr w:type="spellStart"/>
        <w:r w:rsidR="009B2BA5" w:rsidRPr="009B2BA5">
          <w:rPr>
            <w:rFonts w:ascii="Times New Roman" w:hAnsi="Times New Roman" w:cs="Times New Roman"/>
            <w:i/>
            <w:iCs/>
            <w:sz w:val="24"/>
            <w:szCs w:val="24"/>
            <w:lang w:val="en-US"/>
            <w:rPrChange w:id="633" w:author="Daniele Silvestro" w:date="2023-06-23T08:33:00Z">
              <w:rPr>
                <w:rFonts w:ascii="Times New Roman" w:hAnsi="Times New Roman" w:cs="Times New Roman"/>
                <w:sz w:val="24"/>
                <w:szCs w:val="24"/>
                <w:lang w:val="en-US"/>
              </w:rPr>
            </w:rPrChange>
          </w:rPr>
          <w:t>sensu</w:t>
        </w:r>
        <w:proofErr w:type="spellEnd"/>
        <w:r w:rsidR="009B2BA5">
          <w:rPr>
            <w:rFonts w:ascii="Times New Roman" w:hAnsi="Times New Roman" w:cs="Times New Roman"/>
            <w:sz w:val="24"/>
            <w:szCs w:val="24"/>
            <w:lang w:val="en-US"/>
          </w:rPr>
          <w:t xml:space="preserve"> IUCN Red List)</w:t>
        </w:r>
      </w:ins>
      <w:ins w:id="634" w:author="Daniele Silvestro" w:date="2023-06-23T08:30:00Z">
        <w:r w:rsidR="009B2BA5" w:rsidRPr="007B5E7F">
          <w:rPr>
            <w:rFonts w:ascii="Times New Roman" w:hAnsi="Times New Roman" w:cs="Times New Roman"/>
            <w:sz w:val="24"/>
            <w:szCs w:val="24"/>
            <w:lang w:val="en-US"/>
          </w:rPr>
          <w:t xml:space="preserve"> </w:t>
        </w:r>
      </w:ins>
      <w:ins w:id="635" w:author="Daniele Silvestro" w:date="2023-06-23T08:34:00Z">
        <w:r w:rsidR="009B2BA5">
          <w:rPr>
            <w:rFonts w:ascii="Times New Roman" w:hAnsi="Times New Roman" w:cs="Times New Roman"/>
            <w:sz w:val="24"/>
            <w:szCs w:val="24"/>
            <w:lang w:val="en-US"/>
          </w:rPr>
          <w:t xml:space="preserve">in 25% with low extinction. </w:t>
        </w:r>
      </w:ins>
      <w:ins w:id="636" w:author="Daniele Silvestro" w:date="2023-06-23T08:37:00Z">
        <w:r w:rsidR="002F24D1">
          <w:rPr>
            <w:rFonts w:ascii="Times New Roman" w:hAnsi="Times New Roman" w:cs="Times New Roman"/>
            <w:sz w:val="24"/>
            <w:szCs w:val="24"/>
            <w:lang w:val="en-US"/>
          </w:rPr>
          <w:t>The error rate increased to 31 and 44% with intermediate and h</w:t>
        </w:r>
      </w:ins>
      <w:ins w:id="637" w:author="Daniele Silvestro" w:date="2023-06-23T08:38:00Z">
        <w:r w:rsidR="002F24D1">
          <w:rPr>
            <w:rFonts w:ascii="Times New Roman" w:hAnsi="Times New Roman" w:cs="Times New Roman"/>
            <w:sz w:val="24"/>
            <w:szCs w:val="24"/>
            <w:lang w:val="en-US"/>
          </w:rPr>
          <w:t xml:space="preserve">igh relative extinction, respectively (Fig. 7). </w:t>
        </w:r>
      </w:ins>
    </w:p>
    <w:p w14:paraId="1D25E9BD" w14:textId="0FF89DA1" w:rsidR="005B765A" w:rsidRPr="007B5E7F" w:rsidDel="002F24D1" w:rsidRDefault="005B765A" w:rsidP="005B765A">
      <w:pPr>
        <w:spacing w:after="0" w:line="360" w:lineRule="auto"/>
        <w:jc w:val="both"/>
        <w:rPr>
          <w:del w:id="638" w:author="Daniele Silvestro" w:date="2023-06-23T08:38:00Z"/>
          <w:rFonts w:ascii="Times New Roman" w:hAnsi="Times New Roman" w:cs="Times New Roman"/>
          <w:sz w:val="24"/>
          <w:szCs w:val="24"/>
          <w:lang w:val="en-US"/>
        </w:rPr>
      </w:pPr>
      <w:commentRangeStart w:id="639"/>
      <w:del w:id="640" w:author="Daniele Silvestro" w:date="2023-06-23T08:38:00Z">
        <w:r w:rsidRPr="007B5E7F" w:rsidDel="002F24D1">
          <w:rPr>
            <w:rFonts w:ascii="Times New Roman" w:hAnsi="Times New Roman" w:cs="Times New Roman"/>
            <w:sz w:val="24"/>
            <w:szCs w:val="24"/>
            <w:lang w:val="en-US"/>
          </w:rPr>
          <w:delText>(i.e.</w:delText>
        </w:r>
        <w:r w:rsidDel="002F24D1">
          <w:rPr>
            <w:rFonts w:ascii="Times New Roman" w:hAnsi="Times New Roman" w:cs="Times New Roman"/>
            <w:sz w:val="24"/>
            <w:szCs w:val="24"/>
            <w:lang w:val="en-US"/>
          </w:rPr>
          <w:delText xml:space="preserve">, </w:delText>
        </w:r>
        <w:r w:rsidRPr="007B5E7F" w:rsidDel="002F24D1">
          <w:rPr>
            <w:rFonts w:ascii="Times New Roman" w:hAnsi="Times New Roman" w:cs="Times New Roman"/>
            <w:sz w:val="24"/>
            <w:szCs w:val="24"/>
            <w:lang w:val="en-US"/>
          </w:rPr>
          <w:delText xml:space="preserve">5 of 5 conservation status reflected by the </w:delText>
        </w:r>
        <w:r w:rsidDel="002F24D1">
          <w:rPr>
            <w:rFonts w:ascii="Times New Roman" w:hAnsi="Times New Roman" w:cs="Times New Roman"/>
            <w:sz w:val="24"/>
            <w:szCs w:val="24"/>
            <w:lang w:val="en-US"/>
          </w:rPr>
          <w:delText xml:space="preserve">mean </w:delText>
        </w:r>
        <w:r w:rsidRPr="007B5E7F" w:rsidDel="002F24D1">
          <w:rPr>
            <w:rFonts w:ascii="Times New Roman" w:hAnsi="Times New Roman" w:cs="Times New Roman"/>
            <w:sz w:val="24"/>
            <w:szCs w:val="24"/>
            <w:lang w:val="en-US"/>
          </w:rPr>
          <w:delText>phylogenetic age of the species</w:delText>
        </w:r>
        <w:r w:rsidDel="002F24D1">
          <w:rPr>
            <w:rFonts w:ascii="Times New Roman" w:hAnsi="Times New Roman" w:cs="Times New Roman"/>
            <w:sz w:val="24"/>
            <w:szCs w:val="24"/>
            <w:lang w:val="en-US"/>
          </w:rPr>
          <w:delText xml:space="preserve"> in each category</w:delText>
        </w:r>
        <w:r w:rsidRPr="007B5E7F" w:rsidDel="002F24D1">
          <w:rPr>
            <w:rFonts w:ascii="Times New Roman" w:hAnsi="Times New Roman" w:cs="Times New Roman"/>
            <w:sz w:val="24"/>
            <w:szCs w:val="24"/>
            <w:lang w:val="en-US"/>
          </w:rPr>
          <w:delText>) in 75% of the trees in a low, 69% in an intermediate, and 56% in a high extinction scenario (</w:delText>
        </w:r>
        <w:commentRangeStart w:id="641"/>
        <w:r w:rsidRPr="007B5E7F" w:rsidDel="002F24D1">
          <w:rPr>
            <w:rFonts w:ascii="Times New Roman" w:hAnsi="Times New Roman" w:cs="Times New Roman"/>
            <w:sz w:val="24"/>
            <w:szCs w:val="24"/>
            <w:lang w:val="en-US"/>
          </w:rPr>
          <w:delText xml:space="preserve">Figure </w:delText>
        </w:r>
        <w:r w:rsidDel="002F24D1">
          <w:rPr>
            <w:rFonts w:ascii="Times New Roman" w:hAnsi="Times New Roman" w:cs="Times New Roman"/>
            <w:sz w:val="24"/>
            <w:szCs w:val="24"/>
            <w:lang w:val="en-US"/>
          </w:rPr>
          <w:delText>7</w:delText>
        </w:r>
        <w:r w:rsidRPr="007B5E7F" w:rsidDel="002F24D1">
          <w:rPr>
            <w:rFonts w:ascii="Times New Roman" w:hAnsi="Times New Roman" w:cs="Times New Roman"/>
            <w:sz w:val="24"/>
            <w:szCs w:val="24"/>
            <w:lang w:val="en-US"/>
          </w:rPr>
          <w:delText>)</w:delText>
        </w:r>
        <w:commentRangeEnd w:id="641"/>
        <w:r w:rsidDel="002F24D1">
          <w:rPr>
            <w:rStyle w:val="CommentReference"/>
          </w:rPr>
          <w:commentReference w:id="641"/>
        </w:r>
      </w:del>
    </w:p>
    <w:p w14:paraId="5284BB65" w14:textId="77777777" w:rsidR="005B765A" w:rsidRDefault="005B765A" w:rsidP="005B765A">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When acknowledging partial correct estimation (3 or more conservation status estimated corrected), the</w:t>
      </w:r>
      <w:r>
        <w:rPr>
          <w:rFonts w:ascii="Times New Roman" w:hAnsi="Times New Roman" w:cs="Times New Roman"/>
          <w:sz w:val="24"/>
          <w:szCs w:val="24"/>
          <w:lang w:val="en-US"/>
        </w:rPr>
        <w:t xml:space="preserve"> mean</w:t>
      </w:r>
      <w:r w:rsidRPr="007B5E7F">
        <w:rPr>
          <w:rFonts w:ascii="Times New Roman" w:hAnsi="Times New Roman" w:cs="Times New Roman"/>
          <w:sz w:val="24"/>
          <w:szCs w:val="24"/>
          <w:lang w:val="en-US"/>
        </w:rPr>
        <w:t xml:space="preserve"> phylogenetic age showed </w:t>
      </w:r>
      <w:commentRangeEnd w:id="639"/>
      <w:r w:rsidR="00DC1009">
        <w:rPr>
          <w:rStyle w:val="CommentReference"/>
        </w:rPr>
        <w:commentReference w:id="639"/>
      </w:r>
      <w:r w:rsidRPr="007B5E7F">
        <w:rPr>
          <w:rFonts w:ascii="Times New Roman" w:hAnsi="Times New Roman" w:cs="Times New Roman"/>
          <w:sz w:val="24"/>
          <w:szCs w:val="24"/>
          <w:lang w:val="en-US"/>
        </w:rPr>
        <w:t>the same pattern with 97% in a low, 94% in an intermediate, and 91% in a high extinction scenario</w:t>
      </w:r>
      <w:commentRangeStart w:id="642"/>
      <w:r w:rsidRPr="007B5E7F">
        <w:rPr>
          <w:rFonts w:ascii="Times New Roman" w:hAnsi="Times New Roman" w:cs="Times New Roman"/>
          <w:sz w:val="24"/>
          <w:szCs w:val="24"/>
          <w:lang w:val="en-US"/>
        </w:rPr>
        <w:t>. Moreover, the mean probable age slightly improved with 99% in a low, 97% in an intermediate, and 87% in a high extinction scenario.</w:t>
      </w:r>
      <w:commentRangeEnd w:id="642"/>
      <w:r w:rsidR="00DC1009">
        <w:rPr>
          <w:rStyle w:val="CommentReference"/>
        </w:rPr>
        <w:commentReference w:id="642"/>
      </w:r>
    </w:p>
    <w:p w14:paraId="001F073D" w14:textId="77777777" w:rsidR="005B765A" w:rsidRDefault="005B765A">
      <w:pPr>
        <w:spacing w:after="0" w:line="360" w:lineRule="auto"/>
        <w:jc w:val="both"/>
        <w:rPr>
          <w:rFonts w:ascii="Times New Roman" w:hAnsi="Times New Roman" w:cs="Times New Roman"/>
          <w:sz w:val="24"/>
          <w:szCs w:val="24"/>
          <w:lang w:val="en-US"/>
        </w:rPr>
      </w:pPr>
    </w:p>
    <w:p w14:paraId="71AB2DAE" w14:textId="77777777" w:rsidR="007B5E7F" w:rsidRPr="007B5E7F" w:rsidRDefault="007B5E7F" w:rsidP="007B5E7F">
      <w:pPr>
        <w:spacing w:after="0" w:line="360" w:lineRule="auto"/>
        <w:jc w:val="both"/>
        <w:rPr>
          <w:rFonts w:ascii="Times New Roman" w:hAnsi="Times New Roman" w:cs="Times New Roman"/>
          <w:i/>
          <w:iCs/>
          <w:sz w:val="24"/>
          <w:szCs w:val="24"/>
          <w:u w:val="single"/>
          <w:lang w:val="en-US"/>
        </w:rPr>
      </w:pPr>
      <w:commentRangeStart w:id="643"/>
      <w:r w:rsidRPr="007B5E7F">
        <w:rPr>
          <w:rFonts w:ascii="Times New Roman" w:hAnsi="Times New Roman" w:cs="Times New Roman"/>
          <w:i/>
          <w:iCs/>
          <w:sz w:val="24"/>
          <w:szCs w:val="24"/>
          <w:u w:val="single"/>
          <w:lang w:val="en-US"/>
        </w:rPr>
        <w:t>Quantifying uncertainty in species age under budding speciation</w:t>
      </w:r>
      <w:commentRangeEnd w:id="643"/>
      <w:r w:rsidR="00CF77F6">
        <w:rPr>
          <w:rStyle w:val="CommentReference"/>
        </w:rPr>
        <w:commentReference w:id="643"/>
      </w:r>
    </w:p>
    <w:p w14:paraId="0A8CA889" w14:textId="6A64FC0F" w:rsidR="005B765A" w:rsidRDefault="005B765A" w:rsidP="007B5E7F">
      <w:pPr>
        <w:spacing w:after="0" w:line="360" w:lineRule="auto"/>
        <w:jc w:val="both"/>
        <w:rPr>
          <w:rFonts w:ascii="Times New Roman" w:hAnsi="Times New Roman" w:cs="Times New Roman"/>
          <w:sz w:val="24"/>
          <w:szCs w:val="24"/>
          <w:lang w:val="en-US"/>
        </w:rPr>
      </w:pPr>
      <w:commentRangeStart w:id="644"/>
      <w:r>
        <w:rPr>
          <w:rFonts w:ascii="Times New Roman" w:hAnsi="Times New Roman" w:cs="Times New Roman"/>
          <w:sz w:val="24"/>
          <w:szCs w:val="24"/>
          <w:lang w:val="en-US"/>
        </w:rPr>
        <w:t xml:space="preserve">The modal age from the geometric function has almost the same accuracy as the phylogenetic age for estimating true age in a budding speciation scenario </w:t>
      </w:r>
      <w:commentRangeEnd w:id="644"/>
      <w:r w:rsidR="009B2BA5">
        <w:rPr>
          <w:rStyle w:val="CommentReference"/>
        </w:rPr>
        <w:commentReference w:id="644"/>
      </w:r>
      <w:r>
        <w:rPr>
          <w:rFonts w:ascii="Times New Roman" w:hAnsi="Times New Roman" w:cs="Times New Roman"/>
          <w:sz w:val="24"/>
          <w:szCs w:val="24"/>
          <w:lang w:val="en-US"/>
        </w:rPr>
        <w:t xml:space="preserve">(Figure SM5). </w:t>
      </w:r>
      <w:del w:id="645" w:author="Daniele Silvestro" w:date="2023-06-23T08:41:00Z">
        <w:r w:rsidDel="00DC1009">
          <w:rPr>
            <w:rFonts w:ascii="Times New Roman" w:hAnsi="Times New Roman" w:cs="Times New Roman"/>
            <w:sz w:val="24"/>
            <w:szCs w:val="24"/>
            <w:lang w:val="en-US"/>
          </w:rPr>
          <w:delText xml:space="preserve">Moreover, it also shows the tendency of a slightly lower accuracy with increasing extinction rates. </w:delText>
        </w:r>
      </w:del>
      <w:r>
        <w:rPr>
          <w:rFonts w:ascii="Times New Roman" w:hAnsi="Times New Roman" w:cs="Times New Roman"/>
          <w:sz w:val="24"/>
          <w:szCs w:val="24"/>
          <w:lang w:val="en-US"/>
        </w:rPr>
        <w:t xml:space="preserve">The mean </w:t>
      </w:r>
      <w:del w:id="646" w:author="Daniele Silvestro" w:date="2023-06-23T08:41:00Z">
        <w:r w:rsidDel="00DC1009">
          <w:rPr>
            <w:rFonts w:ascii="Times New Roman" w:hAnsi="Times New Roman" w:cs="Times New Roman"/>
            <w:sz w:val="24"/>
            <w:szCs w:val="24"/>
            <w:lang w:val="en-US"/>
          </w:rPr>
          <w:delText xml:space="preserve">probability </w:delText>
        </w:r>
      </w:del>
      <w:ins w:id="647" w:author="Daniele Silvestro" w:date="2023-06-23T08:41:00Z">
        <w:r w:rsidR="00DC1009">
          <w:rPr>
            <w:rFonts w:ascii="Times New Roman" w:hAnsi="Times New Roman" w:cs="Times New Roman"/>
            <w:sz w:val="24"/>
            <w:szCs w:val="24"/>
            <w:lang w:val="en-US"/>
          </w:rPr>
          <w:t xml:space="preserve">estimated </w:t>
        </w:r>
      </w:ins>
      <w:r>
        <w:rPr>
          <w:rFonts w:ascii="Times New Roman" w:hAnsi="Times New Roman" w:cs="Times New Roman"/>
          <w:sz w:val="24"/>
          <w:szCs w:val="24"/>
          <w:lang w:val="en-US"/>
        </w:rPr>
        <w:t>age from the</w:t>
      </w:r>
      <w:ins w:id="648" w:author="Daniele Silvestro" w:date="2023-06-23T08:41:00Z">
        <w:r w:rsidR="00DC1009">
          <w:rPr>
            <w:rFonts w:ascii="Times New Roman" w:hAnsi="Times New Roman" w:cs="Times New Roman"/>
            <w:sz w:val="24"/>
            <w:szCs w:val="24"/>
            <w:lang w:val="en-US"/>
          </w:rPr>
          <w:t xml:space="preserve"> truncated geometric</w:t>
        </w:r>
      </w:ins>
      <w:r>
        <w:rPr>
          <w:rFonts w:ascii="Times New Roman" w:hAnsi="Times New Roman" w:cs="Times New Roman"/>
          <w:sz w:val="24"/>
          <w:szCs w:val="24"/>
          <w:lang w:val="en-US"/>
        </w:rPr>
        <w:t xml:space="preserve"> function is </w:t>
      </w:r>
      <w:commentRangeStart w:id="649"/>
      <w:r>
        <w:rPr>
          <w:rFonts w:ascii="Times New Roman" w:hAnsi="Times New Roman" w:cs="Times New Roman"/>
          <w:sz w:val="24"/>
          <w:szCs w:val="24"/>
          <w:lang w:val="en-US"/>
        </w:rPr>
        <w:t xml:space="preserve">inaccurate </w:t>
      </w:r>
      <w:commentRangeEnd w:id="649"/>
      <w:r w:rsidR="00DC1009">
        <w:rPr>
          <w:rStyle w:val="CommentReference"/>
        </w:rPr>
        <w:commentReference w:id="649"/>
      </w:r>
      <w:r>
        <w:rPr>
          <w:rFonts w:ascii="Times New Roman" w:hAnsi="Times New Roman" w:cs="Times New Roman"/>
          <w:sz w:val="24"/>
          <w:szCs w:val="24"/>
          <w:lang w:val="en-US"/>
        </w:rPr>
        <w:t xml:space="preserve">regarding any </w:t>
      </w:r>
      <w:commentRangeStart w:id="650"/>
      <w:r>
        <w:rPr>
          <w:rFonts w:ascii="Times New Roman" w:hAnsi="Times New Roman" w:cs="Times New Roman"/>
          <w:sz w:val="24"/>
          <w:szCs w:val="24"/>
          <w:lang w:val="en-US"/>
        </w:rPr>
        <w:t xml:space="preserve">true age but </w:t>
      </w:r>
      <w:del w:id="651" w:author="Daniele Silvestro" w:date="2023-06-23T08:42:00Z">
        <w:r w:rsidDel="00DC1009">
          <w:rPr>
            <w:rFonts w:ascii="Times New Roman" w:hAnsi="Times New Roman" w:cs="Times New Roman"/>
            <w:sz w:val="24"/>
            <w:szCs w:val="24"/>
            <w:lang w:val="en-US"/>
          </w:rPr>
          <w:delText>possesses a symmetrical error distribution</w:delText>
        </w:r>
      </w:del>
      <w:ins w:id="652" w:author="Daniele Silvestro" w:date="2023-06-23T08:42:00Z">
        <w:r w:rsidR="00DC1009">
          <w:rPr>
            <w:rFonts w:ascii="Times New Roman" w:hAnsi="Times New Roman" w:cs="Times New Roman"/>
            <w:sz w:val="24"/>
            <w:szCs w:val="24"/>
            <w:lang w:val="en-US"/>
          </w:rPr>
          <w:t>unbiased</w:t>
        </w:r>
      </w:ins>
      <w:r>
        <w:rPr>
          <w:rFonts w:ascii="Times New Roman" w:hAnsi="Times New Roman" w:cs="Times New Roman"/>
          <w:sz w:val="24"/>
          <w:szCs w:val="24"/>
          <w:lang w:val="en-US"/>
        </w:rPr>
        <w:t xml:space="preserve"> in all extinction scenarios (Figure SM6).</w:t>
      </w:r>
      <w:commentRangeEnd w:id="650"/>
      <w:r w:rsidR="00AC7BD2">
        <w:rPr>
          <w:rStyle w:val="CommentReference"/>
        </w:rPr>
        <w:commentReference w:id="650"/>
      </w:r>
    </w:p>
    <w:p w14:paraId="4F0469F1" w14:textId="69FC6122" w:rsidR="007B5E7F" w:rsidRPr="007B5E7F" w:rsidRDefault="007B5E7F" w:rsidP="007B5E7F">
      <w:pPr>
        <w:spacing w:after="0" w:line="360" w:lineRule="auto"/>
        <w:jc w:val="both"/>
        <w:rPr>
          <w:rFonts w:ascii="Times New Roman" w:hAnsi="Times New Roman" w:cs="Times New Roman"/>
          <w:sz w:val="24"/>
          <w:szCs w:val="24"/>
          <w:lang w:val="en-US"/>
        </w:rPr>
      </w:pPr>
      <w:r w:rsidRPr="007B5E7F">
        <w:rPr>
          <w:rFonts w:ascii="Times New Roman" w:hAnsi="Times New Roman" w:cs="Times New Roman"/>
          <w:sz w:val="24"/>
          <w:szCs w:val="24"/>
          <w:lang w:val="en-US"/>
        </w:rPr>
        <w:t xml:space="preserve">The coverage </w:t>
      </w:r>
      <w:ins w:id="653" w:author="Daniele Silvestro" w:date="2023-06-23T08:42:00Z">
        <w:r w:rsidR="00DC1009">
          <w:rPr>
            <w:rFonts w:ascii="Times New Roman" w:hAnsi="Times New Roman" w:cs="Times New Roman"/>
            <w:sz w:val="24"/>
            <w:szCs w:val="24"/>
            <w:lang w:val="en-US"/>
          </w:rPr>
          <w:t xml:space="preserve">of our estimator is comparatively high, with </w:t>
        </w:r>
      </w:ins>
      <w:del w:id="654" w:author="Daniele Silvestro" w:date="2023-06-23T08:42:00Z">
        <w:r w:rsidRPr="007B5E7F" w:rsidDel="00DC1009">
          <w:rPr>
            <w:rFonts w:ascii="Times New Roman" w:hAnsi="Times New Roman" w:cs="Times New Roman"/>
            <w:sz w:val="24"/>
            <w:szCs w:val="24"/>
            <w:lang w:val="en-US"/>
          </w:rPr>
          <w:delText xml:space="preserve">of </w:delText>
        </w:r>
      </w:del>
      <w:r w:rsidRPr="007B5E7F">
        <w:rPr>
          <w:rFonts w:ascii="Times New Roman" w:hAnsi="Times New Roman" w:cs="Times New Roman"/>
          <w:sz w:val="24"/>
          <w:szCs w:val="24"/>
          <w:lang w:val="en-US"/>
        </w:rPr>
        <w:t xml:space="preserve">true ages </w:t>
      </w:r>
      <w:del w:id="655" w:author="Daniele Silvestro" w:date="2023-06-23T08:42:00Z">
        <w:r w:rsidRPr="007B5E7F" w:rsidDel="00DC1009">
          <w:rPr>
            <w:rFonts w:ascii="Times New Roman" w:hAnsi="Times New Roman" w:cs="Times New Roman"/>
            <w:sz w:val="24"/>
            <w:szCs w:val="24"/>
            <w:lang w:val="en-US"/>
          </w:rPr>
          <w:delText xml:space="preserve">by </w:delText>
        </w:r>
      </w:del>
      <w:ins w:id="656" w:author="Daniele Silvestro" w:date="2023-06-23T08:42:00Z">
        <w:r w:rsidR="00DC1009">
          <w:rPr>
            <w:rFonts w:ascii="Times New Roman" w:hAnsi="Times New Roman" w:cs="Times New Roman"/>
            <w:sz w:val="24"/>
            <w:szCs w:val="24"/>
            <w:lang w:val="en-US"/>
          </w:rPr>
          <w:t>include</w:t>
        </w:r>
      </w:ins>
      <w:ins w:id="657" w:author="Daniele Silvestro" w:date="2023-06-23T08:43:00Z">
        <w:r w:rsidR="00DC1009">
          <w:rPr>
            <w:rFonts w:ascii="Times New Roman" w:hAnsi="Times New Roman" w:cs="Times New Roman"/>
            <w:sz w:val="24"/>
            <w:szCs w:val="24"/>
            <w:lang w:val="en-US"/>
          </w:rPr>
          <w:t>d in</w:t>
        </w:r>
      </w:ins>
      <w:ins w:id="658" w:author="Daniele Silvestro" w:date="2023-06-23T08:42:00Z">
        <w:r w:rsidR="00DC1009" w:rsidRPr="007B5E7F">
          <w:rPr>
            <w:rFonts w:ascii="Times New Roman" w:hAnsi="Times New Roman" w:cs="Times New Roman"/>
            <w:sz w:val="24"/>
            <w:szCs w:val="24"/>
            <w:lang w:val="en-US"/>
          </w:rPr>
          <w:t xml:space="preserve"> </w:t>
        </w:r>
      </w:ins>
      <w:r w:rsidRPr="007B5E7F">
        <w:rPr>
          <w:rFonts w:ascii="Times New Roman" w:hAnsi="Times New Roman" w:cs="Times New Roman"/>
          <w:sz w:val="24"/>
          <w:szCs w:val="24"/>
          <w:lang w:val="en-US"/>
        </w:rPr>
        <w:t xml:space="preserve">the 95% confidence interval </w:t>
      </w:r>
      <w:del w:id="659" w:author="Daniele Silvestro" w:date="2023-06-23T08:43:00Z">
        <w:r w:rsidRPr="007B5E7F" w:rsidDel="00DC1009">
          <w:rPr>
            <w:rFonts w:ascii="Times New Roman" w:hAnsi="Times New Roman" w:cs="Times New Roman"/>
            <w:sz w:val="24"/>
            <w:szCs w:val="24"/>
            <w:lang w:val="en-US"/>
          </w:rPr>
          <w:delText>obtained with our geometric age function is considerably high, with</w:delText>
        </w:r>
      </w:del>
      <w:ins w:id="660" w:author="Daniele Silvestro" w:date="2023-06-23T08:43:00Z">
        <w:r w:rsidR="00DC1009">
          <w:rPr>
            <w:rFonts w:ascii="Times New Roman" w:hAnsi="Times New Roman" w:cs="Times New Roman"/>
            <w:sz w:val="24"/>
            <w:szCs w:val="24"/>
            <w:lang w:val="en-US"/>
          </w:rPr>
          <w:t>in</w:t>
        </w:r>
      </w:ins>
      <w:r w:rsidRPr="007B5E7F">
        <w:rPr>
          <w:rFonts w:ascii="Times New Roman" w:hAnsi="Times New Roman" w:cs="Times New Roman"/>
          <w:sz w:val="24"/>
          <w:szCs w:val="24"/>
          <w:lang w:val="en-US"/>
        </w:rPr>
        <w:t xml:space="preserve"> 94% </w:t>
      </w:r>
      <w:ins w:id="661" w:author="Daniele Silvestro" w:date="2023-06-23T08:43:00Z">
        <w:r w:rsidR="00DC1009">
          <w:rPr>
            <w:rFonts w:ascii="Times New Roman" w:hAnsi="Times New Roman" w:cs="Times New Roman"/>
            <w:sz w:val="24"/>
            <w:szCs w:val="24"/>
            <w:lang w:val="en-US"/>
          </w:rPr>
          <w:t xml:space="preserve">the simulations </w:t>
        </w:r>
      </w:ins>
      <w:del w:id="662" w:author="Daniele Silvestro" w:date="2023-06-23T08:43:00Z">
        <w:r w:rsidRPr="007B5E7F" w:rsidDel="00DC1009">
          <w:rPr>
            <w:rFonts w:ascii="Times New Roman" w:hAnsi="Times New Roman" w:cs="Times New Roman"/>
            <w:sz w:val="24"/>
            <w:szCs w:val="24"/>
            <w:lang w:val="en-US"/>
          </w:rPr>
          <w:delText xml:space="preserve">in </w:delText>
        </w:r>
      </w:del>
      <w:ins w:id="663" w:author="Daniele Silvestro" w:date="2023-06-23T08:43:00Z">
        <w:r w:rsidR="00DC1009">
          <w:rPr>
            <w:rFonts w:ascii="Times New Roman" w:hAnsi="Times New Roman" w:cs="Times New Roman"/>
            <w:sz w:val="24"/>
            <w:szCs w:val="24"/>
            <w:lang w:val="en-US"/>
          </w:rPr>
          <w:t>with</w:t>
        </w:r>
      </w:ins>
      <w:del w:id="664" w:author="Daniele Silvestro" w:date="2023-06-23T08:43:00Z">
        <w:r w:rsidRPr="007B5E7F" w:rsidDel="00DC1009">
          <w:rPr>
            <w:rFonts w:ascii="Times New Roman" w:hAnsi="Times New Roman" w:cs="Times New Roman"/>
            <w:sz w:val="24"/>
            <w:szCs w:val="24"/>
            <w:lang w:val="en-US"/>
          </w:rPr>
          <w:delText>a</w:delText>
        </w:r>
      </w:del>
      <w:r w:rsidRPr="007B5E7F">
        <w:rPr>
          <w:rFonts w:ascii="Times New Roman" w:hAnsi="Times New Roman" w:cs="Times New Roman"/>
          <w:sz w:val="24"/>
          <w:szCs w:val="24"/>
          <w:lang w:val="en-US"/>
        </w:rPr>
        <w:t xml:space="preserve"> low</w:t>
      </w:r>
      <w:ins w:id="665" w:author="Daniele Silvestro" w:date="2023-06-23T08:43:00Z">
        <w:r w:rsidR="00DC1009">
          <w:rPr>
            <w:rFonts w:ascii="Times New Roman" w:hAnsi="Times New Roman" w:cs="Times New Roman"/>
            <w:sz w:val="24"/>
            <w:szCs w:val="24"/>
            <w:lang w:val="en-US"/>
          </w:rPr>
          <w:t xml:space="preserve"> relative extinction. This</w:t>
        </w:r>
      </w:ins>
      <w:r w:rsidRPr="007B5E7F">
        <w:rPr>
          <w:rFonts w:ascii="Times New Roman" w:hAnsi="Times New Roman" w:cs="Times New Roman"/>
          <w:sz w:val="24"/>
          <w:szCs w:val="24"/>
          <w:lang w:val="en-US"/>
        </w:rPr>
        <w:t>,</w:t>
      </w:r>
      <w:ins w:id="666" w:author="Daniele Silvestro" w:date="2023-06-23T08:43:00Z">
        <w:r w:rsidR="00DC1009">
          <w:rPr>
            <w:rFonts w:ascii="Times New Roman" w:hAnsi="Times New Roman" w:cs="Times New Roman"/>
            <w:sz w:val="24"/>
            <w:szCs w:val="24"/>
            <w:lang w:val="en-US"/>
          </w:rPr>
          <w:t xml:space="preserve"> however, </w:t>
        </w:r>
        <w:r w:rsidR="00DC1009">
          <w:rPr>
            <w:rFonts w:ascii="Times New Roman" w:hAnsi="Times New Roman" w:cs="Times New Roman"/>
            <w:sz w:val="24"/>
            <w:szCs w:val="24"/>
            <w:lang w:val="en-US"/>
          </w:rPr>
          <w:lastRenderedPageBreak/>
          <w:t>decreased to</w:t>
        </w:r>
      </w:ins>
      <w:r w:rsidRPr="007B5E7F">
        <w:rPr>
          <w:rFonts w:ascii="Times New Roman" w:hAnsi="Times New Roman" w:cs="Times New Roman"/>
          <w:sz w:val="24"/>
          <w:szCs w:val="24"/>
          <w:lang w:val="en-US"/>
        </w:rPr>
        <w:t xml:space="preserve"> 90% </w:t>
      </w:r>
      <w:del w:id="667" w:author="Daniele Silvestro" w:date="2023-06-23T08:43:00Z">
        <w:r w:rsidRPr="007B5E7F" w:rsidDel="00DC1009">
          <w:rPr>
            <w:rFonts w:ascii="Times New Roman" w:hAnsi="Times New Roman" w:cs="Times New Roman"/>
            <w:sz w:val="24"/>
            <w:szCs w:val="24"/>
            <w:lang w:val="en-US"/>
          </w:rPr>
          <w:delText xml:space="preserve">for an intermediate, </w:delText>
        </w:r>
      </w:del>
      <w:r w:rsidRPr="007B5E7F">
        <w:rPr>
          <w:rFonts w:ascii="Times New Roman" w:hAnsi="Times New Roman" w:cs="Times New Roman"/>
          <w:sz w:val="24"/>
          <w:szCs w:val="24"/>
          <w:lang w:val="en-US"/>
        </w:rPr>
        <w:t xml:space="preserve">and 76% for </w:t>
      </w:r>
      <w:del w:id="668" w:author="Daniele Silvestro" w:date="2023-06-23T08:43:00Z">
        <w:r w:rsidRPr="007B5E7F" w:rsidDel="00DC1009">
          <w:rPr>
            <w:rFonts w:ascii="Times New Roman" w:hAnsi="Times New Roman" w:cs="Times New Roman"/>
            <w:sz w:val="24"/>
            <w:szCs w:val="24"/>
            <w:lang w:val="en-US"/>
          </w:rPr>
          <w:delText xml:space="preserve">a </w:delText>
        </w:r>
      </w:del>
      <w:ins w:id="669" w:author="Daniele Silvestro" w:date="2023-06-23T08:43:00Z">
        <w:r w:rsidR="00DC1009" w:rsidRPr="007B5E7F">
          <w:rPr>
            <w:rFonts w:ascii="Times New Roman" w:hAnsi="Times New Roman" w:cs="Times New Roman"/>
            <w:sz w:val="24"/>
            <w:szCs w:val="24"/>
            <w:lang w:val="en-US"/>
          </w:rPr>
          <w:t>intermediate</w:t>
        </w:r>
        <w:r w:rsidR="00DC1009">
          <w:rPr>
            <w:rFonts w:ascii="Times New Roman" w:hAnsi="Times New Roman" w:cs="Times New Roman"/>
            <w:sz w:val="24"/>
            <w:szCs w:val="24"/>
            <w:lang w:val="en-US"/>
          </w:rPr>
          <w:t xml:space="preserve"> and</w:t>
        </w:r>
        <w:r w:rsidR="00DC1009" w:rsidRPr="007B5E7F">
          <w:rPr>
            <w:rFonts w:ascii="Times New Roman" w:hAnsi="Times New Roman" w:cs="Times New Roman"/>
            <w:sz w:val="24"/>
            <w:szCs w:val="24"/>
            <w:lang w:val="en-US"/>
          </w:rPr>
          <w:t xml:space="preserve"> </w:t>
        </w:r>
      </w:ins>
      <w:r w:rsidRPr="007B5E7F">
        <w:rPr>
          <w:rFonts w:ascii="Times New Roman" w:hAnsi="Times New Roman" w:cs="Times New Roman"/>
          <w:sz w:val="24"/>
          <w:szCs w:val="24"/>
          <w:lang w:val="en-US"/>
        </w:rPr>
        <w:t>high extinction scenario</w:t>
      </w:r>
      <w:ins w:id="670" w:author="Daniele Silvestro" w:date="2023-06-23T08:43:00Z">
        <w:r w:rsidR="00DC1009">
          <w:rPr>
            <w:rFonts w:ascii="Times New Roman" w:hAnsi="Times New Roman" w:cs="Times New Roman"/>
            <w:sz w:val="24"/>
            <w:szCs w:val="24"/>
            <w:lang w:val="en-US"/>
          </w:rPr>
          <w:t>s</w:t>
        </w:r>
      </w:ins>
      <w:r w:rsidRPr="007B5E7F">
        <w:rPr>
          <w:rFonts w:ascii="Times New Roman" w:hAnsi="Times New Roman" w:cs="Times New Roman"/>
          <w:sz w:val="24"/>
          <w:szCs w:val="24"/>
          <w:lang w:val="en-US"/>
        </w:rPr>
        <w:t xml:space="preserve"> (Figure </w:t>
      </w:r>
      <w:r w:rsidR="005B765A">
        <w:rPr>
          <w:rFonts w:ascii="Times New Roman" w:hAnsi="Times New Roman" w:cs="Times New Roman"/>
          <w:sz w:val="24"/>
          <w:szCs w:val="24"/>
          <w:lang w:val="en-US"/>
        </w:rPr>
        <w:t>8</w:t>
      </w:r>
      <w:r w:rsidRPr="007B5E7F">
        <w:rPr>
          <w:rFonts w:ascii="Times New Roman" w:hAnsi="Times New Roman" w:cs="Times New Roman"/>
          <w:sz w:val="24"/>
          <w:szCs w:val="24"/>
          <w:lang w:val="en-US"/>
        </w:rPr>
        <w:t>). However, the width of the confidence intervals is large, r</w:t>
      </w:r>
      <w:r w:rsidR="005B765A">
        <w:rPr>
          <w:rFonts w:ascii="Times New Roman" w:hAnsi="Times New Roman" w:cs="Times New Roman"/>
          <w:sz w:val="24"/>
          <w:szCs w:val="24"/>
          <w:lang w:val="en-US"/>
        </w:rPr>
        <w:t>angin</w:t>
      </w:r>
      <w:r w:rsidRPr="007B5E7F">
        <w:rPr>
          <w:rFonts w:ascii="Times New Roman" w:hAnsi="Times New Roman" w:cs="Times New Roman"/>
          <w:sz w:val="24"/>
          <w:szCs w:val="24"/>
          <w:lang w:val="en-US"/>
        </w:rPr>
        <w:t xml:space="preserve">g often from the root of the phylogeny </w:t>
      </w:r>
      <w:r w:rsidR="005B765A">
        <w:rPr>
          <w:rFonts w:ascii="Times New Roman" w:hAnsi="Times New Roman" w:cs="Times New Roman"/>
          <w:sz w:val="24"/>
          <w:szCs w:val="24"/>
          <w:lang w:val="en-US"/>
        </w:rPr>
        <w:t>to the present</w:t>
      </w:r>
      <w:ins w:id="671" w:author="Daniele Silvestro" w:date="2023-06-23T08:45:00Z">
        <w:r w:rsidR="00DC1009">
          <w:rPr>
            <w:rFonts w:ascii="Times New Roman" w:hAnsi="Times New Roman" w:cs="Times New Roman"/>
            <w:sz w:val="24"/>
            <w:szCs w:val="24"/>
            <w:lang w:val="en-US"/>
          </w:rPr>
          <w:t xml:space="preserve">, </w:t>
        </w:r>
      </w:ins>
      <w:ins w:id="672" w:author="Daniele Silvestro" w:date="2023-06-23T08:48:00Z">
        <w:r w:rsidR="005F3B39">
          <w:rPr>
            <w:rFonts w:ascii="Times New Roman" w:hAnsi="Times New Roman" w:cs="Times New Roman"/>
            <w:sz w:val="24"/>
            <w:szCs w:val="24"/>
            <w:lang w:val="en-US"/>
          </w:rPr>
          <w:t xml:space="preserve">highlighting the low precision of this estimator. </w:t>
        </w:r>
      </w:ins>
      <w:del w:id="673" w:author="Daniele Silvestro" w:date="2023-06-23T08:45:00Z">
        <w:r w:rsidR="005B765A" w:rsidDel="00DC1009">
          <w:rPr>
            <w:rFonts w:ascii="Times New Roman" w:hAnsi="Times New Roman" w:cs="Times New Roman"/>
            <w:sz w:val="24"/>
            <w:szCs w:val="24"/>
            <w:lang w:val="en-US"/>
          </w:rPr>
          <w:delText xml:space="preserve">. </w:delText>
        </w:r>
      </w:del>
    </w:p>
    <w:p w14:paraId="77611498" w14:textId="77777777" w:rsidR="007B5E7F" w:rsidRPr="007B5E7F" w:rsidRDefault="007B5E7F" w:rsidP="007B5E7F">
      <w:pPr>
        <w:spacing w:after="0" w:line="360" w:lineRule="auto"/>
        <w:jc w:val="both"/>
        <w:rPr>
          <w:rFonts w:ascii="Times New Roman" w:hAnsi="Times New Roman" w:cs="Times New Roman"/>
          <w:sz w:val="24"/>
          <w:szCs w:val="24"/>
          <w:lang w:val="en-US"/>
        </w:rPr>
      </w:pPr>
    </w:p>
    <w:p w14:paraId="6ECCDB20" w14:textId="77777777" w:rsidR="007B5E7F" w:rsidRDefault="007B5E7F">
      <w:pPr>
        <w:spacing w:after="0" w:line="360" w:lineRule="auto"/>
        <w:jc w:val="both"/>
        <w:rPr>
          <w:rFonts w:ascii="Times New Roman" w:hAnsi="Times New Roman" w:cs="Times New Roman"/>
          <w:sz w:val="24"/>
          <w:szCs w:val="24"/>
          <w:lang w:val="en-US"/>
        </w:rPr>
      </w:pPr>
    </w:p>
    <w:p w14:paraId="251A8D06" w14:textId="1FE43565" w:rsidR="00A63BBA" w:rsidRDefault="00A63BB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2EFB2A44" w14:textId="244CDA74" w:rsidR="00A63BBA" w:rsidRDefault="00A63BBA">
      <w:pPr>
        <w:spacing w:after="0" w:line="360" w:lineRule="auto"/>
        <w:jc w:val="both"/>
        <w:rPr>
          <w:rFonts w:ascii="Times New Roman" w:hAnsi="Times New Roman" w:cs="Times New Roman"/>
          <w:sz w:val="24"/>
          <w:szCs w:val="24"/>
          <w:lang w:val="en-US"/>
        </w:rPr>
      </w:pPr>
      <w:r w:rsidRPr="00A63BBA">
        <w:rPr>
          <w:rFonts w:ascii="Times New Roman" w:hAnsi="Times New Roman" w:cs="Times New Roman"/>
          <w:sz w:val="24"/>
          <w:szCs w:val="24"/>
          <w:lang w:val="en-US"/>
        </w:rPr>
        <w:t xml:space="preserve">Our study shows that extinction rates and speciation modes greatly influence the mismatch between true and phylogenetic age. Moreover, the error patterns are different regarding the combination of both processes. As we expected, </w:t>
      </w:r>
      <w:commentRangeStart w:id="674"/>
      <w:r w:rsidRPr="00A63BBA">
        <w:rPr>
          <w:rFonts w:ascii="Times New Roman" w:hAnsi="Times New Roman" w:cs="Times New Roman"/>
          <w:sz w:val="24"/>
          <w:szCs w:val="24"/>
          <w:lang w:val="en-US"/>
        </w:rPr>
        <w:t>a phylogeny whose taxonomy was derived from a bifurcating speciation process</w:t>
      </w:r>
      <w:commentRangeEnd w:id="674"/>
      <w:r w:rsidR="0008035B">
        <w:rPr>
          <w:rStyle w:val="CommentReference"/>
        </w:rPr>
        <w:commentReference w:id="674"/>
      </w:r>
      <w:r w:rsidRPr="00A63BBA">
        <w:rPr>
          <w:rFonts w:ascii="Times New Roman" w:hAnsi="Times New Roman" w:cs="Times New Roman"/>
          <w:sz w:val="24"/>
          <w:szCs w:val="24"/>
          <w:lang w:val="en-US"/>
        </w:rPr>
        <w:t xml:space="preserve"> presents no or low mismatch between true and phylogenetic age due to the bifurcating </w:t>
      </w:r>
      <w:commentRangeStart w:id="675"/>
      <w:r w:rsidRPr="00A63BBA">
        <w:rPr>
          <w:rFonts w:ascii="Times New Roman" w:hAnsi="Times New Roman" w:cs="Times New Roman"/>
          <w:sz w:val="24"/>
          <w:szCs w:val="24"/>
          <w:lang w:val="en-US"/>
        </w:rPr>
        <w:t>node structure</w:t>
      </w:r>
      <w:commentRangeEnd w:id="675"/>
      <w:r w:rsidR="00475D3B">
        <w:rPr>
          <w:rStyle w:val="CommentReference"/>
        </w:rPr>
        <w:commentReference w:id="675"/>
      </w:r>
      <w:r w:rsidRPr="00A63BBA">
        <w:rPr>
          <w:rFonts w:ascii="Times New Roman" w:hAnsi="Times New Roman" w:cs="Times New Roman"/>
          <w:sz w:val="24"/>
          <w:szCs w:val="24"/>
          <w:lang w:val="en-US"/>
        </w:rPr>
        <w:t xml:space="preserve"> of phylogenies and the way phylogenetic age is </w:t>
      </w:r>
      <w:r w:rsidR="004E37BA">
        <w:rPr>
          <w:rFonts w:ascii="Times New Roman" w:hAnsi="Times New Roman" w:cs="Times New Roman"/>
          <w:sz w:val="24"/>
          <w:szCs w:val="24"/>
          <w:lang w:val="en-US"/>
        </w:rPr>
        <w:t>measured</w:t>
      </w:r>
      <w:r w:rsidR="00A609AD">
        <w:rPr>
          <w:rFonts w:ascii="Times New Roman" w:hAnsi="Times New Roman" w:cs="Times New Roman"/>
          <w:sz w:val="24"/>
          <w:szCs w:val="24"/>
          <w:lang w:val="en-US"/>
        </w:rPr>
        <w:t xml:space="preserve"> </w:t>
      </w:r>
      <w:r w:rsidR="00A609AD">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Meier","given":"R.","non-dropping-particle":"","parse-names":false,"suffix":""},{"dropping-particle":"","family":"Willmann","given":"R.","non-dropping-particle":"","parse-names":false,"suffix":""}],"container-title":"Species concepts and phylogenetic theory: a debate","id":"ITEM-1","issued":{"date-parts":[["2000"]]},"page":"167","title":"A defense of the Hennigian Species Concept","type":"chapter"},"uris":["http://www.mendeley.com/documents/?uuid=f796797b-9078-466b-bbfe-abe58ed9505d"]}],"mendeley":{"formattedCitation":"(Meier &amp; Willmann 2000)","plainTextFormattedCitation":"(Meier &amp; Willmann 2000)","previouslyFormattedCitation":"(Meier and Willmann 2000)"},"properties":{"noteIndex":0},"schema":"https://github.com/citation-style-language/schema/raw/master/csl-citation.json"}</w:instrText>
      </w:r>
      <w:r w:rsidR="00A609AD">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(Meier &amp; Willmann 2000)</w:t>
      </w:r>
      <w:r w:rsidR="00A609AD">
        <w:rPr>
          <w:rFonts w:ascii="Times New Roman" w:hAnsi="Times New Roman" w:cs="Times New Roman"/>
          <w:sz w:val="24"/>
          <w:szCs w:val="24"/>
          <w:lang w:val="en-US"/>
        </w:rPr>
        <w:fldChar w:fldCharType="end"/>
      </w:r>
      <w:r w:rsidRPr="00A63BBA">
        <w:rPr>
          <w:rFonts w:ascii="Times New Roman" w:hAnsi="Times New Roman" w:cs="Times New Roman"/>
          <w:sz w:val="24"/>
          <w:szCs w:val="24"/>
          <w:lang w:val="en-US"/>
        </w:rPr>
        <w:t>. Our study has also shown that under budding speciation</w:t>
      </w:r>
      <w:r w:rsidR="004E37BA">
        <w:rPr>
          <w:rFonts w:ascii="Times New Roman" w:hAnsi="Times New Roman" w:cs="Times New Roman"/>
          <w:sz w:val="24"/>
          <w:szCs w:val="24"/>
          <w:lang w:val="en-US"/>
        </w:rPr>
        <w:t xml:space="preserve"> phylogenetic age</w:t>
      </w:r>
      <w:r w:rsidRPr="00A63BBA">
        <w:rPr>
          <w:rFonts w:ascii="Times New Roman" w:hAnsi="Times New Roman" w:cs="Times New Roman"/>
          <w:sz w:val="24"/>
          <w:szCs w:val="24"/>
          <w:lang w:val="en-US"/>
        </w:rPr>
        <w:t xml:space="preserve"> shows a high error </w:t>
      </w:r>
      <w:r w:rsidR="00A609AD">
        <w:rPr>
          <w:rFonts w:ascii="Times New Roman" w:hAnsi="Times New Roman" w:cs="Times New Roman"/>
          <w:sz w:val="24"/>
          <w:szCs w:val="24"/>
          <w:lang w:val="en-US"/>
        </w:rPr>
        <w:t xml:space="preserve">even with no extinction rates </w:t>
      </w:r>
      <w:r w:rsidRPr="00A63BBA">
        <w:rPr>
          <w:rFonts w:ascii="Times New Roman" w:hAnsi="Times New Roman" w:cs="Times New Roman"/>
          <w:sz w:val="24"/>
          <w:szCs w:val="24"/>
          <w:lang w:val="en-US"/>
        </w:rPr>
        <w:t>(Figure</w:t>
      </w:r>
      <w:r w:rsidR="00A609AD">
        <w:rPr>
          <w:rFonts w:ascii="Times New Roman" w:hAnsi="Times New Roman" w:cs="Times New Roman"/>
          <w:sz w:val="24"/>
          <w:szCs w:val="24"/>
          <w:lang w:val="en-US"/>
        </w:rPr>
        <w:t xml:space="preserve"> </w:t>
      </w:r>
      <w:r w:rsidRPr="00A63BBA">
        <w:rPr>
          <w:rFonts w:ascii="Times New Roman" w:hAnsi="Times New Roman" w:cs="Times New Roman"/>
          <w:sz w:val="24"/>
          <w:szCs w:val="24"/>
          <w:lang w:val="en-US"/>
        </w:rPr>
        <w:t xml:space="preserve">4). Likewise, anagenetic speciation, combined with budding or bifurcating speciation, resulted in high errors. The </w:t>
      </w:r>
      <w:commentRangeStart w:id="676"/>
      <w:r w:rsidRPr="00A63BBA">
        <w:rPr>
          <w:rFonts w:ascii="Times New Roman" w:hAnsi="Times New Roman" w:cs="Times New Roman"/>
          <w:sz w:val="24"/>
          <w:szCs w:val="24"/>
          <w:lang w:val="en-US"/>
        </w:rPr>
        <w:t>anagenetic error</w:t>
      </w:r>
      <w:commentRangeEnd w:id="676"/>
      <w:r w:rsidR="00475D3B">
        <w:rPr>
          <w:rStyle w:val="CommentReference"/>
        </w:rPr>
        <w:commentReference w:id="676"/>
      </w:r>
      <w:r w:rsidRPr="00A63BBA">
        <w:rPr>
          <w:rFonts w:ascii="Times New Roman" w:hAnsi="Times New Roman" w:cs="Times New Roman"/>
          <w:sz w:val="24"/>
          <w:szCs w:val="24"/>
          <w:lang w:val="en-US"/>
        </w:rPr>
        <w:t xml:space="preserve"> is not affected by extinction rates, suggesting that if a clade experiences a </w:t>
      </w:r>
      <w:del w:id="677" w:author="Rachel" w:date="2023-09-07T23:16:00Z">
        <w:r w:rsidRPr="00A63BBA" w:rsidDel="00475D3B">
          <w:rPr>
            <w:rFonts w:ascii="Times New Roman" w:hAnsi="Times New Roman" w:cs="Times New Roman"/>
            <w:sz w:val="24"/>
            <w:szCs w:val="24"/>
            <w:lang w:val="en-US"/>
          </w:rPr>
          <w:delText xml:space="preserve">certain </w:delText>
        </w:r>
      </w:del>
      <w:r w:rsidRPr="00A63BBA">
        <w:rPr>
          <w:rFonts w:ascii="Times New Roman" w:hAnsi="Times New Roman" w:cs="Times New Roman"/>
          <w:sz w:val="24"/>
          <w:szCs w:val="24"/>
          <w:lang w:val="en-US"/>
        </w:rPr>
        <w:t xml:space="preserve">degree of anagenesis, it should be discouraged to estimate ages from phylogenies. </w:t>
      </w:r>
      <w:commentRangeStart w:id="678"/>
      <w:r w:rsidRPr="00A63BBA">
        <w:rPr>
          <w:rFonts w:ascii="Times New Roman" w:hAnsi="Times New Roman" w:cs="Times New Roman"/>
          <w:sz w:val="24"/>
          <w:szCs w:val="24"/>
          <w:lang w:val="en-US"/>
        </w:rPr>
        <w:t>The geometric function did not improve the accuracy regarding the true age estimation</w:t>
      </w:r>
      <w:r w:rsidR="005B765A">
        <w:rPr>
          <w:rFonts w:ascii="Times New Roman" w:hAnsi="Times New Roman" w:cs="Times New Roman"/>
          <w:sz w:val="24"/>
          <w:szCs w:val="24"/>
          <w:lang w:val="en-US"/>
        </w:rPr>
        <w:t xml:space="preserve"> (Figure SM5)</w:t>
      </w:r>
      <w:r w:rsidRPr="00A63BBA">
        <w:rPr>
          <w:rFonts w:ascii="Times New Roman" w:hAnsi="Times New Roman" w:cs="Times New Roman"/>
          <w:sz w:val="24"/>
          <w:szCs w:val="24"/>
          <w:lang w:val="en-US"/>
        </w:rPr>
        <w:t>.</w:t>
      </w:r>
      <w:commentRangeEnd w:id="678"/>
      <w:r w:rsidR="00475D3B">
        <w:rPr>
          <w:rStyle w:val="CommentReference"/>
        </w:rPr>
        <w:commentReference w:id="678"/>
      </w:r>
      <w:r w:rsidRPr="00A63BBA">
        <w:rPr>
          <w:rFonts w:ascii="Times New Roman" w:hAnsi="Times New Roman" w:cs="Times New Roman"/>
          <w:sz w:val="24"/>
          <w:szCs w:val="24"/>
          <w:lang w:val="en-US"/>
        </w:rPr>
        <w:t xml:space="preserve"> Its large confidence intervals and the high coverage, suggest that </w:t>
      </w:r>
      <w:commentRangeStart w:id="679"/>
      <w:r w:rsidRPr="00A63BBA">
        <w:rPr>
          <w:rFonts w:ascii="Times New Roman" w:hAnsi="Times New Roman" w:cs="Times New Roman"/>
          <w:sz w:val="24"/>
          <w:szCs w:val="24"/>
          <w:lang w:val="en-US"/>
        </w:rPr>
        <w:t>there is little signal</w:t>
      </w:r>
      <w:commentRangeEnd w:id="679"/>
      <w:r w:rsidR="00475D3B">
        <w:rPr>
          <w:rStyle w:val="CommentReference"/>
        </w:rPr>
        <w:commentReference w:id="679"/>
      </w:r>
      <w:r w:rsidRPr="00A63BBA">
        <w:rPr>
          <w:rFonts w:ascii="Times New Roman" w:hAnsi="Times New Roman" w:cs="Times New Roman"/>
          <w:sz w:val="24"/>
          <w:szCs w:val="24"/>
          <w:lang w:val="en-US"/>
        </w:rPr>
        <w:t xml:space="preserve"> of the species age in a phylogeny under budding speciation. Since the coverage is also relatively high with</w:t>
      </w:r>
      <w:r w:rsidR="004C671B">
        <w:rPr>
          <w:rFonts w:ascii="Times New Roman" w:hAnsi="Times New Roman" w:cs="Times New Roman"/>
          <w:sz w:val="24"/>
          <w:szCs w:val="24"/>
          <w:lang w:val="en-US"/>
        </w:rPr>
        <w:t xml:space="preserve"> low</w:t>
      </w:r>
      <w:r w:rsidRPr="00A63BBA">
        <w:rPr>
          <w:rFonts w:ascii="Times New Roman" w:hAnsi="Times New Roman" w:cs="Times New Roman"/>
          <w:sz w:val="24"/>
          <w:szCs w:val="24"/>
          <w:lang w:val="en-US"/>
        </w:rPr>
        <w:t xml:space="preserve"> extinction, </w:t>
      </w:r>
      <w:commentRangeStart w:id="680"/>
      <w:r w:rsidRPr="00A63BBA">
        <w:rPr>
          <w:rFonts w:ascii="Times New Roman" w:hAnsi="Times New Roman" w:cs="Times New Roman"/>
          <w:sz w:val="24"/>
          <w:szCs w:val="24"/>
          <w:lang w:val="en-US"/>
        </w:rPr>
        <w:t xml:space="preserve">the main source of uncertainty is indeed the </w:t>
      </w:r>
      <w:r w:rsidR="004C671B">
        <w:rPr>
          <w:rFonts w:ascii="Times New Roman" w:hAnsi="Times New Roman" w:cs="Times New Roman"/>
          <w:sz w:val="24"/>
          <w:szCs w:val="24"/>
          <w:lang w:val="en-US"/>
        </w:rPr>
        <w:t>budding speciation mode. Thus, our study points out that budding and anagenetic speciation modes are the principal source of inaccuracy</w:t>
      </w:r>
      <w:commentRangeEnd w:id="680"/>
      <w:r w:rsidR="00444F33">
        <w:rPr>
          <w:rStyle w:val="CommentReference"/>
        </w:rPr>
        <w:commentReference w:id="680"/>
      </w:r>
      <w:r w:rsidR="004C671B">
        <w:rPr>
          <w:rFonts w:ascii="Times New Roman" w:hAnsi="Times New Roman" w:cs="Times New Roman"/>
          <w:sz w:val="24"/>
          <w:szCs w:val="24"/>
          <w:lang w:val="en-US"/>
        </w:rPr>
        <w:t xml:space="preserve"> regarding estimating species ages from time-calibrated phylogenies branch lengths. </w:t>
      </w:r>
    </w:p>
    <w:p w14:paraId="4DE82D65" w14:textId="0AA542EB" w:rsidR="005B765A" w:rsidRDefault="00CE54C4">
      <w:pPr>
        <w:spacing w:after="0" w:line="360" w:lineRule="auto"/>
        <w:jc w:val="both"/>
        <w:rPr>
          <w:rFonts w:ascii="Times New Roman" w:hAnsi="Times New Roman" w:cs="Times New Roman"/>
          <w:sz w:val="24"/>
          <w:szCs w:val="24"/>
          <w:lang w:val="en-US"/>
        </w:rPr>
      </w:pPr>
      <w:r w:rsidRPr="00CE54C4">
        <w:rPr>
          <w:rFonts w:ascii="Times New Roman" w:hAnsi="Times New Roman" w:cs="Times New Roman"/>
          <w:sz w:val="24"/>
          <w:szCs w:val="24"/>
          <w:lang w:val="en-US"/>
        </w:rPr>
        <w:t xml:space="preserve">For bifurcating speciation, the mean error between true and phylogenetic age was low, even in scenarios of high extinction. This is because taking the most recent ancestral node as phylogenetic age results in sister species to be identical in age, the same as implied by bifurcating speciation. Due to only </w:t>
      </w:r>
      <w:commentRangeStart w:id="681"/>
      <w:r w:rsidRPr="00CE54C4">
        <w:rPr>
          <w:rFonts w:ascii="Times New Roman" w:hAnsi="Times New Roman" w:cs="Times New Roman"/>
          <w:sz w:val="24"/>
          <w:szCs w:val="24"/>
          <w:lang w:val="en-US"/>
        </w:rPr>
        <w:t>introducing bias by extinction</w:t>
      </w:r>
      <w:commentRangeEnd w:id="681"/>
      <w:r w:rsidR="00E93B8C">
        <w:rPr>
          <w:rStyle w:val="CommentReference"/>
        </w:rPr>
        <w:commentReference w:id="681"/>
      </w:r>
      <w:r w:rsidRPr="00CE54C4">
        <w:rPr>
          <w:rFonts w:ascii="Times New Roman" w:hAnsi="Times New Roman" w:cs="Times New Roman"/>
          <w:sz w:val="24"/>
          <w:szCs w:val="24"/>
          <w:lang w:val="en-US"/>
        </w:rPr>
        <w:t xml:space="preserve">, there was a low risk of confusing the oldest with the youngest species. </w:t>
      </w:r>
      <w:r>
        <w:rPr>
          <w:rFonts w:ascii="Times New Roman" w:hAnsi="Times New Roman" w:cs="Times New Roman"/>
          <w:sz w:val="24"/>
          <w:szCs w:val="24"/>
          <w:lang w:val="en-US"/>
        </w:rPr>
        <w:t xml:space="preserve">Therefore, under a bifurcating speciation scenario, the phylogenetic age indeed captures the signal of the true species age. </w:t>
      </w:r>
      <w:r w:rsidRPr="00CE54C4">
        <w:rPr>
          <w:rFonts w:ascii="Times New Roman" w:hAnsi="Times New Roman" w:cs="Times New Roman"/>
          <w:sz w:val="24"/>
          <w:szCs w:val="24"/>
          <w:lang w:val="en-US"/>
        </w:rPr>
        <w:t xml:space="preserve">For budding speciation, there is a high mismatch between ages, even in no-extinction scenarios; however, the overall error does not increase considerably with increasing extinction rates. </w:t>
      </w:r>
      <w:r w:rsidRPr="00CE54C4">
        <w:rPr>
          <w:rFonts w:ascii="Times New Roman" w:hAnsi="Times New Roman" w:cs="Times New Roman"/>
          <w:sz w:val="24"/>
          <w:szCs w:val="24"/>
          <w:lang w:val="en-US"/>
        </w:rPr>
        <w:lastRenderedPageBreak/>
        <w:t>Half of the phylogenetic age estimations in no-extinction scenarios always underestimate the true age, while when extinction rates increase, overestimation appears and rises until balancing with underestimation at high extinction scenarios. This pattern happens due to the phylogenetic estimation assumption of considering sister species as</w:t>
      </w:r>
      <w:r>
        <w:rPr>
          <w:rFonts w:ascii="Times New Roman" w:hAnsi="Times New Roman" w:cs="Times New Roman"/>
          <w:sz w:val="24"/>
          <w:szCs w:val="24"/>
          <w:lang w:val="en-US"/>
        </w:rPr>
        <w:t xml:space="preserve"> identical in age</w:t>
      </w:r>
      <w:r w:rsidRPr="00CE54C4">
        <w:rPr>
          <w:rFonts w:ascii="Times New Roman" w:hAnsi="Times New Roman" w:cs="Times New Roman"/>
          <w:sz w:val="24"/>
          <w:szCs w:val="24"/>
          <w:lang w:val="en-US"/>
        </w:rPr>
        <w:t>, which, in no extinction scenario, only correctly estimates the youngest species of any bifurcation. Moreover, when extinction rates increase, the youngest species of a clade evolving through bifurcation speciation can be wrongly taken as phylogenetically old (i.e.</w:t>
      </w:r>
      <w:r>
        <w:rPr>
          <w:rFonts w:ascii="Times New Roman" w:hAnsi="Times New Roman" w:cs="Times New Roman"/>
          <w:sz w:val="24"/>
          <w:szCs w:val="24"/>
          <w:lang w:val="en-US"/>
        </w:rPr>
        <w:t>,</w:t>
      </w:r>
      <w:r w:rsidRPr="00CE54C4">
        <w:rPr>
          <w:rFonts w:ascii="Times New Roman" w:hAnsi="Times New Roman" w:cs="Times New Roman"/>
          <w:sz w:val="24"/>
          <w:szCs w:val="24"/>
          <w:lang w:val="en-US"/>
        </w:rPr>
        <w:t xml:space="preserve"> having a long terminal branch) if all ancestral species to that branch are extinct. Due to these misinterpretation patterns, the qualitative error is high and increases considerably with extinction rates in the ex</w:t>
      </w:r>
      <w:r>
        <w:rPr>
          <w:rFonts w:ascii="Times New Roman" w:hAnsi="Times New Roman" w:cs="Times New Roman"/>
          <w:sz w:val="24"/>
          <w:szCs w:val="24"/>
          <w:lang w:val="en-US"/>
        </w:rPr>
        <w:t xml:space="preserve">ample </w:t>
      </w:r>
      <w:r w:rsidRPr="00CE54C4">
        <w:rPr>
          <w:rFonts w:ascii="Times New Roman" w:hAnsi="Times New Roman" w:cs="Times New Roman"/>
          <w:sz w:val="24"/>
          <w:szCs w:val="24"/>
          <w:lang w:val="en-US"/>
        </w:rPr>
        <w:t>of the oldest vs. youngest species</w:t>
      </w:r>
      <w:r>
        <w:rPr>
          <w:rFonts w:ascii="Times New Roman" w:hAnsi="Times New Roman" w:cs="Times New Roman"/>
          <w:sz w:val="24"/>
          <w:szCs w:val="24"/>
          <w:lang w:val="en-US"/>
        </w:rPr>
        <w:t xml:space="preserve"> (Figure 5)</w:t>
      </w:r>
      <w:r w:rsidRPr="00CE54C4">
        <w:rPr>
          <w:rFonts w:ascii="Times New Roman" w:hAnsi="Times New Roman" w:cs="Times New Roman"/>
          <w:sz w:val="24"/>
          <w:szCs w:val="24"/>
          <w:lang w:val="en-US"/>
        </w:rPr>
        <w:t xml:space="preserve">. Thus, for clades diversifying predominantly through budding speciation, the phylogenetic age is not equal to the true age for half of the species, and some of these mismatches </w:t>
      </w:r>
      <w:commentRangeStart w:id="682"/>
      <w:r w:rsidRPr="00CE54C4">
        <w:rPr>
          <w:rFonts w:ascii="Times New Roman" w:hAnsi="Times New Roman" w:cs="Times New Roman"/>
          <w:sz w:val="24"/>
          <w:szCs w:val="24"/>
          <w:lang w:val="en-US"/>
        </w:rPr>
        <w:t xml:space="preserve">would be </w:t>
      </w:r>
      <w:r>
        <w:rPr>
          <w:rFonts w:ascii="Times New Roman" w:hAnsi="Times New Roman" w:cs="Times New Roman"/>
          <w:sz w:val="24"/>
          <w:szCs w:val="24"/>
          <w:lang w:val="en-US"/>
        </w:rPr>
        <w:t>time substantial</w:t>
      </w:r>
      <w:commentRangeEnd w:id="682"/>
      <w:r w:rsidR="00D74AB7">
        <w:rPr>
          <w:rStyle w:val="CommentReference"/>
        </w:rPr>
        <w:commentReference w:id="682"/>
      </w:r>
      <w:r w:rsidRPr="00CE54C4">
        <w:rPr>
          <w:rFonts w:ascii="Times New Roman" w:hAnsi="Times New Roman" w:cs="Times New Roman"/>
          <w:sz w:val="24"/>
          <w:szCs w:val="24"/>
          <w:lang w:val="en-US"/>
        </w:rPr>
        <w:t xml:space="preserve"> regarding the true age.</w:t>
      </w:r>
      <w:r>
        <w:rPr>
          <w:rFonts w:ascii="Times New Roman" w:hAnsi="Times New Roman" w:cs="Times New Roman"/>
          <w:sz w:val="24"/>
          <w:szCs w:val="24"/>
          <w:lang w:val="en-US"/>
        </w:rPr>
        <w:t xml:space="preserve"> </w:t>
      </w:r>
    </w:p>
    <w:p w14:paraId="1E20E8FC" w14:textId="115352BD" w:rsidR="002F7398" w:rsidRDefault="00FB7E3C">
      <w:pPr>
        <w:spacing w:after="0" w:line="360" w:lineRule="auto"/>
        <w:jc w:val="both"/>
        <w:rPr>
          <w:rFonts w:ascii="Times New Roman" w:hAnsi="Times New Roman" w:cs="Times New Roman"/>
          <w:sz w:val="24"/>
          <w:szCs w:val="24"/>
          <w:lang w:val="en-US"/>
        </w:rPr>
      </w:pPr>
      <w:r w:rsidRPr="00FB7E3C">
        <w:rPr>
          <w:rFonts w:ascii="Times New Roman" w:hAnsi="Times New Roman" w:cs="Times New Roman"/>
          <w:sz w:val="24"/>
          <w:szCs w:val="24"/>
          <w:lang w:val="en-US"/>
        </w:rPr>
        <w:t xml:space="preserve">Given the large </w:t>
      </w:r>
      <w:r w:rsidR="00997D69">
        <w:rPr>
          <w:rFonts w:ascii="Times New Roman" w:hAnsi="Times New Roman" w:cs="Times New Roman"/>
          <w:sz w:val="24"/>
          <w:szCs w:val="24"/>
          <w:lang w:val="en-US"/>
        </w:rPr>
        <w:t>inaccuracy of phylogenetic age, especially for phylogenies diverging under budding speciation</w:t>
      </w:r>
      <w:r w:rsidRPr="00FB7E3C">
        <w:rPr>
          <w:rFonts w:ascii="Times New Roman" w:hAnsi="Times New Roman" w:cs="Times New Roman"/>
          <w:sz w:val="24"/>
          <w:szCs w:val="24"/>
          <w:lang w:val="en-US"/>
        </w:rPr>
        <w:t xml:space="preserve">, the question is whether this affects the inferences made from the relationship between </w:t>
      </w:r>
      <w:r w:rsidR="00997D69">
        <w:rPr>
          <w:rFonts w:ascii="Times New Roman" w:hAnsi="Times New Roman" w:cs="Times New Roman"/>
          <w:sz w:val="24"/>
          <w:szCs w:val="24"/>
          <w:lang w:val="en-US"/>
        </w:rPr>
        <w:t>species longevities</w:t>
      </w:r>
      <w:r w:rsidRPr="00FB7E3C">
        <w:rPr>
          <w:rFonts w:ascii="Times New Roman" w:hAnsi="Times New Roman" w:cs="Times New Roman"/>
          <w:sz w:val="24"/>
          <w:szCs w:val="24"/>
          <w:lang w:val="en-US"/>
        </w:rPr>
        <w:t xml:space="preserve"> and eco-evolutionary variables</w:t>
      </w:r>
      <w:r w:rsidR="00997D69">
        <w:rPr>
          <w:rFonts w:ascii="Times New Roman" w:hAnsi="Times New Roman" w:cs="Times New Roman"/>
          <w:sz w:val="24"/>
          <w:szCs w:val="24"/>
          <w:lang w:val="en-US"/>
        </w:rPr>
        <w:t xml:space="preserve">, such as extinction risk, range size, or clade’s diversity </w:t>
      </w:r>
      <w:r w:rsidR="00997D69">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Phytologist","id":"ITEM-3","issue":"2","issued":{"date-parts":[["2015"]]},"page":"468-479","title":"When do plant radiations influence community assembly? The importance of historical contingency in the race for niche space","type":"article-journal","volume":"207"},"uris":["http://www.mendeley.com/documents/?uuid=0dc71e10-dfe4-4014-b93e-872dd9be7264"]}],"mendeley":{"formattedCitation":"(Gaston &amp; Blackburn 1997, Johnson &lt;i&gt;et al.&lt;/i&gt; 2002b, Tanentzap &lt;i&gt;et al.&lt;/i&gt; 2015)","manualFormatting":"(Gaston and Blackburn 1997; Johnson et al. 2002; Tanentzap et al. 2015)","plainTextFormattedCitation":"(Gaston &amp; Blackburn 1997, Johnson et al. 2002b, Tanentzap et al. 2015)","previouslyFormattedCitation":"(Gaston and Blackburn 1997; Christopher N Johnson et al. 2002; Tanentzap et al. 2015)"},"properties":{"noteIndex":0},"schema":"https://github.com/citation-style-language/schema/raw/master/csl-citation.json"}</w:instrText>
      </w:r>
      <w:r w:rsidR="00997D69">
        <w:rPr>
          <w:rFonts w:ascii="Times New Roman" w:hAnsi="Times New Roman" w:cs="Times New Roman"/>
          <w:sz w:val="24"/>
          <w:szCs w:val="24"/>
          <w:lang w:val="en-US"/>
        </w:rPr>
        <w:fldChar w:fldCharType="separate"/>
      </w:r>
      <w:r w:rsidR="00997D69" w:rsidRPr="00997D69">
        <w:rPr>
          <w:rFonts w:ascii="Times New Roman" w:hAnsi="Times New Roman" w:cs="Times New Roman"/>
          <w:noProof/>
          <w:sz w:val="24"/>
          <w:szCs w:val="24"/>
          <w:lang w:val="en-US"/>
        </w:rPr>
        <w:t>(Gaston and Blackburn 1997;</w:t>
      </w:r>
      <w:r w:rsidR="00997D69">
        <w:rPr>
          <w:rFonts w:ascii="Times New Roman" w:hAnsi="Times New Roman" w:cs="Times New Roman"/>
          <w:noProof/>
          <w:sz w:val="24"/>
          <w:szCs w:val="24"/>
          <w:lang w:val="en-US"/>
        </w:rPr>
        <w:t xml:space="preserve"> </w:t>
      </w:r>
      <w:r w:rsidR="00997D69" w:rsidRPr="00997D69">
        <w:rPr>
          <w:rFonts w:ascii="Times New Roman" w:hAnsi="Times New Roman" w:cs="Times New Roman"/>
          <w:noProof/>
          <w:sz w:val="24"/>
          <w:szCs w:val="24"/>
          <w:lang w:val="en-US"/>
        </w:rPr>
        <w:t>Johnson et al. 2002; Tanentzap et al. 2015)</w:t>
      </w:r>
      <w:r w:rsidR="00997D69">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If phylogenetic ages capture the</w:t>
      </w:r>
      <w:r w:rsidR="00997D69">
        <w:rPr>
          <w:rFonts w:ascii="Times New Roman" w:hAnsi="Times New Roman" w:cs="Times New Roman"/>
          <w:sz w:val="24"/>
          <w:szCs w:val="24"/>
          <w:lang w:val="en-US"/>
        </w:rPr>
        <w:t xml:space="preserve"> true age signal</w:t>
      </w:r>
      <w:r w:rsidRPr="00FB7E3C">
        <w:rPr>
          <w:rFonts w:ascii="Times New Roman" w:hAnsi="Times New Roman" w:cs="Times New Roman"/>
          <w:sz w:val="24"/>
          <w:szCs w:val="24"/>
          <w:lang w:val="en-US"/>
        </w:rPr>
        <w:t xml:space="preserve">, it could be argued that phylogenetic age is </w:t>
      </w:r>
      <w:r w:rsidR="008A4ECC">
        <w:rPr>
          <w:rFonts w:ascii="Times New Roman" w:hAnsi="Times New Roman" w:cs="Times New Roman"/>
          <w:sz w:val="24"/>
          <w:szCs w:val="24"/>
          <w:lang w:val="en-US"/>
        </w:rPr>
        <w:t>a valuable</w:t>
      </w:r>
      <w:r w:rsidRPr="00FB7E3C">
        <w:rPr>
          <w:rFonts w:ascii="Times New Roman" w:hAnsi="Times New Roman" w:cs="Times New Roman"/>
          <w:sz w:val="24"/>
          <w:szCs w:val="24"/>
          <w:lang w:val="en-US"/>
        </w:rPr>
        <w:t xml:space="preserve"> </w:t>
      </w:r>
      <w:r w:rsidR="00997D69">
        <w:rPr>
          <w:rFonts w:ascii="Times New Roman" w:hAnsi="Times New Roman" w:cs="Times New Roman"/>
          <w:sz w:val="24"/>
          <w:szCs w:val="24"/>
          <w:lang w:val="en-US"/>
        </w:rPr>
        <w:t>measure of</w:t>
      </w:r>
      <w:r w:rsidRPr="00FB7E3C">
        <w:rPr>
          <w:rFonts w:ascii="Times New Roman" w:hAnsi="Times New Roman" w:cs="Times New Roman"/>
          <w:sz w:val="24"/>
          <w:szCs w:val="24"/>
          <w:lang w:val="en-US"/>
        </w:rPr>
        <w:t xml:space="preserve"> species longevity. </w:t>
      </w:r>
      <w:r w:rsidR="008A4ECC">
        <w:rPr>
          <w:rFonts w:ascii="Times New Roman" w:hAnsi="Times New Roman" w:cs="Times New Roman"/>
          <w:sz w:val="24"/>
          <w:szCs w:val="24"/>
          <w:lang w:val="en-US"/>
        </w:rPr>
        <w:t>Some</w:t>
      </w:r>
      <w:r w:rsidRPr="00FB7E3C">
        <w:rPr>
          <w:rFonts w:ascii="Times New Roman" w:hAnsi="Times New Roman" w:cs="Times New Roman"/>
          <w:sz w:val="24"/>
          <w:szCs w:val="24"/>
          <w:lang w:val="en-US"/>
        </w:rPr>
        <w:t xml:space="preserve"> authors acknowledge the </w:t>
      </w:r>
      <w:r w:rsidR="008A4ECC">
        <w:rPr>
          <w:rFonts w:ascii="Times New Roman" w:hAnsi="Times New Roman" w:cs="Times New Roman"/>
          <w:sz w:val="24"/>
          <w:szCs w:val="24"/>
          <w:lang w:val="en-US"/>
        </w:rPr>
        <w:t>problems associated with measuring species age from phylogenies</w:t>
      </w:r>
      <w:r w:rsidRPr="00FB7E3C">
        <w:rPr>
          <w:rFonts w:ascii="Times New Roman" w:hAnsi="Times New Roman" w:cs="Times New Roman"/>
          <w:sz w:val="24"/>
          <w:szCs w:val="24"/>
          <w:lang w:val="en-US"/>
        </w:rPr>
        <w:t>, and have proposed approaches to account for them by combining phylogenetic, biogeographic,</w:t>
      </w:r>
      <w:r w:rsidR="00997D69">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and ecological informatio</w:t>
      </w:r>
      <w:r w:rsidR="008A4ECC">
        <w:rPr>
          <w:rFonts w:ascii="Times New Roman" w:hAnsi="Times New Roman" w:cs="Times New Roman"/>
          <w:sz w:val="24"/>
          <w:szCs w:val="24"/>
          <w:lang w:val="en-US"/>
        </w:rPr>
        <w:t xml:space="preserve">n </w:t>
      </w:r>
      <w:r w:rsidR="008A4ECC">
        <w:rPr>
          <w:rFonts w:ascii="Times New Roman" w:hAnsi="Times New Roman" w:cs="Times New Roman"/>
          <w:sz w:val="24"/>
          <w:szCs w:val="24"/>
          <w:lang w:val="en-US"/>
        </w:rPr>
        <w:fldChar w:fldCharType="begin" w:fldLock="1"/>
      </w:r>
      <w:r w:rsidR="006C69D7">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sidR="008A4ECC">
        <w:rPr>
          <w:rFonts w:ascii="Times New Roman" w:hAnsi="Times New Roman" w:cs="Times New Roman"/>
          <w:sz w:val="24"/>
          <w:szCs w:val="24"/>
          <w:lang w:val="en-US"/>
        </w:rPr>
        <w:fldChar w:fldCharType="separate"/>
      </w:r>
      <w:r w:rsidR="008A4ECC" w:rsidRPr="008A4ECC">
        <w:rPr>
          <w:rFonts w:ascii="Times New Roman" w:hAnsi="Times New Roman" w:cs="Times New Roman"/>
          <w:noProof/>
          <w:sz w:val="24"/>
          <w:szCs w:val="24"/>
          <w:lang w:val="en-US"/>
        </w:rPr>
        <w:t>(Swenson 2019)</w:t>
      </w:r>
      <w:r w:rsidR="008A4ECC">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w:t>
      </w:r>
      <w:r w:rsidR="008A4ECC">
        <w:rPr>
          <w:rFonts w:ascii="Times New Roman" w:hAnsi="Times New Roman" w:cs="Times New Roman"/>
          <w:sz w:val="24"/>
          <w:szCs w:val="24"/>
          <w:lang w:val="en-US"/>
        </w:rPr>
        <w:t xml:space="preserve"> </w:t>
      </w:r>
      <w:r w:rsidR="006C69D7">
        <w:rPr>
          <w:rFonts w:ascii="Times New Roman" w:hAnsi="Times New Roman" w:cs="Times New Roman"/>
          <w:sz w:val="24"/>
          <w:szCs w:val="24"/>
          <w:lang w:val="en-US"/>
        </w:rPr>
        <w:t xml:space="preserve">For example, </w:t>
      </w:r>
      <w:r w:rsidR="006C69D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correlate with contemporary extinction risk by influencing range size dynamics?","type":"article-journal"},"uris":["http://www.mendeley.com/documents/?uuid=062dcc8b-81ca-4b7b-9c45-11e18504be3b"]}],"mendeley":{"formattedCitation":"(Tanentzap &lt;i&gt;et al.&lt;/i&gt; 2020)","manualFormatting":"Tanentzap et al. (2020)","plainTextFormattedCitation":"(Tanentzap et al. 2020)","previouslyFormattedCitation":"(Tanentzap et al. 2020)"},"properties":{"noteIndex":0},"schema":"https://github.com/citation-style-language/schema/raw/master/csl-citation.json"}</w:instrText>
      </w:r>
      <w:r w:rsidR="006C69D7">
        <w:rPr>
          <w:rFonts w:ascii="Times New Roman" w:hAnsi="Times New Roman" w:cs="Times New Roman"/>
          <w:sz w:val="24"/>
          <w:szCs w:val="24"/>
          <w:lang w:val="en-US"/>
        </w:rPr>
        <w:fldChar w:fldCharType="separate"/>
      </w:r>
      <w:r w:rsidR="006C69D7" w:rsidRPr="006C69D7">
        <w:rPr>
          <w:rFonts w:ascii="Times New Roman" w:hAnsi="Times New Roman" w:cs="Times New Roman"/>
          <w:noProof/>
          <w:sz w:val="24"/>
          <w:szCs w:val="24"/>
          <w:lang w:val="en-US"/>
        </w:rPr>
        <w:t xml:space="preserve">Tanentzap et al. </w:t>
      </w:r>
      <w:r w:rsidR="006C69D7">
        <w:rPr>
          <w:rFonts w:ascii="Times New Roman" w:hAnsi="Times New Roman" w:cs="Times New Roman"/>
          <w:noProof/>
          <w:sz w:val="24"/>
          <w:szCs w:val="24"/>
          <w:lang w:val="en-US"/>
        </w:rPr>
        <w:t>(</w:t>
      </w:r>
      <w:r w:rsidR="006C69D7" w:rsidRPr="006C69D7">
        <w:rPr>
          <w:rFonts w:ascii="Times New Roman" w:hAnsi="Times New Roman" w:cs="Times New Roman"/>
          <w:noProof/>
          <w:sz w:val="24"/>
          <w:szCs w:val="24"/>
          <w:lang w:val="en-US"/>
        </w:rPr>
        <w:t>2020)</w:t>
      </w:r>
      <w:r w:rsidR="006C69D7">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used the stem age, given that it requires only one species to be </w:t>
      </w:r>
      <w:r w:rsidR="00230B5F">
        <w:rPr>
          <w:rFonts w:ascii="Times New Roman" w:hAnsi="Times New Roman" w:cs="Times New Roman"/>
          <w:sz w:val="24"/>
          <w:szCs w:val="24"/>
          <w:lang w:val="en-US"/>
        </w:rPr>
        <w:t>estimated</w:t>
      </w:r>
      <w:r w:rsidR="006C69D7">
        <w:rPr>
          <w:rFonts w:ascii="Times New Roman" w:hAnsi="Times New Roman" w:cs="Times New Roman"/>
          <w:sz w:val="24"/>
          <w:szCs w:val="24"/>
          <w:lang w:val="en-US"/>
        </w:rPr>
        <w:t xml:space="preserve"> within </w:t>
      </w:r>
      <w:r w:rsidR="00230B5F">
        <w:rPr>
          <w:rFonts w:ascii="Times New Roman" w:hAnsi="Times New Roman" w:cs="Times New Roman"/>
          <w:sz w:val="24"/>
          <w:szCs w:val="24"/>
          <w:lang w:val="en-US"/>
        </w:rPr>
        <w:t>each</w:t>
      </w:r>
      <w:r w:rsidR="006C69D7">
        <w:rPr>
          <w:rFonts w:ascii="Times New Roman" w:hAnsi="Times New Roman" w:cs="Times New Roman"/>
          <w:sz w:val="24"/>
          <w:szCs w:val="24"/>
          <w:lang w:val="en-US"/>
        </w:rPr>
        <w:t xml:space="preserve"> clade to reflect its evolutionary history</w:t>
      </w:r>
      <w:r w:rsidR="00230B5F">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{"citationItems":[{"id":"ITEM-1","itemData":{"DOI":"10.1098/rspb.2016.1334","ISSN":"14712954","PMID":"27605507","abstract":"Species richness varies dramatically among clades across the Tree of Life, by over a million-fold in some cases (e.g. placozoans versus arthropods). Two major explanations for differences in richness among clades are the cladeage hypothesis (i.e. species-rich clades are older) and the diversification-rate hypothesis (i.e. species-rich clades diversify more rapidly, where diversification rate is the net balance of speciation and extinction over time). Here, we examine patterns of variation in diversification rates across the Tree of Life. We address how rates vary across higher taxa, whether rates within higher taxa are related to the subclades within them, and how diversification rates of clades are related to their species richness. We find substantial variation in diversification rates, with rates in plants nearly twice as high as in animals, and rates in some eukaryotes approximately 10-fold faster than prokaryotes. Rates for each kingdom-level clade are then significantly related to the subclades within them. Although caution is needed when interpreting relationships between diversification rates and richness, a positive relationship between the two is not inevitable. We find that variation in diversification rates seems to explain most variation in richness among clades across the Tree of Life, in contrast to the conclusions of previous studies.","author":[{"dropping-particle":"","family":"Scholl","given":"Joshua P.","non-dropping-particle":"","parse-names":false,"suffix":""},{"dropping-particle":"","family":"Wiens","given":"John J.","non-dropping-particle":"","parse-names":false,"suffix":""}],"container-title":"Proceedings of the Royal Society B: Biological Sciences","id":"ITEM-1","issue":"1838","issued":{"date-parts":[["2016"]]},"title":"Diversification rates and species richness across the Tree of Life","type":"article-journal","volume":"283"},"uris":["http://www.mendeley.com/documents/?uuid=8b781e21-98f4-4409-bb7b-afda0933c1ed"]}],"mendeley":{"formattedCitation":"(Scholl &amp; Wiens 2016)","plainTextFormattedCitation":"(Scholl &amp; Wiens 2016)","previouslyFormattedCitation":"(Scholl and Wiens 2016)"},"properties":{"noteIndex":0},"schema":"https://github.com/citation-style-language/schema/raw/master/csl-citation.json"}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(Scholl &amp; Wiens 2016)</w:t>
      </w:r>
      <w:r w:rsidR="00230B5F">
        <w:rPr>
          <w:rFonts w:ascii="Times New Roman" w:hAnsi="Times New Roman" w:cs="Times New Roman"/>
          <w:sz w:val="24"/>
          <w:szCs w:val="24"/>
          <w:lang w:val="en-US"/>
        </w:rPr>
        <w:fldChar w:fldCharType="end"/>
      </w:r>
      <w:r w:rsidR="006C69D7">
        <w:rPr>
          <w:rFonts w:ascii="Times New Roman" w:hAnsi="Times New Roman" w:cs="Times New Roman"/>
          <w:sz w:val="24"/>
          <w:szCs w:val="24"/>
          <w:lang w:val="en-US"/>
        </w:rPr>
        <w:t xml:space="preserve">, </w:t>
      </w:r>
      <w:r w:rsidR="00230B5F">
        <w:rPr>
          <w:rFonts w:ascii="Times New Roman" w:hAnsi="Times New Roman" w:cs="Times New Roman"/>
          <w:sz w:val="24"/>
          <w:szCs w:val="24"/>
          <w:lang w:val="en-US"/>
        </w:rPr>
        <w:t>to explore the relationship between</w:t>
      </w:r>
      <w:r w:rsidRPr="00FB7E3C">
        <w:rPr>
          <w:rFonts w:ascii="Times New Roman" w:hAnsi="Times New Roman" w:cs="Times New Roman"/>
          <w:sz w:val="24"/>
          <w:szCs w:val="24"/>
          <w:lang w:val="en-US"/>
        </w:rPr>
        <w:t xml:space="preserve"> taxon age</w:t>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range size and extinction risk in plants. Additionally,</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&lt;i&gt;et al.&lt;/i&gt; 2022)","manualFormatting":"Sonne et al. (2022)","plainTextFormattedCitation":"(Sonne et al. 2022)","previouslyFormattedCitation":"(Sonne et al. 2022)"},"properties":{"noteIndex":0},"schema":"https://github.com/citation-style-language/schema/raw/master/csl-citation.json"}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57677" w:rsidRPr="00D57677">
        <w:rPr>
          <w:rFonts w:ascii="Times New Roman" w:hAnsi="Times New Roman" w:cs="Times New Roman"/>
          <w:noProof/>
          <w:sz w:val="24"/>
          <w:szCs w:val="24"/>
          <w:lang w:val="en-US"/>
        </w:rPr>
        <w:t xml:space="preserve">Sonne et al. </w:t>
      </w:r>
      <w:r w:rsidR="00D57677">
        <w:rPr>
          <w:rFonts w:ascii="Times New Roman" w:hAnsi="Times New Roman" w:cs="Times New Roman"/>
          <w:noProof/>
          <w:sz w:val="24"/>
          <w:szCs w:val="24"/>
          <w:lang w:val="en-US"/>
        </w:rPr>
        <w:t>(</w:t>
      </w:r>
      <w:r w:rsidR="00D57677" w:rsidRPr="00D57677">
        <w:rPr>
          <w:rFonts w:ascii="Times New Roman" w:hAnsi="Times New Roman" w:cs="Times New Roman"/>
          <w:noProof/>
          <w:sz w:val="24"/>
          <w:szCs w:val="24"/>
          <w:lang w:val="en-US"/>
        </w:rPr>
        <w:t>2022)</w:t>
      </w:r>
      <w:r w:rsidR="00D57677">
        <w:rPr>
          <w:rFonts w:ascii="Times New Roman" w:hAnsi="Times New Roman" w:cs="Times New Roman"/>
          <w:sz w:val="24"/>
          <w:szCs w:val="24"/>
          <w:lang w:val="en-US"/>
        </w:rPr>
        <w:fldChar w:fldCharType="end"/>
      </w:r>
      <w:r w:rsidRPr="00FB7E3C">
        <w:rPr>
          <w:rFonts w:ascii="Times New Roman" w:hAnsi="Times New Roman" w:cs="Times New Roman"/>
          <w:sz w:val="24"/>
          <w:szCs w:val="24"/>
          <w:lang w:val="en-US"/>
        </w:rPr>
        <w:t xml:space="preserve"> determined young and old Andean hummingbirds by generating 1000 trees and listing the species that fell into the first and fourth branch length quartile, respectively, and then used a sensitivity analysis to evaluate the consequences of different species composition in their results</w:t>
      </w:r>
      <w:r w:rsidR="00D57677">
        <w:rPr>
          <w:rFonts w:ascii="Times New Roman" w:hAnsi="Times New Roman" w:cs="Times New Roman"/>
          <w:sz w:val="24"/>
          <w:szCs w:val="24"/>
          <w:lang w:val="en-US"/>
        </w:rPr>
        <w:t xml:space="preserve"> </w:t>
      </w:r>
      <w:r w:rsidR="00D57677">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{"citationItems":[{"id":"ITEM-1","itemData":{"DOI":"10.1146/annurev-ecolsys-102710-145113","ISSN":"1543592X","abstract":"Avian faunas vary greatly among montane areas; those at high latitudes are biologically impoverished, whereas those of some low-latitude mountains are biologically very complex. Their high level of species richness is caused by the aggregation of many small-ranged species, which has been difficult to explain from purely macroecological models focusing on contemporary ecological processes. Because the individual mountain tracts harbor species that represent different evolutionary trajectories, it seems plausible to relate these species assemblages to high persistence (or absence of extinction) in addition to high levels of speciation. The distribution of small-ranged species is concentrated near tropical coasts, where moderation of the climate in topographically complex areas creates cloud forests and stable local conditions. The stability underpins specialization and resilience of local populations, and thereby the role of these places as cradles of biodiversity. © 2012 by Annual Reviews. All rights reserved.","author":[{"dropping-particle":"","family":"Fjeldså","given":"Jon","non-dropping-particle":"","parse-names":false,"suffix":""},{"dropping-particle":"","family":"Bowie","given":"Rauri C.K.","non-dropping-particle":"","parse-names":false,"suffix":""},{"dropping-particle":"","family":"Rahbek","given":"Carsten","non-dropping-particle":"","parse-names":false,"suffix":""}],"container-title":"Annual Review of Ecology, Evolution, and Systematics","id":"ITEM-1","issued":{"date-parts":[["2012"]]},"page":"249-265","title":"The role of mountain ranges in the diversification of birds","type":"article-journal","volume":"43"},"uris":["http://www.mendeley.com/documents/?uuid=03837c65-13e1-4c78-b933-2927ca72daf3"]}],"mendeley":{"formattedCitation":"(Fjeldså &lt;i&gt;et al.&lt;/i&gt; 2012)","plainTextFormattedCitation":"(Fjeldså et al. 2012)","previouslyFormattedCitation":"(Fjeldså et al. 2012)"},"properties":{"noteIndex":0},"schema":"https://github.com/citation-style-language/schema/raw/master/csl-citation.json"}</w:instrText>
      </w:r>
      <w:r w:rsidR="00D57677">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(Fjeldså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2012)</w:t>
      </w:r>
      <w:r w:rsidR="00D57677">
        <w:rPr>
          <w:rFonts w:ascii="Times New Roman" w:hAnsi="Times New Roman" w:cs="Times New Roman"/>
          <w:sz w:val="24"/>
          <w:szCs w:val="24"/>
          <w:lang w:val="en-US"/>
        </w:rPr>
        <w:fldChar w:fldCharType="end"/>
      </w:r>
      <w:r w:rsidR="00D57677">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Nevertheless, neither strategy acknowledges the real problems of age uncertainty: the unknown extinction rates</w:t>
      </w:r>
      <w:r w:rsidR="00230B5F">
        <w:rPr>
          <w:rFonts w:ascii="Times New Roman" w:hAnsi="Times New Roman" w:cs="Times New Roman"/>
          <w:sz w:val="24"/>
          <w:szCs w:val="24"/>
          <w:lang w:val="en-US"/>
        </w:rPr>
        <w:t xml:space="preserve">, which for most groups is probably high </w:t>
      </w:r>
      <w:r w:rsidR="00230B5F">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&lt;i&gt;et al.&lt;/i&gt; 2014)","plainTextFormattedCitation":"(Pimm et al. 2014)","previouslyFormattedCitation":"(Pimm et al. 2014)"},"properties":{"noteIndex":0},"schema":"https://github.com/citation-style-language/schema/raw/master/csl-citation.json"}</w:instrText>
      </w:r>
      <w:r w:rsidR="00230B5F">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(Pimm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w:t>
      </w:r>
      <w:r w:rsidR="00230B5F">
        <w:rPr>
          <w:rFonts w:ascii="Times New Roman" w:hAnsi="Times New Roman" w:cs="Times New Roman"/>
          <w:sz w:val="24"/>
          <w:szCs w:val="24"/>
          <w:lang w:val="en-US"/>
        </w:rPr>
        <w:fldChar w:fldCharType="end"/>
      </w:r>
      <w:r w:rsidR="00230B5F">
        <w:rPr>
          <w:rFonts w:ascii="Times New Roman" w:hAnsi="Times New Roman" w:cs="Times New Roman"/>
          <w:sz w:val="24"/>
          <w:szCs w:val="24"/>
          <w:lang w:val="en-US"/>
        </w:rPr>
        <w:t xml:space="preserve">, </w:t>
      </w:r>
      <w:r w:rsidRPr="00FB7E3C">
        <w:rPr>
          <w:rFonts w:ascii="Times New Roman" w:hAnsi="Times New Roman" w:cs="Times New Roman"/>
          <w:sz w:val="24"/>
          <w:szCs w:val="24"/>
          <w:lang w:val="en-US"/>
        </w:rPr>
        <w:t xml:space="preserve">and speciation modes of phylogenies. </w:t>
      </w:r>
      <w:r w:rsidR="00D57677">
        <w:rPr>
          <w:rFonts w:ascii="Times New Roman" w:hAnsi="Times New Roman" w:cs="Times New Roman"/>
          <w:sz w:val="24"/>
          <w:szCs w:val="24"/>
          <w:lang w:val="en-US"/>
        </w:rPr>
        <w:t>Our evaluation of the i</w:t>
      </w:r>
      <w:r w:rsidR="00D57677" w:rsidRPr="00D57677">
        <w:rPr>
          <w:rFonts w:ascii="Times New Roman" w:hAnsi="Times New Roman" w:cs="Times New Roman"/>
          <w:sz w:val="24"/>
          <w:szCs w:val="24"/>
          <w:lang w:val="en-US"/>
        </w:rPr>
        <w:t xml:space="preserve">mprint of </w:t>
      </w:r>
      <w:r w:rsidR="00D57677" w:rsidRPr="00D57677">
        <w:rPr>
          <w:rFonts w:ascii="Times New Roman" w:hAnsi="Times New Roman" w:cs="Times New Roman"/>
          <w:sz w:val="24"/>
          <w:szCs w:val="24"/>
          <w:lang w:val="en-US"/>
        </w:rPr>
        <w:lastRenderedPageBreak/>
        <w:t xml:space="preserve">extinction risk on phylogenetic ages </w:t>
      </w:r>
      <w:r w:rsidRPr="00FB7E3C">
        <w:rPr>
          <w:rFonts w:ascii="Times New Roman" w:hAnsi="Times New Roman" w:cs="Times New Roman"/>
          <w:sz w:val="24"/>
          <w:szCs w:val="24"/>
          <w:lang w:val="en-US"/>
        </w:rPr>
        <w:t>makes this point clear because it showed that, even with the strong signal we assigned on purpose to the true ages, the number of incorrect inferences is considerabl</w:t>
      </w:r>
      <w:ins w:id="683" w:author="Rachel" w:date="2023-09-07T23:25:00Z">
        <w:r w:rsidR="000209B9">
          <w:rPr>
            <w:rFonts w:ascii="Times New Roman" w:hAnsi="Times New Roman" w:cs="Times New Roman"/>
            <w:sz w:val="24"/>
            <w:szCs w:val="24"/>
            <w:lang w:val="en-US"/>
          </w:rPr>
          <w:t>y</w:t>
        </w:r>
      </w:ins>
      <w:del w:id="684" w:author="Rachel" w:date="2023-09-07T23:25:00Z">
        <w:r w:rsidRPr="00FB7E3C" w:rsidDel="000209B9">
          <w:rPr>
            <w:rFonts w:ascii="Times New Roman" w:hAnsi="Times New Roman" w:cs="Times New Roman"/>
            <w:sz w:val="24"/>
            <w:szCs w:val="24"/>
            <w:lang w:val="en-US"/>
          </w:rPr>
          <w:delText>e</w:delText>
        </w:r>
      </w:del>
      <w:r w:rsidRPr="00FB7E3C">
        <w:rPr>
          <w:rFonts w:ascii="Times New Roman" w:hAnsi="Times New Roman" w:cs="Times New Roman"/>
          <w:sz w:val="24"/>
          <w:szCs w:val="24"/>
          <w:lang w:val="en-US"/>
        </w:rPr>
        <w:t xml:space="preserve"> high among extinction scenarios</w:t>
      </w:r>
      <w:r w:rsidR="00D57677">
        <w:rPr>
          <w:rFonts w:ascii="Times New Roman" w:hAnsi="Times New Roman" w:cs="Times New Roman"/>
          <w:sz w:val="24"/>
          <w:szCs w:val="24"/>
          <w:lang w:val="en-US"/>
        </w:rPr>
        <w:t xml:space="preserve"> (Figure </w:t>
      </w:r>
      <w:r w:rsidR="00D63C5C">
        <w:rPr>
          <w:rFonts w:ascii="Times New Roman" w:hAnsi="Times New Roman" w:cs="Times New Roman"/>
          <w:sz w:val="24"/>
          <w:szCs w:val="24"/>
          <w:lang w:val="en-US"/>
        </w:rPr>
        <w:t>7</w:t>
      </w:r>
      <w:r w:rsidR="00D57677">
        <w:rPr>
          <w:rFonts w:ascii="Times New Roman" w:hAnsi="Times New Roman" w:cs="Times New Roman"/>
          <w:sz w:val="24"/>
          <w:szCs w:val="24"/>
          <w:lang w:val="en-US"/>
        </w:rPr>
        <w:t>)</w:t>
      </w:r>
      <w:r w:rsidRPr="00FB7E3C">
        <w:rPr>
          <w:rFonts w:ascii="Times New Roman" w:hAnsi="Times New Roman" w:cs="Times New Roman"/>
          <w:sz w:val="24"/>
          <w:szCs w:val="24"/>
          <w:lang w:val="en-US"/>
        </w:rPr>
        <w:t>.</w:t>
      </w:r>
    </w:p>
    <w:p w14:paraId="70D10E22" w14:textId="6B046707" w:rsidR="00D57677" w:rsidRP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 xml:space="preserve">Our results point out the errors associated with </w:t>
      </w:r>
      <w:commentRangeStart w:id="685"/>
      <w:r w:rsidRPr="00D57677">
        <w:rPr>
          <w:rFonts w:ascii="Times New Roman" w:hAnsi="Times New Roman" w:cs="Times New Roman"/>
          <w:sz w:val="24"/>
          <w:szCs w:val="24"/>
          <w:lang w:val="en-US"/>
        </w:rPr>
        <w:t>budding and bifurcating speciation</w:t>
      </w:r>
      <w:commentRangeEnd w:id="685"/>
      <w:r w:rsidR="00EC1D7F">
        <w:rPr>
          <w:rStyle w:val="CommentReference"/>
        </w:rPr>
        <w:commentReference w:id="685"/>
      </w:r>
      <w:r w:rsidRPr="00D57677">
        <w:rPr>
          <w:rFonts w:ascii="Times New Roman" w:hAnsi="Times New Roman" w:cs="Times New Roman"/>
          <w:sz w:val="24"/>
          <w:szCs w:val="24"/>
          <w:lang w:val="en-US"/>
        </w:rPr>
        <w:t xml:space="preserve">; however, how do we know which is the predominant speciation mode of a clade to contemplate a likely percentage error in the phylogenetic age? </w:t>
      </w:r>
      <w:r w:rsidR="006206E0">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Sciences","id":"ITEM-1","issue":"1778","issued":{"date-parts":[["2014"]]},"title":"The geography and ecology of plant speciation: Range overlap and niche divergence in sister species","type":"article-journal","volume":"281"},"uris":["http://www.mendeley.com/documents/?uuid=04d179a2-1329-43da-bd1e-d1df32454710"]}],"mendeley":{"formattedCitation":"(Anacker &amp; Strauss 2014)","manualFormatting":"Anacker and Strauss (2014)","plainTextFormattedCitation":"(Anacker &amp; Strauss 2014)","previouslyFormattedCitation":"(Anacker and Strauss 2014)"},"properties":{"noteIndex":0},"schema":"https://github.com/citation-style-language/schema/raw/master/csl-citation.json"}</w:instrText>
      </w:r>
      <w:r w:rsidR="006206E0">
        <w:rPr>
          <w:rFonts w:ascii="Times New Roman" w:hAnsi="Times New Roman" w:cs="Times New Roman"/>
          <w:sz w:val="24"/>
          <w:szCs w:val="24"/>
          <w:lang w:val="en-US"/>
        </w:rPr>
        <w:fldChar w:fldCharType="separate"/>
      </w:r>
      <w:r w:rsidR="006206E0" w:rsidRPr="006206E0">
        <w:rPr>
          <w:rFonts w:ascii="Times New Roman" w:hAnsi="Times New Roman" w:cs="Times New Roman"/>
          <w:noProof/>
          <w:sz w:val="24"/>
          <w:szCs w:val="24"/>
          <w:lang w:val="en-US"/>
        </w:rPr>
        <w:t xml:space="preserve">Anacker and Strauss </w:t>
      </w:r>
      <w:r w:rsidR="006206E0">
        <w:rPr>
          <w:rFonts w:ascii="Times New Roman" w:hAnsi="Times New Roman" w:cs="Times New Roman"/>
          <w:noProof/>
          <w:sz w:val="24"/>
          <w:szCs w:val="24"/>
          <w:lang w:val="en-US"/>
        </w:rPr>
        <w:t>(</w:t>
      </w:r>
      <w:r w:rsidR="006206E0" w:rsidRPr="006206E0">
        <w:rPr>
          <w:rFonts w:ascii="Times New Roman" w:hAnsi="Times New Roman" w:cs="Times New Roman"/>
          <w:noProof/>
          <w:sz w:val="24"/>
          <w:szCs w:val="24"/>
          <w:lang w:val="en-US"/>
        </w:rPr>
        <w:t>2014)</w:t>
      </w:r>
      <w:r w:rsidR="006206E0">
        <w:rPr>
          <w:rFonts w:ascii="Times New Roman" w:hAnsi="Times New Roman" w:cs="Times New Roman"/>
          <w:sz w:val="24"/>
          <w:szCs w:val="24"/>
          <w:lang w:val="en-US"/>
        </w:rPr>
        <w:fldChar w:fldCharType="end"/>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proposed, for example, that budding speciation leaves some signatures in sister species: they should have </w:t>
      </w:r>
      <w:r w:rsidR="006206E0" w:rsidRPr="00D57677">
        <w:rPr>
          <w:rFonts w:ascii="Times New Roman" w:hAnsi="Times New Roman" w:cs="Times New Roman"/>
          <w:sz w:val="24"/>
          <w:szCs w:val="24"/>
          <w:lang w:val="en-US"/>
        </w:rPr>
        <w:t>overlapped</w:t>
      </w:r>
      <w:r w:rsidR="006206E0">
        <w:rPr>
          <w:rFonts w:ascii="Times New Roman" w:hAnsi="Times New Roman" w:cs="Times New Roman"/>
          <w:sz w:val="24"/>
          <w:szCs w:val="24"/>
          <w:lang w:val="en-US"/>
        </w:rPr>
        <w:t xml:space="preserve"> </w:t>
      </w:r>
      <w:r w:rsidRPr="00D57677">
        <w:rPr>
          <w:rFonts w:ascii="Times New Roman" w:hAnsi="Times New Roman" w:cs="Times New Roman"/>
          <w:sz w:val="24"/>
          <w:szCs w:val="24"/>
          <w:lang w:val="en-US"/>
        </w:rPr>
        <w:t xml:space="preserve">or adjacent ranges, their range sizes should be asymmetrical, and specific ecological traits should differ between them. These signatures are associated with sympatric and </w:t>
      </w:r>
      <w:proofErr w:type="spellStart"/>
      <w:r w:rsidRPr="00D57677">
        <w:rPr>
          <w:rFonts w:ascii="Times New Roman" w:hAnsi="Times New Roman" w:cs="Times New Roman"/>
          <w:sz w:val="24"/>
          <w:szCs w:val="24"/>
          <w:lang w:val="en-US"/>
        </w:rPr>
        <w:t>peripatric</w:t>
      </w:r>
      <w:proofErr w:type="spellEnd"/>
      <w:r w:rsidRPr="00D57677">
        <w:rPr>
          <w:rFonts w:ascii="Times New Roman" w:hAnsi="Times New Roman" w:cs="Times New Roman"/>
          <w:sz w:val="24"/>
          <w:szCs w:val="24"/>
          <w:lang w:val="en-US"/>
        </w:rPr>
        <w:t xml:space="preserve"> speciation</w:t>
      </w:r>
      <w:r w:rsidR="006206E0">
        <w:rPr>
          <w:rFonts w:ascii="Times New Roman" w:hAnsi="Times New Roman" w:cs="Times New Roman"/>
          <w:sz w:val="24"/>
          <w:szCs w:val="24"/>
          <w:lang w:val="en-US"/>
        </w:rPr>
        <w:t xml:space="preserve"> </w:t>
      </w:r>
      <w:r w:rsidR="00BD3F3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{"citationItems":[{"id":"ITEM-1","itemData":{"DOI":"10.1098/rstb.1998.0206","ISSN":"09628436","abstract":"What biological attributes of organisms promote speciation, and ultimately, species diversity? This question has a long history of interest, with proposed diversity promoters including attributes such as sexual selection, ecological specialism and dispersability. However, such ideas are difficult to test because the time-scale of processes involved is too great for direct human observation and experimentation. An increasingly powerful solution is to investigate diversity patterns among extant groups to infer the nature of processes operating during the evolution of those groups. This approach relies on the use of robust, phylogenetically based null models to overcome some of the problems inherent in observational inference. We illustrate this area by (i) discussing recent advances in identifying correlates of diversity among higher taxa, and (ii) proposing new methods for analysing patterns in species-level phylogenies, drawing examples from a wide range of organisms.","author":[{"dropping-particle":"","family":"Barraclough","given":"T. G.","non-dropping-particle":"","parse-names":false,"suffix":""},{"dropping-particle":"","family":"Vogler","given":"A. P.","non-dropping-particle":"","parse-names":false,"suffix":""},{"dropping-particle":"","family":"Harvey","given":"P.H.","non-dropping-particle":"","parse-names":false,"suffix":""}],"container-title":"Philosophical Transactions of the Royal Society B: Biological Sciences","id":"ITEM-1","issue":"1366","issued":{"date-parts":[["1998"]]},"page":"241-249","title":"Revealing the factors that promote speciation","type":"article-journal","volume":"353"},"uris":["http://www.mendeley.com/documents/?uuid=5fd386e2-4675-4ec1-a250-636c44a86642"]}],"mendeley":{"formattedCitation":"(Barraclough &lt;i&gt;et al.&lt;/i&gt; 1998)","plainTextFormattedCitation":"(Barraclough et al. 1998)","previouslyFormattedCitation":"(Barraclough et al. 1998)"},"properties":{"noteIndex":0},"schema":"https://github.com/citation-style-language/schema/raw/master/csl-citation.json"}</w:instrText>
      </w:r>
      <w:r w:rsidR="00BD3F33">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(Barraclough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1998)</w:t>
      </w:r>
      <w:r w:rsidR="00BD3F33">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xml:space="preserve">. In this sense, bifurcating speciation can be associated with allopatric speciation and the signatures it leaves in the range of sister species: ranges should not be overlapping or adjacent, range sizes should not necessarily be asymmetrical, and ecological traits should not necessarily differ between them </w:t>
      </w:r>
      <w:r w:rsidR="00B45425">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{"citationItems":[{"id":"ITEM-1","itemData":{"author":[{"dropping-particle":"","family":"Barraclough","given":"T. G.","non-dropping-particle":"","parse-names":false,"suffix":""},{"dropping-particle":"","family":"Vogler","given":"A. P.","non-dropping-particle":"","parse-names":false,"suffix":""}],"container-title":"The American Naturalist","id":"ITEM-1","issue":"4","issued":{"date-parts":[["2000"]]},"page":"419-434","title":"Detecting the geographical pattern of speciation from species-level phylogenies","type":"article-journal","volume":"155"},"uris":["http://www.mendeley.com/documents/?uuid=498131a5-36b8-4f60-9dd0-0d192e268d5c"]},{"id":"ITEM-2","itemData":{"DOI":"10.1111/j.0014-3820.2006.tb01140.x","ISSN":"0014-3820","PMID":"16637504","abstract":"The importance of geographic isolation in speciation has been debated since the 19th century. Since the beginning of the 20th century, the consensus has been that most speciation involves divergence in allopatry. This consensus was based largely on decades of observations by naturalists and verbal arguments against speciation without isolation. Recent attempts to quantify the importance of allopatric versus sympatric speciation using comparative methods called “age-range correlation” (ARC) suggest that allopatric speciation is more common than sympatric speciation. However, very few taxa have been studied and there are concerns about the adequacy of the methods. We propose methodological improvements including changes in the way overlap between clades is quantified and Monte Carlo methods to test the null hypothesis of no relationship between phylogenetic relatedness and geographic range overlap. We analyze 14 clades of mammals, chosen because of the availability of data and the consensus among mammalogists that speciation is routinely allopatric. Although data from a few clades clearly indicate allopatric speciation, divergence with gene flow is plausible in others and many results are inconclusive. The relative rarity of significant correlations between phylogenetic distance and range overlap may have three distinct causes: (1) postspeciation range changes, (2) relative rarity of range overlap, and (3) a mixture of geographic modes of speciation. Our results support skepticism about ARC's power for inferring the biogeography of speciation. Yet, even if few clades provide clear signals, meta-analytic approaches such as ARC may set bounds on the prevalence of alternative modes of speciation.","author":[{"dropping-particle":"","family":"Fitzpatrick","given":"Benjamin M.","non-dropping-particle":"","parse-names":false,"suffix":""},{"dropping-particle":"","family":"Turelli","given":"Michael","non-dropping-particle":"","parse-names":false,"suffix":""}],"container-title":"Evolution","id":"ITEM-2","issue":"3","issued":{"date-parts":[["2006"]]},"page":"601-615","title":"The Geography of Mammalian Speciation: Mixed Signals From Phylogenies and Range Maps","type":"article-journal","volume":"60"},"uris":["http://www.mendeley.com/documents/?uuid=87e7536b-fe4e-44a1-8d80-034398c5f50e"]}],"mendeley":{"formattedCitation":"(Barraclough &amp; Vogler 2000, Fitzpatrick &amp; Turelli 2006)","plainTextFormattedCitation":"(Barraclough &amp; Vogler 2000, Fitzpatrick &amp; Turelli 2006)","previouslyFormattedCitation":"(Barraclough and Vogler 2000; Fitzpatrick and Turelli 2006)"},"properties":{"noteIndex":0},"schema":"https://github.com/citation-style-language/schema/raw/master/csl-citation.json"}</w:instrText>
      </w:r>
      <w:r w:rsidR="00B45425">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(Barraclough &amp; Vogler 2000, Fitzpatrick &amp; Turelli 2006)</w:t>
      </w:r>
      <w:r w:rsidR="00B45425">
        <w:rPr>
          <w:rFonts w:ascii="Times New Roman" w:hAnsi="Times New Roman" w:cs="Times New Roman"/>
          <w:sz w:val="24"/>
          <w:szCs w:val="24"/>
          <w:lang w:val="en-US"/>
        </w:rPr>
        <w:fldChar w:fldCharType="end"/>
      </w:r>
      <w:r w:rsidRPr="00D57677">
        <w:rPr>
          <w:rFonts w:ascii="Times New Roman" w:hAnsi="Times New Roman" w:cs="Times New Roman"/>
          <w:sz w:val="24"/>
          <w:szCs w:val="24"/>
          <w:lang w:val="en-US"/>
        </w:rPr>
        <w:t>. Thus, assessing a clade’s spatial dynamics before performing species age analyses could give us insights into the speciation modes and an approximate error of phylogenetic ages. In the case of the errors associated with different extinction scenarios, combining phylogenetic information with fossil data is recommended, although the fossil record is scarce in some groups</w:t>
      </w:r>
      <w:r w:rsidR="00AE5908">
        <w:rPr>
          <w:rFonts w:ascii="Times New Roman" w:hAnsi="Times New Roman" w:cs="Times New Roman"/>
          <w:sz w:val="24"/>
          <w:szCs w:val="24"/>
          <w:lang w:val="en-US"/>
        </w:rPr>
        <w:t xml:space="preserve"> </w:t>
      </w:r>
      <w:r w:rsidR="00AE5908">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{"citationItems":[{"id":"ITEM-1","itemData":{"DOI":"10.1111/j.1558-5646.2009.00926.x","ISSN":"00143820","abstract":"Molecular phylogenies contain information about the tempo and mode of species diversification through time. Because extinction leaves a characteristic signature in the shape of molecular phylogenetic trees, many studies have used data from extant taxa only to infer extinction rates. This is a promising approach for the large number of taxa for which extinction rates cannot be estimated from the fossil record. Here, I explore the consequences of violating a common assumption made by studies of extinction from phylogenetic data. I show that when diversification rates vary among lineages, simple estimators based on the birth-death process are unable to recover true extinction rates. This is problematic for phylogenetic trees with complete taxon sampling as well as for the simpler case of clades with known age and species richness. Given the ubiquity of variation in diversification rates among lineages and clades, these results suggest that extinction rates should not be estimated in the absence of fossil data. © 2010 The Author(s). Journal compilation © 2010 The Society for the Study of Evolution.","author":[{"dropping-particle":"","family":"Rabosky","given":"Daniel L.","non-dropping-particle":"","parse-names":false,"suffix":""}],"container-title":"Evolution","id":"ITEM-1","issued":{"date-parts":[["2010"]]},"title":"Extinction rates should not be estimated from molecular phylogenies","type":"article-journal"},"uris":["http://www.mendeley.com/documents/?uuid=4cbf55a3-2807-4675-85f8-97da9d2f1fc8"]},{"id":"ITEM-2","itemData":{"author":[{"dropping-particle":"","family":"Silvestro","given":"D.","non-dropping-particle":"","parse-names":false,"suffix":""},{"dropping-particle":"","family":"Salamin","given":"Nicolas","non-dropping-particle":"","parse-names":false,"suffix":""},{"dropping-particle":"","family":"Schnitzler","given":"Jan","non-dropping-particle":"","parse-names":false,"suffix":""}],"container-title":"Methods in Ecology and Evolution2","id":"ITEM-2","issue":"10","issued":{"date-parts":[["2014"]]},"page":"1126-1131","title":"PyRate: a new program to estimate speciation and extinction rates from incomplete fossil data","type":"article-journal","volume":"5"},"uris":["http://www.mendeley.com/documents/?uuid=15377108-c4c2-4350-9e0c-ca67c815457f"]},{"id":"ITEM-3","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Reports","id":"ITEM-3","issue":"1","issued":{"date-parts":[["2022"]]},"page":"21906","title":"Combining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id":"ITEM-4","itemData":{"author":[{"dropping-particle":"","family":"López-Martínez","given":"A.M.","non-dropping-particle":"","parse-names":false,"suffix":""},{"dropping-particle":"","family":"Schonenberger","given":"J.","non-dropping-particle":"","parse-names":false,"suffix":""},{"dropping-particle":"","family":"Balthazar","given":"M.","non-dropping-particle":"von","parse-names":false,"suffix":""},{"dropping-particle":"","family":"González-Martínez","given":"C.A.","non-dropping-particle":"","parse-names":false,"suffix":""},{"dropping-particle":"","family":"Ramírez-Barahona","given":"S.","non-dropping-particle":"","parse-names":false,"suffix":""},{"dropping-particle":"","family":"Sauquet","given":"H.","non-dropping-particle":"","parse-names":false,"suffix":""},{"dropping-particle":"","family":"Magallón","given":"Susana","non-dropping-particle":"","parse-names":false,"suffix":""}],"container-title":"Systematic Biology","id":"ITEM-4","issued":{"date-parts":[["2023"]]},"title":"Integrating Fossil Flowers into the Angiosperm Phylogeny Using Molecular and Morphological Evidence","type":"article-journal","volume":"syad017"},"uris":["http://www.mendeley.com/documents/?uuid=929d4547-a05a-45f9-8004-f9e7c27dfc7f"]}],"mendeley":{"formattedCitation":"(Rabosky 2010, Silvestro &lt;i&gt;et al.&lt;/i&gt; 2014, Brée &lt;i&gt;et al.&lt;/i&gt; 2022, López-Martínez &lt;i&gt;et al.&lt;/i&gt; 2023)","plainTextFormattedCitation":"(Rabosky 2010, Silvestro et al. 2014, Brée et al. 2022, López-Martínez et al. 2023)","previouslyFormattedCitation":"(Brée et al. 2022; López-Martínez et al. 2023; Rabosky 2010; Silvestro et al. 2014)"},"properties":{"noteIndex":0},"schema":"https://github.com/citation-style-language/schema/raw/master/csl-citation.json"}</w:instrText>
      </w:r>
      <w:r w:rsidR="00AE5908">
        <w:rPr>
          <w:rFonts w:ascii="Times New Roman" w:hAnsi="Times New Roman" w:cs="Times New Roman"/>
          <w:sz w:val="24"/>
          <w:szCs w:val="24"/>
          <w:lang w:val="en-US"/>
        </w:rPr>
        <w:fldChar w:fldCharType="separate"/>
      </w:r>
      <w:r w:rsidR="00D63C5C" w:rsidRPr="00D63C5C">
        <w:rPr>
          <w:rFonts w:ascii="Times New Roman" w:hAnsi="Times New Roman" w:cs="Times New Roman"/>
          <w:noProof/>
          <w:sz w:val="24"/>
          <w:szCs w:val="24"/>
          <w:lang w:val="en-US"/>
        </w:rPr>
        <w:t xml:space="preserve">(Rabosky 2010, Silvestro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2014, Brée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2022, López-Martínez </w:t>
      </w:r>
      <w:r w:rsidR="00D63C5C" w:rsidRPr="00D63C5C">
        <w:rPr>
          <w:rFonts w:ascii="Times New Roman" w:hAnsi="Times New Roman" w:cs="Times New Roman"/>
          <w:i/>
          <w:noProof/>
          <w:sz w:val="24"/>
          <w:szCs w:val="24"/>
          <w:lang w:val="en-US"/>
        </w:rPr>
        <w:t>et al.</w:t>
      </w:r>
      <w:r w:rsidR="00D63C5C" w:rsidRPr="00D63C5C">
        <w:rPr>
          <w:rFonts w:ascii="Times New Roman" w:hAnsi="Times New Roman" w:cs="Times New Roman"/>
          <w:noProof/>
          <w:sz w:val="24"/>
          <w:szCs w:val="24"/>
          <w:lang w:val="en-US"/>
        </w:rPr>
        <w:t xml:space="preserve"> 2023)</w:t>
      </w:r>
      <w:r w:rsidR="00AE5908">
        <w:rPr>
          <w:rFonts w:ascii="Times New Roman" w:hAnsi="Times New Roman" w:cs="Times New Roman"/>
          <w:sz w:val="24"/>
          <w:szCs w:val="24"/>
          <w:lang w:val="en-US"/>
        </w:rPr>
        <w:fldChar w:fldCharType="end"/>
      </w:r>
      <w:r w:rsidR="00AE5908">
        <w:rPr>
          <w:rFonts w:ascii="Times New Roman" w:hAnsi="Times New Roman" w:cs="Times New Roman"/>
          <w:sz w:val="24"/>
          <w:szCs w:val="24"/>
          <w:lang w:val="en-US"/>
        </w:rPr>
        <w:t>.</w:t>
      </w:r>
    </w:p>
    <w:p w14:paraId="5CB9F86B" w14:textId="62BFE0B8" w:rsidR="00D57677" w:rsidRDefault="00D57677" w:rsidP="00D57677">
      <w:pPr>
        <w:spacing w:after="0" w:line="360" w:lineRule="auto"/>
        <w:jc w:val="both"/>
        <w:rPr>
          <w:rFonts w:ascii="Times New Roman" w:hAnsi="Times New Roman" w:cs="Times New Roman"/>
          <w:sz w:val="24"/>
          <w:szCs w:val="24"/>
          <w:lang w:val="en-US"/>
        </w:rPr>
      </w:pPr>
      <w:r w:rsidRPr="00D57677">
        <w:rPr>
          <w:rFonts w:ascii="Times New Roman" w:hAnsi="Times New Roman" w:cs="Times New Roman"/>
          <w:sz w:val="24"/>
          <w:szCs w:val="24"/>
          <w:lang w:val="en-US"/>
        </w:rPr>
        <w:t>Using simulations, we showed the problems in estimating species age from phylogenetic trees and quantif</w:t>
      </w:r>
      <w:r w:rsidR="006206E0">
        <w:rPr>
          <w:rFonts w:ascii="Times New Roman" w:hAnsi="Times New Roman" w:cs="Times New Roman"/>
          <w:sz w:val="24"/>
          <w:szCs w:val="24"/>
          <w:lang w:val="en-US"/>
        </w:rPr>
        <w:t>ied</w:t>
      </w:r>
      <w:r w:rsidRPr="00D57677">
        <w:rPr>
          <w:rFonts w:ascii="Times New Roman" w:hAnsi="Times New Roman" w:cs="Times New Roman"/>
          <w:sz w:val="24"/>
          <w:szCs w:val="24"/>
          <w:lang w:val="en-US"/>
        </w:rPr>
        <w:t xml:space="preserve"> the estimation</w:t>
      </w:r>
      <w:r w:rsidR="006206E0">
        <w:rPr>
          <w:rFonts w:ascii="Times New Roman" w:hAnsi="Times New Roman" w:cs="Times New Roman"/>
          <w:sz w:val="24"/>
          <w:szCs w:val="24"/>
          <w:lang w:val="en-US"/>
        </w:rPr>
        <w:t xml:space="preserve"> errors</w:t>
      </w:r>
      <w:r w:rsidRPr="00D57677">
        <w:rPr>
          <w:rFonts w:ascii="Times New Roman" w:hAnsi="Times New Roman" w:cs="Times New Roman"/>
          <w:sz w:val="24"/>
          <w:szCs w:val="24"/>
          <w:lang w:val="en-US"/>
        </w:rPr>
        <w:t xml:space="preserve"> under different scenarios. The challenges of using phylogenetic age as a proxy for species longevity are not merely methodological. </w:t>
      </w:r>
      <w:commentRangeStart w:id="686"/>
      <w:commentRangeStart w:id="687"/>
      <w:r w:rsidRPr="00D57677">
        <w:rPr>
          <w:rFonts w:ascii="Times New Roman" w:hAnsi="Times New Roman" w:cs="Times New Roman"/>
          <w:sz w:val="24"/>
          <w:szCs w:val="24"/>
          <w:lang w:val="en-US"/>
        </w:rPr>
        <w:t>Time-calibrated phylogenetic trees of extant species do not contain information on speciation modes and extinction rates</w:t>
      </w:r>
      <w:commentRangeEnd w:id="686"/>
      <w:r w:rsidR="00BE32EB">
        <w:rPr>
          <w:rStyle w:val="CommentReference"/>
        </w:rPr>
        <w:commentReference w:id="686"/>
      </w:r>
      <w:commentRangeEnd w:id="687"/>
      <w:r w:rsidR="001B48F7">
        <w:rPr>
          <w:rStyle w:val="CommentReference"/>
        </w:rPr>
        <w:commentReference w:id="687"/>
      </w:r>
      <w:r w:rsidRPr="00D57677">
        <w:rPr>
          <w:rFonts w:ascii="Times New Roman" w:hAnsi="Times New Roman" w:cs="Times New Roman"/>
          <w:sz w:val="24"/>
          <w:szCs w:val="24"/>
          <w:lang w:val="en-US"/>
        </w:rPr>
        <w:t>. Thus, the phylogenetic age provides some information about true age, but it is a weak proxy to measure evolutionary history. Assessing the speciation modes with the methods suggested here</w:t>
      </w:r>
      <w:r w:rsidR="006206E0">
        <w:rPr>
          <w:rFonts w:ascii="Times New Roman" w:hAnsi="Times New Roman" w:cs="Times New Roman"/>
          <w:sz w:val="24"/>
          <w:szCs w:val="24"/>
          <w:lang w:val="en-US"/>
        </w:rPr>
        <w:t>, such as spatial range signatures,</w:t>
      </w:r>
      <w:r w:rsidRPr="00D57677">
        <w:rPr>
          <w:rFonts w:ascii="Times New Roman" w:hAnsi="Times New Roman" w:cs="Times New Roman"/>
          <w:sz w:val="24"/>
          <w:szCs w:val="24"/>
          <w:lang w:val="en-US"/>
        </w:rPr>
        <w:t xml:space="preserve"> and estimate extinction rates by combining paleontological and </w:t>
      </w:r>
      <w:proofErr w:type="spellStart"/>
      <w:r w:rsidRPr="00D57677">
        <w:rPr>
          <w:rFonts w:ascii="Times New Roman" w:hAnsi="Times New Roman" w:cs="Times New Roman"/>
          <w:sz w:val="24"/>
          <w:szCs w:val="24"/>
          <w:lang w:val="en-US"/>
        </w:rPr>
        <w:t>neontological</w:t>
      </w:r>
      <w:proofErr w:type="spellEnd"/>
      <w:r w:rsidRPr="00D57677">
        <w:rPr>
          <w:rFonts w:ascii="Times New Roman" w:hAnsi="Times New Roman" w:cs="Times New Roman"/>
          <w:sz w:val="24"/>
          <w:szCs w:val="24"/>
          <w:lang w:val="en-US"/>
        </w:rPr>
        <w:t xml:space="preserve"> data, might help to estimate the ages percentage error. Approaches combining phylogenies, biogeography, diversification </w:t>
      </w:r>
      <w:r w:rsidR="006206E0">
        <w:rPr>
          <w:rFonts w:ascii="Times New Roman" w:hAnsi="Times New Roman" w:cs="Times New Roman"/>
          <w:sz w:val="24"/>
          <w:szCs w:val="24"/>
          <w:lang w:val="en-US"/>
        </w:rPr>
        <w:t>rates</w:t>
      </w:r>
      <w:r w:rsidRPr="00D57677">
        <w:rPr>
          <w:rFonts w:ascii="Times New Roman" w:hAnsi="Times New Roman" w:cs="Times New Roman"/>
          <w:sz w:val="24"/>
          <w:szCs w:val="24"/>
          <w:lang w:val="en-US"/>
        </w:rPr>
        <w:t xml:space="preserve">, and traits might provide a more comprehensive understanding on the relationship of species </w:t>
      </w:r>
      <w:r w:rsidR="006206E0" w:rsidRPr="00D57677">
        <w:rPr>
          <w:rFonts w:ascii="Times New Roman" w:hAnsi="Times New Roman" w:cs="Times New Roman"/>
          <w:sz w:val="24"/>
          <w:szCs w:val="24"/>
          <w:lang w:val="en-US"/>
        </w:rPr>
        <w:t>longevity</w:t>
      </w:r>
      <w:r w:rsidRPr="00D57677">
        <w:rPr>
          <w:rFonts w:ascii="Times New Roman" w:hAnsi="Times New Roman" w:cs="Times New Roman"/>
          <w:sz w:val="24"/>
          <w:szCs w:val="24"/>
          <w:lang w:val="en-US"/>
        </w:rPr>
        <w:t xml:space="preserve"> and eco-evolutionary processes.</w:t>
      </w:r>
    </w:p>
    <w:p w14:paraId="7955E09C" w14:textId="77777777" w:rsidR="00D57677" w:rsidRDefault="00D57677">
      <w:pPr>
        <w:spacing w:after="0" w:line="360" w:lineRule="auto"/>
        <w:jc w:val="both"/>
        <w:rPr>
          <w:rFonts w:ascii="Times New Roman" w:hAnsi="Times New Roman" w:cs="Times New Roman"/>
          <w:sz w:val="24"/>
          <w:szCs w:val="24"/>
          <w:lang w:val="en-US"/>
        </w:rPr>
      </w:pPr>
    </w:p>
    <w:p w14:paraId="042B41DC" w14:textId="77777777" w:rsidR="004C671B" w:rsidRPr="00A63BBA" w:rsidRDefault="004C671B">
      <w:pPr>
        <w:spacing w:after="0" w:line="360" w:lineRule="auto"/>
        <w:jc w:val="both"/>
        <w:rPr>
          <w:rFonts w:ascii="Times New Roman" w:hAnsi="Times New Roman" w:cs="Times New Roman"/>
          <w:sz w:val="24"/>
          <w:szCs w:val="24"/>
          <w:lang w:val="en-US"/>
        </w:rPr>
      </w:pPr>
    </w:p>
    <w:p w14:paraId="2369A468" w14:textId="6E7AD971" w:rsidR="00A63BBA" w:rsidRPr="00762534" w:rsidRDefault="005E33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F4B783" wp14:editId="0AC989E6">
            <wp:extent cx="4945712" cy="4048399"/>
            <wp:effectExtent l="19050" t="19050" r="7620" b="9525"/>
            <wp:docPr id="195455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5733" name="Imagen 195455733"/>
                    <pic:cNvPicPr/>
                  </pic:nvPicPr>
                  <pic:blipFill rotWithShape="1">
                    <a:blip r:embed="rId10">
                      <a:extLst>
                        <a:ext uri="{28A0092B-C50C-407E-A947-70E740481C1C}">
                          <a14:useLocalDpi xmlns:a14="http://schemas.microsoft.com/office/drawing/2010/main" val="0"/>
                        </a:ext>
                      </a:extLst>
                    </a:blip>
                    <a:srcRect l="22247" t="10832" r="22359" b="8551"/>
                    <a:stretch/>
                  </pic:blipFill>
                  <pic:spPr bwMode="auto">
                    <a:xfrm>
                      <a:off x="0" y="0"/>
                      <a:ext cx="4956970" cy="40576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5008EC5" w14:textId="27DEA135" w:rsidR="000437FB" w:rsidRPr="005E33B5" w:rsidRDefault="005E33B5" w:rsidP="005E33B5">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&lt;i&gt;et al.&lt;/i&gt;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Brée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Mammals</w:t>
      </w:r>
      <w:r w:rsidR="00950D13">
        <w:rPr>
          <w:rFonts w:ascii="Times New Roman" w:hAnsi="Times New Roman" w:cs="Times New Roman"/>
          <w:sz w:val="24"/>
          <w:szCs w:val="24"/>
          <w:lang w:val="en-US"/>
        </w:rPr>
        <w:t>’</w:t>
      </w:r>
      <w:r>
        <w:rPr>
          <w:rFonts w:ascii="Times New Roman" w:hAnsi="Times New Roman" w:cs="Times New Roman"/>
          <w:sz w:val="24"/>
          <w:szCs w:val="24"/>
          <w:lang w:val="en-US"/>
        </w:rPr>
        <w:t xml:space="preserve">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&lt;i&gt;et al.&lt;/i&gt; 2019)","manualFormatting":"Upham et al. (2019)","plainTextFormattedCitation":"(Upham et al. 2019)","previouslyFormattedCitation":"(Upham et al. 2019)"},"properties":{"noteIndex":0},"schema":"https://github.com/citation-style-language/schema/raw/master/csl-citation.json"}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Upham et al.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950D13">
        <w:rPr>
          <w:rFonts w:ascii="Times New Roman" w:hAnsi="Times New Roman" w:cs="Times New Roman"/>
          <w:sz w:val="24"/>
          <w:szCs w:val="24"/>
          <w:lang w:val="en-US"/>
        </w:rPr>
        <w:t xml:space="preserve"> Mammals’ phylogenetic data (except </w:t>
      </w:r>
      <w:r w:rsidR="00950D13">
        <w:rPr>
          <w:rFonts w:ascii="Times New Roman" w:hAnsi="Times New Roman" w:cs="Times New Roman"/>
          <w:i/>
          <w:iCs/>
          <w:sz w:val="24"/>
          <w:szCs w:val="24"/>
          <w:lang w:val="en-US"/>
        </w:rPr>
        <w:t>Homo sapiens</w:t>
      </w:r>
      <w:r w:rsidR="00950D13">
        <w:rPr>
          <w:rFonts w:ascii="Times New Roman" w:hAnsi="Times New Roman" w:cs="Times New Roman"/>
          <w:sz w:val="24"/>
          <w:szCs w:val="24"/>
          <w:lang w:val="en-US"/>
        </w:rPr>
        <w:t>) obtained from</w:t>
      </w:r>
      <w:commentRangeStart w:id="688"/>
      <w:r w:rsidR="00950D13">
        <w:rPr>
          <w:rFonts w:ascii="Times New Roman" w:hAnsi="Times New Roman" w:cs="Times New Roman"/>
          <w:sz w:val="24"/>
          <w:szCs w:val="24"/>
          <w:lang w:val="en-US"/>
        </w:rPr>
        <w:t xml:space="preserve">. </w:t>
      </w:r>
      <w:commentRangeEnd w:id="688"/>
      <w:r w:rsidR="00950D13">
        <w:rPr>
          <w:rStyle w:val="CommentReference"/>
        </w:rPr>
        <w:commentReference w:id="688"/>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w:t>
      </w:r>
      <w:r w:rsidR="00950D13">
        <w:rPr>
          <w:rFonts w:ascii="Times New Roman" w:hAnsi="Times New Roman" w:cs="Times New Roman"/>
          <w:sz w:val="24"/>
          <w:szCs w:val="24"/>
          <w:lang w:val="en-US"/>
        </w:rPr>
        <w:t xml:space="preserve">and phylogenetic </w:t>
      </w:r>
      <w:r>
        <w:rPr>
          <w:rFonts w:ascii="Times New Roman" w:hAnsi="Times New Roman" w:cs="Times New Roman"/>
          <w:sz w:val="24"/>
          <w:szCs w:val="24"/>
          <w:lang w:val="en-US"/>
        </w:rPr>
        <w:t xml:space="preserve">data obtained from </w:t>
      </w:r>
      <w:r>
        <w:rPr>
          <w:rFonts w:ascii="Times New Roman" w:hAnsi="Times New Roman" w:cs="Times New Roman"/>
          <w:sz w:val="24"/>
          <w:szCs w:val="24"/>
          <w:lang w:val="en-US"/>
        </w:rPr>
        <w:fldChar w:fldCharType="begin" w:fldLock="1"/>
      </w:r>
      <w:r w:rsidR="00950D13">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sidRPr="005E33B5">
        <w:rPr>
          <w:rFonts w:ascii="Times New Roman" w:hAnsi="Times New Roman" w:cs="Times New Roman"/>
          <w:noProof/>
          <w:sz w:val="24"/>
          <w:szCs w:val="24"/>
          <w:lang w:val="en-US"/>
        </w:rPr>
        <w:t xml:space="preserve">Callaway </w:t>
      </w:r>
      <w:r>
        <w:rPr>
          <w:rFonts w:ascii="Times New Roman" w:hAnsi="Times New Roman" w:cs="Times New Roman"/>
          <w:noProof/>
          <w:sz w:val="24"/>
          <w:szCs w:val="24"/>
          <w:lang w:val="en-US"/>
        </w:rPr>
        <w:t>(</w:t>
      </w:r>
      <w:r w:rsidRPr="005E33B5">
        <w:rPr>
          <w:rFonts w:ascii="Times New Roman" w:hAnsi="Times New Roman" w:cs="Times New Roman"/>
          <w:noProof/>
          <w:sz w:val="24"/>
          <w:szCs w:val="24"/>
          <w:lang w:val="en-US"/>
        </w:rPr>
        <w:t>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50D13">
        <w:rPr>
          <w:rFonts w:ascii="Times New Roman" w:hAnsi="Times New Roman" w:cs="Times New Roman"/>
          <w:sz w:val="24"/>
          <w:szCs w:val="24"/>
          <w:lang w:val="en-US"/>
        </w:rPr>
        <w:t xml:space="preserve">and </w:t>
      </w:r>
      <w:r w:rsidR="00950D13">
        <w:rPr>
          <w:rFonts w:ascii="Times New Roman" w:hAnsi="Times New Roman" w:cs="Times New Roman"/>
          <w:sz w:val="24"/>
          <w:szCs w:val="24"/>
          <w:lang w:val="en-US"/>
        </w:rPr>
        <w:fldChar w:fldCharType="begin" w:fldLock="1"/>
      </w:r>
      <w:r w:rsidR="00D63C5C">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&lt;i&gt;et al.&lt;/i&gt; 2023)","manualFormatting":"Rivas-Gonzáles et al. (2023)","plainTextFormattedCitation":"(Rivas-Gonzáles et al. 2023)","previouslyFormattedCitation":"(Rivas-Gonzáles et al. 2023)"},"properties":{"noteIndex":0},"schema":"https://github.com/citation-style-language/schema/raw/master/csl-citation.json"}</w:instrText>
      </w:r>
      <w:r w:rsidR="00950D13">
        <w:rPr>
          <w:rFonts w:ascii="Times New Roman" w:hAnsi="Times New Roman" w:cs="Times New Roman"/>
          <w:sz w:val="24"/>
          <w:szCs w:val="24"/>
          <w:lang w:val="en-US"/>
        </w:rPr>
        <w:fldChar w:fldCharType="separate"/>
      </w:r>
      <w:r w:rsidR="00950D13" w:rsidRPr="00950D13">
        <w:rPr>
          <w:rFonts w:ascii="Times New Roman" w:hAnsi="Times New Roman" w:cs="Times New Roman"/>
          <w:noProof/>
          <w:sz w:val="24"/>
          <w:szCs w:val="24"/>
          <w:lang w:val="en-US"/>
        </w:rPr>
        <w:t xml:space="preserve">Rivas-Gonzáles et al. </w:t>
      </w:r>
      <w:r w:rsidR="00950D13">
        <w:rPr>
          <w:rFonts w:ascii="Times New Roman" w:hAnsi="Times New Roman" w:cs="Times New Roman"/>
          <w:noProof/>
          <w:sz w:val="24"/>
          <w:szCs w:val="24"/>
          <w:lang w:val="en-US"/>
        </w:rPr>
        <w:t>(</w:t>
      </w:r>
      <w:r w:rsidR="00950D13" w:rsidRPr="00950D13">
        <w:rPr>
          <w:rFonts w:ascii="Times New Roman" w:hAnsi="Times New Roman" w:cs="Times New Roman"/>
          <w:noProof/>
          <w:sz w:val="24"/>
          <w:szCs w:val="24"/>
          <w:lang w:val="en-US"/>
        </w:rPr>
        <w:t>2023)</w:t>
      </w:r>
      <w:r w:rsidR="00950D13">
        <w:rPr>
          <w:rFonts w:ascii="Times New Roman" w:hAnsi="Times New Roman" w:cs="Times New Roman"/>
          <w:sz w:val="24"/>
          <w:szCs w:val="24"/>
          <w:lang w:val="en-US"/>
        </w:rPr>
        <w:fldChar w:fldCharType="end"/>
      </w:r>
      <w:r w:rsidR="00950D13">
        <w:rPr>
          <w:rFonts w:ascii="Times New Roman" w:hAnsi="Times New Roman" w:cs="Times New Roman"/>
          <w:sz w:val="24"/>
          <w:szCs w:val="24"/>
          <w:lang w:val="en-US"/>
        </w:rPr>
        <w:t xml:space="preserve">, respectively. </w:t>
      </w:r>
    </w:p>
    <w:p w14:paraId="31721733" w14:textId="77777777" w:rsidR="000437FB" w:rsidRDefault="000437FB">
      <w:pPr>
        <w:spacing w:after="0" w:line="360" w:lineRule="auto"/>
        <w:ind w:firstLine="709"/>
        <w:jc w:val="both"/>
        <w:rPr>
          <w:rFonts w:ascii="Times New Roman" w:hAnsi="Times New Roman" w:cs="Times New Roman"/>
          <w:sz w:val="24"/>
          <w:szCs w:val="24"/>
          <w:lang w:val="en-US"/>
        </w:rPr>
      </w:pPr>
    </w:p>
    <w:p w14:paraId="00F0CE48" w14:textId="77777777" w:rsidR="000437FB" w:rsidRDefault="000437FB">
      <w:pPr>
        <w:spacing w:after="0" w:line="360" w:lineRule="auto"/>
        <w:ind w:firstLine="709"/>
        <w:jc w:val="both"/>
        <w:rPr>
          <w:rFonts w:ascii="Times New Roman" w:hAnsi="Times New Roman" w:cs="Times New Roman"/>
          <w:sz w:val="24"/>
          <w:szCs w:val="24"/>
          <w:lang w:val="en-US"/>
        </w:rPr>
      </w:pPr>
    </w:p>
    <w:p w14:paraId="31264FF6" w14:textId="77777777" w:rsidR="000437FB" w:rsidRDefault="000437FB" w:rsidP="00A97D87">
      <w:pPr>
        <w:spacing w:after="0" w:line="360" w:lineRule="auto"/>
        <w:jc w:val="both"/>
        <w:rPr>
          <w:rFonts w:ascii="Times New Roman" w:hAnsi="Times New Roman" w:cs="Times New Roman"/>
          <w:sz w:val="24"/>
          <w:szCs w:val="24"/>
          <w:lang w:val="en-US"/>
        </w:rPr>
      </w:pPr>
    </w:p>
    <w:p w14:paraId="73370BB1" w14:textId="77777777" w:rsidR="00A97D87" w:rsidRDefault="00A97D87" w:rsidP="00A97D87">
      <w:pPr>
        <w:spacing w:after="0" w:line="360" w:lineRule="auto"/>
        <w:jc w:val="both"/>
        <w:rPr>
          <w:rFonts w:ascii="Times New Roman" w:hAnsi="Times New Roman" w:cs="Times New Roman"/>
          <w:sz w:val="24"/>
          <w:szCs w:val="24"/>
          <w:lang w:val="en-US"/>
        </w:rPr>
      </w:pPr>
    </w:p>
    <w:p w14:paraId="5617082C" w14:textId="5B0092F6" w:rsid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012C208" wp14:editId="06286D70">
            <wp:extent cx="5923286" cy="3331597"/>
            <wp:effectExtent l="19050" t="19050" r="1270" b="2540"/>
            <wp:docPr id="13538113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1382" name="Imagen 1353811382"/>
                    <pic:cNvPicPr/>
                  </pic:nvPicPr>
                  <pic:blipFill>
                    <a:blip r:embed="rId11">
                      <a:extLst>
                        <a:ext uri="{28A0092B-C50C-407E-A947-70E740481C1C}">
                          <a14:useLocalDpi xmlns:a14="http://schemas.microsoft.com/office/drawing/2010/main" val="0"/>
                        </a:ext>
                      </a:extLst>
                    </a:blip>
                    <a:stretch>
                      <a:fillRect/>
                    </a:stretch>
                  </pic:blipFill>
                  <pic:spPr>
                    <a:xfrm>
                      <a:off x="0" y="0"/>
                      <a:ext cx="5925509" cy="3332847"/>
                    </a:xfrm>
                    <a:prstGeom prst="rect">
                      <a:avLst/>
                    </a:prstGeom>
                    <a:ln w="12700">
                      <a:solidFill>
                        <a:schemeClr val="tx1"/>
                      </a:solidFill>
                    </a:ln>
                  </pic:spPr>
                </pic:pic>
              </a:graphicData>
            </a:graphic>
          </wp:inline>
        </w:drawing>
      </w:r>
    </w:p>
    <w:p w14:paraId="25D665DD" w14:textId="04330914" w:rsidR="000437FB" w:rsidRPr="00A97D87" w:rsidRDefault="00A97D87" w:rsidP="00A97D87">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2. </w:t>
      </w:r>
      <w:r>
        <w:rPr>
          <w:rFonts w:ascii="Times New Roman" w:hAnsi="Times New Roman" w:cs="Times New Roman"/>
          <w:sz w:val="24"/>
          <w:szCs w:val="24"/>
          <w:lang w:val="en-US"/>
        </w:rPr>
        <w:t xml:space="preserve">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w:t>
      </w:r>
      <w:ins w:id="689" w:author="Rachel" w:date="2023-09-07T23:29:00Z">
        <w:r w:rsidR="001B48F7">
          <w:rPr>
            <w:rFonts w:ascii="Times New Roman" w:hAnsi="Times New Roman" w:cs="Times New Roman"/>
            <w:sz w:val="24"/>
            <w:szCs w:val="24"/>
            <w:lang w:val="en-US"/>
          </w:rPr>
          <w:t>The n</w:t>
        </w:r>
      </w:ins>
      <w:del w:id="690" w:author="Rachel" w:date="2023-09-07T23:29:00Z">
        <w:r w:rsidDel="001B48F7">
          <w:rPr>
            <w:rFonts w:ascii="Times New Roman" w:hAnsi="Times New Roman" w:cs="Times New Roman"/>
            <w:sz w:val="24"/>
            <w:szCs w:val="24"/>
            <w:lang w:val="en-US"/>
          </w:rPr>
          <w:delText>N</w:delText>
        </w:r>
      </w:del>
      <w:r>
        <w:rPr>
          <w:rFonts w:ascii="Times New Roman" w:hAnsi="Times New Roman" w:cs="Times New Roman"/>
          <w:sz w:val="24"/>
          <w:szCs w:val="24"/>
          <w:lang w:val="en-US"/>
        </w:rPr>
        <w:t>umber display</w:t>
      </w:r>
      <w:ins w:id="691" w:author="Rachel" w:date="2023-09-07T23:29:00Z">
        <w:r w:rsidR="001B48F7">
          <w:rPr>
            <w:rFonts w:ascii="Times New Roman" w:hAnsi="Times New Roman" w:cs="Times New Roman"/>
            <w:sz w:val="24"/>
            <w:szCs w:val="24"/>
            <w:lang w:val="en-US"/>
          </w:rPr>
          <w:t>s</w:t>
        </w:r>
      </w:ins>
      <w:r>
        <w:rPr>
          <w:rFonts w:ascii="Times New Roman" w:hAnsi="Times New Roman" w:cs="Times New Roman"/>
          <w:sz w:val="24"/>
          <w:szCs w:val="24"/>
          <w:lang w:val="en-US"/>
        </w:rPr>
        <w:t xml:space="preserve">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23E74FFB" w14:textId="681DA2C0" w:rsidR="000437FB" w:rsidRDefault="000437FB">
      <w:pPr>
        <w:spacing w:after="0" w:line="360" w:lineRule="auto"/>
        <w:jc w:val="both"/>
        <w:rPr>
          <w:rFonts w:ascii="Times New Roman" w:hAnsi="Times New Roman" w:cs="Times New Roman"/>
          <w:b/>
          <w:bCs/>
          <w:sz w:val="24"/>
          <w:szCs w:val="24"/>
          <w:lang w:val="en-US"/>
        </w:rPr>
      </w:pPr>
    </w:p>
    <w:p w14:paraId="7BF40917" w14:textId="77777777" w:rsidR="000437FB" w:rsidRDefault="000437FB">
      <w:pPr>
        <w:spacing w:after="0" w:line="360" w:lineRule="auto"/>
        <w:ind w:firstLine="709"/>
        <w:jc w:val="both"/>
        <w:rPr>
          <w:rFonts w:ascii="Times New Roman" w:hAnsi="Times New Roman" w:cs="Times New Roman"/>
          <w:sz w:val="24"/>
          <w:szCs w:val="24"/>
          <w:lang w:val="en-US"/>
        </w:rPr>
      </w:pPr>
    </w:p>
    <w:p w14:paraId="5C0DA2B0" w14:textId="77777777" w:rsidR="000437FB" w:rsidRDefault="000437FB">
      <w:pPr>
        <w:spacing w:after="0" w:line="360" w:lineRule="auto"/>
        <w:jc w:val="both"/>
        <w:rPr>
          <w:rFonts w:ascii="Times New Roman" w:hAnsi="Times New Roman" w:cs="Times New Roman"/>
          <w:b/>
          <w:bCs/>
          <w:sz w:val="24"/>
          <w:szCs w:val="24"/>
          <w:lang w:val="en-US"/>
        </w:rPr>
      </w:pPr>
    </w:p>
    <w:p w14:paraId="12272EC1" w14:textId="77777777" w:rsidR="000437FB" w:rsidRDefault="000437FB">
      <w:pPr>
        <w:spacing w:after="0" w:line="360" w:lineRule="auto"/>
        <w:jc w:val="both"/>
        <w:rPr>
          <w:rFonts w:ascii="Times New Roman" w:hAnsi="Times New Roman" w:cs="Times New Roman"/>
          <w:b/>
          <w:bCs/>
          <w:sz w:val="24"/>
          <w:szCs w:val="24"/>
          <w:lang w:val="en-US"/>
        </w:rPr>
      </w:pPr>
    </w:p>
    <w:p w14:paraId="04395C69" w14:textId="77777777" w:rsidR="000437FB" w:rsidRDefault="000437FB">
      <w:pPr>
        <w:spacing w:after="0" w:line="360" w:lineRule="auto"/>
        <w:jc w:val="both"/>
        <w:rPr>
          <w:rFonts w:ascii="Times New Roman" w:hAnsi="Times New Roman" w:cs="Times New Roman"/>
          <w:b/>
          <w:bCs/>
          <w:sz w:val="24"/>
          <w:szCs w:val="24"/>
          <w:lang w:val="en-US"/>
        </w:rPr>
      </w:pPr>
    </w:p>
    <w:p w14:paraId="279AE7C3" w14:textId="77777777" w:rsidR="000437FB" w:rsidRDefault="000437FB">
      <w:pPr>
        <w:spacing w:after="0" w:line="360" w:lineRule="auto"/>
        <w:jc w:val="both"/>
        <w:rPr>
          <w:rFonts w:ascii="Times New Roman" w:hAnsi="Times New Roman" w:cs="Times New Roman"/>
          <w:b/>
          <w:bCs/>
          <w:sz w:val="24"/>
          <w:szCs w:val="24"/>
          <w:lang w:val="en-US"/>
        </w:rPr>
      </w:pPr>
    </w:p>
    <w:p w14:paraId="7CB9DF7B" w14:textId="77777777" w:rsidR="000437FB" w:rsidRDefault="000437FB">
      <w:pPr>
        <w:spacing w:after="0" w:line="360" w:lineRule="auto"/>
        <w:jc w:val="both"/>
        <w:rPr>
          <w:rFonts w:ascii="Times New Roman" w:hAnsi="Times New Roman" w:cs="Times New Roman"/>
          <w:b/>
          <w:bCs/>
          <w:sz w:val="24"/>
          <w:szCs w:val="24"/>
          <w:lang w:val="en-US"/>
        </w:rPr>
      </w:pPr>
    </w:p>
    <w:p w14:paraId="01BF6201" w14:textId="77777777" w:rsidR="000437FB" w:rsidRDefault="000437FB">
      <w:pPr>
        <w:spacing w:after="0" w:line="360" w:lineRule="auto"/>
        <w:jc w:val="both"/>
        <w:rPr>
          <w:rFonts w:ascii="Times New Roman" w:hAnsi="Times New Roman" w:cs="Times New Roman"/>
          <w:b/>
          <w:bCs/>
          <w:sz w:val="24"/>
          <w:szCs w:val="24"/>
          <w:lang w:val="en-US"/>
        </w:rPr>
      </w:pPr>
    </w:p>
    <w:p w14:paraId="261F7EA1" w14:textId="77777777" w:rsidR="000437FB" w:rsidRDefault="000437FB">
      <w:pPr>
        <w:spacing w:after="0" w:line="360" w:lineRule="auto"/>
        <w:jc w:val="both"/>
        <w:rPr>
          <w:rFonts w:ascii="Times New Roman" w:hAnsi="Times New Roman" w:cs="Times New Roman"/>
          <w:b/>
          <w:bCs/>
          <w:sz w:val="24"/>
          <w:szCs w:val="24"/>
          <w:lang w:val="en-US"/>
        </w:rPr>
      </w:pPr>
    </w:p>
    <w:p w14:paraId="2149BE29" w14:textId="77777777" w:rsidR="000437FB" w:rsidRDefault="000437FB">
      <w:pPr>
        <w:spacing w:after="0" w:line="360" w:lineRule="auto"/>
        <w:jc w:val="both"/>
        <w:rPr>
          <w:rFonts w:ascii="Times New Roman" w:hAnsi="Times New Roman" w:cs="Times New Roman"/>
          <w:b/>
          <w:bCs/>
          <w:sz w:val="24"/>
          <w:szCs w:val="24"/>
          <w:lang w:val="en-US"/>
        </w:rPr>
      </w:pPr>
    </w:p>
    <w:p w14:paraId="2510E2F1" w14:textId="77777777" w:rsidR="000437FB" w:rsidRDefault="000437FB">
      <w:pPr>
        <w:spacing w:after="0" w:line="360" w:lineRule="auto"/>
        <w:jc w:val="both"/>
        <w:rPr>
          <w:rFonts w:ascii="Times New Roman" w:hAnsi="Times New Roman" w:cs="Times New Roman"/>
          <w:b/>
          <w:bCs/>
          <w:sz w:val="24"/>
          <w:szCs w:val="24"/>
          <w:lang w:val="en-US"/>
        </w:rPr>
      </w:pPr>
    </w:p>
    <w:p w14:paraId="13DF0C4C" w14:textId="77777777" w:rsidR="000437FB" w:rsidRDefault="000437FB">
      <w:pPr>
        <w:spacing w:after="0" w:line="360" w:lineRule="auto"/>
        <w:jc w:val="both"/>
        <w:rPr>
          <w:rFonts w:ascii="Times New Roman" w:hAnsi="Times New Roman" w:cs="Times New Roman"/>
          <w:b/>
          <w:bCs/>
          <w:sz w:val="24"/>
          <w:szCs w:val="24"/>
          <w:lang w:val="en-US"/>
        </w:rPr>
      </w:pPr>
    </w:p>
    <w:p w14:paraId="6EE783CB" w14:textId="77777777" w:rsidR="000437FB" w:rsidRDefault="000437FB">
      <w:pPr>
        <w:spacing w:after="0" w:line="360" w:lineRule="auto"/>
        <w:jc w:val="both"/>
        <w:rPr>
          <w:rFonts w:ascii="Times New Roman" w:hAnsi="Times New Roman" w:cs="Times New Roman"/>
          <w:b/>
          <w:bCs/>
          <w:sz w:val="24"/>
          <w:szCs w:val="24"/>
          <w:lang w:val="en-US"/>
        </w:rPr>
      </w:pPr>
    </w:p>
    <w:p w14:paraId="42B7E7D3" w14:textId="68CBC47C" w:rsidR="000437FB" w:rsidRDefault="00AD37EA">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6C3DBF95" wp14:editId="039CBD98">
            <wp:extent cx="5612130" cy="3962400"/>
            <wp:effectExtent l="19050" t="19050" r="7620" b="0"/>
            <wp:docPr id="17881504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0465" name="Imagen 178815046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a:ln>
                      <a:solidFill>
                        <a:schemeClr val="tx1"/>
                      </a:solidFill>
                    </a:ln>
                  </pic:spPr>
                </pic:pic>
              </a:graphicData>
            </a:graphic>
          </wp:inline>
        </w:drawing>
      </w:r>
    </w:p>
    <w:p w14:paraId="244564D8" w14:textId="54A08905" w:rsidR="000437FB" w:rsidRPr="00AD37EA" w:rsidRDefault="00AD37EA">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3. </w:t>
      </w:r>
      <w:r>
        <w:rPr>
          <w:rFonts w:ascii="Times New Roman" w:hAnsi="Times New Roman" w:cs="Times New Roman"/>
          <w:sz w:val="24"/>
          <w:szCs w:val="24"/>
          <w:lang w:val="en-US"/>
        </w:rPr>
        <w:t xml:space="preserve">True age versus phylogenetic age at low and high turnover for bifurcating (left) and budding (right) speciation. Each point represents a species and both ages, True and Phylogenetic, are scaled to the root age of the </w:t>
      </w:r>
      <w:r w:rsidR="00687E99">
        <w:rPr>
          <w:rFonts w:ascii="Times New Roman" w:hAnsi="Times New Roman" w:cs="Times New Roman"/>
          <w:sz w:val="24"/>
          <w:szCs w:val="24"/>
          <w:lang w:val="en-US"/>
        </w:rPr>
        <w:t xml:space="preserve">correspondent </w:t>
      </w:r>
      <w:r>
        <w:rPr>
          <w:rFonts w:ascii="Times New Roman" w:hAnsi="Times New Roman" w:cs="Times New Roman"/>
          <w:sz w:val="24"/>
          <w:szCs w:val="24"/>
          <w:lang w:val="en-US"/>
        </w:rPr>
        <w:t xml:space="preserve">phylogenetic tree. </w:t>
      </w:r>
    </w:p>
    <w:p w14:paraId="153A681F" w14:textId="77777777" w:rsidR="000437FB" w:rsidRDefault="000437FB">
      <w:pPr>
        <w:spacing w:after="0" w:line="360" w:lineRule="auto"/>
        <w:jc w:val="both"/>
        <w:rPr>
          <w:rFonts w:ascii="Times New Roman" w:hAnsi="Times New Roman" w:cs="Times New Roman"/>
          <w:b/>
          <w:bCs/>
          <w:sz w:val="24"/>
          <w:szCs w:val="24"/>
          <w:lang w:val="en-US"/>
        </w:rPr>
      </w:pPr>
    </w:p>
    <w:p w14:paraId="7CB922D5" w14:textId="77777777" w:rsidR="000437FB" w:rsidRDefault="000437FB">
      <w:pPr>
        <w:spacing w:after="0" w:line="360" w:lineRule="auto"/>
        <w:jc w:val="both"/>
        <w:rPr>
          <w:rFonts w:ascii="Times New Roman" w:hAnsi="Times New Roman" w:cs="Times New Roman"/>
          <w:b/>
          <w:bCs/>
          <w:sz w:val="24"/>
          <w:szCs w:val="24"/>
          <w:lang w:val="en-US"/>
        </w:rPr>
      </w:pPr>
    </w:p>
    <w:p w14:paraId="08B5E475" w14:textId="77777777" w:rsidR="002A55F9" w:rsidRDefault="002A55F9">
      <w:pPr>
        <w:spacing w:after="0" w:line="360" w:lineRule="auto"/>
        <w:jc w:val="both"/>
        <w:rPr>
          <w:rFonts w:ascii="Times New Roman" w:hAnsi="Times New Roman" w:cs="Times New Roman"/>
          <w:b/>
          <w:bCs/>
          <w:sz w:val="24"/>
          <w:szCs w:val="24"/>
          <w:lang w:val="en-US"/>
        </w:rPr>
      </w:pPr>
    </w:p>
    <w:p w14:paraId="3014B397" w14:textId="77777777" w:rsidR="002A55F9" w:rsidRDefault="002A55F9">
      <w:pPr>
        <w:spacing w:after="0" w:line="360" w:lineRule="auto"/>
        <w:jc w:val="both"/>
        <w:rPr>
          <w:rFonts w:ascii="Times New Roman" w:hAnsi="Times New Roman" w:cs="Times New Roman"/>
          <w:b/>
          <w:bCs/>
          <w:sz w:val="24"/>
          <w:szCs w:val="24"/>
          <w:lang w:val="en-US"/>
        </w:rPr>
      </w:pPr>
    </w:p>
    <w:p w14:paraId="5FFB5E61" w14:textId="77777777" w:rsidR="002A55F9" w:rsidRDefault="002A55F9">
      <w:pPr>
        <w:spacing w:after="0" w:line="360" w:lineRule="auto"/>
        <w:jc w:val="both"/>
        <w:rPr>
          <w:rFonts w:ascii="Times New Roman" w:hAnsi="Times New Roman" w:cs="Times New Roman"/>
          <w:b/>
          <w:bCs/>
          <w:sz w:val="24"/>
          <w:szCs w:val="24"/>
          <w:lang w:val="en-US"/>
        </w:rPr>
      </w:pPr>
    </w:p>
    <w:p w14:paraId="49974539" w14:textId="77777777" w:rsidR="002A55F9" w:rsidRDefault="002A55F9">
      <w:pPr>
        <w:spacing w:after="0" w:line="360" w:lineRule="auto"/>
        <w:jc w:val="both"/>
        <w:rPr>
          <w:rFonts w:ascii="Times New Roman" w:hAnsi="Times New Roman" w:cs="Times New Roman"/>
          <w:b/>
          <w:bCs/>
          <w:sz w:val="24"/>
          <w:szCs w:val="24"/>
          <w:lang w:val="en-US"/>
        </w:rPr>
      </w:pPr>
    </w:p>
    <w:p w14:paraId="18F92920" w14:textId="77777777" w:rsidR="002A55F9" w:rsidRDefault="002A55F9">
      <w:pPr>
        <w:spacing w:after="0" w:line="360" w:lineRule="auto"/>
        <w:jc w:val="both"/>
        <w:rPr>
          <w:rFonts w:ascii="Times New Roman" w:hAnsi="Times New Roman" w:cs="Times New Roman"/>
          <w:b/>
          <w:bCs/>
          <w:sz w:val="24"/>
          <w:szCs w:val="24"/>
          <w:lang w:val="en-US"/>
        </w:rPr>
      </w:pPr>
    </w:p>
    <w:p w14:paraId="3FEE95B9" w14:textId="77777777" w:rsidR="002A55F9" w:rsidRDefault="002A55F9">
      <w:pPr>
        <w:spacing w:after="0" w:line="360" w:lineRule="auto"/>
        <w:jc w:val="both"/>
        <w:rPr>
          <w:rFonts w:ascii="Times New Roman" w:hAnsi="Times New Roman" w:cs="Times New Roman"/>
          <w:b/>
          <w:bCs/>
          <w:sz w:val="24"/>
          <w:szCs w:val="24"/>
          <w:lang w:val="en-US"/>
        </w:rPr>
      </w:pPr>
    </w:p>
    <w:p w14:paraId="621E1037" w14:textId="77777777" w:rsidR="002A55F9" w:rsidRDefault="002A55F9">
      <w:pPr>
        <w:spacing w:after="0" w:line="360" w:lineRule="auto"/>
        <w:jc w:val="both"/>
        <w:rPr>
          <w:rFonts w:ascii="Times New Roman" w:hAnsi="Times New Roman" w:cs="Times New Roman"/>
          <w:b/>
          <w:bCs/>
          <w:sz w:val="24"/>
          <w:szCs w:val="24"/>
          <w:lang w:val="en-US"/>
        </w:rPr>
      </w:pPr>
    </w:p>
    <w:p w14:paraId="20588669" w14:textId="77777777" w:rsidR="002A55F9" w:rsidRDefault="002A55F9">
      <w:pPr>
        <w:spacing w:after="0" w:line="360" w:lineRule="auto"/>
        <w:jc w:val="both"/>
        <w:rPr>
          <w:rFonts w:ascii="Times New Roman" w:hAnsi="Times New Roman" w:cs="Times New Roman"/>
          <w:b/>
          <w:bCs/>
          <w:sz w:val="24"/>
          <w:szCs w:val="24"/>
          <w:lang w:val="en-US"/>
        </w:rPr>
      </w:pPr>
    </w:p>
    <w:p w14:paraId="2B57F4BA" w14:textId="77777777" w:rsidR="002A55F9" w:rsidRDefault="002A55F9">
      <w:pPr>
        <w:spacing w:after="0" w:line="360" w:lineRule="auto"/>
        <w:jc w:val="both"/>
        <w:rPr>
          <w:rFonts w:ascii="Times New Roman" w:hAnsi="Times New Roman" w:cs="Times New Roman"/>
          <w:b/>
          <w:bCs/>
          <w:sz w:val="24"/>
          <w:szCs w:val="24"/>
          <w:lang w:val="en-US"/>
        </w:rPr>
      </w:pPr>
    </w:p>
    <w:p w14:paraId="0F2B1D32" w14:textId="77777777" w:rsidR="002A55F9" w:rsidRDefault="002A55F9">
      <w:pPr>
        <w:spacing w:after="0" w:line="360" w:lineRule="auto"/>
        <w:jc w:val="both"/>
        <w:rPr>
          <w:rFonts w:ascii="Times New Roman" w:hAnsi="Times New Roman" w:cs="Times New Roman"/>
          <w:b/>
          <w:bCs/>
          <w:sz w:val="24"/>
          <w:szCs w:val="24"/>
          <w:lang w:val="en-US"/>
        </w:rPr>
      </w:pPr>
    </w:p>
    <w:p w14:paraId="683EE443" w14:textId="77777777" w:rsidR="002A55F9" w:rsidRDefault="002A55F9">
      <w:pPr>
        <w:spacing w:after="0" w:line="360" w:lineRule="auto"/>
        <w:jc w:val="both"/>
        <w:rPr>
          <w:rFonts w:ascii="Times New Roman" w:hAnsi="Times New Roman" w:cs="Times New Roman"/>
          <w:b/>
          <w:bCs/>
          <w:sz w:val="24"/>
          <w:szCs w:val="24"/>
          <w:lang w:val="en-US"/>
        </w:rPr>
      </w:pPr>
    </w:p>
    <w:p w14:paraId="56BB7788" w14:textId="2D17B37C" w:rsidR="002A55F9" w:rsidRDefault="002A55F9">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14D7271" wp14:editId="0C070022">
            <wp:extent cx="5425235" cy="3617844"/>
            <wp:effectExtent l="19050" t="19050" r="4445" b="1905"/>
            <wp:docPr id="2707822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82266" name="Imagen 2707822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9711" cy="3627497"/>
                    </a:xfrm>
                    <a:prstGeom prst="rect">
                      <a:avLst/>
                    </a:prstGeom>
                    <a:ln>
                      <a:solidFill>
                        <a:schemeClr val="tx1"/>
                      </a:solidFill>
                    </a:ln>
                  </pic:spPr>
                </pic:pic>
              </a:graphicData>
            </a:graphic>
          </wp:inline>
        </w:drawing>
      </w:r>
    </w:p>
    <w:p w14:paraId="54693D6A" w14:textId="3FC6C717" w:rsidR="002A55F9" w:rsidRPr="002A55F9" w:rsidRDefault="002A55F9">
      <w:pPr>
        <w:spacing w:after="0" w:line="360" w:lineRule="auto"/>
        <w:jc w:val="both"/>
        <w:rPr>
          <w:rFonts w:ascii="Times New Roman" w:hAnsi="Times New Roman" w:cs="Times New Roman"/>
          <w:sz w:val="24"/>
          <w:szCs w:val="24"/>
          <w:lang w:val="en-US"/>
        </w:rPr>
      </w:pPr>
      <w:commentRangeStart w:id="692"/>
      <w:r>
        <w:rPr>
          <w:rFonts w:ascii="Times New Roman" w:hAnsi="Times New Roman" w:cs="Times New Roman"/>
          <w:b/>
          <w:bCs/>
          <w:sz w:val="24"/>
          <w:szCs w:val="24"/>
          <w:lang w:val="en-US"/>
        </w:rPr>
        <w:t>Figure 4.</w:t>
      </w:r>
      <w:commentRangeEnd w:id="692"/>
      <w:r w:rsidR="00D50DB1">
        <w:rPr>
          <w:rStyle w:val="CommentReference"/>
        </w:rPr>
        <w:commentReference w:id="692"/>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of 100 species simulated under bifurcating (left) and budding speciation (right). Each dot represents one replicate of the 300 simulations for each speciation mode using different rates of speciation and turnover. </w:t>
      </w:r>
    </w:p>
    <w:p w14:paraId="657A40B5" w14:textId="77777777" w:rsidR="000437FB" w:rsidRDefault="000437FB">
      <w:pPr>
        <w:spacing w:after="0" w:line="360" w:lineRule="auto"/>
        <w:jc w:val="both"/>
        <w:rPr>
          <w:rFonts w:ascii="Times New Roman" w:hAnsi="Times New Roman" w:cs="Times New Roman"/>
          <w:b/>
          <w:bCs/>
          <w:sz w:val="24"/>
          <w:szCs w:val="24"/>
          <w:lang w:val="en-US"/>
        </w:rPr>
      </w:pPr>
    </w:p>
    <w:p w14:paraId="1B840CB7" w14:textId="77777777" w:rsidR="000437FB" w:rsidRDefault="000437FB">
      <w:pPr>
        <w:spacing w:after="0" w:line="360" w:lineRule="auto"/>
        <w:jc w:val="both"/>
      </w:pPr>
    </w:p>
    <w:p w14:paraId="2051C908" w14:textId="77777777" w:rsidR="00792D3E" w:rsidRDefault="00792D3E">
      <w:pPr>
        <w:spacing w:after="0" w:line="360" w:lineRule="auto"/>
        <w:jc w:val="both"/>
      </w:pPr>
    </w:p>
    <w:p w14:paraId="6DB47B4B" w14:textId="77777777" w:rsidR="00792D3E" w:rsidRDefault="00792D3E">
      <w:pPr>
        <w:spacing w:after="0" w:line="360" w:lineRule="auto"/>
        <w:jc w:val="both"/>
      </w:pPr>
    </w:p>
    <w:p w14:paraId="657FF56E" w14:textId="77777777" w:rsidR="00792D3E" w:rsidRDefault="00792D3E">
      <w:pPr>
        <w:spacing w:after="0" w:line="360" w:lineRule="auto"/>
        <w:jc w:val="both"/>
      </w:pPr>
    </w:p>
    <w:p w14:paraId="35B9711B" w14:textId="77777777" w:rsidR="00792D3E" w:rsidRDefault="00792D3E">
      <w:pPr>
        <w:spacing w:after="0" w:line="360" w:lineRule="auto"/>
        <w:jc w:val="both"/>
      </w:pPr>
    </w:p>
    <w:p w14:paraId="165E0181" w14:textId="77777777" w:rsidR="00792D3E" w:rsidRDefault="00792D3E">
      <w:pPr>
        <w:spacing w:after="0" w:line="360" w:lineRule="auto"/>
        <w:jc w:val="both"/>
      </w:pPr>
    </w:p>
    <w:p w14:paraId="33196B84" w14:textId="77777777" w:rsidR="00792D3E" w:rsidRDefault="00792D3E">
      <w:pPr>
        <w:spacing w:after="0" w:line="360" w:lineRule="auto"/>
        <w:jc w:val="both"/>
      </w:pPr>
    </w:p>
    <w:p w14:paraId="755A61E2" w14:textId="77777777" w:rsidR="00792D3E" w:rsidRDefault="00792D3E">
      <w:pPr>
        <w:spacing w:after="0" w:line="360" w:lineRule="auto"/>
        <w:jc w:val="both"/>
      </w:pPr>
    </w:p>
    <w:p w14:paraId="25895032" w14:textId="77777777" w:rsidR="00792D3E" w:rsidRDefault="00792D3E">
      <w:pPr>
        <w:spacing w:after="0" w:line="360" w:lineRule="auto"/>
        <w:jc w:val="both"/>
      </w:pPr>
    </w:p>
    <w:p w14:paraId="78862786" w14:textId="77777777" w:rsidR="00792D3E" w:rsidRDefault="00792D3E">
      <w:pPr>
        <w:spacing w:after="0" w:line="360" w:lineRule="auto"/>
        <w:jc w:val="both"/>
      </w:pPr>
    </w:p>
    <w:p w14:paraId="1D1E7FBD" w14:textId="77777777" w:rsidR="00792D3E" w:rsidRDefault="00792D3E">
      <w:pPr>
        <w:spacing w:after="0" w:line="360" w:lineRule="auto"/>
        <w:jc w:val="both"/>
      </w:pPr>
    </w:p>
    <w:p w14:paraId="29BF9285" w14:textId="6E31A0DA" w:rsidR="00792D3E" w:rsidRDefault="00081F8C">
      <w:pPr>
        <w:spacing w:after="0" w:line="360" w:lineRule="auto"/>
        <w:jc w:val="both"/>
      </w:pPr>
      <w:r>
        <w:rPr>
          <w:noProof/>
        </w:rPr>
        <w:lastRenderedPageBreak/>
        <w:drawing>
          <wp:inline distT="0" distB="0" distL="0" distR="0" wp14:anchorId="00F4C5DB" wp14:editId="17394B35">
            <wp:extent cx="5398019" cy="5398019"/>
            <wp:effectExtent l="19050" t="19050" r="0" b="0"/>
            <wp:docPr id="14424969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9692" name="Imagen 1442496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30D45D4C" w14:textId="2E9E2583" w:rsidR="00792D3E" w:rsidRDefault="00792D3E" w:rsidP="00792D3E">
      <w:pPr>
        <w:spacing w:after="0" w:line="360" w:lineRule="auto"/>
        <w:jc w:val="both"/>
        <w:rPr>
          <w:rFonts w:ascii="Times New Roman" w:hAnsi="Times New Roman" w:cs="Times New Roman"/>
          <w:sz w:val="24"/>
          <w:szCs w:val="24"/>
          <w:lang w:val="en-US"/>
        </w:rPr>
      </w:pPr>
      <w:commentRangeStart w:id="693"/>
      <w:r w:rsidRPr="00792D3E">
        <w:rPr>
          <w:rFonts w:ascii="Times New Roman" w:hAnsi="Times New Roman" w:cs="Times New Roman"/>
          <w:b/>
          <w:bCs/>
          <w:sz w:val="24"/>
          <w:szCs w:val="24"/>
          <w:lang w:val="en-US"/>
        </w:rPr>
        <w:t xml:space="preserve">Figure 5. </w:t>
      </w:r>
      <w:r w:rsidRPr="00792D3E">
        <w:rPr>
          <w:rFonts w:ascii="Times New Roman" w:hAnsi="Times New Roman" w:cs="Times New Roman"/>
          <w:sz w:val="24"/>
          <w:szCs w:val="24"/>
          <w:lang w:val="en-US"/>
        </w:rPr>
        <w:t xml:space="preserve">Risk </w:t>
      </w:r>
      <w:commentRangeEnd w:id="693"/>
      <w:r w:rsidR="009B2BA5">
        <w:rPr>
          <w:rStyle w:val="CommentReference"/>
        </w:rPr>
        <w:commentReference w:id="693"/>
      </w:r>
      <w:r w:rsidRPr="00792D3E">
        <w:rPr>
          <w:rFonts w:ascii="Times New Roman" w:hAnsi="Times New Roman" w:cs="Times New Roman"/>
          <w:sz w:val="24"/>
          <w:szCs w:val="24"/>
          <w:lang w:val="en-US"/>
        </w:rPr>
        <w:t>to confuse the oldes</w:t>
      </w:r>
      <w:r>
        <w:rPr>
          <w:rFonts w:ascii="Times New Roman" w:hAnsi="Times New Roman" w:cs="Times New Roman"/>
          <w:sz w:val="24"/>
          <w:szCs w:val="24"/>
          <w:lang w:val="en-US"/>
        </w:rPr>
        <w:t xml:space="preserve">t with the youngest species. For each of the 1000 simulations under bifurcating (left) and budding (right) speciation, combined with three different extinction levels, we selected the oldest and youngest species according to the phylogenetic ages, and calculated the difference in their true ages </w:t>
      </w:r>
      <w:commentRangeStart w:id="694"/>
      <w:r>
        <w:rPr>
          <w:rFonts w:ascii="Times New Roman" w:hAnsi="Times New Roman" w:cs="Times New Roman"/>
          <w:sz w:val="24"/>
          <w:szCs w:val="24"/>
          <w:lang w:val="en-US"/>
        </w:rPr>
        <w:t>(Delta True Age)</w:t>
      </w:r>
      <w:commentRangeEnd w:id="694"/>
      <w:r w:rsidR="005B13C6">
        <w:rPr>
          <w:rStyle w:val="CommentReference"/>
        </w:rPr>
        <w:commentReference w:id="694"/>
      </w:r>
      <w:r>
        <w:rPr>
          <w:rFonts w:ascii="Times New Roman" w:hAnsi="Times New Roman" w:cs="Times New Roman"/>
          <w:sz w:val="24"/>
          <w:szCs w:val="24"/>
          <w:lang w:val="en-US"/>
        </w:rPr>
        <w:t>. A Delta True age smaller than 0</w:t>
      </w:r>
      <w:r w:rsidR="00C36969">
        <w:rPr>
          <w:rFonts w:ascii="Times New Roman" w:hAnsi="Times New Roman" w:cs="Times New Roman"/>
          <w:sz w:val="24"/>
          <w:szCs w:val="24"/>
          <w:lang w:val="en-US"/>
        </w:rPr>
        <w:t xml:space="preserve"> indicates that the phylogenetic oldest species was in fact younger than the phylogenetic</w:t>
      </w:r>
      <w:ins w:id="695" w:author="Rachel" w:date="2023-09-07T23:34:00Z">
        <w:r w:rsidR="00755A14">
          <w:rPr>
            <w:rFonts w:ascii="Times New Roman" w:hAnsi="Times New Roman" w:cs="Times New Roman"/>
            <w:sz w:val="24"/>
            <w:szCs w:val="24"/>
            <w:lang w:val="en-US"/>
          </w:rPr>
          <w:t>ally</w:t>
        </w:r>
      </w:ins>
      <w:r w:rsidR="00C36969">
        <w:rPr>
          <w:rFonts w:ascii="Times New Roman" w:hAnsi="Times New Roman" w:cs="Times New Roman"/>
          <w:sz w:val="24"/>
          <w:szCs w:val="24"/>
          <w:lang w:val="en-US"/>
        </w:rPr>
        <w:t xml:space="preserve"> youngest species, and therefore, the comparison of phylogenetic ages is qualitatively wrong. </w:t>
      </w:r>
    </w:p>
    <w:p w14:paraId="26A082D5" w14:textId="77777777" w:rsidR="006E739C" w:rsidRDefault="006E739C" w:rsidP="00792D3E">
      <w:pPr>
        <w:spacing w:after="0" w:line="360" w:lineRule="auto"/>
        <w:jc w:val="both"/>
        <w:rPr>
          <w:rFonts w:ascii="Times New Roman" w:hAnsi="Times New Roman" w:cs="Times New Roman"/>
          <w:sz w:val="24"/>
          <w:szCs w:val="24"/>
          <w:lang w:val="en-US"/>
        </w:rPr>
      </w:pPr>
    </w:p>
    <w:p w14:paraId="34C9171B" w14:textId="77777777" w:rsidR="006E739C" w:rsidRDefault="006E739C" w:rsidP="00792D3E">
      <w:pPr>
        <w:spacing w:after="0" w:line="360" w:lineRule="auto"/>
        <w:jc w:val="both"/>
        <w:rPr>
          <w:rFonts w:ascii="Times New Roman" w:hAnsi="Times New Roman" w:cs="Times New Roman"/>
          <w:sz w:val="24"/>
          <w:szCs w:val="24"/>
          <w:lang w:val="en-US"/>
        </w:rPr>
      </w:pPr>
    </w:p>
    <w:p w14:paraId="385183AD" w14:textId="77777777" w:rsidR="006E739C" w:rsidRDefault="006E739C" w:rsidP="00792D3E">
      <w:pPr>
        <w:spacing w:after="0" w:line="360" w:lineRule="auto"/>
        <w:jc w:val="both"/>
        <w:rPr>
          <w:rFonts w:ascii="Times New Roman" w:hAnsi="Times New Roman" w:cs="Times New Roman"/>
          <w:sz w:val="24"/>
          <w:szCs w:val="24"/>
          <w:lang w:val="en-US"/>
        </w:rPr>
      </w:pPr>
    </w:p>
    <w:p w14:paraId="33F68827" w14:textId="5278C0C5" w:rsidR="006E739C" w:rsidRDefault="00081F8C" w:rsidP="00792D3E">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D88247F" wp14:editId="06160E90">
            <wp:extent cx="5398019" cy="5398019"/>
            <wp:effectExtent l="19050" t="19050" r="0" b="0"/>
            <wp:docPr id="100930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306" name="Imagen 1009303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019" cy="5398019"/>
                    </a:xfrm>
                    <a:prstGeom prst="rect">
                      <a:avLst/>
                    </a:prstGeom>
                    <a:ln>
                      <a:solidFill>
                        <a:schemeClr val="tx1"/>
                      </a:solidFill>
                    </a:ln>
                  </pic:spPr>
                </pic:pic>
              </a:graphicData>
            </a:graphic>
          </wp:inline>
        </w:drawing>
      </w:r>
    </w:p>
    <w:p w14:paraId="7566AB08" w14:textId="502C973E" w:rsidR="00081F8C" w:rsidRDefault="00081F8C" w:rsidP="00081F8C">
      <w:pPr>
        <w:spacing w:after="0" w:line="360" w:lineRule="auto"/>
        <w:jc w:val="both"/>
        <w:rPr>
          <w:rFonts w:ascii="Times New Roman" w:hAnsi="Times New Roman" w:cs="Times New Roman"/>
          <w:sz w:val="24"/>
          <w:szCs w:val="24"/>
          <w:lang w:val="en-US"/>
        </w:rPr>
      </w:pPr>
      <w:commentRangeStart w:id="696"/>
      <w:r>
        <w:rPr>
          <w:rFonts w:ascii="Times New Roman" w:hAnsi="Times New Roman" w:cs="Times New Roman"/>
          <w:b/>
          <w:bCs/>
          <w:sz w:val="24"/>
          <w:szCs w:val="24"/>
          <w:lang w:val="en-US"/>
        </w:rPr>
        <w:t>Figure 6</w:t>
      </w:r>
      <w:commentRangeEnd w:id="696"/>
      <w:r w:rsidR="004D62A9">
        <w:rPr>
          <w:rStyle w:val="CommentReference"/>
        </w:rPr>
        <w:commentReference w:id="696"/>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(Delta True Age). A Delta True age smaller than 0 indicates that the phylogenetic older species was in fact younger than the phylogenetic younger species, and therefore, the comparison of phylogenetic ages is qualitatively wrong. </w:t>
      </w:r>
    </w:p>
    <w:p w14:paraId="078BEE7E" w14:textId="77777777" w:rsidR="009B2818" w:rsidRDefault="009B2818" w:rsidP="00081F8C">
      <w:pPr>
        <w:spacing w:after="0" w:line="360" w:lineRule="auto"/>
        <w:jc w:val="both"/>
        <w:rPr>
          <w:rFonts w:ascii="Times New Roman" w:hAnsi="Times New Roman" w:cs="Times New Roman"/>
          <w:sz w:val="24"/>
          <w:szCs w:val="24"/>
          <w:lang w:val="en-US"/>
        </w:rPr>
      </w:pPr>
    </w:p>
    <w:p w14:paraId="0D351FFE" w14:textId="77777777" w:rsidR="009B2818" w:rsidRDefault="009B2818" w:rsidP="00081F8C">
      <w:pPr>
        <w:spacing w:after="0" w:line="360" w:lineRule="auto"/>
        <w:jc w:val="both"/>
        <w:rPr>
          <w:rFonts w:ascii="Times New Roman" w:hAnsi="Times New Roman" w:cs="Times New Roman"/>
          <w:sz w:val="24"/>
          <w:szCs w:val="24"/>
          <w:lang w:val="en-US"/>
        </w:rPr>
      </w:pPr>
    </w:p>
    <w:p w14:paraId="1E274170" w14:textId="77777777" w:rsidR="009B2818" w:rsidRDefault="009B2818" w:rsidP="00081F8C">
      <w:pPr>
        <w:spacing w:after="0" w:line="360" w:lineRule="auto"/>
        <w:jc w:val="both"/>
        <w:rPr>
          <w:rFonts w:ascii="Times New Roman" w:hAnsi="Times New Roman" w:cs="Times New Roman"/>
          <w:sz w:val="24"/>
          <w:szCs w:val="24"/>
          <w:lang w:val="en-US"/>
        </w:rPr>
      </w:pPr>
    </w:p>
    <w:p w14:paraId="2A64FA74" w14:textId="1F243579" w:rsidR="009B2818" w:rsidRDefault="00F506A7"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B2430CF" wp14:editId="201EF50A">
            <wp:extent cx="5502303" cy="5502303"/>
            <wp:effectExtent l="19050" t="19050" r="3175" b="3175"/>
            <wp:docPr id="929676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76799" name="Imagen 9296767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2523" cy="5502523"/>
                    </a:xfrm>
                    <a:prstGeom prst="rect">
                      <a:avLst/>
                    </a:prstGeom>
                    <a:ln>
                      <a:solidFill>
                        <a:schemeClr val="tx1"/>
                      </a:solidFill>
                    </a:ln>
                  </pic:spPr>
                </pic:pic>
              </a:graphicData>
            </a:graphic>
          </wp:inline>
        </w:drawing>
      </w:r>
    </w:p>
    <w:p w14:paraId="2DDB9D8F" w14:textId="2EA5B822" w:rsidR="009B2818" w:rsidRPr="00F506A7" w:rsidRDefault="00F506A7" w:rsidP="00081F8C">
      <w:pPr>
        <w:spacing w:after="0" w:line="360" w:lineRule="auto"/>
        <w:jc w:val="both"/>
        <w:rPr>
          <w:rFonts w:ascii="Times New Roman" w:hAnsi="Times New Roman" w:cs="Times New Roman"/>
          <w:sz w:val="24"/>
          <w:szCs w:val="24"/>
          <w:lang w:val="en-US"/>
        </w:rPr>
      </w:pPr>
      <w:commentRangeStart w:id="697"/>
      <w:r>
        <w:rPr>
          <w:rFonts w:ascii="Times New Roman" w:hAnsi="Times New Roman" w:cs="Times New Roman"/>
          <w:b/>
          <w:bCs/>
          <w:sz w:val="24"/>
          <w:szCs w:val="24"/>
          <w:lang w:val="en-US"/>
        </w:rPr>
        <w:t xml:space="preserve">Figure 7. </w:t>
      </w:r>
      <w:commentRangeEnd w:id="697"/>
      <w:r>
        <w:rPr>
          <w:rStyle w:val="CommentReference"/>
        </w:rPr>
        <w:commentReference w:id="697"/>
      </w:r>
      <w:commentRangeStart w:id="698"/>
      <w:r w:rsidRPr="00F506A7">
        <w:rPr>
          <w:rFonts w:ascii="Times New Roman" w:hAnsi="Times New Roman" w:cs="Times New Roman"/>
          <w:sz w:val="24"/>
          <w:szCs w:val="24"/>
          <w:lang w:val="en-US"/>
        </w:rPr>
        <w:t xml:space="preserve">Positive Extinction signal comparison between </w:t>
      </w:r>
      <w:commentRangeEnd w:id="698"/>
      <w:r w:rsidR="009B2BA5">
        <w:rPr>
          <w:rStyle w:val="CommentReference"/>
        </w:rPr>
        <w:commentReference w:id="698"/>
      </w:r>
      <w:r w:rsidRPr="00F506A7">
        <w:rPr>
          <w:rFonts w:ascii="Times New Roman" w:hAnsi="Times New Roman" w:cs="Times New Roman"/>
          <w:sz w:val="24"/>
          <w:szCs w:val="24"/>
          <w:lang w:val="en-US"/>
        </w:rPr>
        <w:t>True age</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Phylogenetic age</w:t>
      </w:r>
      <w:r>
        <w:rPr>
          <w:rFonts w:ascii="Times New Roman" w:hAnsi="Times New Roman" w:cs="Times New Roman"/>
          <w:sz w:val="24"/>
          <w:szCs w:val="24"/>
          <w:lang w:val="en-US"/>
        </w:rPr>
        <w:t>, and the Mean probable age generated by the geometric function</w:t>
      </w:r>
      <w:r w:rsidRPr="00F506A7">
        <w:rPr>
          <w:rFonts w:ascii="Times New Roman" w:hAnsi="Times New Roman" w:cs="Times New Roman"/>
          <w:sz w:val="24"/>
          <w:szCs w:val="24"/>
          <w:lang w:val="en-US"/>
        </w:rPr>
        <w:t>, for three extinction scenarios</w:t>
      </w:r>
      <w:r>
        <w:rPr>
          <w:rFonts w:ascii="Times New Roman" w:hAnsi="Times New Roman" w:cs="Times New Roman"/>
          <w:sz w:val="24"/>
          <w:szCs w:val="24"/>
          <w:lang w:val="en-US"/>
        </w:rPr>
        <w:t xml:space="preserve"> (L</w:t>
      </w:r>
      <w:r w:rsidRPr="00F506A7">
        <w:rPr>
          <w:rFonts w:ascii="Times New Roman" w:hAnsi="Times New Roman" w:cs="Times New Roman"/>
          <w:sz w:val="24"/>
          <w:szCs w:val="24"/>
          <w:lang w:val="en-US"/>
        </w:rPr>
        <w:t>ow, Intermediate, and High)</w:t>
      </w:r>
      <w:r>
        <w:rPr>
          <w:rFonts w:ascii="Times New Roman" w:hAnsi="Times New Roman" w:cs="Times New Roman"/>
          <w:sz w:val="24"/>
          <w:szCs w:val="24"/>
          <w:lang w:val="en-US"/>
        </w:rPr>
        <w:t xml:space="preserve"> regarding the phylogeny simulation (1000 trees)</w:t>
      </w:r>
      <w:r w:rsidRPr="00F506A7">
        <w:rPr>
          <w:rFonts w:ascii="Times New Roman" w:hAnsi="Times New Roman" w:cs="Times New Roman"/>
          <w:sz w:val="24"/>
          <w:szCs w:val="24"/>
          <w:lang w:val="en-US"/>
        </w:rPr>
        <w:t>. Extinction signal is represented by the conservation status categories (LC</w:t>
      </w:r>
      <w:r>
        <w:rPr>
          <w:rFonts w:ascii="Times New Roman" w:hAnsi="Times New Roman" w:cs="Times New Roman"/>
          <w:sz w:val="24"/>
          <w:szCs w:val="24"/>
          <w:lang w:val="en-US"/>
        </w:rPr>
        <w:t xml:space="preserve"> </w:t>
      </w:r>
      <w:r w:rsidRPr="00F506A7">
        <w:rPr>
          <w:rFonts w:ascii="Times New Roman" w:hAnsi="Times New Roman" w:cs="Times New Roman"/>
          <w:sz w:val="24"/>
          <w:szCs w:val="24"/>
          <w:lang w:val="en-US"/>
        </w:rPr>
        <w:t>= Least Concern; NT = Near Threatened; VU = Vulnerable; EN = Endangered; CR = Critically Endangered)</w:t>
      </w:r>
      <w:r>
        <w:rPr>
          <w:rFonts w:ascii="Times New Roman" w:hAnsi="Times New Roman" w:cs="Times New Roman"/>
          <w:sz w:val="24"/>
          <w:szCs w:val="24"/>
          <w:lang w:val="en-US"/>
        </w:rPr>
        <w:t xml:space="preserve">. The correct estimation for the Phylogenetic and Mean probable age is based on the percentage of trees that were estimated completely right (positive effect) regarding the relationship between the True age and the Conservation status categories. </w:t>
      </w:r>
    </w:p>
    <w:p w14:paraId="3F98C7BD" w14:textId="77777777" w:rsidR="00CF77F6" w:rsidRDefault="00CF77F6" w:rsidP="00081F8C">
      <w:pPr>
        <w:spacing w:after="0" w:line="360" w:lineRule="auto"/>
        <w:jc w:val="both"/>
        <w:rPr>
          <w:rFonts w:ascii="Times New Roman" w:hAnsi="Times New Roman" w:cs="Times New Roman"/>
          <w:sz w:val="24"/>
          <w:szCs w:val="24"/>
          <w:lang w:val="en-US"/>
        </w:rPr>
      </w:pPr>
    </w:p>
    <w:p w14:paraId="00B0F0CF" w14:textId="77777777" w:rsidR="00CF77F6" w:rsidRDefault="00CF77F6" w:rsidP="00081F8C">
      <w:pPr>
        <w:spacing w:after="0" w:line="360" w:lineRule="auto"/>
        <w:jc w:val="both"/>
        <w:rPr>
          <w:rFonts w:ascii="Times New Roman" w:hAnsi="Times New Roman" w:cs="Times New Roman"/>
          <w:sz w:val="24"/>
          <w:szCs w:val="24"/>
          <w:lang w:val="en-US"/>
        </w:rPr>
      </w:pPr>
    </w:p>
    <w:p w14:paraId="4F38D2A1" w14:textId="77777777" w:rsidR="00CF77F6" w:rsidRDefault="00CF77F6" w:rsidP="00081F8C">
      <w:pPr>
        <w:spacing w:after="0" w:line="360" w:lineRule="auto"/>
        <w:jc w:val="both"/>
        <w:rPr>
          <w:rFonts w:ascii="Times New Roman" w:hAnsi="Times New Roman" w:cs="Times New Roman"/>
          <w:sz w:val="24"/>
          <w:szCs w:val="24"/>
          <w:lang w:val="en-US"/>
        </w:rPr>
      </w:pPr>
    </w:p>
    <w:p w14:paraId="78F8EB88" w14:textId="1C990D0D" w:rsidR="00CF77F6" w:rsidRDefault="00CF77F6" w:rsidP="00081F8C">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69673E1" wp14:editId="48447A56">
            <wp:extent cx="5597719" cy="5597719"/>
            <wp:effectExtent l="19050" t="19050" r="3175" b="3175"/>
            <wp:docPr id="8289682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68293" name="Imagen 82896829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99116" cy="5599116"/>
                    </a:xfrm>
                    <a:prstGeom prst="rect">
                      <a:avLst/>
                    </a:prstGeom>
                    <a:ln>
                      <a:solidFill>
                        <a:schemeClr val="tx1"/>
                      </a:solidFill>
                    </a:ln>
                  </pic:spPr>
                </pic:pic>
              </a:graphicData>
            </a:graphic>
          </wp:inline>
        </w:drawing>
      </w:r>
    </w:p>
    <w:p w14:paraId="02A86AB8" w14:textId="153CC392" w:rsidR="00CF77F6" w:rsidRPr="00CF77F6" w:rsidRDefault="00CF77F6" w:rsidP="00081F8C">
      <w:pPr>
        <w:spacing w:after="0" w:line="360" w:lineRule="auto"/>
        <w:jc w:val="both"/>
        <w:rPr>
          <w:rFonts w:ascii="Times New Roman" w:hAnsi="Times New Roman" w:cs="Times New Roman"/>
          <w:sz w:val="24"/>
          <w:szCs w:val="24"/>
          <w:lang w:val="en-US"/>
        </w:rPr>
      </w:pPr>
      <w:commentRangeStart w:id="699"/>
      <w:r>
        <w:rPr>
          <w:rFonts w:ascii="Times New Roman" w:hAnsi="Times New Roman" w:cs="Times New Roman"/>
          <w:b/>
          <w:bCs/>
          <w:sz w:val="24"/>
          <w:szCs w:val="24"/>
          <w:lang w:val="en-US"/>
        </w:rPr>
        <w:t xml:space="preserve">Figure </w:t>
      </w:r>
      <w:r w:rsidR="009B2818">
        <w:rPr>
          <w:rFonts w:ascii="Times New Roman" w:hAnsi="Times New Roman" w:cs="Times New Roman"/>
          <w:b/>
          <w:bCs/>
          <w:sz w:val="24"/>
          <w:szCs w:val="24"/>
          <w:lang w:val="en-US"/>
        </w:rPr>
        <w:t>8</w:t>
      </w:r>
      <w:commentRangeEnd w:id="699"/>
      <w:r w:rsidR="00DC1009">
        <w:rPr>
          <w:rStyle w:val="CommentReference"/>
        </w:rPr>
        <w:commentReference w:id="699"/>
      </w:r>
      <w:r>
        <w:rPr>
          <w:rFonts w:ascii="Times New Roman" w:hAnsi="Times New Roman" w:cs="Times New Roman"/>
          <w:b/>
          <w:bCs/>
          <w:sz w:val="24"/>
          <w:szCs w:val="24"/>
          <w:lang w:val="en-US"/>
        </w:rPr>
        <w:t xml:space="preserve">. </w:t>
      </w:r>
      <w:commentRangeStart w:id="700"/>
      <w:r>
        <w:rPr>
          <w:rFonts w:ascii="Times New Roman" w:hAnsi="Times New Roman" w:cs="Times New Roman"/>
          <w:sz w:val="24"/>
          <w:szCs w:val="24"/>
          <w:lang w:val="en-US"/>
        </w:rPr>
        <w:t>Coverage of the geometric function</w:t>
      </w:r>
      <w:commentRangeEnd w:id="700"/>
      <w:r w:rsidR="009171F3">
        <w:rPr>
          <w:rStyle w:val="CommentReference"/>
        </w:rPr>
        <w:commentReference w:id="700"/>
      </w:r>
      <w:r>
        <w:rPr>
          <w:rFonts w:ascii="Times New Roman" w:hAnsi="Times New Roman" w:cs="Times New Roman"/>
          <w:sz w:val="24"/>
          <w:szCs w:val="24"/>
          <w:lang w:val="en-US"/>
        </w:rPr>
        <w:t xml:space="preserve"> for three extinction </w:t>
      </w:r>
      <w:r w:rsidR="009B2818">
        <w:rPr>
          <w:rFonts w:ascii="Times New Roman" w:hAnsi="Times New Roman" w:cs="Times New Roman"/>
          <w:sz w:val="24"/>
          <w:szCs w:val="24"/>
          <w:lang w:val="en-US"/>
        </w:rPr>
        <w:t>levels</w:t>
      </w:r>
      <w:r>
        <w:rPr>
          <w:rFonts w:ascii="Times New Roman" w:hAnsi="Times New Roman" w:cs="Times New Roman"/>
          <w:sz w:val="24"/>
          <w:szCs w:val="24"/>
          <w:lang w:val="en-US"/>
        </w:rPr>
        <w:t>. On the left, the total coverage of geometric function’s confidence intervals regarding the true age of 100000 species</w:t>
      </w:r>
      <w:r w:rsidR="009B2818">
        <w:rPr>
          <w:rFonts w:ascii="Times New Roman" w:hAnsi="Times New Roman" w:cs="Times New Roman"/>
          <w:sz w:val="24"/>
          <w:szCs w:val="24"/>
          <w:lang w:val="en-US"/>
        </w:rPr>
        <w:t xml:space="preserve"> for each extinction level. On the right, the specific coverage of geometric function’s confidence intervals (grey lines) regarding the 100 species of one random phylogeny; red and sky-blue dots represent the phylogenetic and mean geometric age, respectively, for each species true age. </w:t>
      </w:r>
    </w:p>
    <w:p w14:paraId="617557E3" w14:textId="7EBC44D8" w:rsidR="00081F8C" w:rsidRPr="00081F8C" w:rsidRDefault="00081F8C" w:rsidP="00792D3E">
      <w:pPr>
        <w:spacing w:after="0" w:line="360" w:lineRule="auto"/>
        <w:jc w:val="both"/>
        <w:rPr>
          <w:rFonts w:ascii="Times New Roman" w:hAnsi="Times New Roman" w:cs="Times New Roman"/>
          <w:sz w:val="24"/>
          <w:szCs w:val="24"/>
          <w:lang w:val="en-US"/>
        </w:rPr>
      </w:pPr>
    </w:p>
    <w:p w14:paraId="0C6D5F3E" w14:textId="77777777" w:rsidR="006E739C" w:rsidRDefault="006E739C" w:rsidP="00792D3E">
      <w:pPr>
        <w:spacing w:after="0" w:line="360" w:lineRule="auto"/>
        <w:jc w:val="both"/>
        <w:rPr>
          <w:rFonts w:ascii="Times New Roman" w:hAnsi="Times New Roman" w:cs="Times New Roman"/>
          <w:sz w:val="24"/>
          <w:szCs w:val="24"/>
          <w:lang w:val="en-US"/>
        </w:rPr>
      </w:pPr>
    </w:p>
    <w:p w14:paraId="499D8818" w14:textId="77777777" w:rsidR="00F506A7" w:rsidRDefault="00F506A7" w:rsidP="00792D3E">
      <w:pPr>
        <w:spacing w:after="0" w:line="360" w:lineRule="auto"/>
        <w:jc w:val="both"/>
        <w:rPr>
          <w:rFonts w:ascii="Times New Roman" w:hAnsi="Times New Roman" w:cs="Times New Roman"/>
          <w:sz w:val="24"/>
          <w:szCs w:val="24"/>
          <w:lang w:val="en-US"/>
        </w:rPr>
      </w:pPr>
    </w:p>
    <w:p w14:paraId="094142E4" w14:textId="2F54D7C8" w:rsidR="00F506A7"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References</w:t>
      </w:r>
    </w:p>
    <w:p w14:paraId="0577AD7B" w14:textId="2A800E8F"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lang w:val="en-US"/>
        </w:rPr>
        <w:fldChar w:fldCharType="begin" w:fldLock="1"/>
      </w:r>
      <w:r>
        <w:rPr>
          <w:rFonts w:ascii="Times New Roman" w:hAnsi="Times New Roman" w:cs="Times New Roman"/>
          <w:b/>
          <w:bCs/>
          <w:sz w:val="24"/>
          <w:szCs w:val="24"/>
          <w:lang w:val="en-US"/>
        </w:rPr>
        <w:instrText xml:space="preserve">ADDIN Mendeley Bibliography CSL_BIBLIOGRAPHY </w:instrText>
      </w:r>
      <w:r>
        <w:rPr>
          <w:rFonts w:ascii="Times New Roman" w:hAnsi="Times New Roman" w:cs="Times New Roman"/>
          <w:b/>
          <w:bCs/>
          <w:sz w:val="24"/>
          <w:szCs w:val="24"/>
          <w:lang w:val="en-US"/>
        </w:rPr>
        <w:fldChar w:fldCharType="separate"/>
      </w:r>
      <w:r w:rsidRPr="00D63C5C">
        <w:rPr>
          <w:rFonts w:ascii="Times New Roman" w:hAnsi="Times New Roman" w:cs="Times New Roman"/>
          <w:smallCaps/>
          <w:noProof/>
          <w:sz w:val="24"/>
          <w:szCs w:val="24"/>
        </w:rPr>
        <w:t>Alroy, J. et al.</w:t>
      </w:r>
      <w:r w:rsidRPr="00D63C5C">
        <w:rPr>
          <w:rFonts w:ascii="Times New Roman" w:hAnsi="Times New Roman" w:cs="Times New Roman"/>
          <w:noProof/>
          <w:sz w:val="24"/>
          <w:szCs w:val="24"/>
        </w:rPr>
        <w:t xml:space="preserve"> 2001. Effects of sampling standardization on estimates of phanerozoic marine diversification. Proc. Natl. Acad. Sci. U. S. A. 98: 6261–6266.</w:t>
      </w:r>
    </w:p>
    <w:p w14:paraId="5B4707A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Anacker, B. 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Y. Strauss</w:t>
      </w:r>
      <w:r w:rsidRPr="00D63C5C">
        <w:rPr>
          <w:rFonts w:ascii="Times New Roman" w:hAnsi="Times New Roman" w:cs="Times New Roman"/>
          <w:noProof/>
          <w:sz w:val="24"/>
          <w:szCs w:val="24"/>
        </w:rPr>
        <w:t>. 2014. The geography and ecology of plant speciation: Range overlap and niche divergence in sister species. Proc. R. Soc. B Biol. Sci. 281.</w:t>
      </w:r>
    </w:p>
    <w:p w14:paraId="4EFE2FF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Balmford, A.</w:t>
      </w:r>
      <w:r w:rsidRPr="00D63C5C">
        <w:rPr>
          <w:rFonts w:ascii="Times New Roman" w:hAnsi="Times New Roman" w:cs="Times New Roman"/>
          <w:noProof/>
          <w:sz w:val="24"/>
          <w:szCs w:val="24"/>
        </w:rPr>
        <w:t xml:space="preserve"> 1996. Extinction filters and current resilience: The significance of past selection pressures for conservation biology. Trends Ecol. Evol.</w:t>
      </w:r>
    </w:p>
    <w:p w14:paraId="088318C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Barido-Sottani,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Pett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E. O’Reilly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2019. FossilSim: An r package for simulating fossil occurrence data under mechanistic models of preservation and recovery. Methods Ecol. Evol. 10: 835–840.</w:t>
      </w:r>
    </w:p>
    <w:p w14:paraId="285B7D4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2000. Detecting the geographical pattern of speciation from species-level phylogenies. Am. Nat. 155: 419–434.</w:t>
      </w:r>
    </w:p>
    <w:p w14:paraId="58E158C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Barraclough, T. G.</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 Vogler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H. Harvey</w:t>
      </w:r>
      <w:r w:rsidRPr="00D63C5C">
        <w:rPr>
          <w:rFonts w:ascii="Times New Roman" w:hAnsi="Times New Roman" w:cs="Times New Roman"/>
          <w:noProof/>
          <w:sz w:val="24"/>
          <w:szCs w:val="24"/>
        </w:rPr>
        <w:t>. 1998. Revealing the factors that promote speciation. Philos. Trans. R. Soc. B Biol. Sci. 353: 241–249.</w:t>
      </w:r>
    </w:p>
    <w:p w14:paraId="58183B5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Baum, D.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 W. Smith</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S. S. Donovan</w:t>
      </w:r>
      <w:r w:rsidRPr="00D63C5C">
        <w:rPr>
          <w:rFonts w:ascii="Times New Roman" w:hAnsi="Times New Roman" w:cs="Times New Roman"/>
          <w:noProof/>
          <w:sz w:val="24"/>
          <w:szCs w:val="24"/>
        </w:rPr>
        <w:t>. 2005. The tree-thinking challenge. Science (80-. ). 310: 979–980.</w:t>
      </w:r>
    </w:p>
    <w:p w14:paraId="34A9390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Beaulieu, J.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B. C. O’Meara</w:t>
      </w:r>
      <w:r w:rsidRPr="00D63C5C">
        <w:rPr>
          <w:rFonts w:ascii="Times New Roman" w:hAnsi="Times New Roman" w:cs="Times New Roman"/>
          <w:noProof/>
          <w:sz w:val="24"/>
          <w:szCs w:val="24"/>
        </w:rPr>
        <w:t>. 2016. Detecting hidden diversification shifts in models of trait-dependent speciation and extinction. Syst. Biol. 65: 583–601.</w:t>
      </w:r>
    </w:p>
    <w:p w14:paraId="5AFE3CED"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2013. Origins of biodiversity. Palaeontology.</w:t>
      </w:r>
    </w:p>
    <w:p w14:paraId="6674397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Benton, M. J.</w:t>
      </w:r>
      <w:r w:rsidRPr="00D63C5C">
        <w:rPr>
          <w:rFonts w:ascii="Times New Roman" w:hAnsi="Times New Roman" w:cs="Times New Roman"/>
          <w:noProof/>
          <w:sz w:val="24"/>
          <w:szCs w:val="24"/>
        </w:rPr>
        <w:t xml:space="preserve"> 2016. Origins of Biodiversity. PLoS Biol. 14: 1–7.</w:t>
      </w:r>
    </w:p>
    <w:p w14:paraId="13CCB31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Brée,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 Condamine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Guinot</w:t>
      </w:r>
      <w:r w:rsidRPr="00D63C5C">
        <w:rPr>
          <w:rFonts w:ascii="Times New Roman" w:hAnsi="Times New Roman" w:cs="Times New Roman"/>
          <w:noProof/>
          <w:sz w:val="24"/>
          <w:szCs w:val="24"/>
        </w:rPr>
        <w:t>. 2022. Combining palaeontological and neontological data shows a delayed diversification burst of carcharhiniform sharks likely mediated by environmental change. Sci. Rep. 12: 21906.</w:t>
      </w:r>
    </w:p>
    <w:p w14:paraId="2EFF49A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Caetano, D. 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B. Quental</w:t>
      </w:r>
      <w:r w:rsidRPr="00D63C5C">
        <w:rPr>
          <w:rFonts w:ascii="Times New Roman" w:hAnsi="Times New Roman" w:cs="Times New Roman"/>
          <w:noProof/>
          <w:sz w:val="24"/>
          <w:szCs w:val="24"/>
        </w:rPr>
        <w:t>. 2022. How important is budding speciaiton for comparative studies? bioRxiv.</w:t>
      </w:r>
    </w:p>
    <w:p w14:paraId="12BA674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Callaway, E.</w:t>
      </w:r>
      <w:r w:rsidRPr="00D63C5C">
        <w:rPr>
          <w:rFonts w:ascii="Times New Roman" w:hAnsi="Times New Roman" w:cs="Times New Roman"/>
          <w:noProof/>
          <w:sz w:val="24"/>
          <w:szCs w:val="24"/>
        </w:rPr>
        <w:t xml:space="preserve"> 2017. Oldest Homo sapiens fossil claim rewrites our species’ history. Nature.</w:t>
      </w:r>
    </w:p>
    <w:p w14:paraId="1418410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Carrillo, J.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Forasiepi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Jaramillo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 Sánchez-villagra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E. Richardson</w:t>
      </w:r>
      <w:r w:rsidRPr="00D63C5C">
        <w:rPr>
          <w:rFonts w:ascii="Times New Roman" w:hAnsi="Times New Roman" w:cs="Times New Roman"/>
          <w:noProof/>
          <w:sz w:val="24"/>
          <w:szCs w:val="24"/>
        </w:rPr>
        <w:t>. 2015. Neotropical mammal diversity and the Great American Biotic Interchange : spatial and temporal variation in South America ’ s fossil record. 5: 1–11.</w:t>
      </w:r>
    </w:p>
    <w:p w14:paraId="018321D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Chang,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L. Rabosky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E. Alfaro</w:t>
      </w:r>
      <w:r w:rsidRPr="00D63C5C">
        <w:rPr>
          <w:rFonts w:ascii="Times New Roman" w:hAnsi="Times New Roman" w:cs="Times New Roman"/>
          <w:noProof/>
          <w:sz w:val="24"/>
          <w:szCs w:val="24"/>
        </w:rPr>
        <w:t xml:space="preserve">. 2020. Estimating Diversification Rates on </w:t>
      </w:r>
      <w:r w:rsidRPr="00D63C5C">
        <w:rPr>
          <w:rFonts w:ascii="Times New Roman" w:hAnsi="Times New Roman" w:cs="Times New Roman"/>
          <w:noProof/>
          <w:sz w:val="24"/>
          <w:szCs w:val="24"/>
        </w:rPr>
        <w:lastRenderedPageBreak/>
        <w:t>Incompletely Sampled Phylogenies: Theoretical Concerns and Practical Solutions. Syst. Biol. 69: 602–611.</w:t>
      </w:r>
    </w:p>
    <w:p w14:paraId="1EB580A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Eldredge,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N. Thompson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M. Brakefield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Gavrilets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Jablonski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C. Jackson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E. Lenski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S. Lieberman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A. McPeek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Miller</w:t>
      </w:r>
      <w:r w:rsidRPr="00D63C5C">
        <w:rPr>
          <w:rFonts w:ascii="Times New Roman" w:hAnsi="Times New Roman" w:cs="Times New Roman"/>
          <w:noProof/>
          <w:sz w:val="24"/>
          <w:szCs w:val="24"/>
        </w:rPr>
        <w:t>. 2005. The dynamics of evolutionary stasis. Paleobiology.</w:t>
      </w:r>
    </w:p>
    <w:p w14:paraId="3415812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Emerson, B. C.</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Patiño</w:t>
      </w:r>
      <w:r w:rsidRPr="00D63C5C">
        <w:rPr>
          <w:rFonts w:ascii="Times New Roman" w:hAnsi="Times New Roman" w:cs="Times New Roman"/>
          <w:noProof/>
          <w:sz w:val="24"/>
          <w:szCs w:val="24"/>
        </w:rPr>
        <w:t>. 2018. Anagenesis, Cladogenesis, and Speciation on Islands. Trends Ecol. Evol. 33: 488–491. Available at: http://dx.doi.org/10.1016/j.tree.2018.04.006.</w:t>
      </w:r>
    </w:p>
    <w:p w14:paraId="3809800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Fitzpatrick, B.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Turelli</w:t>
      </w:r>
      <w:r w:rsidRPr="00D63C5C">
        <w:rPr>
          <w:rFonts w:ascii="Times New Roman" w:hAnsi="Times New Roman" w:cs="Times New Roman"/>
          <w:noProof/>
          <w:sz w:val="24"/>
          <w:szCs w:val="24"/>
        </w:rPr>
        <w:t>. 2006. The Geography of Mammalian Speciation: Mixed Signals From Phylogenies and Range Maps. Evolution (N. Y). 60: 601–615.</w:t>
      </w:r>
    </w:p>
    <w:p w14:paraId="5F80E16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Fjeldså,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K. Bowie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2012. The role of mountain ranges in the diversification of birds. Annu. Rev. Ecol. Evol. Syst. 43: 249–265.</w:t>
      </w:r>
    </w:p>
    <w:p w14:paraId="6E54C4C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1996. On the Probability of Ancestors in the Fossil Record. 22: 141–151.</w:t>
      </w:r>
    </w:p>
    <w:p w14:paraId="450EBAC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Foote, M.</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Raup</w:t>
      </w:r>
      <w:r w:rsidRPr="00D63C5C">
        <w:rPr>
          <w:rFonts w:ascii="Times New Roman" w:hAnsi="Times New Roman" w:cs="Times New Roman"/>
          <w:noProof/>
          <w:sz w:val="24"/>
          <w:szCs w:val="24"/>
        </w:rPr>
        <w:t>. 1996. Fossil Preservation and the Stratigraphic Ranges of Taxa. 22: 121–140.</w:t>
      </w:r>
    </w:p>
    <w:p w14:paraId="612010B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Gaston, K. J.</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M. Blackburn</w:t>
      </w:r>
      <w:r w:rsidRPr="00D63C5C">
        <w:rPr>
          <w:rFonts w:ascii="Times New Roman" w:hAnsi="Times New Roman" w:cs="Times New Roman"/>
          <w:noProof/>
          <w:sz w:val="24"/>
          <w:szCs w:val="24"/>
        </w:rPr>
        <w:t>. 1997. Evolutionary age and risk of extinction in the global avifauna. Evol. Ecol.</w:t>
      </w:r>
    </w:p>
    <w:p w14:paraId="262E7E66"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Heath, T. 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M. Hedtke</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M. Hillis</w:t>
      </w:r>
      <w:r w:rsidRPr="00D63C5C">
        <w:rPr>
          <w:rFonts w:ascii="Times New Roman" w:hAnsi="Times New Roman" w:cs="Times New Roman"/>
          <w:noProof/>
          <w:sz w:val="24"/>
          <w:szCs w:val="24"/>
        </w:rPr>
        <w:t>. 2008. Taxon sampling and the accuracy of phylogenetic analyses. J. Syst. Evol. 46: 239–257.</w:t>
      </w:r>
    </w:p>
    <w:p w14:paraId="60B3C5D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Henning, W.</w:t>
      </w:r>
      <w:r w:rsidRPr="00D63C5C">
        <w:rPr>
          <w:rFonts w:ascii="Times New Roman" w:hAnsi="Times New Roman" w:cs="Times New Roman"/>
          <w:noProof/>
          <w:sz w:val="24"/>
          <w:szCs w:val="24"/>
        </w:rPr>
        <w:t xml:space="preserve"> 1999. Phylogenetic systematics. University of Illinois Press.</w:t>
      </w:r>
    </w:p>
    <w:p w14:paraId="6BB9276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IUCN</w:t>
      </w:r>
      <w:r w:rsidRPr="00D63C5C">
        <w:rPr>
          <w:rFonts w:ascii="Times New Roman" w:hAnsi="Times New Roman" w:cs="Times New Roman"/>
          <w:noProof/>
          <w:sz w:val="24"/>
          <w:szCs w:val="24"/>
        </w:rPr>
        <w:t>. 2016. IUCN Red List of Threatened Species. Version 2016-2. Fourth Quart.</w:t>
      </w:r>
    </w:p>
    <w:p w14:paraId="3928E4D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2002a. Phylogeny and the selectivity of extinction in Australian marsupials. Anim. Conserv.</w:t>
      </w:r>
    </w:p>
    <w:p w14:paraId="70E0114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Johnson, C. 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Delean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Balmford</w:t>
      </w:r>
      <w:r w:rsidRPr="00D63C5C">
        <w:rPr>
          <w:rFonts w:ascii="Times New Roman" w:hAnsi="Times New Roman" w:cs="Times New Roman"/>
          <w:noProof/>
          <w:sz w:val="24"/>
          <w:szCs w:val="24"/>
        </w:rPr>
        <w:t>. 2002b. Phylogeny and the selectivity of extinction in Australian marsupials. 135–142.</w:t>
      </w:r>
    </w:p>
    <w:p w14:paraId="5F02BBD5"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López-Martínez, A. M.</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Schonenberger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von Balthazar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A. González-Martínez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Ramírez-Barahona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H. Sauquet</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S. Magallón</w:t>
      </w:r>
      <w:r w:rsidRPr="00D63C5C">
        <w:rPr>
          <w:rFonts w:ascii="Times New Roman" w:hAnsi="Times New Roman" w:cs="Times New Roman"/>
          <w:noProof/>
          <w:sz w:val="24"/>
          <w:szCs w:val="24"/>
        </w:rPr>
        <w:t>. 2023. Integrating Fossil Flowers into the Angiosperm Phylogeny Using Molecular and Morphological Evidence. Syst. Biol. syad017.</w:t>
      </w:r>
    </w:p>
    <w:p w14:paraId="06ECD6B0"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Meier,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Willmann</w:t>
      </w:r>
      <w:r w:rsidRPr="00D63C5C">
        <w:rPr>
          <w:rFonts w:ascii="Times New Roman" w:hAnsi="Times New Roman" w:cs="Times New Roman"/>
          <w:noProof/>
          <w:sz w:val="24"/>
          <w:szCs w:val="24"/>
        </w:rPr>
        <w:t xml:space="preserve">. 2000. A defense of the Hennigian Species Concept.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 167.</w:t>
      </w:r>
    </w:p>
    <w:p w14:paraId="46F4DE8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Mynard, P.</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Algar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Lancaster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Bocedi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Fahri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Gubry-Rangin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Lupiyaningdyah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Nangoy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O. Osborne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Papadopulos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I. M. Sudiana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Juliandi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Travis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Herrera-Alsina</w:t>
      </w:r>
      <w:r w:rsidRPr="00D63C5C">
        <w:rPr>
          <w:rFonts w:ascii="Times New Roman" w:hAnsi="Times New Roman" w:cs="Times New Roman"/>
          <w:noProof/>
          <w:sz w:val="24"/>
          <w:szCs w:val="24"/>
        </w:rPr>
        <w:t>. 2023. Impact of Phylogenetic Tree Completeness and Misspecification of Sampling Fractions on Trait Dependent Diversification Models. Syst. Biol. 72: 106–119.</w:t>
      </w:r>
    </w:p>
    <w:p w14:paraId="3B09AA8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Pearson, P. N.</w:t>
      </w:r>
      <w:r w:rsidRPr="00D63C5C">
        <w:rPr>
          <w:rFonts w:ascii="Times New Roman" w:hAnsi="Times New Roman" w:cs="Times New Roman"/>
          <w:noProof/>
          <w:sz w:val="24"/>
          <w:szCs w:val="24"/>
        </w:rPr>
        <w:t xml:space="preserve"> 1995. Investigating age-dependency of species extinction rates using dynamic survivorship analysis. Hist. Biol.</w:t>
      </w:r>
    </w:p>
    <w:p w14:paraId="7CE09DF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Pimm, S. 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N. Jenkins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Abell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M. Brooks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L. Gittleman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N. Joppa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H. Raven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M. Roberts</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O. Sexton</w:t>
      </w:r>
      <w:r w:rsidRPr="00D63C5C">
        <w:rPr>
          <w:rFonts w:ascii="Times New Roman" w:hAnsi="Times New Roman" w:cs="Times New Roman"/>
          <w:noProof/>
          <w:sz w:val="24"/>
          <w:szCs w:val="24"/>
        </w:rPr>
        <w:t>. 2014. The biodiversity of species and their rates of extinction, distribution, and protection. Science (80-. ). 344.</w:t>
      </w:r>
    </w:p>
    <w:p w14:paraId="5018F627"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 Core Team</w:t>
      </w:r>
      <w:r w:rsidRPr="00D63C5C">
        <w:rPr>
          <w:rFonts w:ascii="Times New Roman" w:hAnsi="Times New Roman" w:cs="Times New Roman"/>
          <w:noProof/>
          <w:sz w:val="24"/>
          <w:szCs w:val="24"/>
        </w:rPr>
        <w:t>. 2019. R: A language and environment for statistical computing. R Found. Stat. Comput.</w:t>
      </w:r>
    </w:p>
    <w:p w14:paraId="68A825E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Rabosky, D. L.</w:t>
      </w:r>
      <w:r w:rsidRPr="00D63C5C">
        <w:rPr>
          <w:rFonts w:ascii="Times New Roman" w:hAnsi="Times New Roman" w:cs="Times New Roman"/>
          <w:noProof/>
          <w:sz w:val="24"/>
          <w:szCs w:val="24"/>
        </w:rPr>
        <w:t xml:space="preserve"> 2010. Extinction rates should not be estimated from molecular phylogenies. Evolution (N. Y).</w:t>
      </w:r>
    </w:p>
    <w:p w14:paraId="15C248A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Rivas-Gonzáles, 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Rousselle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Li</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Zhou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Dutheil</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Munch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Y. Shao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Wu</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Schierup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G. Zhang</w:t>
      </w:r>
      <w:r w:rsidRPr="00D63C5C">
        <w:rPr>
          <w:rFonts w:ascii="Times New Roman" w:hAnsi="Times New Roman" w:cs="Times New Roman"/>
          <w:noProof/>
          <w:sz w:val="24"/>
          <w:szCs w:val="24"/>
        </w:rPr>
        <w:t>. 2023. Pervasive incomplete lineage sorting illuminates speciation and selection in primates. Science (80-. ). 380: eabn4409.</w:t>
      </w:r>
    </w:p>
    <w:p w14:paraId="59696084"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Roopnarine, P.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G. Byars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Fitzgerald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Paleobiology</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N. Winter</w:t>
      </w:r>
      <w:r w:rsidRPr="00D63C5C">
        <w:rPr>
          <w:rFonts w:ascii="Times New Roman" w:hAnsi="Times New Roman" w:cs="Times New Roman"/>
          <w:noProof/>
          <w:sz w:val="24"/>
          <w:szCs w:val="24"/>
        </w:rPr>
        <w:t>. 1999. Anagenetic Evolution , Stratophenetic Patterns , and Random Walk Models Published by : Cambridge University Press Stable URL : https://www.jstor.org/stable/2665991 REFERENCES Linked references are available on JSTOR for this article : reference # referenc. 25: 41–57.</w:t>
      </w:r>
    </w:p>
    <w:p w14:paraId="3AA896D9"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Rosenblum, E. B.</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A. J. Sarver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W. Brown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Des Roches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M. Hardwick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D. Hether</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M. Eastman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W. Pennell</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L. J. Harmon</w:t>
      </w:r>
      <w:r w:rsidRPr="00D63C5C">
        <w:rPr>
          <w:rFonts w:ascii="Times New Roman" w:hAnsi="Times New Roman" w:cs="Times New Roman"/>
          <w:noProof/>
          <w:sz w:val="24"/>
          <w:szCs w:val="24"/>
        </w:rPr>
        <w:t>. 2012. Goldilocks Meets Santa Rosalia: An Ephemeral Speciation Model Explains Patterns of Diversification Across Time Scales. Evol. Biol. 39: 255–261.</w:t>
      </w:r>
    </w:p>
    <w:p w14:paraId="70AFD613"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Scholl, J. P.</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J. Wiens</w:t>
      </w:r>
      <w:r w:rsidRPr="00D63C5C">
        <w:rPr>
          <w:rFonts w:ascii="Times New Roman" w:hAnsi="Times New Roman" w:cs="Times New Roman"/>
          <w:noProof/>
          <w:sz w:val="24"/>
          <w:szCs w:val="24"/>
        </w:rPr>
        <w:t>. 2016. Diversification rates and species richness across the Tree of Life. Proc. R. Soc. B Biol. Sci. 283.</w:t>
      </w:r>
    </w:p>
    <w:p w14:paraId="24B48F8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Castiglione</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Mondanaro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C. Serio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Melchionna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Piras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Di Febbraro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F. Carotenuto</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L. Rook</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P. Raia</w:t>
      </w:r>
      <w:r w:rsidRPr="00D63C5C">
        <w:rPr>
          <w:rFonts w:ascii="Times New Roman" w:hAnsi="Times New Roman" w:cs="Times New Roman"/>
          <w:noProof/>
          <w:sz w:val="24"/>
          <w:szCs w:val="24"/>
        </w:rPr>
        <w:t>. 2020. A 450 million years long latitudinal gradient in age-dependent extinction. Ecol. Lett. 23: 439–446.</w:t>
      </w:r>
    </w:p>
    <w:p w14:paraId="3DF365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lastRenderedPageBreak/>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Antonelli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X. Meyer</w:t>
      </w:r>
      <w:r w:rsidRPr="00D63C5C">
        <w:rPr>
          <w:rFonts w:ascii="Times New Roman" w:hAnsi="Times New Roman" w:cs="Times New Roman"/>
          <w:noProof/>
          <w:sz w:val="24"/>
          <w:szCs w:val="24"/>
        </w:rPr>
        <w:t>. 2019. Improved estimation of macroevolutionary rates from fossil data using a Bayesian framework. Paleobiology 45: 546–570.</w:t>
      </w:r>
    </w:p>
    <w:p w14:paraId="3D9118DC"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N. Salamin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J. Schnitzler</w:t>
      </w:r>
      <w:r w:rsidRPr="00D63C5C">
        <w:rPr>
          <w:rFonts w:ascii="Times New Roman" w:hAnsi="Times New Roman" w:cs="Times New Roman"/>
          <w:noProof/>
          <w:sz w:val="24"/>
          <w:szCs w:val="24"/>
        </w:rPr>
        <w:t>. 2014. PyRate: a new program to estimate speciation and extinction rates from incomplete fossil data. Methods Ecol. Evol. 5: 1126–1131.</w:t>
      </w:r>
    </w:p>
    <w:p w14:paraId="0273766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Silvestro,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C. M. Warnock</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Gavryushkina</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T. Stadler</w:t>
      </w:r>
      <w:r w:rsidRPr="00D63C5C">
        <w:rPr>
          <w:rFonts w:ascii="Times New Roman" w:hAnsi="Times New Roman" w:cs="Times New Roman"/>
          <w:noProof/>
          <w:sz w:val="24"/>
          <w:szCs w:val="24"/>
        </w:rPr>
        <w:t>. 2018. Closing the gap between palaeontological and neontological speciation and extinction rate estimates. Nat. Commun. 9. Available at: http://dx.doi.org/10.1038/s41467-018-07622-y.</w:t>
      </w:r>
    </w:p>
    <w:p w14:paraId="229330E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Simpson, G. G.</w:t>
      </w:r>
      <w:r w:rsidRPr="00D63C5C">
        <w:rPr>
          <w:rFonts w:ascii="Times New Roman" w:hAnsi="Times New Roman" w:cs="Times New Roman"/>
          <w:noProof/>
          <w:sz w:val="24"/>
          <w:szCs w:val="24"/>
        </w:rPr>
        <w:t xml:space="preserve"> 1951. The species concept. Evolution (N. Y). 5: 285–298.</w:t>
      </w:r>
    </w:p>
    <w:p w14:paraId="03C6F63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Sonne,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B. Dalsgaard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K. Borregaard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Kennedy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Fjeldså</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C. Rahbek</w:t>
      </w:r>
      <w:r w:rsidRPr="00D63C5C">
        <w:rPr>
          <w:rFonts w:ascii="Times New Roman" w:hAnsi="Times New Roman" w:cs="Times New Roman"/>
          <w:noProof/>
          <w:sz w:val="24"/>
          <w:szCs w:val="24"/>
        </w:rPr>
        <w:t>. 2022. Biodiversity cradles and museums segregating within hotspots of endemism. Proc. R. Soc. B Biol. Sci. 289.</w:t>
      </w:r>
    </w:p>
    <w:p w14:paraId="02DF871A"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Stadler, T.</w:t>
      </w:r>
      <w:r w:rsidRPr="00D63C5C">
        <w:rPr>
          <w:rFonts w:ascii="Times New Roman" w:hAnsi="Times New Roman" w:cs="Times New Roman"/>
          <w:noProof/>
          <w:sz w:val="24"/>
          <w:szCs w:val="24"/>
        </w:rPr>
        <w:t xml:space="preserve"> 2010. TreeSim.</w:t>
      </w:r>
    </w:p>
    <w:p w14:paraId="544EA6F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Swenson, N. G.</w:t>
      </w:r>
      <w:r w:rsidRPr="00D63C5C">
        <w:rPr>
          <w:rFonts w:ascii="Times New Roman" w:hAnsi="Times New Roman" w:cs="Times New Roman"/>
          <w:noProof/>
          <w:sz w:val="24"/>
          <w:szCs w:val="24"/>
        </w:rPr>
        <w:t xml:space="preserve"> 2019. Phylogenetic ecology: A history, critique, and remodeling. University of Chicago Press.</w:t>
      </w:r>
    </w:p>
    <w:p w14:paraId="6869411B"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J. Brandt</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R. D. Smissen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P. B. Heenan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T. Fukami</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G. Lee</w:t>
      </w:r>
      <w:r w:rsidRPr="00D63C5C">
        <w:rPr>
          <w:rFonts w:ascii="Times New Roman" w:hAnsi="Times New Roman" w:cs="Times New Roman"/>
          <w:noProof/>
          <w:sz w:val="24"/>
          <w:szCs w:val="24"/>
        </w:rPr>
        <w:t>. 2015. When do plant radiations influence community assembly? The importance of historical contingency in the race for niche space. New Phytol. 207: 468–479.</w:t>
      </w:r>
    </w:p>
    <w:p w14:paraId="28F389B1"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Tanentzap, A.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Igea</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M. G. Johnston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M. J. Larcombe</w:t>
      </w:r>
      <w:r w:rsidRPr="00D63C5C">
        <w:rPr>
          <w:rFonts w:ascii="Times New Roman" w:hAnsi="Times New Roman" w:cs="Times New Roman"/>
          <w:noProof/>
          <w:sz w:val="24"/>
          <w:szCs w:val="24"/>
        </w:rPr>
        <w:t>. 2020. Does evolutionary history correlate with contemporary extinction risk by influencing range size dynamics? Am. Nat.</w:t>
      </w:r>
    </w:p>
    <w:p w14:paraId="21F61FD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Thomas, G. H.</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K. Hartmann</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B. Joy</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A. Mimoto</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A. O. Mooers</w:t>
      </w:r>
      <w:r w:rsidRPr="00D63C5C">
        <w:rPr>
          <w:rFonts w:ascii="Times New Roman" w:hAnsi="Times New Roman" w:cs="Times New Roman"/>
          <w:noProof/>
          <w:sz w:val="24"/>
          <w:szCs w:val="24"/>
        </w:rPr>
        <w:t>. 2013. PASTIS: An R package to facilitate phylogenetic assembly with soft taxonomic inferences. Methods Ecol. Evol. 4: 1011–1017.</w:t>
      </w:r>
    </w:p>
    <w:p w14:paraId="7A2F90EE"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Upham, N. S.</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J. A. Esselstyn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W. Jetz</w:t>
      </w:r>
      <w:r w:rsidRPr="00D63C5C">
        <w:rPr>
          <w:rFonts w:ascii="Times New Roman" w:hAnsi="Times New Roman" w:cs="Times New Roman"/>
          <w:noProof/>
          <w:sz w:val="24"/>
          <w:szCs w:val="24"/>
        </w:rPr>
        <w:t>. 2019. Inferring the mammal tree: Species-level sets of phylogenies for questions in ecology, evolution, and conservation.</w:t>
      </w:r>
    </w:p>
    <w:p w14:paraId="0DD7EBE8"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Van Valen, L.</w:t>
      </w:r>
      <w:r w:rsidRPr="00D63C5C">
        <w:rPr>
          <w:rFonts w:ascii="Times New Roman" w:hAnsi="Times New Roman" w:cs="Times New Roman"/>
          <w:noProof/>
          <w:sz w:val="24"/>
          <w:szCs w:val="24"/>
        </w:rPr>
        <w:t xml:space="preserve"> 1973. A new evolutionary theory. Evol. Theory.</w:t>
      </w:r>
    </w:p>
    <w:p w14:paraId="2F81D70F"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Verde Arregoitia, L. D.</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S. P. Blomberg</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D. O. Fisher</w:t>
      </w:r>
      <w:r w:rsidRPr="00D63C5C">
        <w:rPr>
          <w:rFonts w:ascii="Times New Roman" w:hAnsi="Times New Roman" w:cs="Times New Roman"/>
          <w:noProof/>
          <w:sz w:val="24"/>
          <w:szCs w:val="24"/>
        </w:rPr>
        <w:t xml:space="preserve">. 2013. Phylogenetic correlates of extinction risk in mammals: Species in older lineages are not at greater </w:t>
      </w:r>
      <w:r w:rsidRPr="00D63C5C">
        <w:rPr>
          <w:rFonts w:ascii="Times New Roman" w:hAnsi="Times New Roman" w:cs="Times New Roman"/>
          <w:noProof/>
          <w:sz w:val="24"/>
          <w:szCs w:val="24"/>
        </w:rPr>
        <w:lastRenderedPageBreak/>
        <w:t>risk. Proc. R. Soc. B Biol. Sci.</w:t>
      </w:r>
    </w:p>
    <w:p w14:paraId="232421A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D63C5C">
        <w:rPr>
          <w:rFonts w:ascii="Times New Roman" w:hAnsi="Times New Roman" w:cs="Times New Roman"/>
          <w:smallCaps/>
          <w:noProof/>
          <w:sz w:val="24"/>
          <w:szCs w:val="24"/>
        </w:rPr>
        <w:t>Wagner, P. J.</w:t>
      </w:r>
      <w:r w:rsidRPr="00D63C5C">
        <w:rPr>
          <w:rFonts w:ascii="Times New Roman" w:hAnsi="Times New Roman" w:cs="Times New Roman"/>
          <w:noProof/>
          <w:sz w:val="24"/>
          <w:szCs w:val="24"/>
        </w:rPr>
        <w:t xml:space="preserve">, </w:t>
      </w:r>
      <w:r w:rsidRPr="00D63C5C">
        <w:rPr>
          <w:rFonts w:ascii="Times New Roman" w:hAnsi="Times New Roman" w:cs="Times New Roman"/>
          <w:smallCaps/>
          <w:noProof/>
          <w:sz w:val="24"/>
          <w:szCs w:val="24"/>
        </w:rPr>
        <w:t>D. H. Erwin</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L. Anstey</w:t>
      </w:r>
      <w:r w:rsidRPr="00D63C5C">
        <w:rPr>
          <w:rFonts w:ascii="Times New Roman" w:hAnsi="Times New Roman" w:cs="Times New Roman"/>
          <w:noProof/>
          <w:sz w:val="24"/>
          <w:szCs w:val="24"/>
        </w:rPr>
        <w:t xml:space="preserve">. 1995. Phylogenetic patterns as tests of speciation models.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New approaches to speciaiton in the fossil record. pp. 87–122, Columbia University Press, New York.</w:t>
      </w:r>
    </w:p>
    <w:p w14:paraId="3C2B0CC2" w14:textId="77777777" w:rsidR="00D63C5C" w:rsidRPr="00D63C5C" w:rsidRDefault="00D63C5C" w:rsidP="00D63C5C">
      <w:pPr>
        <w:widowControl w:val="0"/>
        <w:autoSpaceDE w:val="0"/>
        <w:autoSpaceDN w:val="0"/>
        <w:adjustRightInd w:val="0"/>
        <w:spacing w:after="0" w:line="360" w:lineRule="auto"/>
        <w:ind w:left="480" w:hanging="480"/>
        <w:rPr>
          <w:rFonts w:ascii="Times New Roman" w:hAnsi="Times New Roman" w:cs="Times New Roman"/>
          <w:noProof/>
          <w:sz w:val="24"/>
        </w:rPr>
      </w:pPr>
      <w:r w:rsidRPr="00D63C5C">
        <w:rPr>
          <w:rFonts w:ascii="Times New Roman" w:hAnsi="Times New Roman" w:cs="Times New Roman"/>
          <w:smallCaps/>
          <w:noProof/>
          <w:sz w:val="24"/>
          <w:szCs w:val="24"/>
        </w:rPr>
        <w:t>Willmann, R.</w:t>
      </w:r>
      <w:r w:rsidRPr="00D63C5C">
        <w:rPr>
          <w:rFonts w:ascii="Times New Roman" w:hAnsi="Times New Roman" w:cs="Times New Roman"/>
          <w:noProof/>
          <w:sz w:val="24"/>
          <w:szCs w:val="24"/>
        </w:rPr>
        <w:t xml:space="preserve">, and </w:t>
      </w:r>
      <w:r w:rsidRPr="00D63C5C">
        <w:rPr>
          <w:rFonts w:ascii="Times New Roman" w:hAnsi="Times New Roman" w:cs="Times New Roman"/>
          <w:smallCaps/>
          <w:noProof/>
          <w:sz w:val="24"/>
          <w:szCs w:val="24"/>
        </w:rPr>
        <w:t>R. Meier</w:t>
      </w:r>
      <w:r w:rsidRPr="00D63C5C">
        <w:rPr>
          <w:rFonts w:ascii="Times New Roman" w:hAnsi="Times New Roman" w:cs="Times New Roman"/>
          <w:noProof/>
          <w:sz w:val="24"/>
          <w:szCs w:val="24"/>
        </w:rPr>
        <w:t xml:space="preserve">. 2000. A critique from the Hennigian species concept perspective. </w:t>
      </w:r>
      <w:r w:rsidRPr="00D63C5C">
        <w:rPr>
          <w:rFonts w:ascii="Times New Roman" w:hAnsi="Times New Roman" w:cs="Times New Roman"/>
          <w:i/>
          <w:iCs/>
          <w:noProof/>
          <w:sz w:val="24"/>
          <w:szCs w:val="24"/>
        </w:rPr>
        <w:t>In</w:t>
      </w:r>
      <w:r w:rsidRPr="00D63C5C">
        <w:rPr>
          <w:rFonts w:ascii="Times New Roman" w:hAnsi="Times New Roman" w:cs="Times New Roman"/>
          <w:noProof/>
          <w:sz w:val="24"/>
          <w:szCs w:val="24"/>
        </w:rPr>
        <w:t xml:space="preserve"> Species concepts and phylogenetic theory: a debate. pp. 101–118, Columbia University Press, New York.</w:t>
      </w:r>
    </w:p>
    <w:p w14:paraId="17B08070" w14:textId="77EE8E4B" w:rsidR="00D63C5C" w:rsidRPr="00D63C5C" w:rsidRDefault="00D63C5C" w:rsidP="00792D3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fldChar w:fldCharType="end"/>
      </w:r>
    </w:p>
    <w:sectPr w:rsidR="00D63C5C" w:rsidRPr="00D63C5C">
      <w:pgSz w:w="12240" w:h="15840"/>
      <w:pgMar w:top="1417" w:right="1701" w:bottom="1417" w:left="1701" w:header="0" w:footer="0" w:gutter="0"/>
      <w:lnNumType w:countBy="1"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los Calderon del Cid" w:date="2023-06-01T11:43:00Z" w:initials="CCdC">
    <w:p w14:paraId="797D304B" w14:textId="73E525D7" w:rsidR="009A52E7" w:rsidRDefault="009A52E7">
      <w:pPr>
        <w:pStyle w:val="CommentText"/>
      </w:pPr>
      <w:r>
        <w:rPr>
          <w:rStyle w:val="CommentReference"/>
        </w:rPr>
        <w:annotationRef/>
      </w:r>
      <w:r>
        <w:t>“</w:t>
      </w:r>
      <w:r>
        <w:rPr>
          <w:rFonts w:ascii="Arial" w:hAnsi="Arial" w:cs="Arial"/>
          <w:color w:val="1D1C1D"/>
          <w:sz w:val="23"/>
          <w:szCs w:val="23"/>
          <w:shd w:val="clear" w:color="auto" w:fill="F8F8F8"/>
        </w:rPr>
        <w:t xml:space="preserve">Species age cannot be obtained from phylogenies under the birth-death assumption”; title suggested by Torsten. </w:t>
      </w:r>
    </w:p>
  </w:comment>
  <w:comment w:id="1" w:author="Daniele Silvestro" w:date="2023-06-16T08:07:00Z" w:initials="DS">
    <w:p w14:paraId="0E33F11F" w14:textId="6E9137C9" w:rsidR="008D01CA" w:rsidRDefault="008D01CA">
      <w:pPr>
        <w:pStyle w:val="CommentText"/>
      </w:pPr>
      <w:r>
        <w:rPr>
          <w:rStyle w:val="CommentReference"/>
        </w:rPr>
        <w:annotationRef/>
      </w:r>
      <w:r>
        <w:t xml:space="preserve">Cool. Maybe: </w:t>
      </w:r>
      <w:r>
        <w:rPr>
          <w:rFonts w:ascii="Arial" w:hAnsi="Arial" w:cs="Arial"/>
          <w:color w:val="1D1C1D"/>
          <w:sz w:val="23"/>
          <w:szCs w:val="23"/>
          <w:shd w:val="clear" w:color="auto" w:fill="F8F8F8"/>
        </w:rPr>
        <w:t>Species age cannot be obtained from phylogenies under the birth-death model</w:t>
      </w:r>
    </w:p>
  </w:comment>
  <w:comment w:id="77" w:author="Daniele Silvestro" w:date="2023-06-16T09:06:00Z" w:initials="DS">
    <w:p w14:paraId="01503594" w14:textId="6BD78393" w:rsidR="00D334BD" w:rsidRPr="00D334BD" w:rsidRDefault="00D334BD">
      <w:pPr>
        <w:pStyle w:val="CommentText"/>
        <w:rPr>
          <w:sz w:val="16"/>
          <w:szCs w:val="16"/>
          <w:lang w:val="en-US"/>
        </w:rPr>
      </w:pPr>
      <w:r w:rsidRPr="00D334BD">
        <w:rPr>
          <w:rStyle w:val="CommentReference"/>
          <w:lang w:val="en-US"/>
        </w:rPr>
        <w:annotationRef/>
      </w:r>
      <w:r>
        <w:rPr>
          <w:rStyle w:val="CommentReference"/>
          <w:lang w:val="en-US"/>
        </w:rPr>
        <w:t>?</w:t>
      </w:r>
    </w:p>
  </w:comment>
  <w:comment w:id="81" w:author="Daniele Silvestro" w:date="2023-06-20T09:46:00Z" w:initials="DS">
    <w:p w14:paraId="48CC5FF8" w14:textId="49DACCB1" w:rsidR="00E3054A" w:rsidRPr="00E3054A" w:rsidRDefault="00E3054A" w:rsidP="00E3054A">
      <w:pPr>
        <w:spacing w:after="0" w:line="240" w:lineRule="auto"/>
        <w:rPr>
          <w:rFonts w:ascii="Times New Roman" w:eastAsia="Times New Roman" w:hAnsi="Times New Roman" w:cs="Times New Roman"/>
          <w:sz w:val="24"/>
          <w:szCs w:val="24"/>
          <w:lang w:eastAsia="en-US"/>
        </w:rPr>
      </w:pPr>
      <w:r>
        <w:rPr>
          <w:rStyle w:val="CommentReference"/>
        </w:rPr>
        <w:annotationRef/>
      </w:r>
      <w:r>
        <w:t xml:space="preserve">Add somewhere here or in the Discussion: </w:t>
      </w:r>
      <w:hyperlink r:id="rId1" w:tgtFrame="_blank" w:history="1">
        <w:r w:rsidRPr="00E3054A">
          <w:rPr>
            <w:rFonts w:ascii="Arial" w:eastAsia="Times New Roman" w:hAnsi="Arial" w:cs="Arial"/>
            <w:color w:val="0000FF"/>
            <w:sz w:val="23"/>
            <w:szCs w:val="23"/>
            <w:u w:val="single"/>
            <w:shd w:val="clear" w:color="auto" w:fill="F8F8F8"/>
            <w:lang w:eastAsia="en-US"/>
          </w:rPr>
          <w:t>https://www.biorxiv.org/content/10.1101/2023.06.08.544238v1.full</w:t>
        </w:r>
      </w:hyperlink>
    </w:p>
    <w:p w14:paraId="4099E924" w14:textId="638A813D" w:rsidR="00E3054A" w:rsidRDefault="00E3054A">
      <w:pPr>
        <w:pStyle w:val="CommentText"/>
      </w:pPr>
    </w:p>
  </w:comment>
  <w:comment w:id="96" w:author="Daniele Silvestro" w:date="2023-06-16T09:12:00Z" w:initials="DS">
    <w:p w14:paraId="7CB9795E" w14:textId="24DBDC8B" w:rsidR="00B42454" w:rsidRDefault="00B42454">
      <w:pPr>
        <w:pStyle w:val="CommentText"/>
      </w:pPr>
      <w:r>
        <w:rPr>
          <w:rStyle w:val="CommentReference"/>
        </w:rPr>
        <w:annotationRef/>
      </w:r>
      <w:r>
        <w:t>Cite the 2020 paper?</w:t>
      </w:r>
    </w:p>
  </w:comment>
  <w:comment w:id="115" w:author="Daniele Silvestro" w:date="2023-06-16T09:16:00Z" w:initials="DS">
    <w:p w14:paraId="3F089C73" w14:textId="62B08E1F" w:rsidR="00B42454" w:rsidRDefault="00B42454">
      <w:pPr>
        <w:pStyle w:val="CommentText"/>
      </w:pPr>
      <w:r>
        <w:rPr>
          <w:rStyle w:val="CommentReference"/>
        </w:rPr>
        <w:annotationRef/>
      </w:r>
      <w:r>
        <w:t xml:space="preserve">I don’t get this point. I do not think missing species reduce the accuracy of the tree. Rather, it will affect (namely, increase) the </w:t>
      </w:r>
      <w:r w:rsidR="0009473D">
        <w:t xml:space="preserve">terminal </w:t>
      </w:r>
      <w:r>
        <w:t>branch lenght</w:t>
      </w:r>
      <w:r w:rsidR="0009473D">
        <w:t xml:space="preserve">s. </w:t>
      </w:r>
    </w:p>
  </w:comment>
  <w:comment w:id="191" w:author="Rachel" w:date="2023-09-06T23:17:00Z" w:initials="MOU">
    <w:p w14:paraId="4889384F" w14:textId="48E489FB" w:rsidR="0007479E" w:rsidRDefault="0007479E">
      <w:pPr>
        <w:pStyle w:val="CommentText"/>
      </w:pPr>
      <w:r>
        <w:rPr>
          <w:rStyle w:val="CommentReference"/>
        </w:rPr>
        <w:annotationRef/>
      </w:r>
      <w:r>
        <w:t>Suggest a less ambiguous term, like “fully bifurcating tree”</w:t>
      </w:r>
    </w:p>
  </w:comment>
  <w:comment w:id="212" w:author="Rachel" w:date="2023-09-06T23:19:00Z" w:initials="MOU">
    <w:p w14:paraId="6FFE8302" w14:textId="0409648B" w:rsidR="0007479E" w:rsidRDefault="0007479E">
      <w:pPr>
        <w:pStyle w:val="CommentText"/>
      </w:pPr>
      <w:r>
        <w:rPr>
          <w:rStyle w:val="CommentReference"/>
        </w:rPr>
        <w:annotationRef/>
      </w:r>
      <w:r>
        <w:t>You could add, even though we can’t say which descendant branch is the “new” species.</w:t>
      </w:r>
    </w:p>
  </w:comment>
  <w:comment w:id="245" w:author="Rachel" w:date="2023-09-06T23:21:00Z" w:initials="MOU">
    <w:p w14:paraId="55FB26A1" w14:textId="3003457A" w:rsidR="00F44B54" w:rsidRDefault="00F44B54">
      <w:pPr>
        <w:pStyle w:val="CommentText"/>
      </w:pPr>
      <w:r>
        <w:rPr>
          <w:rStyle w:val="CommentReference"/>
        </w:rPr>
        <w:annotationRef/>
      </w:r>
      <w:r>
        <w:t xml:space="preserve">And complete extant species sampling </w:t>
      </w:r>
    </w:p>
  </w:comment>
  <w:comment w:id="244" w:author="Daniele Silvestro" w:date="2023-06-20T07:55:00Z" w:initials="DS">
    <w:p w14:paraId="36759C1E" w14:textId="2AE1FF4B" w:rsidR="005A27E4" w:rsidRDefault="005A27E4">
      <w:pPr>
        <w:pStyle w:val="CommentText"/>
      </w:pPr>
      <w:r>
        <w:rPr>
          <w:rStyle w:val="CommentReference"/>
        </w:rPr>
        <w:annotationRef/>
      </w:r>
      <w:r>
        <w:rPr>
          <w:noProof/>
        </w:rPr>
        <w:t>I think we should have this in the Results or Discussion</w:t>
      </w:r>
    </w:p>
  </w:comment>
  <w:comment w:id="256" w:author="Daniele Silvestro" w:date="2023-06-20T08:05:00Z" w:initials="DS">
    <w:p w14:paraId="6D3CB34F" w14:textId="4F5251F0" w:rsidR="00233287" w:rsidRDefault="00233287">
      <w:pPr>
        <w:pStyle w:val="CommentText"/>
      </w:pPr>
      <w:r>
        <w:rPr>
          <w:rStyle w:val="CommentReference"/>
        </w:rPr>
        <w:annotationRef/>
      </w:r>
      <w:r>
        <w:t>I don’t understand this</w:t>
      </w:r>
    </w:p>
  </w:comment>
  <w:comment w:id="257" w:author="Rachel" w:date="2023-09-06T23:22:00Z" w:initials="MOU">
    <w:p w14:paraId="2EED87A6" w14:textId="3B5135DF" w:rsidR="00F44B54" w:rsidRDefault="00F44B54">
      <w:pPr>
        <w:pStyle w:val="CommentText"/>
      </w:pPr>
      <w:r>
        <w:rPr>
          <w:rStyle w:val="CommentReference"/>
        </w:rPr>
        <w:annotationRef/>
      </w:r>
      <w:r>
        <w:t>Me neither</w:t>
      </w:r>
    </w:p>
  </w:comment>
  <w:comment w:id="265" w:author="Daniele Silvestro" w:date="2023-06-20T08:28:00Z" w:initials="DS">
    <w:p w14:paraId="25D90A78" w14:textId="342FF414" w:rsidR="00C56592" w:rsidRDefault="00C56592">
      <w:pPr>
        <w:pStyle w:val="CommentText"/>
      </w:pPr>
      <w:r>
        <w:rPr>
          <w:rStyle w:val="CommentReference"/>
        </w:rPr>
        <w:annotationRef/>
      </w:r>
      <w:r>
        <w:t xml:space="preserve">Ref to a fossil phylogeny paper e.g. on forams where species are budding and labeled </w:t>
      </w:r>
    </w:p>
  </w:comment>
  <w:comment w:id="266" w:author="Daniele Silvestro" w:date="2023-06-20T08:29:00Z" w:initials="DS">
    <w:p w14:paraId="2704A596" w14:textId="3676F7E8" w:rsidR="00C56592" w:rsidRDefault="00C56592">
      <w:pPr>
        <w:pStyle w:val="CommentText"/>
      </w:pPr>
      <w:r>
        <w:rPr>
          <w:rStyle w:val="CommentReference"/>
        </w:rPr>
        <w:annotationRef/>
      </w:r>
      <w:r>
        <w:t>Again, move ot Results</w:t>
      </w:r>
    </w:p>
  </w:comment>
  <w:comment w:id="280" w:author="Daniele Silvestro" w:date="2023-06-20T08:38:00Z" w:initials="DS">
    <w:p w14:paraId="49CCBD7A" w14:textId="1304194B" w:rsidR="00477A60" w:rsidRDefault="00477A60">
      <w:pPr>
        <w:pStyle w:val="CommentText"/>
      </w:pPr>
      <w:r>
        <w:rPr>
          <w:rStyle w:val="CommentReference"/>
        </w:rPr>
        <w:annotationRef/>
      </w:r>
      <w:r>
        <w:t>redults</w:t>
      </w:r>
    </w:p>
  </w:comment>
  <w:comment w:id="316" w:author="Daniele Silvestro" w:date="2023-06-20T08:48:00Z" w:initials="DS">
    <w:p w14:paraId="39FE590E" w14:textId="0F4BE7FA" w:rsidR="00871121" w:rsidRDefault="00871121">
      <w:pPr>
        <w:pStyle w:val="CommentText"/>
      </w:pPr>
      <w:r>
        <w:rPr>
          <w:rStyle w:val="CommentReference"/>
        </w:rPr>
        <w:annotationRef/>
      </w:r>
      <w:r>
        <w:t>move to the conclusions?</w:t>
      </w:r>
    </w:p>
  </w:comment>
  <w:comment w:id="355" w:author="Rachel" w:date="2023-09-06T23:27:00Z" w:initials="MOU">
    <w:p w14:paraId="7E1742B5" w14:textId="0438DAC1" w:rsidR="00E1345A" w:rsidRDefault="00E1345A">
      <w:pPr>
        <w:pStyle w:val="CommentText"/>
      </w:pPr>
      <w:r>
        <w:rPr>
          <w:rStyle w:val="CommentReference"/>
        </w:rPr>
        <w:annotationRef/>
      </w:r>
      <w:r>
        <w:t>Not immediately obvious to me why you did this</w:t>
      </w:r>
    </w:p>
  </w:comment>
  <w:comment w:id="369" w:author="Daniele Silvestro" w:date="2023-06-20T10:14:00Z" w:initials="DS">
    <w:p w14:paraId="023AF23B" w14:textId="69781E08" w:rsidR="00C444B8" w:rsidRDefault="00C444B8">
      <w:pPr>
        <w:pStyle w:val="CommentText"/>
      </w:pPr>
      <w:r>
        <w:rPr>
          <w:rStyle w:val="CommentReference"/>
        </w:rPr>
        <w:annotationRef/>
      </w:r>
      <w:r>
        <w:t>Not clear how many datasets are being simulated in the end</w:t>
      </w:r>
    </w:p>
  </w:comment>
  <w:comment w:id="371" w:author="Daniele Silvestro" w:date="2023-06-20T10:16:00Z" w:initials="DS">
    <w:p w14:paraId="7229A0A9" w14:textId="2104166B" w:rsidR="00C444B8" w:rsidRDefault="00C444B8">
      <w:pPr>
        <w:pStyle w:val="CommentText"/>
      </w:pPr>
      <w:r>
        <w:rPr>
          <w:rStyle w:val="CommentReference"/>
        </w:rPr>
        <w:annotationRef/>
      </w:r>
      <w:r>
        <w:t>I would actually use extinction fraction or relative extinction because I htink there are better definitions of turnover</w:t>
      </w:r>
      <w:r w:rsidR="00BA1CC1">
        <w:t xml:space="preserve"> e.g. lambda + mu</w:t>
      </w:r>
    </w:p>
  </w:comment>
  <w:comment w:id="386" w:author="Rachel" w:date="2023-09-06T23:29:00Z" w:initials="MOU">
    <w:p w14:paraId="362FF4AE" w14:textId="1C6DAEEA" w:rsidR="003E1CC0" w:rsidRDefault="003E1CC0">
      <w:pPr>
        <w:pStyle w:val="CommentText"/>
      </w:pPr>
      <w:r>
        <w:t>Also half the birth rate?</w:t>
      </w:r>
      <w:r>
        <w:rPr>
          <w:rStyle w:val="CommentReference"/>
        </w:rPr>
        <w:annotationRef/>
      </w:r>
    </w:p>
  </w:comment>
  <w:comment w:id="404" w:author="Daniele Silvestro" w:date="2023-06-20T10:48:00Z" w:initials="DS">
    <w:p w14:paraId="3A9A4A17" w14:textId="390184FE" w:rsidR="00C66E6B" w:rsidRDefault="00C66E6B">
      <w:pPr>
        <w:pStyle w:val="CommentText"/>
      </w:pPr>
      <w:r>
        <w:rPr>
          <w:rStyle w:val="CommentReference"/>
        </w:rPr>
        <w:annotationRef/>
      </w:r>
      <w:r>
        <w:t xml:space="preserve">Averaged across all species or for each tree? </w:t>
      </w:r>
    </w:p>
  </w:comment>
  <w:comment w:id="410" w:author="Carlos Calderon del Cid" w:date="2023-06-05T17:06:00Z" w:initials="CCdC">
    <w:p w14:paraId="4340086F" w14:textId="2A60A7D6" w:rsidR="00A34AF0" w:rsidRDefault="00A34AF0">
      <w:pPr>
        <w:pStyle w:val="CommentText"/>
      </w:pPr>
      <w:r>
        <w:rPr>
          <w:rStyle w:val="CommentReference"/>
        </w:rPr>
        <w:annotationRef/>
      </w:r>
      <w:r>
        <w:t xml:space="preserve">Remember to describe </w:t>
      </w:r>
      <w:r w:rsidR="00E40333">
        <w:t xml:space="preserve">the figures for anagenetic speciation in the Supplementary material. </w:t>
      </w:r>
    </w:p>
  </w:comment>
  <w:comment w:id="413" w:author="Rachel" w:date="2023-09-07T00:00:00Z" w:initials="MOU">
    <w:p w14:paraId="1691541B" w14:textId="0ED858E0" w:rsidR="005F47AD" w:rsidRDefault="005F47AD">
      <w:pPr>
        <w:pStyle w:val="CommentText"/>
      </w:pPr>
      <w:r>
        <w:rPr>
          <w:rStyle w:val="CommentReference"/>
        </w:rPr>
        <w:annotationRef/>
      </w:r>
      <w:r>
        <w:t>Confused as to why these differ from the previous sims? If there’s an obvious reason, suggest stating at the beginning of this section.</w:t>
      </w:r>
    </w:p>
  </w:comment>
  <w:comment w:id="431" w:author="Carlos Calderon del Cid" w:date="2023-06-14T13:14:00Z" w:initials="CCdC">
    <w:p w14:paraId="51A4F126" w14:textId="77777777" w:rsidR="00B44C34" w:rsidRDefault="00B44C34" w:rsidP="00B44C34">
      <w:pPr>
        <w:pStyle w:val="CommentText"/>
      </w:pPr>
      <w:r>
        <w:rPr>
          <w:rStyle w:val="CommentReference"/>
        </w:rPr>
        <w:annotationRef/>
      </w:r>
      <w:r>
        <w:t xml:space="preserve">Torsten, I feel that this method section should go before the one of the conservation status, because we use the geometric function to evaluate if we can increase the number of correct inferences. </w:t>
      </w:r>
    </w:p>
  </w:comment>
  <w:comment w:id="432" w:author="Daniele Silvestro" w:date="2023-06-21T10:35:00Z" w:initials="DS">
    <w:p w14:paraId="77069B82" w14:textId="334AF438" w:rsidR="00B44C34" w:rsidRDefault="00B44C34">
      <w:pPr>
        <w:pStyle w:val="CommentText"/>
      </w:pPr>
      <w:r>
        <w:rPr>
          <w:rStyle w:val="CommentReference"/>
        </w:rPr>
        <w:annotationRef/>
      </w:r>
      <w:r>
        <w:t>I agree</w:t>
      </w:r>
    </w:p>
  </w:comment>
  <w:comment w:id="478" w:author="Daniele Silvestro" w:date="2023-06-21T11:14:00Z" w:initials="DS">
    <w:p w14:paraId="06CB62E4" w14:textId="6151E09C" w:rsidR="00490226" w:rsidRDefault="00490226">
      <w:pPr>
        <w:pStyle w:val="CommentText"/>
      </w:pPr>
      <w:r>
        <w:rPr>
          <w:rStyle w:val="CommentReference"/>
        </w:rPr>
        <w:annotationRef/>
      </w:r>
      <w:r>
        <w:t>So the 95% interval should always be determined by the same value of k = 4?</w:t>
      </w:r>
    </w:p>
  </w:comment>
  <w:comment w:id="482" w:author="Daniele Silvestro" w:date="2023-06-21T11:16:00Z" w:initials="DS">
    <w:p w14:paraId="3BF26604" w14:textId="20EDF477" w:rsidR="00490226" w:rsidRDefault="00490226">
      <w:pPr>
        <w:pStyle w:val="CommentText"/>
      </w:pPr>
      <w:r>
        <w:rPr>
          <w:rStyle w:val="CommentReference"/>
        </w:rPr>
        <w:annotationRef/>
      </w:r>
      <w:r>
        <w:t>Extinction &gt; speciation??</w:t>
      </w:r>
    </w:p>
  </w:comment>
  <w:comment w:id="484" w:author="Daniele Silvestro" w:date="2023-06-21T10:43:00Z" w:initials="DS">
    <w:p w14:paraId="42EF824C" w14:textId="07FB688A" w:rsidR="00281B5B" w:rsidRDefault="00281B5B">
      <w:pPr>
        <w:pStyle w:val="CommentText"/>
      </w:pPr>
      <w:r>
        <w:rPr>
          <w:rStyle w:val="CommentReference"/>
        </w:rPr>
        <w:annotationRef/>
      </w:r>
      <w:r>
        <w:t>Isn’t the model value of the geometric identical to the phylogenetic age?</w:t>
      </w:r>
    </w:p>
  </w:comment>
  <w:comment w:id="486" w:author="Carlos Calderon del Cid" w:date="2023-06-09T13:41:00Z" w:initials="CCdC">
    <w:p w14:paraId="48BC13EE" w14:textId="77777777" w:rsidR="006375CA" w:rsidRDefault="006375CA">
      <w:pPr>
        <w:pStyle w:val="CommentText"/>
      </w:pPr>
      <w:r>
        <w:rPr>
          <w:rStyle w:val="CommentReference"/>
        </w:rPr>
        <w:annotationRef/>
      </w:r>
      <w:r>
        <w:t xml:space="preserve">TH: </w:t>
      </w:r>
      <w:r w:rsidRPr="006375CA">
        <w:t>Shouldn’t these trees then be simulated by age-dependent extinction? Or did you because the source.R includes the TreeSimGM package?</w:t>
      </w:r>
    </w:p>
    <w:p w14:paraId="73B11EFA" w14:textId="77777777" w:rsidR="006375CA" w:rsidRDefault="006375CA">
      <w:pPr>
        <w:pStyle w:val="CommentText"/>
      </w:pPr>
    </w:p>
    <w:p w14:paraId="7D406C5B" w14:textId="5A6FB9A0" w:rsidR="006375CA" w:rsidRPr="006375CA" w:rsidRDefault="006375CA">
      <w:pPr>
        <w:pStyle w:val="CommentText"/>
        <w:rPr>
          <w:lang w:val="en-US"/>
        </w:rPr>
      </w:pPr>
      <w:r>
        <w:t xml:space="preserve">CC: In a moment, I considerated to perform this method section with the TreeSimGM (that’s why it appears in our source.R), however, I realized that using another package to simulate phylogenies could arise doubts to the readers and reviewers (also it would be necessary to enter in the ADE subject), and, also, the point that we wanted to show regarding the relationship between  species age and extinction risk could be easily countour with the packages we </w:t>
      </w:r>
      <w:r w:rsidR="005A291A">
        <w:t xml:space="preserve">were </w:t>
      </w:r>
      <w:r>
        <w:t xml:space="preserve">already using. </w:t>
      </w:r>
    </w:p>
  </w:comment>
  <w:comment w:id="487" w:author="Daniele Silvestro" w:date="2023-06-20T10:57:00Z" w:initials="DS">
    <w:p w14:paraId="2707336E" w14:textId="4126A0C8" w:rsidR="00BF18F3" w:rsidRDefault="00BF18F3">
      <w:pPr>
        <w:pStyle w:val="CommentText"/>
      </w:pPr>
      <w:r>
        <w:rPr>
          <w:rStyle w:val="CommentReference"/>
        </w:rPr>
        <w:annotationRef/>
      </w:r>
      <w:r>
        <w:t xml:space="preserve">Also modern species extinction risk is likely unlreated with a ‘natural’ </w:t>
      </w:r>
      <w:r w:rsidR="006C5B88">
        <w:t>ADE process</w:t>
      </w:r>
    </w:p>
  </w:comment>
  <w:comment w:id="488" w:author="Rachel" w:date="2023-09-07T00:08:00Z" w:initials="MOU">
    <w:p w14:paraId="3556CBDE" w14:textId="29EE0CD7" w:rsidR="000F6EAD" w:rsidRDefault="000F6EAD">
      <w:pPr>
        <w:pStyle w:val="CommentText"/>
      </w:pPr>
      <w:r>
        <w:rPr>
          <w:rStyle w:val="CommentReference"/>
        </w:rPr>
        <w:annotationRef/>
      </w:r>
      <w:r>
        <w:t>Tbh this was also my initial thought – I guess you just want to make very clear: this is not about testing for age-dependent extinction risk (because that’s not the aim of species age approximations), this test is about assuming age depenent extinction risk a priori, and more about demonstrating that there are material consequences to estimating erroneous species ages</w:t>
      </w:r>
    </w:p>
  </w:comment>
  <w:comment w:id="498" w:author="Rachel" w:date="2023-09-07T00:15:00Z" w:initials="MOU">
    <w:p w14:paraId="5FF788E5" w14:textId="590A4003" w:rsidR="007940C7" w:rsidRDefault="007940C7">
      <w:pPr>
        <w:pStyle w:val="CommentText"/>
      </w:pPr>
      <w:r>
        <w:rPr>
          <w:rStyle w:val="CommentReference"/>
        </w:rPr>
        <w:annotationRef/>
      </w:r>
      <w:r>
        <w:t>Don’t quite understand this</w:t>
      </w:r>
    </w:p>
  </w:comment>
  <w:comment w:id="501" w:author="Carlos Calderon del Cid" w:date="2023-06-14T13:14:00Z" w:initials="CCdC">
    <w:p w14:paraId="6958FE2E" w14:textId="687BA0FF" w:rsidR="00CF77F6" w:rsidRDefault="00CF77F6">
      <w:pPr>
        <w:pStyle w:val="CommentText"/>
      </w:pPr>
      <w:r>
        <w:rPr>
          <w:rStyle w:val="CommentReference"/>
        </w:rPr>
        <w:annotationRef/>
      </w:r>
      <w:r>
        <w:t xml:space="preserve">Torsten, I feel that this method section should go before the one of the conservation status, because we use the geometric function to evaluate if we can increase the number of correct inferences. </w:t>
      </w:r>
    </w:p>
  </w:comment>
  <w:comment w:id="520" w:author="Daniele Silvestro" w:date="2023-06-21T11:29:00Z" w:initials="DS">
    <w:p w14:paraId="177BEA99" w14:textId="7C2E649A" w:rsidR="00B85135" w:rsidRDefault="00B85135">
      <w:pPr>
        <w:pStyle w:val="CommentText"/>
      </w:pPr>
      <w:r>
        <w:rPr>
          <w:rStyle w:val="CommentReference"/>
        </w:rPr>
        <w:annotationRef/>
      </w:r>
      <w:r>
        <w:t>As mentioned I would replace throughout this with relative extinction or extinction fraction</w:t>
      </w:r>
    </w:p>
  </w:comment>
  <w:comment w:id="522" w:author="Daniele Silvestro" w:date="2023-06-21T11:31:00Z" w:initials="DS">
    <w:p w14:paraId="622E12AC" w14:textId="1630AC5A" w:rsidR="00B85135" w:rsidRDefault="00B85135">
      <w:pPr>
        <w:pStyle w:val="CommentText"/>
      </w:pPr>
      <w:r>
        <w:rPr>
          <w:rStyle w:val="CommentReference"/>
        </w:rPr>
        <w:annotationRef/>
      </w:r>
      <w:r>
        <w:t>Shouldn’t we get ~50% right?</w:t>
      </w:r>
    </w:p>
  </w:comment>
  <w:comment w:id="523" w:author="Rachel" w:date="2023-09-07T00:21:00Z" w:initials="MOU">
    <w:p w14:paraId="288D3D35" w14:textId="6866D76A" w:rsidR="002F27A1" w:rsidRDefault="002F27A1">
      <w:pPr>
        <w:pStyle w:val="CommentText"/>
      </w:pPr>
      <w:r>
        <w:rPr>
          <w:rStyle w:val="CommentReference"/>
        </w:rPr>
        <w:annotationRef/>
      </w:r>
      <w:r>
        <w:t>Suggest adding the comparison for more context here, e.g., 10 vs. 17%</w:t>
      </w:r>
    </w:p>
  </w:comment>
  <w:comment w:id="540" w:author="Carlos Calderon del Cid" w:date="2023-06-12T14:39:00Z" w:initials="CCdC">
    <w:p w14:paraId="04420773" w14:textId="60E85BF0" w:rsidR="005F1D44" w:rsidRDefault="005F1D44">
      <w:pPr>
        <w:pStyle w:val="CommentText"/>
      </w:pPr>
      <w:r>
        <w:rPr>
          <w:rStyle w:val="CommentReference"/>
        </w:rPr>
        <w:annotationRef/>
      </w:r>
      <w:r>
        <w:t>Supplementary</w:t>
      </w:r>
    </w:p>
  </w:comment>
  <w:comment w:id="592" w:author="Carlos Calderon del Cid" w:date="2023-06-12T14:39:00Z" w:initials="CCdC">
    <w:p w14:paraId="374FCDAA" w14:textId="77C40E09" w:rsidR="005F1D44" w:rsidRDefault="005F1D44">
      <w:pPr>
        <w:pStyle w:val="CommentText"/>
      </w:pPr>
      <w:r>
        <w:rPr>
          <w:rStyle w:val="CommentReference"/>
        </w:rPr>
        <w:annotationRef/>
      </w:r>
      <w:r>
        <w:t>Supplementary</w:t>
      </w:r>
    </w:p>
  </w:comment>
  <w:comment w:id="621" w:author="Daniele Silvestro" w:date="2023-06-23T08:37:00Z" w:initials="DS">
    <w:p w14:paraId="2E88084D" w14:textId="12BEA87C" w:rsidR="002F24D1" w:rsidRDefault="002F24D1">
      <w:pPr>
        <w:pStyle w:val="CommentText"/>
      </w:pPr>
      <w:r>
        <w:rPr>
          <w:rStyle w:val="CommentReference"/>
        </w:rPr>
        <w:annotationRef/>
      </w:r>
      <w:r>
        <w:t>What was thew speciation mode here?</w:t>
      </w:r>
    </w:p>
  </w:comment>
  <w:comment w:id="641" w:author="Carlos Calderon del Cid" w:date="2023-06-12T15:48:00Z" w:initials="CCdC">
    <w:p w14:paraId="4915F353" w14:textId="77777777" w:rsidR="005B765A" w:rsidRDefault="005B765A" w:rsidP="005B765A">
      <w:pPr>
        <w:pStyle w:val="CommentText"/>
      </w:pPr>
      <w:r>
        <w:rPr>
          <w:rStyle w:val="CommentReference"/>
        </w:rPr>
        <w:annotationRef/>
      </w:r>
      <w:r>
        <w:t>Modify the figure, reduce the number of lines.</w:t>
      </w:r>
    </w:p>
  </w:comment>
  <w:comment w:id="639" w:author="Daniele Silvestro" w:date="2023-06-23T08:39:00Z" w:initials="DS">
    <w:p w14:paraId="55923314" w14:textId="1AA47B7C" w:rsidR="00DC1009" w:rsidRDefault="00DC1009">
      <w:pPr>
        <w:pStyle w:val="CommentText"/>
      </w:pPr>
      <w:r>
        <w:rPr>
          <w:rStyle w:val="CommentReference"/>
        </w:rPr>
        <w:annotationRef/>
      </w:r>
      <w:r>
        <w:t>Instead of this I would compare the ranking of threatened (CR, EN, VU) vs not threatened species (LC, NT), which is very commonly used</w:t>
      </w:r>
    </w:p>
  </w:comment>
  <w:comment w:id="642" w:author="Daniele Silvestro" w:date="2023-06-23T08:39:00Z" w:initials="DS">
    <w:p w14:paraId="5BF29BFC" w14:textId="4E8AD32B" w:rsidR="00DC1009" w:rsidRDefault="00DC1009">
      <w:pPr>
        <w:pStyle w:val="CommentText"/>
      </w:pPr>
      <w:r>
        <w:rPr>
          <w:rStyle w:val="CommentReference"/>
        </w:rPr>
        <w:annotationRef/>
      </w:r>
      <w:r>
        <w:t>I would remove this</w:t>
      </w:r>
    </w:p>
  </w:comment>
  <w:comment w:id="643" w:author="Carlos Calderon del Cid" w:date="2023-06-14T13:15:00Z" w:initials="CCdC">
    <w:p w14:paraId="75F765D9" w14:textId="3C956220" w:rsidR="00CF77F6" w:rsidRDefault="00CF77F6">
      <w:pPr>
        <w:pStyle w:val="CommentText"/>
      </w:pPr>
      <w:r>
        <w:rPr>
          <w:rStyle w:val="CommentReference"/>
        </w:rPr>
        <w:annotationRef/>
      </w:r>
      <w:r>
        <w:t>Same commentary regarding the order of appearance as methods</w:t>
      </w:r>
    </w:p>
  </w:comment>
  <w:comment w:id="644" w:author="Daniele Silvestro" w:date="2023-06-23T08:29:00Z" w:initials="DS">
    <w:p w14:paraId="091DF5E8" w14:textId="66C34C9F" w:rsidR="009B2BA5" w:rsidRDefault="009B2BA5">
      <w:pPr>
        <w:pStyle w:val="CommentText"/>
      </w:pPr>
      <w:r>
        <w:rPr>
          <w:rStyle w:val="CommentReference"/>
        </w:rPr>
        <w:annotationRef/>
      </w:r>
      <w:r>
        <w:t>This should be exactly the same</w:t>
      </w:r>
      <w:r w:rsidR="00DC1009">
        <w:t xml:space="preserve">! </w:t>
      </w:r>
    </w:p>
  </w:comment>
  <w:comment w:id="649" w:author="Daniele Silvestro" w:date="2023-06-23T08:41:00Z" w:initials="DS">
    <w:p w14:paraId="4793858C" w14:textId="4777482B" w:rsidR="00DC1009" w:rsidRDefault="00DC1009">
      <w:pPr>
        <w:pStyle w:val="CommentText"/>
      </w:pPr>
      <w:r>
        <w:rPr>
          <w:rStyle w:val="CommentReference"/>
        </w:rPr>
        <w:annotationRef/>
      </w:r>
      <w:r>
        <w:t>MAPE?</w:t>
      </w:r>
    </w:p>
  </w:comment>
  <w:comment w:id="650" w:author="Rachel" w:date="2023-09-07T20:09:00Z" w:initials="MOU">
    <w:p w14:paraId="1F56B632" w14:textId="20DE1030" w:rsidR="00AC7BD2" w:rsidRDefault="00AC7BD2">
      <w:pPr>
        <w:pStyle w:val="CommentText"/>
      </w:pPr>
      <w:r>
        <w:rPr>
          <w:rStyle w:val="CommentReference"/>
        </w:rPr>
        <w:annotationRef/>
      </w:r>
      <w:r>
        <w:t>Again, ssumming complete sampling or u</w:t>
      </w:r>
      <w:r w:rsidR="00000000">
        <w:rPr>
          <w:noProof/>
        </w:rPr>
        <w:t xml:space="preserve">niform </w:t>
      </w:r>
      <w:r w:rsidR="00000000">
        <w:rPr>
          <w:noProof/>
        </w:rPr>
        <w:t>in</w:t>
      </w:r>
      <w:r w:rsidR="00000000">
        <w:rPr>
          <w:noProof/>
        </w:rPr>
        <w:t>complet</w:t>
      </w:r>
      <w:r w:rsidR="00000000">
        <w:rPr>
          <w:noProof/>
        </w:rPr>
        <w:t xml:space="preserve">e </w:t>
      </w:r>
      <w:r w:rsidR="00000000">
        <w:rPr>
          <w:noProof/>
        </w:rPr>
        <w:t>sam</w:t>
      </w:r>
      <w:r w:rsidR="00000000">
        <w:rPr>
          <w:noProof/>
        </w:rPr>
        <w:t>pl</w:t>
      </w:r>
      <w:r w:rsidR="00000000">
        <w:rPr>
          <w:noProof/>
        </w:rPr>
        <w:t>ing</w:t>
      </w:r>
      <w:r w:rsidR="00000000">
        <w:rPr>
          <w:noProof/>
        </w:rPr>
        <w:t xml:space="preserve"> </w:t>
      </w:r>
      <w:r w:rsidR="00000000">
        <w:rPr>
          <w:noProof/>
        </w:rPr>
        <w:t>(</w:t>
      </w:r>
      <w:r w:rsidR="00000000">
        <w:rPr>
          <w:noProof/>
        </w:rPr>
        <w:t>pro</w:t>
      </w:r>
      <w:r w:rsidR="00000000">
        <w:rPr>
          <w:noProof/>
        </w:rPr>
        <w:t>ba</w:t>
      </w:r>
      <w:r w:rsidR="00000000">
        <w:rPr>
          <w:noProof/>
        </w:rPr>
        <w:t>b</w:t>
      </w:r>
      <w:r w:rsidR="00000000">
        <w:rPr>
          <w:noProof/>
        </w:rPr>
        <w:t>l</w:t>
      </w:r>
      <w:r w:rsidR="00000000">
        <w:rPr>
          <w:noProof/>
        </w:rPr>
        <w:t>y</w:t>
      </w:r>
      <w:r w:rsidR="00000000">
        <w:rPr>
          <w:noProof/>
        </w:rPr>
        <w:t>)</w:t>
      </w:r>
    </w:p>
  </w:comment>
  <w:comment w:id="674" w:author="Rachel" w:date="2023-09-07T23:14:00Z" w:initials="MOU">
    <w:p w14:paraId="66B28C1F" w14:textId="7B157170" w:rsidR="0008035B" w:rsidRDefault="0008035B">
      <w:pPr>
        <w:pStyle w:val="CommentText"/>
      </w:pPr>
      <w:r>
        <w:rPr>
          <w:rStyle w:val="CommentReference"/>
        </w:rPr>
        <w:annotationRef/>
      </w:r>
      <w:r>
        <w:t>I don’t think this is what you mean – we only have taxonomy at the tips, perhaps you mean – a phylogeny in which all speciation is via bifurcation</w:t>
      </w:r>
    </w:p>
  </w:comment>
  <w:comment w:id="675" w:author="Rachel" w:date="2023-09-07T23:15:00Z" w:initials="MOU">
    <w:p w14:paraId="53DAB9B5" w14:textId="3B4E9FB5" w:rsidR="00475D3B" w:rsidRDefault="00475D3B">
      <w:pPr>
        <w:pStyle w:val="CommentText"/>
      </w:pPr>
      <w:r>
        <w:rPr>
          <w:rStyle w:val="CommentReference"/>
        </w:rPr>
        <w:annotationRef/>
      </w:r>
      <w:r>
        <w:t>Suggest visual represenation</w:t>
      </w:r>
    </w:p>
  </w:comment>
  <w:comment w:id="676" w:author="Rachel" w:date="2023-09-07T23:15:00Z" w:initials="MOU">
    <w:p w14:paraId="7F8CBD9E" w14:textId="1E7E9EB9" w:rsidR="00475D3B" w:rsidRDefault="00475D3B">
      <w:pPr>
        <w:pStyle w:val="CommentText"/>
      </w:pPr>
      <w:r>
        <w:rPr>
          <w:rStyle w:val="CommentReference"/>
        </w:rPr>
        <w:annotationRef/>
      </w:r>
      <w:r>
        <w:t>I think you mean “the error associated with anagenesis”</w:t>
      </w:r>
    </w:p>
  </w:comment>
  <w:comment w:id="678" w:author="Rachel" w:date="2023-09-07T23:17:00Z" w:initials="MOU">
    <w:p w14:paraId="7E33866A" w14:textId="57155B14" w:rsidR="00475D3B" w:rsidRDefault="00475D3B">
      <w:pPr>
        <w:pStyle w:val="CommentText"/>
      </w:pPr>
      <w:r>
        <w:rPr>
          <w:rStyle w:val="CommentReference"/>
        </w:rPr>
        <w:annotationRef/>
      </w:r>
      <w:r>
        <w:t>Suggest talking about the postives of this metric first</w:t>
      </w:r>
    </w:p>
  </w:comment>
  <w:comment w:id="679" w:author="Rachel" w:date="2023-09-07T23:18:00Z" w:initials="MOU">
    <w:p w14:paraId="7967DAE5" w14:textId="0730FEAC" w:rsidR="00475D3B" w:rsidRDefault="00475D3B">
      <w:pPr>
        <w:pStyle w:val="CommentText"/>
      </w:pPr>
      <w:r>
        <w:rPr>
          <w:rStyle w:val="CommentReference"/>
        </w:rPr>
        <w:annotationRef/>
      </w:r>
      <w:r>
        <w:t>I wouldn’t say there is "signal” in the phylogeny for species age, its rather how you interpret nodes or what you assume them to represent, i.e., for a given node there’s no indication whether a node represents a speciation time or not</w:t>
      </w:r>
    </w:p>
  </w:comment>
  <w:comment w:id="680" w:author="Rachel" w:date="2023-09-07T23:20:00Z" w:initials="MOU">
    <w:p w14:paraId="72A556A0" w14:textId="70B75CE2" w:rsidR="00444F33" w:rsidRDefault="00444F33">
      <w:pPr>
        <w:pStyle w:val="CommentText"/>
      </w:pPr>
      <w:r>
        <w:rPr>
          <w:rStyle w:val="CommentReference"/>
        </w:rPr>
        <w:annotationRef/>
      </w:r>
      <w:r>
        <w:t xml:space="preserve">Here, it seems like you might be conflating uncertainty with inaccuracy? </w:t>
      </w:r>
    </w:p>
  </w:comment>
  <w:comment w:id="681" w:author="Rachel" w:date="2023-09-07T23:21:00Z" w:initials="MOU">
    <w:p w14:paraId="7C706E80" w14:textId="5246017D" w:rsidR="00E93B8C" w:rsidRDefault="00E93B8C">
      <w:pPr>
        <w:pStyle w:val="CommentText"/>
      </w:pPr>
      <w:r>
        <w:rPr>
          <w:rStyle w:val="CommentReference"/>
        </w:rPr>
        <w:annotationRef/>
      </w:r>
      <w:r>
        <w:t>Or incomplete sampling…</w:t>
      </w:r>
    </w:p>
  </w:comment>
  <w:comment w:id="682" w:author="Rachel" w:date="2023-09-07T23:23:00Z" w:initials="MOU">
    <w:p w14:paraId="0064A1CF" w14:textId="571E1DCC" w:rsidR="00D74AB7" w:rsidRDefault="00D74AB7">
      <w:pPr>
        <w:pStyle w:val="CommentText"/>
      </w:pPr>
      <w:r>
        <w:rPr>
          <w:rStyle w:val="CommentReference"/>
        </w:rPr>
        <w:annotationRef/>
      </w:r>
      <w:r>
        <w:t>Typo?</w:t>
      </w:r>
    </w:p>
  </w:comment>
  <w:comment w:id="685" w:author="Rachel" w:date="2023-09-07T23:25:00Z" w:initials="MOU">
    <w:p w14:paraId="181F27A8" w14:textId="79314756" w:rsidR="00EC1D7F" w:rsidRDefault="00EC1D7F">
      <w:pPr>
        <w:pStyle w:val="CommentText"/>
      </w:pPr>
      <w:r>
        <w:rPr>
          <w:rStyle w:val="CommentReference"/>
        </w:rPr>
        <w:annotationRef/>
      </w:r>
      <w:r>
        <w:t>Suggest “assuming all speciation occurs via bifurcation”</w:t>
      </w:r>
    </w:p>
  </w:comment>
  <w:comment w:id="686" w:author="Rachel" w:date="2023-09-07T23:27:00Z" w:initials="MOU">
    <w:p w14:paraId="6BEA2378" w14:textId="310C8F4D" w:rsidR="00BE32EB" w:rsidRDefault="00BE32EB">
      <w:pPr>
        <w:pStyle w:val="CommentText"/>
      </w:pPr>
      <w:r>
        <w:rPr>
          <w:rStyle w:val="CommentReference"/>
        </w:rPr>
        <w:annotationRef/>
      </w:r>
      <w:r>
        <w:t>I would go harder than this – I don’t think they are</w:t>
      </w:r>
      <w:r w:rsidR="00903C39">
        <w:t xml:space="preserve"> (currently) </w:t>
      </w:r>
      <w:r>
        <w:t>a reliable way to infer species ages at all, except under the rare circumstances you described about, where you can more or less “know” the speciation mode</w:t>
      </w:r>
    </w:p>
  </w:comment>
  <w:comment w:id="687" w:author="Rachel" w:date="2023-09-07T23:29:00Z" w:initials="MOU">
    <w:p w14:paraId="34FF86D1" w14:textId="09E4A9BC" w:rsidR="001B48F7" w:rsidRDefault="001B48F7">
      <w:pPr>
        <w:pStyle w:val="CommentText"/>
      </w:pPr>
      <w:r>
        <w:rPr>
          <w:rStyle w:val="CommentReference"/>
        </w:rPr>
        <w:annotationRef/>
      </w:r>
      <w:r>
        <w:t>Your Fig 1 illustrates this very well</w:t>
      </w:r>
    </w:p>
  </w:comment>
  <w:comment w:id="688" w:author="Carlos Calderon del Cid" w:date="2023-06-13T23:53:00Z" w:initials="CCdC">
    <w:p w14:paraId="528968A3" w14:textId="1F487B46" w:rsidR="00950D13" w:rsidRDefault="00950D13">
      <w:pPr>
        <w:pStyle w:val="CommentText"/>
      </w:pPr>
      <w:r>
        <w:rPr>
          <w:rStyle w:val="CommentReference"/>
        </w:rPr>
        <w:annotationRef/>
      </w:r>
      <w:r>
        <w:t>Daniele, you passed me the fossil ages. Do you recall which is the citation for them?</w:t>
      </w:r>
    </w:p>
  </w:comment>
  <w:comment w:id="692" w:author="Rachel" w:date="2023-09-07T23:31:00Z" w:initials="MOU">
    <w:p w14:paraId="331247BA" w14:textId="06907935" w:rsidR="00D50DB1" w:rsidRDefault="00D50DB1">
      <w:pPr>
        <w:pStyle w:val="CommentText"/>
      </w:pPr>
      <w:r>
        <w:rPr>
          <w:rStyle w:val="CommentReference"/>
        </w:rPr>
        <w:annotationRef/>
      </w:r>
      <w:r>
        <w:rPr>
          <w:rStyle w:val="CommentReference"/>
        </w:rPr>
        <w:t xml:space="preserve">Suggest clarifying the role of extinction in the figure legend, i.e., why bifurcating rates are not </w:t>
      </w:r>
      <w:r w:rsidR="0078325E">
        <w:rPr>
          <w:rStyle w:val="CommentReference"/>
        </w:rPr>
        <w:t>a perfect match</w:t>
      </w:r>
    </w:p>
  </w:comment>
  <w:comment w:id="693" w:author="Daniele Silvestro" w:date="2023-06-23T08:35:00Z" w:initials="DS">
    <w:p w14:paraId="4B7051A6" w14:textId="18422739" w:rsidR="009B2BA5" w:rsidRDefault="009B2BA5">
      <w:pPr>
        <w:pStyle w:val="CommentText"/>
      </w:pPr>
      <w:r>
        <w:rPr>
          <w:rStyle w:val="CommentReference"/>
        </w:rPr>
        <w:annotationRef/>
      </w:r>
      <w:r>
        <w:t>Change “Wrong” with “Error rate”</w:t>
      </w:r>
    </w:p>
  </w:comment>
  <w:comment w:id="694" w:author="Rachel" w:date="2023-09-07T23:32:00Z" w:initials="MOU">
    <w:p w14:paraId="2AB2F0C8" w14:textId="71DB2E7E" w:rsidR="005B13C6" w:rsidRDefault="005B13C6">
      <w:pPr>
        <w:pStyle w:val="CommentText"/>
      </w:pPr>
      <w:r>
        <w:rPr>
          <w:rStyle w:val="CommentReference"/>
        </w:rPr>
        <w:annotationRef/>
      </w:r>
      <w:r>
        <w:rPr>
          <w:rStyle w:val="CommentReference"/>
        </w:rPr>
        <w:t>Use the symbol for delta, otherwise its not really an abbreviation</w:t>
      </w:r>
      <w:r w:rsidR="00755A14">
        <w:rPr>
          <w:rStyle w:val="CommentReference"/>
        </w:rPr>
        <w:t xml:space="preserve">. And why not just “delta age”? </w:t>
      </w:r>
    </w:p>
  </w:comment>
  <w:comment w:id="696" w:author="Daniele Silvestro" w:date="2023-06-21T14:33:00Z" w:initials="DS">
    <w:p w14:paraId="1D6ED9BD" w14:textId="7B35FBAF" w:rsidR="004D62A9" w:rsidRDefault="004D62A9">
      <w:pPr>
        <w:pStyle w:val="CommentText"/>
      </w:pPr>
      <w:r>
        <w:rPr>
          <w:rStyle w:val="CommentReference"/>
        </w:rPr>
        <w:annotationRef/>
      </w:r>
      <w:r>
        <w:t>Change “Wrong” with “Error rate”</w:t>
      </w:r>
    </w:p>
  </w:comment>
  <w:comment w:id="697" w:author="Carlos Calderon del Cid" w:date="2023-06-14T13:55:00Z" w:initials="CCdC">
    <w:p w14:paraId="35FBEE6A" w14:textId="7FB444DD" w:rsidR="00F506A7" w:rsidRDefault="00F506A7">
      <w:pPr>
        <w:pStyle w:val="CommentText"/>
      </w:pPr>
      <w:r>
        <w:rPr>
          <w:rStyle w:val="CommentReference"/>
        </w:rPr>
        <w:annotationRef/>
      </w:r>
      <w:r>
        <w:t>Check the order in the methods’ comments</w:t>
      </w:r>
    </w:p>
  </w:comment>
  <w:comment w:id="698" w:author="Daniele Silvestro" w:date="2023-06-23T08:35:00Z" w:initials="DS">
    <w:p w14:paraId="2CEB45AC" w14:textId="77777777" w:rsidR="009B2BA5" w:rsidRDefault="009B2BA5">
      <w:pPr>
        <w:pStyle w:val="CommentText"/>
      </w:pPr>
      <w:r>
        <w:rPr>
          <w:rStyle w:val="CommentReference"/>
        </w:rPr>
        <w:annotationRef/>
      </w:r>
      <w:r>
        <w:t>I would remove the bottom line</w:t>
      </w:r>
    </w:p>
    <w:p w14:paraId="33EA6831" w14:textId="5C16EB7F" w:rsidR="009B2BA5" w:rsidRDefault="009B2BA5">
      <w:pPr>
        <w:pStyle w:val="CommentText"/>
      </w:pPr>
      <w:r>
        <w:t>Change “Correct estimation” with Error rate</w:t>
      </w:r>
    </w:p>
  </w:comment>
  <w:comment w:id="699" w:author="Daniele Silvestro" w:date="2023-06-23T08:44:00Z" w:initials="DS">
    <w:p w14:paraId="192E810A" w14:textId="57B36246" w:rsidR="00DC1009" w:rsidRDefault="00DC1009">
      <w:pPr>
        <w:pStyle w:val="CommentText"/>
      </w:pPr>
      <w:r>
        <w:rPr>
          <w:rStyle w:val="CommentReference"/>
        </w:rPr>
        <w:annotationRef/>
      </w:r>
      <w:r>
        <w:t>We should add a dashed line at the 1~1 diagonal in the right plots</w:t>
      </w:r>
    </w:p>
  </w:comment>
  <w:comment w:id="700" w:author="Rachel" w:date="2023-09-07T23:35:00Z" w:initials="MOU">
    <w:p w14:paraId="43003873" w14:textId="116513B2" w:rsidR="009171F3" w:rsidRDefault="009171F3">
      <w:pPr>
        <w:pStyle w:val="CommentText"/>
      </w:pPr>
      <w:r>
        <w:rPr>
          <w:rStyle w:val="CommentReference"/>
        </w:rPr>
        <w:annotationRef/>
      </w:r>
      <w:r>
        <w:t>Suggest clarifying the assumptions required for this approach to work in the figure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7D304B" w15:done="0"/>
  <w15:commentEx w15:paraId="0E33F11F" w15:paraIdParent="797D304B" w15:done="0"/>
  <w15:commentEx w15:paraId="01503594" w15:done="0"/>
  <w15:commentEx w15:paraId="4099E924" w15:done="0"/>
  <w15:commentEx w15:paraId="7CB9795E" w15:done="0"/>
  <w15:commentEx w15:paraId="3F089C73" w15:done="0"/>
  <w15:commentEx w15:paraId="4889384F" w15:done="0"/>
  <w15:commentEx w15:paraId="6FFE8302" w15:done="0"/>
  <w15:commentEx w15:paraId="55FB26A1" w15:done="0"/>
  <w15:commentEx w15:paraId="36759C1E" w15:done="0"/>
  <w15:commentEx w15:paraId="6D3CB34F" w15:done="0"/>
  <w15:commentEx w15:paraId="2EED87A6" w15:paraIdParent="6D3CB34F" w15:done="0"/>
  <w15:commentEx w15:paraId="25D90A78" w15:done="0"/>
  <w15:commentEx w15:paraId="2704A596" w15:done="0"/>
  <w15:commentEx w15:paraId="49CCBD7A" w15:done="0"/>
  <w15:commentEx w15:paraId="39FE590E" w15:done="0"/>
  <w15:commentEx w15:paraId="7E1742B5" w15:done="0"/>
  <w15:commentEx w15:paraId="023AF23B" w15:done="0"/>
  <w15:commentEx w15:paraId="7229A0A9" w15:done="0"/>
  <w15:commentEx w15:paraId="362FF4AE" w15:done="0"/>
  <w15:commentEx w15:paraId="3A9A4A17" w15:done="0"/>
  <w15:commentEx w15:paraId="4340086F" w15:done="0"/>
  <w15:commentEx w15:paraId="1691541B" w15:done="0"/>
  <w15:commentEx w15:paraId="51A4F126" w15:done="0"/>
  <w15:commentEx w15:paraId="77069B82" w15:paraIdParent="51A4F126" w15:done="0"/>
  <w15:commentEx w15:paraId="06CB62E4" w15:done="0"/>
  <w15:commentEx w15:paraId="3BF26604" w15:done="0"/>
  <w15:commentEx w15:paraId="42EF824C" w15:done="0"/>
  <w15:commentEx w15:paraId="7D406C5B" w15:done="0"/>
  <w15:commentEx w15:paraId="2707336E" w15:paraIdParent="7D406C5B" w15:done="0"/>
  <w15:commentEx w15:paraId="3556CBDE" w15:paraIdParent="7D406C5B" w15:done="0"/>
  <w15:commentEx w15:paraId="5FF788E5" w15:done="0"/>
  <w15:commentEx w15:paraId="6958FE2E" w15:done="0"/>
  <w15:commentEx w15:paraId="177BEA99" w15:done="0"/>
  <w15:commentEx w15:paraId="622E12AC" w15:done="0"/>
  <w15:commentEx w15:paraId="288D3D35" w15:done="0"/>
  <w15:commentEx w15:paraId="04420773" w15:done="0"/>
  <w15:commentEx w15:paraId="374FCDAA" w15:done="0"/>
  <w15:commentEx w15:paraId="2E88084D" w15:done="0"/>
  <w15:commentEx w15:paraId="4915F353" w15:done="0"/>
  <w15:commentEx w15:paraId="55923314" w15:done="0"/>
  <w15:commentEx w15:paraId="5BF29BFC" w15:done="0"/>
  <w15:commentEx w15:paraId="75F765D9" w15:done="0"/>
  <w15:commentEx w15:paraId="091DF5E8" w15:done="0"/>
  <w15:commentEx w15:paraId="4793858C" w15:done="0"/>
  <w15:commentEx w15:paraId="1F56B632" w15:done="0"/>
  <w15:commentEx w15:paraId="66B28C1F" w15:done="0"/>
  <w15:commentEx w15:paraId="53DAB9B5" w15:done="0"/>
  <w15:commentEx w15:paraId="7F8CBD9E" w15:done="0"/>
  <w15:commentEx w15:paraId="7E33866A" w15:done="0"/>
  <w15:commentEx w15:paraId="7967DAE5" w15:done="0"/>
  <w15:commentEx w15:paraId="72A556A0" w15:done="0"/>
  <w15:commentEx w15:paraId="7C706E80" w15:done="0"/>
  <w15:commentEx w15:paraId="0064A1CF" w15:done="0"/>
  <w15:commentEx w15:paraId="181F27A8" w15:done="0"/>
  <w15:commentEx w15:paraId="6BEA2378" w15:done="0"/>
  <w15:commentEx w15:paraId="34FF86D1" w15:paraIdParent="6BEA2378" w15:done="0"/>
  <w15:commentEx w15:paraId="528968A3" w15:done="0"/>
  <w15:commentEx w15:paraId="331247BA" w15:done="0"/>
  <w15:commentEx w15:paraId="4B7051A6" w15:done="0"/>
  <w15:commentEx w15:paraId="2AB2F0C8" w15:done="0"/>
  <w15:commentEx w15:paraId="1D6ED9BD" w15:done="0"/>
  <w15:commentEx w15:paraId="35FBEE6A" w15:done="0"/>
  <w15:commentEx w15:paraId="33EA6831" w15:done="0"/>
  <w15:commentEx w15:paraId="192E810A" w15:done="0"/>
  <w15:commentEx w15:paraId="430038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302C8" w16cex:dateUtc="2023-06-01T14:43:00Z"/>
  <w16cex:commentExtensible w16cex:durableId="283696CD" w16cex:dateUtc="2023-06-16T06:07:00Z"/>
  <w16cex:commentExtensible w16cex:durableId="2836A4B1" w16cex:dateUtc="2023-06-16T07:06:00Z"/>
  <w16cex:commentExtensible w16cex:durableId="283BF3ED" w16cex:dateUtc="2023-06-20T07:46:00Z"/>
  <w16cex:commentExtensible w16cex:durableId="2836A5FE" w16cex:dateUtc="2023-06-16T07:12:00Z"/>
  <w16cex:commentExtensible w16cex:durableId="2836A6DC" w16cex:dateUtc="2023-06-16T07:16:00Z"/>
  <w16cex:commentExtensible w16cex:durableId="3810960A" w16cex:dateUtc="2023-09-06T21:17:00Z"/>
  <w16cex:commentExtensible w16cex:durableId="346437FF" w16cex:dateUtc="2023-09-06T21:19:00Z"/>
  <w16cex:commentExtensible w16cex:durableId="494E325E" w16cex:dateUtc="2023-09-06T21:21:00Z"/>
  <w16cex:commentExtensible w16cex:durableId="283BD9D8" w16cex:dateUtc="2023-06-20T05:55:00Z"/>
  <w16cex:commentExtensible w16cex:durableId="283BDC39" w16cex:dateUtc="2023-06-20T06:05:00Z"/>
  <w16cex:commentExtensible w16cex:durableId="2204AFAF" w16cex:dateUtc="2023-09-06T21:22:00Z"/>
  <w16cex:commentExtensible w16cex:durableId="283BE1C1" w16cex:dateUtc="2023-06-20T06:28:00Z"/>
  <w16cex:commentExtensible w16cex:durableId="283BE1F9" w16cex:dateUtc="2023-06-20T06:29:00Z"/>
  <w16cex:commentExtensible w16cex:durableId="283BE3FC" w16cex:dateUtc="2023-06-20T06:38:00Z"/>
  <w16cex:commentExtensible w16cex:durableId="283BE651" w16cex:dateUtc="2023-06-20T06:48:00Z"/>
  <w16cex:commentExtensible w16cex:durableId="5730AD3D" w16cex:dateUtc="2023-09-06T21:27:00Z"/>
  <w16cex:commentExtensible w16cex:durableId="283BFA7F" w16cex:dateUtc="2023-06-20T08:14:00Z"/>
  <w16cex:commentExtensible w16cex:durableId="283BFAED" w16cex:dateUtc="2023-06-20T08:16:00Z"/>
  <w16cex:commentExtensible w16cex:durableId="66559802" w16cex:dateUtc="2023-09-06T21:29:00Z"/>
  <w16cex:commentExtensible w16cex:durableId="283C027B" w16cex:dateUtc="2023-06-20T08:48:00Z"/>
  <w16cex:commentExtensible w16cex:durableId="2828948B" w16cex:dateUtc="2023-06-05T20:06:00Z"/>
  <w16cex:commentExtensible w16cex:durableId="2401DD8E" w16cex:dateUtc="2023-09-06T22:00:00Z"/>
  <w16cex:commentExtensible w16cex:durableId="283D50D2" w16cex:dateUtc="2023-06-14T16:14:00Z"/>
  <w16cex:commentExtensible w16cex:durableId="283D50D5" w16cex:dateUtc="2023-06-21T08:35:00Z"/>
  <w16cex:commentExtensible w16cex:durableId="283D5A26" w16cex:dateUtc="2023-06-21T09:14:00Z"/>
  <w16cex:commentExtensible w16cex:durableId="283D5A74" w16cex:dateUtc="2023-06-21T09:16:00Z"/>
  <w16cex:commentExtensible w16cex:durableId="283D52C1" w16cex:dateUtc="2023-06-21T08:43:00Z"/>
  <w16cex:commentExtensible w16cex:durableId="282DAA7A" w16cex:dateUtc="2023-06-09T16:41:00Z"/>
  <w16cex:commentExtensible w16cex:durableId="283C04AC" w16cex:dateUtc="2023-06-20T08:57:00Z"/>
  <w16cex:commentExtensible w16cex:durableId="19EA7120" w16cex:dateUtc="2023-09-06T22:08:00Z"/>
  <w16cex:commentExtensible w16cex:durableId="583787E8" w16cex:dateUtc="2023-09-06T22:15:00Z"/>
  <w16cex:commentExtensible w16cex:durableId="28343BB5" w16cex:dateUtc="2023-06-14T16:14:00Z"/>
  <w16cex:commentExtensible w16cex:durableId="283D5DA6" w16cex:dateUtc="2023-06-21T09:29:00Z"/>
  <w16cex:commentExtensible w16cex:durableId="283D5E10" w16cex:dateUtc="2023-06-21T09:31:00Z"/>
  <w16cex:commentExtensible w16cex:durableId="58072B7E" w16cex:dateUtc="2023-09-06T22:21:00Z"/>
  <w16cex:commentExtensible w16cex:durableId="2831ACAD" w16cex:dateUtc="2023-06-12T17:39:00Z"/>
  <w16cex:commentExtensible w16cex:durableId="2831AC9E" w16cex:dateUtc="2023-06-12T17:39:00Z"/>
  <w16cex:commentExtensible w16cex:durableId="283FD83B" w16cex:dateUtc="2023-06-23T06:37:00Z"/>
  <w16cex:commentExtensible w16cex:durableId="2831BCBB" w16cex:dateUtc="2023-06-12T18:48:00Z"/>
  <w16cex:commentExtensible w16cex:durableId="283FD8B5" w16cex:dateUtc="2023-06-23T06:39:00Z"/>
  <w16cex:commentExtensible w16cex:durableId="283FD8AC" w16cex:dateUtc="2023-06-23T06:39:00Z"/>
  <w16cex:commentExtensible w16cex:durableId="28343BFB" w16cex:dateUtc="2023-06-14T16:15:00Z"/>
  <w16cex:commentExtensible w16cex:durableId="283FD670" w16cex:dateUtc="2023-06-23T06:29:00Z"/>
  <w16cex:commentExtensible w16cex:durableId="283FD953" w16cex:dateUtc="2023-06-23T06:41:00Z"/>
  <w16cex:commentExtensible w16cex:durableId="3E8CC667" w16cex:dateUtc="2023-09-07T18:09:00Z"/>
  <w16cex:commentExtensible w16cex:durableId="583D2D65" w16cex:dateUtc="2023-09-07T21:14:00Z"/>
  <w16cex:commentExtensible w16cex:durableId="7DE65433" w16cex:dateUtc="2023-09-07T21:15:00Z"/>
  <w16cex:commentExtensible w16cex:durableId="07DD95A9" w16cex:dateUtc="2023-09-07T21:15:00Z"/>
  <w16cex:commentExtensible w16cex:durableId="2D650E30" w16cex:dateUtc="2023-09-07T21:17:00Z"/>
  <w16cex:commentExtensible w16cex:durableId="00796295" w16cex:dateUtc="2023-09-07T21:18:00Z"/>
  <w16cex:commentExtensible w16cex:durableId="15CF4168" w16cex:dateUtc="2023-09-07T21:20:00Z"/>
  <w16cex:commentExtensible w16cex:durableId="6B1BE615" w16cex:dateUtc="2023-09-07T21:21:00Z"/>
  <w16cex:commentExtensible w16cex:durableId="0192CE57" w16cex:dateUtc="2023-09-07T21:23:00Z"/>
  <w16cex:commentExtensible w16cex:durableId="5F11144A" w16cex:dateUtc="2023-09-07T21:25:00Z"/>
  <w16cex:commentExtensible w16cex:durableId="4669164A" w16cex:dateUtc="2023-09-07T21:27:00Z"/>
  <w16cex:commentExtensible w16cex:durableId="1CBB6059" w16cex:dateUtc="2023-09-07T21:29:00Z"/>
  <w16cex:commentExtensible w16cex:durableId="28337FF1" w16cex:dateUtc="2023-06-14T02:53:00Z"/>
  <w16cex:commentExtensible w16cex:durableId="50D8DCD6" w16cex:dateUtc="2023-09-07T21:31:00Z"/>
  <w16cex:commentExtensible w16cex:durableId="283FD7DE" w16cex:dateUtc="2023-06-23T06:35:00Z"/>
  <w16cex:commentExtensible w16cex:durableId="50F5BF11" w16cex:dateUtc="2023-09-07T21:32:00Z"/>
  <w16cex:commentExtensible w16cex:durableId="283D88A7" w16cex:dateUtc="2023-06-21T12:33:00Z"/>
  <w16cex:commentExtensible w16cex:durableId="28344557" w16cex:dateUtc="2023-06-14T16:55:00Z"/>
  <w16cex:commentExtensible w16cex:durableId="283FD7C6" w16cex:dateUtc="2023-06-23T06:35:00Z"/>
  <w16cex:commentExtensible w16cex:durableId="283FD9FE" w16cex:dateUtc="2023-06-23T06:44:00Z"/>
  <w16cex:commentExtensible w16cex:durableId="429F7407" w16cex:dateUtc="2023-09-07T2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D304B" w16cid:durableId="282302C8"/>
  <w16cid:commentId w16cid:paraId="0E33F11F" w16cid:durableId="283696CD"/>
  <w16cid:commentId w16cid:paraId="01503594" w16cid:durableId="2836A4B1"/>
  <w16cid:commentId w16cid:paraId="4099E924" w16cid:durableId="283BF3ED"/>
  <w16cid:commentId w16cid:paraId="7CB9795E" w16cid:durableId="2836A5FE"/>
  <w16cid:commentId w16cid:paraId="3F089C73" w16cid:durableId="2836A6DC"/>
  <w16cid:commentId w16cid:paraId="4889384F" w16cid:durableId="3810960A"/>
  <w16cid:commentId w16cid:paraId="6FFE8302" w16cid:durableId="346437FF"/>
  <w16cid:commentId w16cid:paraId="55FB26A1" w16cid:durableId="494E325E"/>
  <w16cid:commentId w16cid:paraId="36759C1E" w16cid:durableId="283BD9D8"/>
  <w16cid:commentId w16cid:paraId="6D3CB34F" w16cid:durableId="283BDC39"/>
  <w16cid:commentId w16cid:paraId="2EED87A6" w16cid:durableId="2204AFAF"/>
  <w16cid:commentId w16cid:paraId="25D90A78" w16cid:durableId="283BE1C1"/>
  <w16cid:commentId w16cid:paraId="2704A596" w16cid:durableId="283BE1F9"/>
  <w16cid:commentId w16cid:paraId="49CCBD7A" w16cid:durableId="283BE3FC"/>
  <w16cid:commentId w16cid:paraId="39FE590E" w16cid:durableId="283BE651"/>
  <w16cid:commentId w16cid:paraId="7E1742B5" w16cid:durableId="5730AD3D"/>
  <w16cid:commentId w16cid:paraId="023AF23B" w16cid:durableId="283BFA7F"/>
  <w16cid:commentId w16cid:paraId="7229A0A9" w16cid:durableId="283BFAED"/>
  <w16cid:commentId w16cid:paraId="362FF4AE" w16cid:durableId="66559802"/>
  <w16cid:commentId w16cid:paraId="3A9A4A17" w16cid:durableId="283C027B"/>
  <w16cid:commentId w16cid:paraId="4340086F" w16cid:durableId="2828948B"/>
  <w16cid:commentId w16cid:paraId="1691541B" w16cid:durableId="2401DD8E"/>
  <w16cid:commentId w16cid:paraId="51A4F126" w16cid:durableId="283D50D2"/>
  <w16cid:commentId w16cid:paraId="77069B82" w16cid:durableId="283D50D5"/>
  <w16cid:commentId w16cid:paraId="06CB62E4" w16cid:durableId="283D5A26"/>
  <w16cid:commentId w16cid:paraId="3BF26604" w16cid:durableId="283D5A74"/>
  <w16cid:commentId w16cid:paraId="42EF824C" w16cid:durableId="283D52C1"/>
  <w16cid:commentId w16cid:paraId="7D406C5B" w16cid:durableId="282DAA7A"/>
  <w16cid:commentId w16cid:paraId="2707336E" w16cid:durableId="283C04AC"/>
  <w16cid:commentId w16cid:paraId="3556CBDE" w16cid:durableId="19EA7120"/>
  <w16cid:commentId w16cid:paraId="5FF788E5" w16cid:durableId="583787E8"/>
  <w16cid:commentId w16cid:paraId="6958FE2E" w16cid:durableId="28343BB5"/>
  <w16cid:commentId w16cid:paraId="177BEA99" w16cid:durableId="283D5DA6"/>
  <w16cid:commentId w16cid:paraId="622E12AC" w16cid:durableId="283D5E10"/>
  <w16cid:commentId w16cid:paraId="288D3D35" w16cid:durableId="58072B7E"/>
  <w16cid:commentId w16cid:paraId="04420773" w16cid:durableId="2831ACAD"/>
  <w16cid:commentId w16cid:paraId="374FCDAA" w16cid:durableId="2831AC9E"/>
  <w16cid:commentId w16cid:paraId="2E88084D" w16cid:durableId="283FD83B"/>
  <w16cid:commentId w16cid:paraId="4915F353" w16cid:durableId="2831BCBB"/>
  <w16cid:commentId w16cid:paraId="55923314" w16cid:durableId="283FD8B5"/>
  <w16cid:commentId w16cid:paraId="5BF29BFC" w16cid:durableId="283FD8AC"/>
  <w16cid:commentId w16cid:paraId="75F765D9" w16cid:durableId="28343BFB"/>
  <w16cid:commentId w16cid:paraId="091DF5E8" w16cid:durableId="283FD670"/>
  <w16cid:commentId w16cid:paraId="4793858C" w16cid:durableId="283FD953"/>
  <w16cid:commentId w16cid:paraId="1F56B632" w16cid:durableId="3E8CC667"/>
  <w16cid:commentId w16cid:paraId="66B28C1F" w16cid:durableId="583D2D65"/>
  <w16cid:commentId w16cid:paraId="53DAB9B5" w16cid:durableId="7DE65433"/>
  <w16cid:commentId w16cid:paraId="7F8CBD9E" w16cid:durableId="07DD95A9"/>
  <w16cid:commentId w16cid:paraId="7E33866A" w16cid:durableId="2D650E30"/>
  <w16cid:commentId w16cid:paraId="7967DAE5" w16cid:durableId="00796295"/>
  <w16cid:commentId w16cid:paraId="72A556A0" w16cid:durableId="15CF4168"/>
  <w16cid:commentId w16cid:paraId="7C706E80" w16cid:durableId="6B1BE615"/>
  <w16cid:commentId w16cid:paraId="0064A1CF" w16cid:durableId="0192CE57"/>
  <w16cid:commentId w16cid:paraId="181F27A8" w16cid:durableId="5F11144A"/>
  <w16cid:commentId w16cid:paraId="6BEA2378" w16cid:durableId="4669164A"/>
  <w16cid:commentId w16cid:paraId="34FF86D1" w16cid:durableId="1CBB6059"/>
  <w16cid:commentId w16cid:paraId="528968A3" w16cid:durableId="28337FF1"/>
  <w16cid:commentId w16cid:paraId="331247BA" w16cid:durableId="50D8DCD6"/>
  <w16cid:commentId w16cid:paraId="4B7051A6" w16cid:durableId="283FD7DE"/>
  <w16cid:commentId w16cid:paraId="2AB2F0C8" w16cid:durableId="50F5BF11"/>
  <w16cid:commentId w16cid:paraId="1D6ED9BD" w16cid:durableId="283D88A7"/>
  <w16cid:commentId w16cid:paraId="35FBEE6A" w16cid:durableId="28344557"/>
  <w16cid:commentId w16cid:paraId="33EA6831" w16cid:durableId="283FD7C6"/>
  <w16cid:commentId w16cid:paraId="192E810A" w16cid:durableId="283FD9FE"/>
  <w16cid:commentId w16cid:paraId="43003873" w16cid:durableId="429F740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504AE"/>
    <w:multiLevelType w:val="multilevel"/>
    <w:tmpl w:val="79423E0A"/>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 w15:restartNumberingAfterBreak="0">
    <w:nsid w:val="5E8845DF"/>
    <w:multiLevelType w:val="multilevel"/>
    <w:tmpl w:val="5DA87C4C"/>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15:restartNumberingAfterBreak="0">
    <w:nsid w:val="5FBA35FF"/>
    <w:multiLevelType w:val="multilevel"/>
    <w:tmpl w:val="8B4A05F8"/>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15:restartNumberingAfterBreak="0">
    <w:nsid w:val="7B90148B"/>
    <w:multiLevelType w:val="multilevel"/>
    <w:tmpl w:val="B19E7D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279651304">
    <w:abstractNumId w:val="0"/>
  </w:num>
  <w:num w:numId="2" w16cid:durableId="1907182391">
    <w:abstractNumId w:val="2"/>
  </w:num>
  <w:num w:numId="3" w16cid:durableId="27032984">
    <w:abstractNumId w:val="1"/>
  </w:num>
  <w:num w:numId="4" w16cid:durableId="198596665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rson w15:author="Daniele Silvestro">
    <w15:presenceInfo w15:providerId="None" w15:userId="Daniele Silvestro"/>
  </w15:person>
  <w15:person w15:author="Rachel">
    <w15:presenceInfo w15:providerId="None" w15:userId="Rach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trackRevisions/>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437FB"/>
    <w:rsid w:val="000209B9"/>
    <w:rsid w:val="00027733"/>
    <w:rsid w:val="000437FB"/>
    <w:rsid w:val="00050C70"/>
    <w:rsid w:val="0007479E"/>
    <w:rsid w:val="0008035B"/>
    <w:rsid w:val="00081F8C"/>
    <w:rsid w:val="0009473D"/>
    <w:rsid w:val="00094A58"/>
    <w:rsid w:val="00095E08"/>
    <w:rsid w:val="000B1914"/>
    <w:rsid w:val="000F5A8E"/>
    <w:rsid w:val="000F6EAD"/>
    <w:rsid w:val="00157FA8"/>
    <w:rsid w:val="001A34D1"/>
    <w:rsid w:val="001B48F7"/>
    <w:rsid w:val="00200D0C"/>
    <w:rsid w:val="00224D3B"/>
    <w:rsid w:val="002268AC"/>
    <w:rsid w:val="00227CF5"/>
    <w:rsid w:val="00230B5F"/>
    <w:rsid w:val="00233287"/>
    <w:rsid w:val="00245C2B"/>
    <w:rsid w:val="00260593"/>
    <w:rsid w:val="00281B5B"/>
    <w:rsid w:val="002A4912"/>
    <w:rsid w:val="002A55F9"/>
    <w:rsid w:val="002F24D1"/>
    <w:rsid w:val="002F27A1"/>
    <w:rsid w:val="002F7398"/>
    <w:rsid w:val="00312E13"/>
    <w:rsid w:val="003377E8"/>
    <w:rsid w:val="00365F60"/>
    <w:rsid w:val="003C59AE"/>
    <w:rsid w:val="003E1CC0"/>
    <w:rsid w:val="003F4314"/>
    <w:rsid w:val="004002F8"/>
    <w:rsid w:val="00410CFF"/>
    <w:rsid w:val="0041569F"/>
    <w:rsid w:val="00416DF1"/>
    <w:rsid w:val="00431AE9"/>
    <w:rsid w:val="00444038"/>
    <w:rsid w:val="00444F33"/>
    <w:rsid w:val="004518F2"/>
    <w:rsid w:val="004529C3"/>
    <w:rsid w:val="004559D9"/>
    <w:rsid w:val="00465C65"/>
    <w:rsid w:val="00475AF8"/>
    <w:rsid w:val="00475D3B"/>
    <w:rsid w:val="004763AA"/>
    <w:rsid w:val="0047739B"/>
    <w:rsid w:val="00477A60"/>
    <w:rsid w:val="00490226"/>
    <w:rsid w:val="004A18C0"/>
    <w:rsid w:val="004C671B"/>
    <w:rsid w:val="004D62A9"/>
    <w:rsid w:val="004E37BA"/>
    <w:rsid w:val="00521B18"/>
    <w:rsid w:val="00531B98"/>
    <w:rsid w:val="00537467"/>
    <w:rsid w:val="005728A0"/>
    <w:rsid w:val="005823DE"/>
    <w:rsid w:val="00582F10"/>
    <w:rsid w:val="005979E0"/>
    <w:rsid w:val="005A27E4"/>
    <w:rsid w:val="005A291A"/>
    <w:rsid w:val="005A4441"/>
    <w:rsid w:val="005B13C6"/>
    <w:rsid w:val="005B1B94"/>
    <w:rsid w:val="005B765A"/>
    <w:rsid w:val="005E33B5"/>
    <w:rsid w:val="005F1D44"/>
    <w:rsid w:val="005F3B39"/>
    <w:rsid w:val="005F47AD"/>
    <w:rsid w:val="00601285"/>
    <w:rsid w:val="00611BBE"/>
    <w:rsid w:val="006206E0"/>
    <w:rsid w:val="006375CA"/>
    <w:rsid w:val="00687E99"/>
    <w:rsid w:val="006C174E"/>
    <w:rsid w:val="006C5B88"/>
    <w:rsid w:val="006C69D7"/>
    <w:rsid w:val="006E3E53"/>
    <w:rsid w:val="006E68EC"/>
    <w:rsid w:val="006E739C"/>
    <w:rsid w:val="006F0543"/>
    <w:rsid w:val="006F31AD"/>
    <w:rsid w:val="00705370"/>
    <w:rsid w:val="0071126C"/>
    <w:rsid w:val="00721AFD"/>
    <w:rsid w:val="00724251"/>
    <w:rsid w:val="007242BD"/>
    <w:rsid w:val="00727B74"/>
    <w:rsid w:val="00730B2C"/>
    <w:rsid w:val="00737B37"/>
    <w:rsid w:val="00755A14"/>
    <w:rsid w:val="00762534"/>
    <w:rsid w:val="0078325E"/>
    <w:rsid w:val="00792D3E"/>
    <w:rsid w:val="007940C7"/>
    <w:rsid w:val="00797E0D"/>
    <w:rsid w:val="007B5E7F"/>
    <w:rsid w:val="007E0571"/>
    <w:rsid w:val="007E2BE8"/>
    <w:rsid w:val="00801E1D"/>
    <w:rsid w:val="00802D78"/>
    <w:rsid w:val="00871121"/>
    <w:rsid w:val="00884180"/>
    <w:rsid w:val="008A4ECC"/>
    <w:rsid w:val="008C7301"/>
    <w:rsid w:val="008D01CA"/>
    <w:rsid w:val="008D0813"/>
    <w:rsid w:val="00903C39"/>
    <w:rsid w:val="009171F3"/>
    <w:rsid w:val="00917477"/>
    <w:rsid w:val="00950D13"/>
    <w:rsid w:val="00957398"/>
    <w:rsid w:val="00985683"/>
    <w:rsid w:val="0098695A"/>
    <w:rsid w:val="00997D69"/>
    <w:rsid w:val="009A38DC"/>
    <w:rsid w:val="009A52E7"/>
    <w:rsid w:val="009A65C6"/>
    <w:rsid w:val="009B2818"/>
    <w:rsid w:val="009B2BA5"/>
    <w:rsid w:val="009C0F8A"/>
    <w:rsid w:val="009D0B00"/>
    <w:rsid w:val="00A104E2"/>
    <w:rsid w:val="00A22C8C"/>
    <w:rsid w:val="00A32521"/>
    <w:rsid w:val="00A34AF0"/>
    <w:rsid w:val="00A609AD"/>
    <w:rsid w:val="00A63BBA"/>
    <w:rsid w:val="00A806B6"/>
    <w:rsid w:val="00A97D87"/>
    <w:rsid w:val="00AC7BD2"/>
    <w:rsid w:val="00AD37EA"/>
    <w:rsid w:val="00AD5E1B"/>
    <w:rsid w:val="00AE5908"/>
    <w:rsid w:val="00AF2C61"/>
    <w:rsid w:val="00B3777F"/>
    <w:rsid w:val="00B412B4"/>
    <w:rsid w:val="00B42454"/>
    <w:rsid w:val="00B44C34"/>
    <w:rsid w:val="00B45425"/>
    <w:rsid w:val="00B85135"/>
    <w:rsid w:val="00BA1CC1"/>
    <w:rsid w:val="00BD0458"/>
    <w:rsid w:val="00BD3F33"/>
    <w:rsid w:val="00BE32EB"/>
    <w:rsid w:val="00BF18F3"/>
    <w:rsid w:val="00C26716"/>
    <w:rsid w:val="00C36969"/>
    <w:rsid w:val="00C444B8"/>
    <w:rsid w:val="00C56592"/>
    <w:rsid w:val="00C567B5"/>
    <w:rsid w:val="00C56DC6"/>
    <w:rsid w:val="00C66E6B"/>
    <w:rsid w:val="00C959D5"/>
    <w:rsid w:val="00CC20B3"/>
    <w:rsid w:val="00CE54C4"/>
    <w:rsid w:val="00CF77F6"/>
    <w:rsid w:val="00D07779"/>
    <w:rsid w:val="00D334BD"/>
    <w:rsid w:val="00D33D7F"/>
    <w:rsid w:val="00D37587"/>
    <w:rsid w:val="00D50DB1"/>
    <w:rsid w:val="00D57677"/>
    <w:rsid w:val="00D63C5C"/>
    <w:rsid w:val="00D721C8"/>
    <w:rsid w:val="00D74AB7"/>
    <w:rsid w:val="00D94393"/>
    <w:rsid w:val="00DA46A2"/>
    <w:rsid w:val="00DC1009"/>
    <w:rsid w:val="00DC43F8"/>
    <w:rsid w:val="00E117E4"/>
    <w:rsid w:val="00E1345A"/>
    <w:rsid w:val="00E3054A"/>
    <w:rsid w:val="00E36783"/>
    <w:rsid w:val="00E40333"/>
    <w:rsid w:val="00E60806"/>
    <w:rsid w:val="00E82C25"/>
    <w:rsid w:val="00E93B8C"/>
    <w:rsid w:val="00EC1C60"/>
    <w:rsid w:val="00EC1D7F"/>
    <w:rsid w:val="00F118EA"/>
    <w:rsid w:val="00F24D8A"/>
    <w:rsid w:val="00F336FF"/>
    <w:rsid w:val="00F44B54"/>
    <w:rsid w:val="00F506A7"/>
    <w:rsid w:val="00F60CDB"/>
    <w:rsid w:val="00F91F15"/>
    <w:rsid w:val="00FA135D"/>
    <w:rsid w:val="00FB2A00"/>
    <w:rsid w:val="00FB7E3C"/>
    <w:rsid w:val="00FC1D41"/>
    <w:rsid w:val="00FC22CD"/>
    <w:rsid w:val="00FF2D72"/>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D9FA6"/>
  <w15:docId w15:val="{B87CEC01-9E8D-4D1D-96D3-AB863A899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890037"/>
  </w:style>
  <w:style w:type="character" w:styleId="CommentReference">
    <w:name w:val="annotation reference"/>
    <w:basedOn w:val="DefaultParagraphFont"/>
    <w:uiPriority w:val="99"/>
    <w:semiHidden/>
    <w:unhideWhenUsed/>
    <w:qFormat/>
    <w:rsid w:val="00837BDB"/>
    <w:rPr>
      <w:sz w:val="16"/>
      <w:szCs w:val="16"/>
    </w:rPr>
  </w:style>
  <w:style w:type="character" w:customStyle="1" w:styleId="CommentTextChar">
    <w:name w:val="Comment Text Char"/>
    <w:basedOn w:val="DefaultParagraphFont"/>
    <w:link w:val="CommentText"/>
    <w:uiPriority w:val="99"/>
    <w:semiHidden/>
    <w:qFormat/>
    <w:rsid w:val="00837BDB"/>
    <w:rPr>
      <w:sz w:val="20"/>
      <w:szCs w:val="20"/>
    </w:rPr>
  </w:style>
  <w:style w:type="character" w:customStyle="1" w:styleId="CommentSubjectChar">
    <w:name w:val="Comment Subject Char"/>
    <w:basedOn w:val="CommentTextChar"/>
    <w:link w:val="CommentSubject"/>
    <w:uiPriority w:val="99"/>
    <w:semiHidden/>
    <w:qFormat/>
    <w:rsid w:val="00837BDB"/>
    <w:rPr>
      <w:b/>
      <w:bCs/>
      <w:sz w:val="20"/>
      <w:szCs w:val="20"/>
    </w:rPr>
  </w:style>
  <w:style w:type="character" w:customStyle="1" w:styleId="InternetLink">
    <w:name w:val="Internet Link"/>
    <w:basedOn w:val="DefaultParagraphFont"/>
    <w:uiPriority w:val="99"/>
    <w:unhideWhenUsed/>
    <w:rsid w:val="00F36DFC"/>
    <w:rPr>
      <w:color w:val="0563C1" w:themeColor="hyperlink"/>
      <w:u w:val="single"/>
    </w:rPr>
  </w:style>
  <w:style w:type="character" w:styleId="UnresolvedMention">
    <w:name w:val="Unresolved Mention"/>
    <w:basedOn w:val="DefaultParagraphFont"/>
    <w:uiPriority w:val="99"/>
    <w:semiHidden/>
    <w:unhideWhenUsed/>
    <w:qFormat/>
    <w:rsid w:val="00F36DFC"/>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CommentText">
    <w:name w:val="annotation text"/>
    <w:basedOn w:val="Normal"/>
    <w:link w:val="CommentTextChar"/>
    <w:uiPriority w:val="99"/>
    <w:semiHidden/>
    <w:unhideWhenUsed/>
    <w:qFormat/>
    <w:rsid w:val="00837BDB"/>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837BDB"/>
    <w:rPr>
      <w:b/>
      <w:bCs/>
    </w:rPr>
  </w:style>
  <w:style w:type="paragraph" w:styleId="ListParagraph">
    <w:name w:val="List Paragraph"/>
    <w:basedOn w:val="Normal"/>
    <w:uiPriority w:val="34"/>
    <w:qFormat/>
    <w:rsid w:val="00440DED"/>
    <w:pPr>
      <w:ind w:left="720"/>
      <w:contextualSpacing/>
    </w:pPr>
  </w:style>
  <w:style w:type="character" w:styleId="PlaceholderText">
    <w:name w:val="Placeholder Text"/>
    <w:basedOn w:val="DefaultParagraphFont"/>
    <w:uiPriority w:val="99"/>
    <w:semiHidden/>
    <w:rsid w:val="00050C70"/>
    <w:rPr>
      <w:color w:val="808080"/>
    </w:rPr>
  </w:style>
  <w:style w:type="paragraph" w:styleId="Revision">
    <w:name w:val="Revision"/>
    <w:hidden/>
    <w:uiPriority w:val="99"/>
    <w:semiHidden/>
    <w:rsid w:val="008D01CA"/>
  </w:style>
  <w:style w:type="character" w:styleId="Hyperlink">
    <w:name w:val="Hyperlink"/>
    <w:basedOn w:val="DefaultParagraphFont"/>
    <w:uiPriority w:val="99"/>
    <w:semiHidden/>
    <w:unhideWhenUsed/>
    <w:rsid w:val="00E305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531">
      <w:bodyDiv w:val="1"/>
      <w:marLeft w:val="0"/>
      <w:marRight w:val="0"/>
      <w:marTop w:val="0"/>
      <w:marBottom w:val="0"/>
      <w:divBdr>
        <w:top w:val="none" w:sz="0" w:space="0" w:color="auto"/>
        <w:left w:val="none" w:sz="0" w:space="0" w:color="auto"/>
        <w:bottom w:val="none" w:sz="0" w:space="0" w:color="auto"/>
        <w:right w:val="none" w:sz="0" w:space="0" w:color="auto"/>
      </w:divBdr>
    </w:div>
    <w:div w:id="1352796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biorxiv.org/content/10.1101/2023.06.08.544238v1.ful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20269</TotalTime>
  <Pages>26</Pages>
  <Words>27254</Words>
  <Characters>155350</Characters>
  <Application>Microsoft Office Word</Application>
  <DocSecurity>0</DocSecurity>
  <Lines>1294</Lines>
  <Paragraphs>364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182240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Rachel</cp:lastModifiedBy>
  <cp:revision>91</cp:revision>
  <dcterms:created xsi:type="dcterms:W3CDTF">2022-10-17T16:40:00Z</dcterms:created>
  <dcterms:modified xsi:type="dcterms:W3CDTF">2023-09-07T21:36:00Z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endeley Recent Style Id 0_1">
    <vt:lpwstr>http://www.zotero.org/styles/acta-ecologica-sinica</vt:lpwstr>
  </property>
  <property fmtid="{D5CDD505-2E9C-101B-9397-08002B2CF9AE}" pid="9" name="Mendeley Recent Style Name 0_1">
    <vt:lpwstr>Acta Ecologica Sinica</vt:lpwstr>
  </property>
  <property fmtid="{D5CDD505-2E9C-101B-9397-08002B2CF9AE}" pid="10" name="Mendeley Recent Style Id 1_1">
    <vt:lpwstr>http://www.zotero.org/styles/biotropica</vt:lpwstr>
  </property>
  <property fmtid="{D5CDD505-2E9C-101B-9397-08002B2CF9AE}" pid="11" name="Mendeley Recent Style Name 1_1">
    <vt:lpwstr>Biotropica</vt:lpwstr>
  </property>
  <property fmtid="{D5CDD505-2E9C-101B-9397-08002B2CF9AE}" pid="12" name="Mendeley Recent Style Id 2_1">
    <vt:lpwstr>http://www.zotero.org/styles/chicago-author-date</vt:lpwstr>
  </property>
  <property fmtid="{D5CDD505-2E9C-101B-9397-08002B2CF9AE}" pid="13" name="Mendeley Recent Style Name 2_1">
    <vt:lpwstr>Chicago Manual of Style 17th edition (author-date)</vt:lpwstr>
  </property>
  <property fmtid="{D5CDD505-2E9C-101B-9397-08002B2CF9AE}" pid="14" name="Mendeley Recent Style Id 3_1">
    <vt:lpwstr>https://csl.mendeley.com/styles/522853061/elsevier-communityecology-2</vt:lpwstr>
  </property>
  <property fmtid="{D5CDD505-2E9C-101B-9397-08002B2CF9AE}" pid="15" name="Mendeley Recent Style Name 3_1">
    <vt:lpwstr>Elsevier - Harvard (with titles) - Carlos Calderón</vt:lpwstr>
  </property>
  <property fmtid="{D5CDD505-2E9C-101B-9397-08002B2CF9AE}" pid="16" name="Mendeley Recent Style Id 4_1">
    <vt:lpwstr>http://csl.mendeley.com/styles/522853061/elsevier-communityecology-2</vt:lpwstr>
  </property>
  <property fmtid="{D5CDD505-2E9C-101B-9397-08002B2CF9AE}" pid="17" name="Mendeley Recent Style Name 4_1">
    <vt:lpwstr>Elsevier - Harvard (with titles) - Carlos Calderón</vt:lpwstr>
  </property>
  <property fmtid="{D5CDD505-2E9C-101B-9397-08002B2CF9AE}" pid="18" name="Mendeley Recent Style Id 5_1">
    <vt:lpwstr>http://www.zotero.org/styles/functional-ecology</vt:lpwstr>
  </property>
  <property fmtid="{D5CDD505-2E9C-101B-9397-08002B2CF9AE}" pid="19" name="Mendeley Recent Style Name 5_1">
    <vt:lpwstr>Functional Ecology</vt:lpwstr>
  </property>
  <property fmtid="{D5CDD505-2E9C-101B-9397-08002B2CF9AE}" pid="20" name="Mendeley Recent Style Id 6_1">
    <vt:lpwstr>http://www.zotero.org/styles/fungal-ecology</vt:lpwstr>
  </property>
  <property fmtid="{D5CDD505-2E9C-101B-9397-08002B2CF9AE}" pid="21" name="Mendeley Recent Style Name 6_1">
    <vt:lpwstr>Fungal Ecology</vt:lpwstr>
  </property>
  <property fmtid="{D5CDD505-2E9C-101B-9397-08002B2CF9AE}" pid="22" name="Mendeley Recent Style Id 7_1">
    <vt:lpwstr>http://www.zotero.org/styles/harvard1</vt:lpwstr>
  </property>
  <property fmtid="{D5CDD505-2E9C-101B-9397-08002B2CF9AE}" pid="23" name="Mendeley Recent Style Name 7_1">
    <vt:lpwstr>Harvard reference format 1 (deprecated)</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Unique User Id_1">
    <vt:lpwstr>3ba7b455-8efd-3feb-9c7d-6730b08ebc95</vt:lpwstr>
  </property>
  <property fmtid="{D5CDD505-2E9C-101B-9397-08002B2CF9AE}" pid="30" name="Mendeley Citation Style_1">
    <vt:lpwstr>http://www.zotero.org/styles/biotropica</vt:lpwstr>
  </property>
</Properties>
</file>