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D9D5" w14:textId="77777777" w:rsidR="002F5B65" w:rsidRDefault="00000000">
      <w:pPr>
        <w:spacing w:after="0" w:line="360" w:lineRule="auto"/>
        <w:jc w:val="both"/>
        <w:rPr>
          <w:rFonts w:ascii="Times New Roman" w:hAnsi="Times New Roman" w:cs="Times New Roman"/>
          <w:b/>
          <w:bCs/>
          <w:sz w:val="28"/>
          <w:szCs w:val="28"/>
          <w:lang w:val="en-US"/>
        </w:rPr>
      </w:pPr>
      <w:commentRangeStart w:id="0"/>
      <w:r>
        <w:rPr>
          <w:rFonts w:ascii="Times New Roman" w:hAnsi="Times New Roman" w:cs="Times New Roman"/>
          <w:b/>
          <w:bCs/>
          <w:sz w:val="28"/>
          <w:szCs w:val="28"/>
          <w:lang w:val="en-US"/>
        </w:rPr>
        <w:t>Approximating species age</w:t>
      </w:r>
      <w:ins w:id="1" w:author="Unknown Author" w:date="2023-10-23T08:39:00Z">
        <w:r>
          <w:rPr>
            <w:rFonts w:ascii="Times New Roman" w:hAnsi="Times New Roman" w:cs="Times New Roman"/>
            <w:b/>
            <w:bCs/>
            <w:sz w:val="28"/>
            <w:szCs w:val="28"/>
            <w:lang w:val="en-US"/>
          </w:rPr>
          <w:t xml:space="preserve"> from phylogenies</w:t>
        </w:r>
      </w:ins>
      <w:r>
        <w:rPr>
          <w:rFonts w:ascii="Times New Roman" w:hAnsi="Times New Roman" w:cs="Times New Roman"/>
          <w:b/>
          <w:bCs/>
          <w:sz w:val="28"/>
          <w:szCs w:val="28"/>
          <w:lang w:val="en-US"/>
        </w:rPr>
        <w:t xml:space="preserve"> under different speciation modes and extinction</w:t>
      </w:r>
      <w:commentRangeEnd w:id="0"/>
      <w:r>
        <w:commentReference w:id="0"/>
      </w:r>
    </w:p>
    <w:p w14:paraId="15F97090" w14:textId="2314E049" w:rsidR="002F5B65" w:rsidRDefault="00000000">
      <w:pPr>
        <w:spacing w:after="0" w:line="360" w:lineRule="auto"/>
        <w:jc w:val="both"/>
        <w:rPr>
          <w:rFonts w:ascii="Times New Roman" w:hAnsi="Times New Roman" w:cs="Times New Roman"/>
          <w:b/>
          <w:bCs/>
          <w:sz w:val="24"/>
          <w:szCs w:val="24"/>
          <w:lang w:val="en-US"/>
        </w:rPr>
      </w:pPr>
      <w:commentRangeStart w:id="2"/>
      <w:commentRangeStart w:id="3"/>
      <w:commentRangeEnd w:id="2"/>
      <w:r>
        <w:commentReference w:id="2"/>
      </w:r>
      <w:commentRangeEnd w:id="3"/>
      <w:r w:rsidR="006A5FDC">
        <w:rPr>
          <w:rStyle w:val="CommentReference"/>
        </w:rPr>
        <w:commentReference w:id="3"/>
      </w:r>
      <w:ins w:id="4" w:author="Daniele Silvestro" w:date="2023-10-30T11:11:00Z">
        <w:r w:rsidR="006A5FDC" w:rsidRPr="006A5FDC">
          <w:rPr>
            <w:rFonts w:ascii="Times New Roman" w:hAnsi="Times New Roman" w:cs="Times New Roman"/>
            <w:b/>
            <w:bCs/>
            <w:sz w:val="28"/>
            <w:szCs w:val="28"/>
            <w:lang w:val="en-US"/>
          </w:rPr>
          <w:t xml:space="preserve"> </w:t>
        </w:r>
        <w:commentRangeStart w:id="5"/>
        <w:r w:rsidR="006A5FDC">
          <w:rPr>
            <w:rFonts w:ascii="Times New Roman" w:hAnsi="Times New Roman" w:cs="Times New Roman"/>
            <w:b/>
            <w:bCs/>
            <w:sz w:val="28"/>
            <w:szCs w:val="28"/>
            <w:lang w:val="en-US"/>
          </w:rPr>
          <w:t xml:space="preserve">Approximating </w:t>
        </w:r>
      </w:ins>
      <w:commentRangeEnd w:id="5"/>
      <w:ins w:id="6" w:author="Daniele Silvestro" w:date="2023-10-30T11:12:00Z">
        <w:r w:rsidR="006A5FDC">
          <w:rPr>
            <w:rStyle w:val="CommentReference"/>
          </w:rPr>
          <w:commentReference w:id="5"/>
        </w:r>
      </w:ins>
      <w:ins w:id="7" w:author="Daniele Silvestro" w:date="2023-10-30T11:11:00Z">
        <w:r w:rsidR="006A5FDC">
          <w:rPr>
            <w:rFonts w:ascii="Times New Roman" w:hAnsi="Times New Roman" w:cs="Times New Roman"/>
            <w:b/>
            <w:bCs/>
            <w:sz w:val="28"/>
            <w:szCs w:val="28"/>
            <w:lang w:val="en-US"/>
          </w:rPr>
          <w:t>species age from phylogenies</w:t>
        </w:r>
      </w:ins>
      <w:ins w:id="8" w:author="Daniele Silvestro" w:date="2023-10-30T11:12:00Z">
        <w:r w:rsidR="006A5FDC">
          <w:rPr>
            <w:rFonts w:ascii="Times New Roman" w:hAnsi="Times New Roman" w:cs="Times New Roman"/>
            <w:b/>
            <w:bCs/>
            <w:sz w:val="28"/>
            <w:szCs w:val="28"/>
            <w:lang w:val="en-US"/>
          </w:rPr>
          <w:t xml:space="preserve"> of extant taxa</w:t>
        </w:r>
      </w:ins>
    </w:p>
    <w:p w14:paraId="1D5FEFEC" w14:textId="77777777" w:rsidR="002F5B65" w:rsidRDefault="002F5B65">
      <w:pPr>
        <w:spacing w:after="0" w:line="360" w:lineRule="auto"/>
        <w:jc w:val="both"/>
        <w:rPr>
          <w:rFonts w:ascii="Times New Roman" w:hAnsi="Times New Roman" w:cs="Times New Roman"/>
          <w:b/>
          <w:bCs/>
          <w:sz w:val="24"/>
          <w:szCs w:val="24"/>
          <w:lang w:val="en-US"/>
        </w:rPr>
      </w:pPr>
    </w:p>
    <w:p w14:paraId="0483FFA3"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Torsten</w:t>
      </w:r>
      <w:proofErr w:type="spellEnd"/>
      <w:r>
        <w:rPr>
          <w:rFonts w:ascii="Times New Roman" w:hAnsi="Times New Roman" w:cs="Times New Roman"/>
          <w:sz w:val="24"/>
          <w:szCs w:val="24"/>
          <w:lang w:val="en-US"/>
        </w:rPr>
        <w:t xml:space="preserve">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Rachel C. M. Warnock</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2,4</w:t>
      </w:r>
    </w:p>
    <w:p w14:paraId="56F2CDF4" w14:textId="77777777" w:rsidR="002F5B65" w:rsidRDefault="002F5B65">
      <w:pPr>
        <w:spacing w:after="0" w:line="360" w:lineRule="auto"/>
        <w:jc w:val="both"/>
        <w:rPr>
          <w:rFonts w:ascii="Times New Roman" w:hAnsi="Times New Roman" w:cs="Times New Roman"/>
          <w:sz w:val="24"/>
          <w:szCs w:val="24"/>
          <w:lang w:val="en-US"/>
        </w:rPr>
      </w:pPr>
    </w:p>
    <w:p w14:paraId="3BD3FD41" w14:textId="77777777" w:rsidR="002F5B65" w:rsidRDefault="002F5B65">
      <w:pPr>
        <w:spacing w:after="0" w:line="360" w:lineRule="auto"/>
        <w:jc w:val="both"/>
        <w:rPr>
          <w:rFonts w:ascii="Times New Roman" w:hAnsi="Times New Roman" w:cs="Times New Roman"/>
          <w:sz w:val="24"/>
          <w:szCs w:val="24"/>
          <w:lang w:val="en-US"/>
        </w:rPr>
      </w:pPr>
    </w:p>
    <w:p w14:paraId="4EA78ADE" w14:textId="77777777" w:rsidR="002F5B65" w:rsidRDefault="002F5B65">
      <w:pPr>
        <w:spacing w:after="0" w:line="360" w:lineRule="auto"/>
        <w:jc w:val="both"/>
        <w:rPr>
          <w:rFonts w:ascii="Times New Roman" w:hAnsi="Times New Roman" w:cs="Times New Roman"/>
          <w:sz w:val="24"/>
          <w:szCs w:val="24"/>
          <w:lang w:val="en-US"/>
        </w:rPr>
      </w:pPr>
    </w:p>
    <w:p w14:paraId="0C8741D7" w14:textId="77777777" w:rsidR="002F5B65" w:rsidRDefault="002F5B65">
      <w:pPr>
        <w:spacing w:after="0" w:line="360" w:lineRule="auto"/>
        <w:jc w:val="both"/>
        <w:rPr>
          <w:rFonts w:ascii="Times New Roman" w:hAnsi="Times New Roman" w:cs="Times New Roman"/>
          <w:sz w:val="24"/>
          <w:szCs w:val="24"/>
          <w:lang w:val="en-US"/>
        </w:rPr>
      </w:pPr>
    </w:p>
    <w:p w14:paraId="3BF58AC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55D8EA0D"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D97C9B0" w14:textId="77777777" w:rsidR="002F5B65" w:rsidRDefault="00000000">
      <w:pPr>
        <w:spacing w:after="0" w:line="360" w:lineRule="auto"/>
        <w:jc w:val="both"/>
        <w:rPr>
          <w:rFonts w:ascii="Times New Roman" w:hAnsi="Times New Roman" w:cs="Times New Roman"/>
          <w:sz w:val="24"/>
          <w:szCs w:val="24"/>
          <w:lang w:val="en-US"/>
        </w:rPr>
      </w:pPr>
      <w:commentRangeStart w:id="9"/>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Erlangen</w:t>
      </w:r>
      <w:commentRangeEnd w:id="9"/>
      <w:r>
        <w:commentReference w:id="9"/>
      </w:r>
    </w:p>
    <w:p w14:paraId="43216464"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7315291E" w14:textId="77777777" w:rsidR="002F5B65" w:rsidRDefault="002F5B65">
      <w:pPr>
        <w:spacing w:after="0" w:line="360" w:lineRule="auto"/>
        <w:ind w:firstLine="709"/>
        <w:jc w:val="both"/>
        <w:rPr>
          <w:rFonts w:ascii="Times New Roman" w:hAnsi="Times New Roman" w:cs="Times New Roman"/>
          <w:b/>
          <w:bCs/>
          <w:sz w:val="24"/>
          <w:szCs w:val="24"/>
          <w:lang w:val="en-US"/>
        </w:rPr>
      </w:pPr>
    </w:p>
    <w:p w14:paraId="0DD7471B" w14:textId="77777777" w:rsidR="002F5B65" w:rsidRDefault="002F5B65">
      <w:pPr>
        <w:spacing w:after="0" w:line="360" w:lineRule="auto"/>
        <w:jc w:val="both"/>
        <w:rPr>
          <w:rFonts w:ascii="Times New Roman" w:hAnsi="Times New Roman" w:cs="Times New Roman"/>
          <w:b/>
          <w:bCs/>
          <w:sz w:val="24"/>
          <w:szCs w:val="24"/>
          <w:lang w:val="en-US"/>
        </w:rPr>
      </w:pPr>
    </w:p>
    <w:p w14:paraId="16CF9D2B" w14:textId="77777777" w:rsidR="002F5B65" w:rsidRDefault="002F5B65">
      <w:pPr>
        <w:spacing w:after="0" w:line="360" w:lineRule="auto"/>
        <w:jc w:val="both"/>
        <w:rPr>
          <w:rFonts w:ascii="Times New Roman" w:hAnsi="Times New Roman" w:cs="Times New Roman"/>
          <w:b/>
          <w:bCs/>
          <w:sz w:val="24"/>
          <w:szCs w:val="24"/>
          <w:lang w:val="en-US"/>
        </w:rPr>
      </w:pPr>
    </w:p>
    <w:p w14:paraId="35CD439A" w14:textId="77777777" w:rsidR="002F5B65" w:rsidRDefault="002F5B65">
      <w:pPr>
        <w:spacing w:after="0" w:line="360" w:lineRule="auto"/>
        <w:jc w:val="both"/>
        <w:rPr>
          <w:rFonts w:ascii="Times New Roman" w:hAnsi="Times New Roman" w:cs="Times New Roman"/>
          <w:b/>
          <w:bCs/>
          <w:sz w:val="24"/>
          <w:szCs w:val="24"/>
          <w:lang w:val="en-US"/>
        </w:rPr>
      </w:pPr>
    </w:p>
    <w:p w14:paraId="1EA741A4" w14:textId="77777777" w:rsidR="002F5B65" w:rsidRDefault="002F5B65">
      <w:pPr>
        <w:spacing w:after="0" w:line="360" w:lineRule="auto"/>
        <w:jc w:val="both"/>
        <w:rPr>
          <w:rFonts w:ascii="Times New Roman" w:hAnsi="Times New Roman" w:cs="Times New Roman"/>
          <w:b/>
          <w:bCs/>
          <w:sz w:val="24"/>
          <w:szCs w:val="24"/>
          <w:lang w:val="en-US"/>
        </w:rPr>
      </w:pPr>
    </w:p>
    <w:p w14:paraId="118DEA20" w14:textId="77777777" w:rsidR="002F5B65" w:rsidRDefault="002F5B65">
      <w:pPr>
        <w:spacing w:after="0" w:line="360" w:lineRule="auto"/>
        <w:jc w:val="both"/>
        <w:rPr>
          <w:rFonts w:ascii="Times New Roman" w:hAnsi="Times New Roman" w:cs="Times New Roman"/>
          <w:b/>
          <w:bCs/>
          <w:sz w:val="24"/>
          <w:szCs w:val="24"/>
          <w:lang w:val="en-US"/>
        </w:rPr>
      </w:pPr>
    </w:p>
    <w:p w14:paraId="0C5B9449" w14:textId="77777777" w:rsidR="002F5B65" w:rsidRDefault="002F5B65">
      <w:pPr>
        <w:spacing w:after="0" w:line="360" w:lineRule="auto"/>
        <w:jc w:val="both"/>
        <w:rPr>
          <w:rFonts w:ascii="Times New Roman" w:hAnsi="Times New Roman" w:cs="Times New Roman"/>
          <w:b/>
          <w:bCs/>
          <w:sz w:val="24"/>
          <w:szCs w:val="24"/>
          <w:lang w:val="en-US"/>
        </w:rPr>
      </w:pPr>
    </w:p>
    <w:p w14:paraId="30547303" w14:textId="77777777" w:rsidR="002F5B65" w:rsidRDefault="002F5B65">
      <w:pPr>
        <w:spacing w:after="0" w:line="360" w:lineRule="auto"/>
        <w:jc w:val="both"/>
        <w:rPr>
          <w:rFonts w:ascii="Times New Roman" w:hAnsi="Times New Roman" w:cs="Times New Roman"/>
          <w:b/>
          <w:bCs/>
          <w:sz w:val="24"/>
          <w:szCs w:val="24"/>
          <w:lang w:val="en-US"/>
        </w:rPr>
      </w:pPr>
    </w:p>
    <w:p w14:paraId="32CD004C" w14:textId="77777777" w:rsidR="002F5B65" w:rsidRDefault="002F5B65">
      <w:pPr>
        <w:spacing w:after="0" w:line="360" w:lineRule="auto"/>
        <w:jc w:val="both"/>
        <w:rPr>
          <w:rFonts w:ascii="Times New Roman" w:hAnsi="Times New Roman" w:cs="Times New Roman"/>
          <w:b/>
          <w:bCs/>
          <w:sz w:val="24"/>
          <w:szCs w:val="24"/>
          <w:lang w:val="en-US"/>
        </w:rPr>
      </w:pPr>
    </w:p>
    <w:p w14:paraId="7D914503" w14:textId="77777777" w:rsidR="002F5B65" w:rsidRDefault="002F5B65">
      <w:pPr>
        <w:spacing w:after="0" w:line="360" w:lineRule="auto"/>
        <w:jc w:val="both"/>
        <w:rPr>
          <w:rFonts w:ascii="Times New Roman" w:hAnsi="Times New Roman" w:cs="Times New Roman"/>
          <w:b/>
          <w:bCs/>
          <w:sz w:val="24"/>
          <w:szCs w:val="24"/>
          <w:lang w:val="en-US"/>
        </w:rPr>
      </w:pPr>
    </w:p>
    <w:p w14:paraId="49118963" w14:textId="77777777" w:rsidR="002F5B65" w:rsidRDefault="002F5B65">
      <w:pPr>
        <w:spacing w:after="0" w:line="360" w:lineRule="auto"/>
        <w:jc w:val="both"/>
        <w:rPr>
          <w:rFonts w:ascii="Times New Roman" w:hAnsi="Times New Roman" w:cs="Times New Roman"/>
          <w:b/>
          <w:bCs/>
          <w:sz w:val="24"/>
          <w:szCs w:val="24"/>
          <w:lang w:val="en-US"/>
        </w:rPr>
      </w:pPr>
    </w:p>
    <w:p w14:paraId="40D07A33" w14:textId="77777777" w:rsidR="002F5B65" w:rsidRDefault="002F5B65">
      <w:pPr>
        <w:spacing w:after="0" w:line="360" w:lineRule="auto"/>
        <w:jc w:val="both"/>
        <w:rPr>
          <w:rFonts w:ascii="Times New Roman" w:hAnsi="Times New Roman" w:cs="Times New Roman"/>
          <w:b/>
          <w:bCs/>
          <w:sz w:val="24"/>
          <w:szCs w:val="24"/>
          <w:lang w:val="en-US"/>
        </w:rPr>
      </w:pPr>
    </w:p>
    <w:p w14:paraId="18ECCB33" w14:textId="77777777" w:rsidR="002F5B65" w:rsidRDefault="002F5B65">
      <w:pPr>
        <w:spacing w:after="0" w:line="360" w:lineRule="auto"/>
        <w:jc w:val="both"/>
        <w:rPr>
          <w:rFonts w:ascii="Times New Roman" w:hAnsi="Times New Roman" w:cs="Times New Roman"/>
          <w:b/>
          <w:bCs/>
          <w:sz w:val="24"/>
          <w:szCs w:val="24"/>
          <w:lang w:val="en-US"/>
        </w:rPr>
      </w:pPr>
    </w:p>
    <w:p w14:paraId="4F3C20BE" w14:textId="77777777" w:rsidR="002F5B65" w:rsidRDefault="002F5B65">
      <w:pPr>
        <w:spacing w:after="0" w:line="360" w:lineRule="auto"/>
        <w:jc w:val="both"/>
        <w:rPr>
          <w:rFonts w:ascii="Times New Roman" w:hAnsi="Times New Roman" w:cs="Times New Roman"/>
          <w:b/>
          <w:bCs/>
          <w:sz w:val="24"/>
          <w:szCs w:val="24"/>
          <w:lang w:val="en-US"/>
        </w:rPr>
      </w:pPr>
    </w:p>
    <w:p w14:paraId="50C10239" w14:textId="77777777" w:rsidR="002F5B65" w:rsidRDefault="002F5B65">
      <w:pPr>
        <w:spacing w:after="0" w:line="360" w:lineRule="auto"/>
        <w:jc w:val="both"/>
        <w:rPr>
          <w:rFonts w:ascii="Times New Roman" w:hAnsi="Times New Roman" w:cs="Times New Roman"/>
          <w:b/>
          <w:bCs/>
          <w:sz w:val="24"/>
          <w:szCs w:val="24"/>
          <w:lang w:val="en-US"/>
        </w:rPr>
      </w:pPr>
    </w:p>
    <w:p w14:paraId="177F1F73" w14:textId="77777777" w:rsidR="002F5B65" w:rsidRDefault="002F5B65">
      <w:pPr>
        <w:spacing w:after="0" w:line="360" w:lineRule="auto"/>
        <w:jc w:val="both"/>
        <w:rPr>
          <w:rFonts w:ascii="Times New Roman" w:hAnsi="Times New Roman" w:cs="Times New Roman"/>
          <w:b/>
          <w:bCs/>
          <w:sz w:val="24"/>
          <w:szCs w:val="24"/>
          <w:lang w:val="en-US"/>
        </w:rPr>
      </w:pPr>
    </w:p>
    <w:p w14:paraId="02E630FC" w14:textId="77777777" w:rsidR="002F5B65" w:rsidRDefault="002F5B65">
      <w:pPr>
        <w:spacing w:after="0" w:line="360" w:lineRule="auto"/>
        <w:jc w:val="both"/>
        <w:rPr>
          <w:rFonts w:ascii="Times New Roman" w:hAnsi="Times New Roman" w:cs="Times New Roman"/>
          <w:b/>
          <w:bCs/>
          <w:sz w:val="24"/>
          <w:szCs w:val="24"/>
          <w:lang w:val="en-US"/>
        </w:rPr>
      </w:pPr>
    </w:p>
    <w:p w14:paraId="53F1DB7C" w14:textId="77777777" w:rsidR="002F5B65" w:rsidRDefault="00000000">
      <w:pPr>
        <w:spacing w:after="0" w:line="360" w:lineRule="auto"/>
        <w:jc w:val="both"/>
        <w:rPr>
          <w:rFonts w:ascii="Times New Roman" w:hAnsi="Times New Roman" w:cs="Times New Roman"/>
          <w:b/>
          <w:bCs/>
          <w:sz w:val="24"/>
          <w:szCs w:val="24"/>
          <w:lang w:val="en-US"/>
        </w:rPr>
      </w:pPr>
      <w:commentRangeStart w:id="10"/>
      <w:r>
        <w:rPr>
          <w:rFonts w:ascii="Times New Roman" w:hAnsi="Times New Roman" w:cs="Times New Roman"/>
          <w:b/>
          <w:bCs/>
          <w:sz w:val="24"/>
          <w:szCs w:val="24"/>
          <w:lang w:val="en-US"/>
        </w:rPr>
        <w:t>Abstract</w:t>
      </w:r>
      <w:commentRangeEnd w:id="10"/>
      <w:r>
        <w:commentReference w:id="10"/>
      </w:r>
    </w:p>
    <w:p w14:paraId="007DF6C6" w14:textId="5FA789C1"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 direct information about</w:t>
      </w:r>
      <w:del w:id="11" w:author="Unknown Author" w:date="2023-10-23T09:31:00Z">
        <w:r>
          <w:rPr>
            <w:rFonts w:ascii="Times New Roman" w:hAnsi="Times New Roman" w:cs="Times New Roman"/>
            <w:sz w:val="24"/>
            <w:szCs w:val="24"/>
            <w:lang w:val="en-US"/>
          </w:rPr>
          <w:delText xml:space="preserve"> </w:delText>
        </w:r>
        <w:commentRangeStart w:id="12"/>
        <w:r>
          <w:rPr>
            <w:rFonts w:ascii="Times New Roman" w:hAnsi="Times New Roman" w:cs="Times New Roman"/>
            <w:sz w:val="24"/>
            <w:szCs w:val="24"/>
            <w:lang w:val="en-US"/>
          </w:rPr>
          <w:delText>speciation mode</w:delText>
        </w:r>
      </w:del>
      <w:del w:id="13" w:author="Carlos Calderon del Cid" w:date="2023-09-26T21:25:00Z">
        <w:r>
          <w:rPr>
            <w:rFonts w:ascii="Times New Roman" w:hAnsi="Times New Roman" w:cs="Times New Roman"/>
            <w:sz w:val="24"/>
            <w:szCs w:val="24"/>
            <w:lang w:val="en-US"/>
          </w:rPr>
          <w:delText xml:space="preserve"> and</w:delText>
        </w:r>
      </w:del>
      <w:ins w:id="14" w:author="Carlos Calderon del Cid" w:date="2023-09-26T21:25:00Z">
        <w:del w:id="15" w:author="Unknown Author" w:date="2023-10-23T09:31:00Z">
          <w:r>
            <w:rPr>
              <w:rFonts w:ascii="Times New Roman" w:hAnsi="Times New Roman" w:cs="Times New Roman"/>
              <w:sz w:val="24"/>
              <w:szCs w:val="24"/>
              <w:lang w:val="en-US"/>
            </w:rPr>
            <w:delText>,</w:delText>
          </w:r>
        </w:del>
      </w:ins>
      <w:del w:id="16" w:author="Unknown Author" w:date="2023-10-23T09:31:00Z">
        <w:r>
          <w:rPr>
            <w:rFonts w:ascii="Times New Roman" w:hAnsi="Times New Roman" w:cs="Times New Roman"/>
            <w:sz w:val="24"/>
            <w:szCs w:val="24"/>
            <w:lang w:val="en-US"/>
          </w:rPr>
          <w:delText xml:space="preserve"> extinctions</w:delText>
        </w:r>
      </w:del>
      <w:ins w:id="17" w:author="Carlos Calderon del Cid" w:date="2023-09-26T21:25:00Z">
        <w:del w:id="18" w:author="Unknown Author" w:date="2023-10-23T09:31:00Z">
          <w:r>
            <w:rPr>
              <w:rFonts w:ascii="Times New Roman" w:hAnsi="Times New Roman" w:cs="Times New Roman"/>
              <w:sz w:val="24"/>
              <w:szCs w:val="24"/>
              <w:lang w:val="en-US"/>
            </w:rPr>
            <w:delText>, and</w:delText>
          </w:r>
        </w:del>
        <w:r>
          <w:rPr>
            <w:rFonts w:ascii="Times New Roman" w:hAnsi="Times New Roman" w:cs="Times New Roman"/>
            <w:sz w:val="24"/>
            <w:szCs w:val="24"/>
            <w:lang w:val="en-US"/>
          </w:rPr>
          <w:t xml:space="preserve"> </w:t>
        </w:r>
        <w:del w:id="19" w:author="Daniele Silvestro" w:date="2023-10-30T11:09:00Z">
          <w:r w:rsidDel="006A5FDC">
            <w:rPr>
              <w:rFonts w:ascii="Times New Roman" w:hAnsi="Times New Roman" w:cs="Times New Roman"/>
              <w:sz w:val="24"/>
              <w:szCs w:val="24"/>
              <w:lang w:val="en-US"/>
            </w:rPr>
            <w:delText>incomplete sampling</w:delText>
          </w:r>
        </w:del>
      </w:ins>
      <w:ins w:id="20" w:author="Unknown Author" w:date="2023-10-23T09:31:00Z">
        <w:del w:id="21" w:author="Daniele Silvestro" w:date="2023-10-30T11:09:00Z">
          <w:r w:rsidDel="006A5FDC">
            <w:rPr>
              <w:rFonts w:ascii="Times New Roman" w:hAnsi="Times New Roman" w:cs="Times New Roman"/>
              <w:sz w:val="24"/>
              <w:szCs w:val="24"/>
              <w:lang w:val="en-US"/>
            </w:rPr>
            <w:delText>, extinctions, and speciation mode</w:delText>
          </w:r>
        </w:del>
      </w:ins>
      <w:ins w:id="22" w:author="Daniele Silvestro" w:date="2023-10-30T11:09:00Z">
        <w:r w:rsidR="006A5FDC">
          <w:rPr>
            <w:rFonts w:ascii="Times New Roman" w:hAnsi="Times New Roman" w:cs="Times New Roman"/>
            <w:sz w:val="24"/>
            <w:szCs w:val="24"/>
            <w:lang w:val="en-US"/>
          </w:rPr>
          <w:t>species identity along the branches beyond the tips</w:t>
        </w:r>
      </w:ins>
      <w:r>
        <w:rPr>
          <w:rFonts w:ascii="Times New Roman" w:hAnsi="Times New Roman" w:cs="Times New Roman"/>
          <w:sz w:val="24"/>
          <w:szCs w:val="24"/>
          <w:lang w:val="en-US"/>
        </w:rPr>
        <w:t xml:space="preserve">. </w:t>
      </w:r>
      <w:commentRangeEnd w:id="12"/>
      <w:r>
        <w:commentReference w:id="12"/>
      </w:r>
      <w:r>
        <w:rPr>
          <w:rFonts w:ascii="Times New Roman" w:hAnsi="Times New Roman" w:cs="Times New Roman"/>
          <w:sz w:val="24"/>
          <w:szCs w:val="24"/>
          <w:lang w:val="en-US"/>
        </w:rPr>
        <w:t xml:space="preserve">When phylogenies do not include </w:t>
      </w:r>
      <w:ins w:id="23" w:author="Daniele Silvestro" w:date="2023-10-30T11:10:00Z">
        <w:r w:rsidR="006A5FDC">
          <w:rPr>
            <w:rFonts w:ascii="Times New Roman" w:hAnsi="Times New Roman" w:cs="Times New Roman"/>
            <w:sz w:val="24"/>
            <w:szCs w:val="24"/>
            <w:lang w:val="en-US"/>
          </w:rPr>
          <w:t xml:space="preserve">all </w:t>
        </w:r>
      </w:ins>
      <w:r>
        <w:rPr>
          <w:rFonts w:ascii="Times New Roman" w:hAnsi="Times New Roman" w:cs="Times New Roman"/>
          <w:sz w:val="24"/>
          <w:szCs w:val="24"/>
          <w:lang w:val="en-US"/>
        </w:rPr>
        <w:t>extinct</w:t>
      </w:r>
      <w:ins w:id="24" w:author="Carlos Calderon del Cid" w:date="2023-09-26T21:25:00Z">
        <w:r>
          <w:rPr>
            <w:rFonts w:ascii="Times New Roman" w:hAnsi="Times New Roman" w:cs="Times New Roman"/>
            <w:sz w:val="24"/>
            <w:szCs w:val="24"/>
            <w:lang w:val="en-US"/>
          </w:rPr>
          <w:t xml:space="preserve"> </w:t>
        </w:r>
        <w:del w:id="25" w:author="Daniele Silvestro" w:date="2023-10-30T11:10:00Z">
          <w:r w:rsidDel="006A5FDC">
            <w:rPr>
              <w:rFonts w:ascii="Times New Roman" w:hAnsi="Times New Roman" w:cs="Times New Roman"/>
              <w:sz w:val="24"/>
              <w:szCs w:val="24"/>
              <w:lang w:val="en-US"/>
            </w:rPr>
            <w:delText>or</w:delText>
          </w:r>
        </w:del>
      </w:ins>
      <w:ins w:id="26" w:author="Daniele Silvestro" w:date="2023-10-30T11:10:00Z">
        <w:r w:rsidR="006A5FDC">
          <w:rPr>
            <w:rFonts w:ascii="Times New Roman" w:hAnsi="Times New Roman" w:cs="Times New Roman"/>
            <w:sz w:val="24"/>
            <w:szCs w:val="24"/>
            <w:lang w:val="en-US"/>
          </w:rPr>
          <w:t>and</w:t>
        </w:r>
      </w:ins>
      <w:ins w:id="27" w:author="Carlos Calderon del Cid" w:date="2023-09-26T21:25:00Z">
        <w:r>
          <w:rPr>
            <w:rFonts w:ascii="Times New Roman" w:hAnsi="Times New Roman" w:cs="Times New Roman"/>
            <w:sz w:val="24"/>
            <w:szCs w:val="24"/>
            <w:lang w:val="en-US"/>
          </w:rPr>
          <w:t xml:space="preserve"> extant</w:t>
        </w:r>
      </w:ins>
      <w:r>
        <w:rPr>
          <w:rFonts w:ascii="Times New Roman" w:hAnsi="Times New Roman" w:cs="Times New Roman"/>
          <w:sz w:val="24"/>
          <w:szCs w:val="24"/>
          <w:lang w:val="en-US"/>
        </w:rPr>
        <w:t xml:space="preserve"> lineages, the branch lengths of </w:t>
      </w:r>
      <w:ins w:id="28" w:author="Daniele Silvestro" w:date="2023-10-30T11:11:00Z">
        <w:r w:rsidR="006A5FDC">
          <w:rPr>
            <w:rFonts w:ascii="Times New Roman" w:hAnsi="Times New Roman" w:cs="Times New Roman"/>
            <w:sz w:val="24"/>
            <w:szCs w:val="24"/>
            <w:lang w:val="en-US"/>
          </w:rPr>
          <w:t xml:space="preserve">the sampled </w:t>
        </w:r>
      </w:ins>
      <w:r>
        <w:rPr>
          <w:rFonts w:ascii="Times New Roman" w:hAnsi="Times New Roman" w:cs="Times New Roman"/>
          <w:sz w:val="24"/>
          <w:szCs w:val="24"/>
          <w:lang w:val="en-US"/>
        </w:rPr>
        <w:t>extant species are likely to appear longer than they truly are. Additionally, different speciation modes (</w:t>
      </w:r>
      <w:del w:id="29" w:author="Daniele Silvestro" w:date="2023-10-30T11:11:00Z">
        <w:r w:rsidDel="006A5FDC">
          <w:rPr>
            <w:rFonts w:ascii="Times New Roman" w:hAnsi="Times New Roman" w:cs="Times New Roman"/>
            <w:sz w:val="24"/>
            <w:szCs w:val="24"/>
            <w:lang w:val="en-US"/>
          </w:rPr>
          <w:delText>i.</w:delText>
        </w:r>
      </w:del>
      <w:r>
        <w:rPr>
          <w:rFonts w:ascii="Times New Roman" w:hAnsi="Times New Roman" w:cs="Times New Roman"/>
          <w:sz w:val="24"/>
          <w:szCs w:val="24"/>
          <w:lang w:val="en-US"/>
        </w:rPr>
        <w:t>e.</w:t>
      </w:r>
      <w:ins w:id="30" w:author="Daniele Silvestro" w:date="2023-10-30T11:11:00Z">
        <w:r w:rsidR="006A5FDC">
          <w:rPr>
            <w:rFonts w:ascii="Times New Roman" w:hAnsi="Times New Roman" w:cs="Times New Roman"/>
            <w:sz w:val="24"/>
            <w:szCs w:val="24"/>
            <w:lang w:val="en-US"/>
          </w:rPr>
          <w:t>g.</w:t>
        </w:r>
      </w:ins>
      <w:r>
        <w:rPr>
          <w:rFonts w:ascii="Times New Roman" w:hAnsi="Times New Roman" w:cs="Times New Roman"/>
          <w:sz w:val="24"/>
          <w:szCs w:val="24"/>
          <w:lang w:val="en-US"/>
        </w:rPr>
        <w:t>, bifurcating, budding, or anagenetic) cause different topological representations of phylogeny and, thus, affect the relationship between branch lengths and species age. Here we evaluate through simulations the effect of extinction</w:t>
      </w:r>
      <w:ins w:id="31" w:author="Carlos Calderon del Cid" w:date="2023-09-26T21:27:00Z">
        <w:r>
          <w:rPr>
            <w:rFonts w:ascii="Times New Roman" w:hAnsi="Times New Roman" w:cs="Times New Roman"/>
            <w:sz w:val="24"/>
            <w:szCs w:val="24"/>
            <w:lang w:val="en-US"/>
          </w:rPr>
          <w:t>,</w:t>
        </w:r>
      </w:ins>
      <w:ins w:id="32" w:author="Carlos Calderon del Cid" w:date="2023-10-09T16:20:00Z">
        <w:r>
          <w:rPr>
            <w:rFonts w:ascii="Times New Roman" w:hAnsi="Times New Roman" w:cs="Times New Roman"/>
            <w:sz w:val="24"/>
            <w:szCs w:val="24"/>
            <w:lang w:val="en-US"/>
          </w:rPr>
          <w:t xml:space="preserve"> incomplete sampling,</w:t>
        </w:r>
      </w:ins>
      <w:r>
        <w:rPr>
          <w:rFonts w:ascii="Times New Roman" w:hAnsi="Times New Roman" w:cs="Times New Roman"/>
          <w:sz w:val="24"/>
          <w:szCs w:val="24"/>
          <w:lang w:val="en-US"/>
        </w:rPr>
        <w:t xml:space="preserve"> </w:t>
      </w:r>
      <w:ins w:id="33" w:author="Carlos Calderon del Cid" w:date="2023-10-09T16:20:00Z">
        <w:r>
          <w:rPr>
            <w:rFonts w:ascii="Times New Roman" w:hAnsi="Times New Roman" w:cs="Times New Roman"/>
            <w:sz w:val="24"/>
            <w:szCs w:val="24"/>
            <w:lang w:val="en-US"/>
          </w:rPr>
          <w:t xml:space="preserve">and </w:t>
        </w:r>
      </w:ins>
      <w:del w:id="34" w:author="Carlos Calderon del Cid" w:date="2023-09-26T21:27:00Z">
        <w:r>
          <w:rPr>
            <w:rFonts w:ascii="Times New Roman" w:hAnsi="Times New Roman" w:cs="Times New Roman"/>
            <w:sz w:val="24"/>
            <w:szCs w:val="24"/>
            <w:lang w:val="en-US"/>
          </w:rPr>
          <w:delText xml:space="preserve">and </w:delText>
        </w:r>
      </w:del>
      <w:r>
        <w:rPr>
          <w:rFonts w:ascii="Times New Roman" w:hAnsi="Times New Roman" w:cs="Times New Roman"/>
          <w:sz w:val="24"/>
          <w:szCs w:val="24"/>
          <w:lang w:val="en-US"/>
        </w:rPr>
        <w:t>speciation mode</w:t>
      </w:r>
      <w:ins w:id="35" w:author="Carlos Calderon del Cid" w:date="2023-10-09T16:20:00Z">
        <w:r>
          <w:rPr>
            <w:rFonts w:ascii="Times New Roman" w:hAnsi="Times New Roman" w:cs="Times New Roman"/>
            <w:sz w:val="24"/>
            <w:szCs w:val="24"/>
            <w:lang w:val="en-US"/>
          </w:rPr>
          <w:t xml:space="preserve"> </w:t>
        </w:r>
      </w:ins>
      <w:del w:id="36" w:author="Carlos Calderon del Cid" w:date="2023-10-09T16:20: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on the accuracy of phylogenetic ages as proxies for the true ages of extant species and we quantify the consequences on eco</w:t>
      </w:r>
      <w:r>
        <w:rPr>
          <w:rFonts w:ascii="Times New Roman" w:hAnsi="Times New Roman" w:cs="Times New Roman"/>
          <w:sz w:val="24"/>
          <w:szCs w:val="24"/>
          <w:lang w:val="en-US"/>
        </w:rPr>
        <w:noBreakHyphen/>
        <w:t>evolutionary inferences. We show that</w:t>
      </w:r>
      <w:ins w:id="37" w:author="Daniele Silvestro" w:date="2023-10-30T11:13:00Z">
        <w:r w:rsidR="00FB302A">
          <w:rPr>
            <w:rFonts w:ascii="Times New Roman" w:hAnsi="Times New Roman" w:cs="Times New Roman"/>
            <w:sz w:val="24"/>
            <w:szCs w:val="24"/>
            <w:lang w:val="en-US"/>
          </w:rPr>
          <w:t xml:space="preserve"> taxon sampling, </w:t>
        </w:r>
      </w:ins>
      <w:del w:id="38" w:author="Daniele Silvestro" w:date="2023-10-30T11:14:00Z">
        <w:r w:rsidDel="00FB302A">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extinction</w:t>
      </w:r>
      <w:ins w:id="39" w:author="Daniele Silvestro" w:date="2023-10-30T11:14:00Z">
        <w:r w:rsidR="00FB302A">
          <w:rPr>
            <w:rFonts w:ascii="Times New Roman" w:hAnsi="Times New Roman" w:cs="Times New Roman"/>
            <w:sz w:val="24"/>
            <w:szCs w:val="24"/>
            <w:lang w:val="en-US"/>
          </w:rPr>
          <w:t>,</w:t>
        </w:r>
      </w:ins>
      <w:r>
        <w:rPr>
          <w:rFonts w:ascii="Times New Roman" w:hAnsi="Times New Roman" w:cs="Times New Roman"/>
          <w:sz w:val="24"/>
          <w:szCs w:val="24"/>
          <w:lang w:val="en-US"/>
        </w:rPr>
        <w:t xml:space="preserve"> and different assumptions about speciation modes greatly influence the accuracy of phylogenetic ages</w:t>
      </w:r>
      <w:ins w:id="40" w:author="Carlos Calderon del Cid" w:date="2023-10-09T17:21:00Z">
        <w:r>
          <w:rPr>
            <w:rFonts w:ascii="Times New Roman" w:hAnsi="Times New Roman" w:cs="Times New Roman"/>
            <w:sz w:val="24"/>
            <w:szCs w:val="24"/>
            <w:lang w:val="en-US"/>
          </w:rPr>
          <w:t>.</w:t>
        </w:r>
      </w:ins>
      <w:del w:id="41" w:author="Carlos Calderon del Cid" w:date="2023-10-09T17:21: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ins w:id="42" w:author="Carlos Calderon del Cid" w:date="2023-10-09T17:21:00Z">
        <w:r>
          <w:t>T</w:t>
        </w:r>
      </w:ins>
      <w:del w:id="43" w:author="Carlos Calderon del Cid" w:date="2023-10-09T17:21:00Z">
        <w:r>
          <w:delText>t</w:delText>
        </w:r>
      </w:del>
      <w:r>
        <w:rPr>
          <w:rFonts w:ascii="Times New Roman" w:hAnsi="Times New Roman" w:cs="Times New Roman"/>
          <w:sz w:val="24"/>
          <w:szCs w:val="24"/>
          <w:lang w:val="en-US"/>
        </w:rPr>
        <w:t xml:space="preserve">he error </w:t>
      </w:r>
      <w:del w:id="44" w:author="Carlos Calderon del Cid" w:date="2023-10-09T17:27:00Z">
        <w:r>
          <w:rPr>
            <w:rFonts w:ascii="Times New Roman" w:hAnsi="Times New Roman" w:cs="Times New Roman"/>
            <w:sz w:val="24"/>
            <w:szCs w:val="24"/>
            <w:lang w:val="en-US"/>
          </w:rPr>
          <w:delText xml:space="preserve">being </w:delText>
        </w:r>
      </w:del>
      <w:ins w:id="45" w:author="Carlos Calderon del Cid" w:date="2023-10-09T17:27:00Z">
        <w:r>
          <w:rPr>
            <w:rFonts w:ascii="Times New Roman" w:hAnsi="Times New Roman" w:cs="Times New Roman"/>
            <w:sz w:val="24"/>
            <w:szCs w:val="24"/>
            <w:lang w:val="en-US"/>
          </w:rPr>
          <w:t xml:space="preserve">is </w:t>
        </w:r>
      </w:ins>
      <w:r>
        <w:rPr>
          <w:rFonts w:ascii="Times New Roman" w:hAnsi="Times New Roman" w:cs="Times New Roman"/>
          <w:sz w:val="24"/>
          <w:szCs w:val="24"/>
          <w:lang w:val="en-US"/>
        </w:rPr>
        <w:t>substantially higher under</w:t>
      </w:r>
      <w:ins w:id="46" w:author="Daniele Silvestro" w:date="2023-10-30T11:14:00Z">
        <w:r w:rsidR="00FB302A">
          <w:rPr>
            <w:rFonts w:ascii="Times New Roman" w:hAnsi="Times New Roman" w:cs="Times New Roman"/>
            <w:sz w:val="24"/>
            <w:szCs w:val="24"/>
            <w:lang w:val="en-US"/>
          </w:rPr>
          <w:t xml:space="preserve"> the </w:t>
        </w:r>
        <w:proofErr w:type="spellStart"/>
        <w:r w:rsidR="00FB302A">
          <w:rPr>
            <w:rFonts w:ascii="Times New Roman" w:hAnsi="Times New Roman" w:cs="Times New Roman"/>
            <w:sz w:val="24"/>
            <w:szCs w:val="24"/>
            <w:lang w:val="en-US"/>
          </w:rPr>
          <w:t>assuption</w:t>
        </w:r>
        <w:proofErr w:type="spellEnd"/>
        <w:r w:rsidR="00FB302A">
          <w:rPr>
            <w:rFonts w:ascii="Times New Roman" w:hAnsi="Times New Roman" w:cs="Times New Roman"/>
            <w:sz w:val="24"/>
            <w:szCs w:val="24"/>
            <w:lang w:val="en-US"/>
          </w:rPr>
          <w:t xml:space="preserve"> of</w:t>
        </w:r>
      </w:ins>
      <w:r>
        <w:rPr>
          <w:rFonts w:ascii="Times New Roman" w:hAnsi="Times New Roman" w:cs="Times New Roman"/>
          <w:sz w:val="24"/>
          <w:szCs w:val="24"/>
          <w:lang w:val="en-US"/>
        </w:rPr>
        <w:t xml:space="preserve"> budding than bifurcating speciation and further increased</w:t>
      </w:r>
      <w:ins w:id="47" w:author="Carlos Calderon del Cid" w:date="2023-10-09T17:27:00Z">
        <w:r>
          <w:rPr>
            <w:rFonts w:ascii="Times New Roman" w:hAnsi="Times New Roman" w:cs="Times New Roman"/>
            <w:sz w:val="24"/>
            <w:szCs w:val="24"/>
            <w:lang w:val="en-US"/>
          </w:rPr>
          <w:t xml:space="preserve"> when </w:t>
        </w:r>
        <w:del w:id="48" w:author="Daniele Silvestro" w:date="2023-10-30T11:14:00Z">
          <w:r w:rsidDel="00FB302A">
            <w:rPr>
              <w:rFonts w:ascii="Times New Roman" w:hAnsi="Times New Roman" w:cs="Times New Roman"/>
              <w:sz w:val="24"/>
              <w:szCs w:val="24"/>
              <w:lang w:val="en-US"/>
            </w:rPr>
            <w:delText>we contemplated</w:delText>
          </w:r>
        </w:del>
      </w:ins>
      <w:ins w:id="49" w:author="Daniele Silvestro" w:date="2023-10-30T11:14:00Z">
        <w:r w:rsidR="00FB302A">
          <w:rPr>
            <w:rFonts w:ascii="Times New Roman" w:hAnsi="Times New Roman" w:cs="Times New Roman"/>
            <w:sz w:val="24"/>
            <w:szCs w:val="24"/>
            <w:lang w:val="en-US"/>
          </w:rPr>
          <w:t xml:space="preserve">in </w:t>
        </w:r>
        <w:proofErr w:type="spellStart"/>
        <w:r w:rsidR="00FB302A">
          <w:rPr>
            <w:rFonts w:ascii="Times New Roman" w:hAnsi="Times New Roman" w:cs="Times New Roman"/>
            <w:sz w:val="24"/>
            <w:szCs w:val="24"/>
            <w:lang w:val="en-US"/>
          </w:rPr>
          <w:t>ther</w:t>
        </w:r>
        <w:proofErr w:type="spellEnd"/>
        <w:r w:rsidR="00FB302A">
          <w:rPr>
            <w:rFonts w:ascii="Times New Roman" w:hAnsi="Times New Roman" w:cs="Times New Roman"/>
            <w:sz w:val="24"/>
            <w:szCs w:val="24"/>
            <w:lang w:val="en-US"/>
          </w:rPr>
          <w:t xml:space="preserve"> presence of</w:t>
        </w:r>
      </w:ins>
      <w:ins w:id="50" w:author="Carlos Calderon del Cid" w:date="2023-10-09T17:27:00Z">
        <w:r>
          <w:rPr>
            <w:rFonts w:ascii="Times New Roman" w:hAnsi="Times New Roman" w:cs="Times New Roman"/>
            <w:sz w:val="24"/>
            <w:szCs w:val="24"/>
            <w:lang w:val="en-US"/>
          </w:rPr>
          <w:t xml:space="preserve"> incomplete sampling </w:t>
        </w:r>
      </w:ins>
      <w:ins w:id="51" w:author="Daniele Silvestro" w:date="2023-10-30T11:14:00Z">
        <w:r w:rsidR="00FB302A">
          <w:rPr>
            <w:rFonts w:ascii="Times New Roman" w:hAnsi="Times New Roman" w:cs="Times New Roman"/>
            <w:sz w:val="24"/>
            <w:szCs w:val="24"/>
            <w:lang w:val="en-US"/>
          </w:rPr>
          <w:t xml:space="preserve">of </w:t>
        </w:r>
      </w:ins>
      <w:ins w:id="52" w:author="Daniele Silvestro" w:date="2023-10-30T11:15:00Z">
        <w:r w:rsidR="00FB302A">
          <w:rPr>
            <w:rFonts w:ascii="Times New Roman" w:hAnsi="Times New Roman" w:cs="Times New Roman"/>
            <w:sz w:val="24"/>
            <w:szCs w:val="24"/>
            <w:lang w:val="en-US"/>
          </w:rPr>
          <w:t>extant</w:t>
        </w:r>
      </w:ins>
      <w:ins w:id="53" w:author="Daniele Silvestro" w:date="2023-10-30T11:14:00Z">
        <w:r w:rsidR="00FB302A">
          <w:rPr>
            <w:rFonts w:ascii="Times New Roman" w:hAnsi="Times New Roman" w:cs="Times New Roman"/>
            <w:sz w:val="24"/>
            <w:szCs w:val="24"/>
            <w:lang w:val="en-US"/>
          </w:rPr>
          <w:t xml:space="preserve"> species </w:t>
        </w:r>
      </w:ins>
      <w:ins w:id="54" w:author="Carlos Calderon del Cid" w:date="2023-10-09T17:27:00Z">
        <w:r>
          <w:rPr>
            <w:rFonts w:ascii="Times New Roman" w:hAnsi="Times New Roman" w:cs="Times New Roman"/>
            <w:sz w:val="24"/>
            <w:szCs w:val="24"/>
            <w:lang w:val="en-US"/>
          </w:rPr>
          <w:t xml:space="preserve">and </w:t>
        </w:r>
      </w:ins>
      <w:ins w:id="55" w:author="Daniele Silvestro" w:date="2023-10-30T11:14:00Z">
        <w:r w:rsidR="00FB302A">
          <w:rPr>
            <w:rFonts w:ascii="Times New Roman" w:hAnsi="Times New Roman" w:cs="Times New Roman"/>
            <w:sz w:val="24"/>
            <w:szCs w:val="24"/>
            <w:lang w:val="en-US"/>
          </w:rPr>
          <w:t xml:space="preserve">with </w:t>
        </w:r>
      </w:ins>
      <w:ins w:id="56" w:author="Carlos Calderon del Cid" w:date="2023-10-09T17:27:00Z">
        <w:r>
          <w:rPr>
            <w:rFonts w:ascii="Times New Roman" w:hAnsi="Times New Roman" w:cs="Times New Roman"/>
            <w:sz w:val="24"/>
            <w:szCs w:val="24"/>
            <w:lang w:val="en-US"/>
          </w:rPr>
          <w:t>higher extinctio</w:t>
        </w:r>
      </w:ins>
      <w:ins w:id="57" w:author="Daniele Silvestro" w:date="2023-10-30T11:14:00Z">
        <w:r w:rsidR="00FB302A">
          <w:rPr>
            <w:rFonts w:ascii="Times New Roman" w:hAnsi="Times New Roman" w:cs="Times New Roman"/>
            <w:sz w:val="24"/>
            <w:szCs w:val="24"/>
            <w:lang w:val="en-US"/>
          </w:rPr>
          <w:t>n</w:t>
        </w:r>
      </w:ins>
      <w:ins w:id="58" w:author="Carlos Calderon del Cid" w:date="2023-10-09T17:27:00Z">
        <w:del w:id="59" w:author="Daniele Silvestro" w:date="2023-10-30T11:14:00Z">
          <w:r w:rsidDel="00FB302A">
            <w:rPr>
              <w:rFonts w:ascii="Times New Roman" w:hAnsi="Times New Roman" w:cs="Times New Roman"/>
              <w:sz w:val="24"/>
              <w:szCs w:val="24"/>
              <w:lang w:val="en-US"/>
            </w:rPr>
            <w:delText>n.</w:delText>
          </w:r>
        </w:del>
      </w:ins>
      <w:del w:id="60" w:author="Daniele Silvestro" w:date="2023-10-30T11:14:00Z">
        <w:r w:rsidDel="00FB302A">
          <w:rPr>
            <w:rFonts w:ascii="Times New Roman" w:hAnsi="Times New Roman" w:cs="Times New Roman"/>
            <w:sz w:val="24"/>
            <w:szCs w:val="24"/>
            <w:lang w:val="en-US"/>
          </w:rPr>
          <w:delText xml:space="preserve"> </w:delText>
        </w:r>
      </w:del>
      <w:del w:id="61" w:author="Carlos Calderon del Cid" w:date="2023-10-09T17:24:00Z">
        <w:r>
          <w:rPr>
            <w:rFonts w:ascii="Times New Roman" w:hAnsi="Times New Roman" w:cs="Times New Roman"/>
            <w:sz w:val="24"/>
            <w:szCs w:val="24"/>
            <w:lang w:val="en-US"/>
          </w:rPr>
          <w:delText>with the inclusion of anagenetic speciation and higher extinction</w:delText>
        </w:r>
      </w:del>
      <w:r>
        <w:rPr>
          <w:rFonts w:ascii="Times New Roman" w:hAnsi="Times New Roman" w:cs="Times New Roman"/>
          <w:sz w:val="24"/>
          <w:szCs w:val="24"/>
          <w:lang w:val="en-US"/>
        </w:rPr>
        <w:t>. We found that this mismatch would affect eco-evolutionary analyses often performed with phylogenetic ages, for instance, the comparison of species ages and the assessment of extinction risk. For bifurcating speciation, which is most often assumed in these analyses, we develop a probabilistic approach to improve the estimation of species ages, based on the properties of a birth-death process</w:t>
      </w:r>
      <w:ins w:id="62" w:author="Carlos Calderon del Cid" w:date="2023-09-26T21:29:00Z">
        <w:r>
          <w:rPr>
            <w:rFonts w:ascii="Times New Roman" w:hAnsi="Times New Roman" w:cs="Times New Roman"/>
            <w:sz w:val="24"/>
            <w:szCs w:val="24"/>
            <w:lang w:val="en-US"/>
          </w:rPr>
          <w:t xml:space="preserve"> and under the assumption of a full</w:t>
        </w:r>
      </w:ins>
      <w:ins w:id="63" w:author="Daniele Silvestro" w:date="2023-10-30T11:15:00Z">
        <w:r w:rsidR="00FB302A">
          <w:rPr>
            <w:rFonts w:ascii="Times New Roman" w:hAnsi="Times New Roman" w:cs="Times New Roman"/>
            <w:sz w:val="24"/>
            <w:szCs w:val="24"/>
            <w:lang w:val="en-US"/>
          </w:rPr>
          <w:t>y</w:t>
        </w:r>
      </w:ins>
      <w:ins w:id="64" w:author="Carlos Calderon del Cid" w:date="2023-09-26T21:29:00Z">
        <w:r>
          <w:rPr>
            <w:rFonts w:ascii="Times New Roman" w:hAnsi="Times New Roman" w:cs="Times New Roman"/>
            <w:sz w:val="24"/>
            <w:szCs w:val="24"/>
            <w:lang w:val="en-US"/>
          </w:rPr>
          <w:t xml:space="preserve"> sampled phylogeny</w:t>
        </w:r>
      </w:ins>
      <w:r>
        <w:rPr>
          <w:rFonts w:ascii="Times New Roman" w:hAnsi="Times New Roman" w:cs="Times New Roman"/>
          <w:sz w:val="24"/>
          <w:szCs w:val="24"/>
          <w:lang w:val="en-US"/>
        </w:rPr>
        <w:t xml:space="preserve">. We find that our model can reduce the error by one order of magnitude under cases of high extinction. Our results indicate that we should be cautious when inferences are made from the relationship between phylogenetic ages and eco-evolutionary variables, and that, under some assumptions, it is possible to obtain good approximations of species age by combining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w:t>
      </w:r>
      <w:ins w:id="65" w:author="Carlos Calderon del Cid" w:date="2023-10-09T17:28:00Z">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Incomplete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sampling</w:t>
        </w:r>
        <w:proofErr w:type="spellEnd"/>
        <w:r>
          <w:rPr>
            <w:rFonts w:ascii="Times New Roman" w:hAnsi="Times New Roman" w:cs="Times New Roman"/>
            <w:sz w:val="24"/>
            <w:szCs w:val="24"/>
            <w:lang w:val="pt-BR"/>
          </w:rPr>
          <w:t>,</w:t>
        </w:r>
      </w:ins>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3234CDD2" w14:textId="77777777" w:rsidR="002F5B65" w:rsidRDefault="002F5B65">
      <w:pPr>
        <w:spacing w:after="0" w:line="360" w:lineRule="auto"/>
        <w:ind w:firstLine="709"/>
        <w:jc w:val="both"/>
        <w:rPr>
          <w:rFonts w:ascii="Times New Roman" w:hAnsi="Times New Roman" w:cs="Times New Roman"/>
          <w:sz w:val="24"/>
          <w:szCs w:val="24"/>
          <w:lang w:val="en-US"/>
        </w:rPr>
      </w:pPr>
    </w:p>
    <w:p w14:paraId="2EC8B82C" w14:textId="77777777" w:rsidR="002F5B65" w:rsidRDefault="002F5B65">
      <w:pPr>
        <w:spacing w:after="0" w:line="360" w:lineRule="auto"/>
        <w:ind w:firstLine="709"/>
        <w:jc w:val="both"/>
        <w:rPr>
          <w:rFonts w:ascii="Times New Roman" w:hAnsi="Times New Roman" w:cs="Times New Roman"/>
          <w:sz w:val="24"/>
          <w:szCs w:val="24"/>
          <w:lang w:val="en-US"/>
        </w:rPr>
      </w:pPr>
    </w:p>
    <w:p w14:paraId="654E4361"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067BC073" w14:textId="58906DC4"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del w:id="66" w:author="Daniele Silvestro" w:date="2023-10-30T11:16:00Z">
        <w:r w:rsidDel="008902E5">
          <w:rPr>
            <w:rFonts w:ascii="Times New Roman" w:hAnsi="Times New Roman" w:cs="Times New Roman"/>
            <w:sz w:val="24"/>
            <w:szCs w:val="24"/>
            <w:lang w:val="en-US"/>
          </w:rPr>
          <w:delText xml:space="preserve">vs </w:delText>
        </w:r>
      </w:del>
      <w:ins w:id="67" w:author="Daniele Silvestro" w:date="2023-10-30T11:16:00Z">
        <w:r w:rsidR="008902E5">
          <w:rPr>
            <w:rFonts w:ascii="Times New Roman" w:hAnsi="Times New Roman" w:cs="Times New Roman"/>
            <w:sz w:val="24"/>
            <w:szCs w:val="24"/>
            <w:lang w:val="en-US"/>
          </w:rPr>
          <w:t>and</w:t>
        </w:r>
        <w:r w:rsidR="008902E5">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Balmford</w:t>
      </w:r>
      <w:proofErr w:type="spellEnd"/>
      <w:r>
        <w:rPr>
          <w:rFonts w:ascii="Times New Roman" w:hAnsi="Times New Roman" w:cs="Times New Roman"/>
          <w:sz w:val="24"/>
          <w:szCs w:val="24"/>
          <w:lang w:val="en-US"/>
        </w:rPr>
        <w:t>,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del w:id="68" w:author="Unknown Author" w:date="2023-10-19T18:43: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Species age is measured in the fossil record through different statistical and probabilistic approaches based mostly on taxa’s stratigraphic duration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this approximation, which we hereafter refer to as “phylogenetic age”, can lead to over</w:t>
      </w:r>
      <w:ins w:id="69" w:author="Unknown Author" w:date="2023-10-19T18:44: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or underestimations due to three non-exclusive </w:t>
      </w:r>
      <w:del w:id="70" w:author="Carlos Calderon del Cid" w:date="2023-09-26T21:50:00Z">
        <w:r>
          <w:rPr>
            <w:rFonts w:ascii="Times New Roman" w:hAnsi="Times New Roman" w:cs="Times New Roman"/>
            <w:sz w:val="24"/>
            <w:szCs w:val="24"/>
            <w:lang w:val="en-US"/>
          </w:rPr>
          <w:delText xml:space="preserve">different </w:delText>
        </w:r>
      </w:del>
      <w:r>
        <w:rPr>
          <w:rFonts w:ascii="Times New Roman" w:hAnsi="Times New Roman" w:cs="Times New Roman"/>
          <w:sz w:val="24"/>
          <w:szCs w:val="24"/>
          <w:lang w:val="en-US"/>
        </w:rPr>
        <w:t xml:space="preserve">shortfalls. </w:t>
      </w:r>
    </w:p>
    <w:p w14:paraId="5492B7F2" w14:textId="093B9B83"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First, incomplete sampling of extant species</w:t>
      </w:r>
      <w:commentRangeStart w:id="71"/>
      <w:ins w:id="72" w:author="Unknown Author" w:date="2023-10-22T20:46:00Z">
        <w:r>
          <w:rPr>
            <w:rFonts w:ascii="Times New Roman" w:hAnsi="Times New Roman" w:cs="Times New Roman"/>
            <w:sz w:val="24"/>
            <w:szCs w:val="24"/>
            <w:lang w:val="en-US"/>
          </w:rPr>
          <w:t>, either because no material is available or a species is still unknown to science,</w:t>
        </w:r>
      </w:ins>
      <w:r>
        <w:rPr>
          <w:rFonts w:ascii="Times New Roman" w:hAnsi="Times New Roman" w:cs="Times New Roman"/>
          <w:sz w:val="24"/>
          <w:szCs w:val="24"/>
          <w:lang w:val="en-US"/>
        </w:rPr>
        <w:t xml:space="preserve"> </w:t>
      </w:r>
      <w:commentRangeEnd w:id="71"/>
      <w:r>
        <w:commentReference w:id="71"/>
      </w:r>
      <w:r>
        <w:rPr>
          <w:rFonts w:ascii="Times New Roman" w:hAnsi="Times New Roman" w:cs="Times New Roman"/>
          <w:sz w:val="24"/>
          <w:szCs w:val="24"/>
          <w:lang w:val="en-US"/>
        </w:rPr>
        <w:t xml:space="preserve">can bias phylogenetic age estimation by augmenting terminal branch lengths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w:t>
      </w:r>
      <w:r>
        <w:rPr>
          <w:rFonts w:ascii="Times New Roman" w:hAnsi="Times New Roman" w:cs="Times New Roman"/>
          <w:sz w:val="24"/>
          <w:szCs w:val="24"/>
          <w:lang w:val="en-US"/>
        </w:rPr>
        <w:lastRenderedPageBreak/>
        <w:t xml:space="preserve">the fossil record will inevitably lead to missing lineages and </w:t>
      </w:r>
      <w:del w:id="73" w:author="Unknown Author" w:date="2023-10-19T19:24:00Z">
        <w:r>
          <w:rPr>
            <w:rFonts w:ascii="Times New Roman" w:hAnsi="Times New Roman" w:cs="Times New Roman"/>
            <w:sz w:val="24"/>
            <w:szCs w:val="24"/>
            <w:lang w:val="en-US"/>
          </w:rPr>
          <w:delText>uncertain</w:delText>
        </w:r>
      </w:del>
      <w:ins w:id="74" w:author="Unknown Author" w:date="2023-10-19T19:24:00Z">
        <w:r>
          <w:rPr>
            <w:rFonts w:ascii="Times New Roman" w:hAnsi="Times New Roman" w:cs="Times New Roman"/>
            <w:sz w:val="24"/>
            <w:szCs w:val="24"/>
            <w:lang w:val="en-US"/>
          </w:rPr>
          <w:t>incorrect</w:t>
        </w:r>
      </w:ins>
      <w:r>
        <w:rPr>
          <w:rFonts w:ascii="Times New Roman" w:hAnsi="Times New Roman" w:cs="Times New Roman"/>
          <w:sz w:val="24"/>
          <w:szCs w:val="24"/>
          <w:lang w:val="en-US"/>
        </w:rPr>
        <w:t xml:space="preserve">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w:t>
      </w:r>
      <w:proofErr w:type="spellStart"/>
      <w:r>
        <w:rPr>
          <w:rFonts w:ascii="Times New Roman" w:hAnsi="Times New Roman" w:cs="Times New Roman"/>
          <w:sz w:val="24"/>
          <w:szCs w:val="24"/>
          <w:lang w:val="en-US"/>
        </w:rPr>
        <w:t>Gonzáles</w:t>
      </w:r>
      <w:proofErr w:type="spellEnd"/>
      <w:r>
        <w:rPr>
          <w:rFonts w:ascii="Times New Roman" w:hAnsi="Times New Roman" w:cs="Times New Roman"/>
          <w:sz w:val="24"/>
          <w:szCs w:val="24"/>
          <w:lang w:val="en-US"/>
        </w:rPr>
        <w:t xml:space="preserve">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the often-unstated assumption of all birth-death processes commonly used to model phylogenetic </w:t>
      </w:r>
      <w:commentRangeStart w:id="75"/>
      <w:r>
        <w:rPr>
          <w:rFonts w:ascii="Times New Roman" w:hAnsi="Times New Roman" w:cs="Times New Roman"/>
          <w:sz w:val="24"/>
          <w:szCs w:val="24"/>
          <w:lang w:val="en-US"/>
        </w:rPr>
        <w:t>branching times</w:t>
      </w:r>
      <w:commentRangeEnd w:id="75"/>
      <w:r w:rsidR="001C1F2C">
        <w:rPr>
          <w:rStyle w:val="CommentReference"/>
        </w:rPr>
        <w:commentReference w:id="75"/>
      </w:r>
      <w:r>
        <w:rPr>
          <w:rFonts w:ascii="Times New Roman" w:hAnsi="Times New Roman" w:cs="Times New Roman"/>
          <w:sz w:val="24"/>
          <w:szCs w:val="24"/>
          <w:lang w:val="en-US"/>
        </w:rPr>
        <w:t>, is that speciation occurs as a budding process</w:t>
      </w:r>
      <w:ins w:id="76" w:author="Unknown Author" w:date="2023-10-19T19:29:00Z">
        <w:r>
          <w:rPr>
            <w:rFonts w:ascii="Times New Roman" w:hAnsi="Times New Roman" w:cs="Times New Roman"/>
            <w:sz w:val="24"/>
            <w:szCs w:val="24"/>
            <w:lang w:val="en-US"/>
          </w:rPr>
          <w:t xml:space="preserve"> (sometimes referred to as asymmetric)</w:t>
        </w:r>
      </w:ins>
      <w:r>
        <w:rPr>
          <w:rFonts w:ascii="Times New Roman" w:hAnsi="Times New Roman" w:cs="Times New Roman"/>
          <w:sz w:val="24"/>
          <w:szCs w:val="24"/>
          <w:lang w:val="en-US"/>
        </w:rPr>
        <w:t>, with a speciation event leading to a single new species and the survival of the parent species</w:t>
      </w:r>
      <w:ins w:id="77" w:author="Carlos Calderon del Cid" w:date="2023-09-26T21:52:00Z">
        <w:r>
          <w:rPr>
            <w:rFonts w:ascii="Times New Roman" w:hAnsi="Times New Roman" w:cs="Times New Roman"/>
            <w:sz w:val="24"/>
            <w:szCs w:val="24"/>
            <w:lang w:val="en-US"/>
          </w:rPr>
          <w:t>, even though we can</w:t>
        </w:r>
      </w:ins>
      <w:ins w:id="78" w:author="Unknown Author" w:date="2023-10-19T19:25:00Z">
        <w:r>
          <w:rPr>
            <w:rFonts w:ascii="Times New Roman" w:hAnsi="Times New Roman" w:cs="Times New Roman"/>
            <w:sz w:val="24"/>
            <w:szCs w:val="24"/>
            <w:lang w:val="en-US"/>
          </w:rPr>
          <w:t>n</w:t>
        </w:r>
      </w:ins>
      <w:ins w:id="79" w:author="Carlos Calderon del Cid" w:date="2023-09-26T21:52:00Z">
        <w:del w:id="80" w:author="Unknown Author" w:date="2023-10-19T19:25:00Z">
          <w:r>
            <w:rPr>
              <w:rFonts w:ascii="Times New Roman" w:hAnsi="Times New Roman" w:cs="Times New Roman"/>
              <w:sz w:val="24"/>
              <w:szCs w:val="24"/>
              <w:lang w:val="en-US"/>
            </w:rPr>
            <w:delText>’</w:delText>
          </w:r>
        </w:del>
      </w:ins>
      <w:ins w:id="81" w:author="Unknown Author" w:date="2023-10-19T19:25:00Z">
        <w:r>
          <w:rPr>
            <w:rFonts w:ascii="Times New Roman" w:hAnsi="Times New Roman" w:cs="Times New Roman"/>
            <w:sz w:val="24"/>
            <w:szCs w:val="24"/>
            <w:lang w:val="en-US"/>
          </w:rPr>
          <w:t>o</w:t>
        </w:r>
      </w:ins>
      <w:ins w:id="82" w:author="Carlos Calderon del Cid" w:date="2023-09-26T21:52:00Z">
        <w:r>
          <w:rPr>
            <w:rFonts w:ascii="Times New Roman" w:hAnsi="Times New Roman" w:cs="Times New Roman"/>
            <w:sz w:val="24"/>
            <w:szCs w:val="24"/>
            <w:lang w:val="en-US"/>
          </w:rPr>
          <w:t xml:space="preserve">t </w:t>
        </w:r>
        <w:del w:id="83" w:author="Daniele Silvestro" w:date="2023-10-30T11:29:00Z">
          <w:r w:rsidDel="001C1F2C">
            <w:rPr>
              <w:rFonts w:ascii="Times New Roman" w:hAnsi="Times New Roman" w:cs="Times New Roman"/>
              <w:sz w:val="24"/>
              <w:szCs w:val="24"/>
              <w:lang w:val="en-US"/>
            </w:rPr>
            <w:delText>say</w:delText>
          </w:r>
        </w:del>
      </w:ins>
      <w:ins w:id="84" w:author="Daniele Silvestro" w:date="2023-10-30T11:29:00Z">
        <w:r w:rsidR="001C1F2C">
          <w:rPr>
            <w:rFonts w:ascii="Times New Roman" w:hAnsi="Times New Roman" w:cs="Times New Roman"/>
            <w:sz w:val="24"/>
            <w:szCs w:val="24"/>
            <w:lang w:val="en-US"/>
          </w:rPr>
          <w:t>determine</w:t>
        </w:r>
      </w:ins>
      <w:ins w:id="85" w:author="Carlos Calderon del Cid" w:date="2023-09-26T21:52:00Z">
        <w:r>
          <w:rPr>
            <w:rFonts w:ascii="Times New Roman" w:hAnsi="Times New Roman" w:cs="Times New Roman"/>
            <w:sz w:val="24"/>
            <w:szCs w:val="24"/>
            <w:lang w:val="en-US"/>
          </w:rPr>
          <w:t xml:space="preserve"> which descendant branch is the </w:t>
        </w:r>
        <w:del w:id="86" w:author="Unknown Author" w:date="2023-10-19T19:26:00Z">
          <w:r>
            <w:rPr>
              <w:rFonts w:ascii="Times New Roman" w:hAnsi="Times New Roman" w:cs="Times New Roman"/>
              <w:sz w:val="24"/>
              <w:szCs w:val="24"/>
              <w:lang w:val="en-US"/>
            </w:rPr>
            <w:delText>“new”</w:delText>
          </w:r>
        </w:del>
      </w:ins>
      <w:ins w:id="87" w:author="Unknown Author" w:date="2023-10-19T19:26:00Z">
        <w:del w:id="88" w:author="Daniele Silvestro" w:date="2023-10-30T11:29:00Z">
          <w:r w:rsidDel="001C1F2C">
            <w:rPr>
              <w:rFonts w:ascii="Times New Roman" w:hAnsi="Times New Roman" w:cs="Times New Roman"/>
              <w:sz w:val="24"/>
              <w:szCs w:val="24"/>
              <w:lang w:val="en-US"/>
            </w:rPr>
            <w:delText>descending</w:delText>
          </w:r>
        </w:del>
      </w:ins>
      <w:ins w:id="89" w:author="Daniele Silvestro" w:date="2023-10-30T11:29:00Z">
        <w:r w:rsidR="001C1F2C">
          <w:rPr>
            <w:rFonts w:ascii="Times New Roman" w:hAnsi="Times New Roman" w:cs="Times New Roman"/>
            <w:sz w:val="24"/>
            <w:szCs w:val="24"/>
            <w:lang w:val="en-US"/>
          </w:rPr>
          <w:t>new</w:t>
        </w:r>
      </w:ins>
      <w:ins w:id="90" w:author="Carlos Calderon del Cid" w:date="2023-09-26T21:52:00Z">
        <w:r>
          <w:rPr>
            <w:rFonts w:ascii="Times New Roman" w:hAnsi="Times New Roman" w:cs="Times New Roman"/>
            <w:sz w:val="24"/>
            <w:szCs w:val="24"/>
            <w:lang w:val="en-US"/>
          </w:rPr>
          <w:t xml:space="preserve"> species</w:t>
        </w:r>
      </w:ins>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1BA79349" w14:textId="26139977"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fldChar w:fldCharType="begin"/>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w:t>
      </w:r>
      <w:del w:id="91" w:author="Daniele Silvestro" w:date="2023-10-30T11:38:00Z">
        <w:r w:rsidDel="001C1F2C">
          <w:rPr>
            <w:rFonts w:ascii="Times New Roman" w:hAnsi="Times New Roman" w:cs="Times New Roman"/>
            <w:sz w:val="24"/>
            <w:szCs w:val="24"/>
            <w:lang w:val="en-US"/>
          </w:rPr>
          <w:delText>extinction</w:delText>
        </w:r>
      </w:del>
      <w:ins w:id="92" w:author="Daniele Silvestro" w:date="2023-10-30T11:38:00Z">
        <w:r w:rsidR="001C1F2C">
          <w:rPr>
            <w:rFonts w:ascii="Times New Roman" w:hAnsi="Times New Roman" w:cs="Times New Roman"/>
            <w:sz w:val="24"/>
            <w:szCs w:val="24"/>
            <w:lang w:val="en-US"/>
          </w:rPr>
          <w:t>extinction,</w:t>
        </w:r>
      </w:ins>
      <w:r>
        <w:rPr>
          <w:rFonts w:ascii="Times New Roman" w:hAnsi="Times New Roman" w:cs="Times New Roman"/>
          <w:sz w:val="24"/>
          <w:szCs w:val="24"/>
          <w:lang w:val="en-US"/>
        </w:rPr>
        <w:t xml:space="preserve"> and all species are sampled. </w:t>
      </w:r>
      <w:r>
        <w:rPr>
          <w:rFonts w:ascii="Times New Roman" w:hAnsi="Times New Roman" w:cs="Times New Roman"/>
          <w:sz w:val="24"/>
          <w:szCs w:val="24"/>
          <w:lang w:val="en-US"/>
        </w:rPr>
        <w:lastRenderedPageBreak/>
        <w:t xml:space="preserve">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peripatric</w:t>
      </w:r>
      <w:proofErr w:type="spellEnd"/>
      <w:r>
        <w:rPr>
          <w:rFonts w:ascii="Times New Roman" w:hAnsi="Times New Roman" w:cs="Times New Roman"/>
          <w:sz w:val="24"/>
          <w:szCs w:val="24"/>
          <w:lang w:val="en-US"/>
        </w:rPr>
        <w:t xml:space="preserve">, and founder-event speciation </w:t>
      </w:r>
      <w:r>
        <w:fldChar w:fldCharType="begin"/>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fldChar w:fldCharType="begin"/>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(Simpson 1951, but see Simpson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06CA1F3B" w14:textId="5B985704"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studies 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but the potential deviation from the true species ages due to the combined shortfalls </w:t>
      </w:r>
      <w:ins w:id="93" w:author="Carlos Calderon del Cid" w:date="2023-10-09T17:30:00Z">
        <w:del w:id="94" w:author="Daniele Silvestro" w:date="2023-10-30T11:39:00Z">
          <w:r w:rsidDel="00124FD3">
            <w:rPr>
              <w:rFonts w:ascii="Times New Roman" w:hAnsi="Times New Roman" w:cs="Times New Roman"/>
              <w:sz w:val="24"/>
              <w:szCs w:val="24"/>
              <w:lang w:val="en-US"/>
            </w:rPr>
            <w:delText>referred</w:delText>
          </w:r>
        </w:del>
      </w:ins>
      <w:ins w:id="95" w:author="Daniele Silvestro" w:date="2023-10-30T11:39:00Z">
        <w:r w:rsidR="00124FD3">
          <w:rPr>
            <w:rFonts w:ascii="Times New Roman" w:hAnsi="Times New Roman" w:cs="Times New Roman"/>
            <w:sz w:val="24"/>
            <w:szCs w:val="24"/>
            <w:lang w:val="en-US"/>
          </w:rPr>
          <w:t>outlined</w:t>
        </w:r>
      </w:ins>
      <w:ins w:id="96" w:author="Carlos Calderon del Cid" w:date="2023-10-09T17:30:00Z">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above </w:t>
      </w:r>
      <w:del w:id="97" w:author="Daniele Silvestro" w:date="2023-10-30T11:39:00Z">
        <w:r w:rsidDel="00124FD3">
          <w:rPr>
            <w:rFonts w:ascii="Times New Roman" w:hAnsi="Times New Roman" w:cs="Times New Roman"/>
            <w:sz w:val="24"/>
            <w:szCs w:val="24"/>
            <w:lang w:val="en-US"/>
          </w:rPr>
          <w:delText>is unknown</w:delText>
        </w:r>
      </w:del>
      <w:ins w:id="98" w:author="Daniele Silvestro" w:date="2023-10-30T11:39:00Z">
        <w:r w:rsidR="00124FD3">
          <w:rPr>
            <w:rFonts w:ascii="Times New Roman" w:hAnsi="Times New Roman" w:cs="Times New Roman"/>
            <w:sz w:val="24"/>
            <w:szCs w:val="24"/>
            <w:lang w:val="en-US"/>
          </w:rPr>
          <w:t>remains uncl</w:t>
        </w:r>
      </w:ins>
      <w:ins w:id="99" w:author="Daniele Silvestro" w:date="2023-10-30T11:40:00Z">
        <w:r w:rsidR="00124FD3">
          <w:rPr>
            <w:rFonts w:ascii="Times New Roman" w:hAnsi="Times New Roman" w:cs="Times New Roman"/>
            <w:sz w:val="24"/>
            <w:szCs w:val="24"/>
            <w:lang w:val="en-US"/>
          </w:rPr>
          <w:t>ear</w:t>
        </w:r>
      </w:ins>
      <w:r>
        <w:rPr>
          <w:rFonts w:ascii="Times New Roman" w:hAnsi="Times New Roman" w:cs="Times New Roman"/>
          <w:sz w:val="24"/>
          <w:szCs w:val="24"/>
          <w:lang w:val="en-US"/>
        </w:rPr>
        <w:t xml:space="preserve">. Here we use simulations to quantify the predictability of species age from phylogenetic trees of extant taxa, under different diversification scenarios. </w:t>
      </w:r>
      <w:del w:id="100" w:author="Carlos Calderon del Cid" w:date="2023-09-26T21:39:00Z">
        <w:r>
          <w:rPr>
            <w:rFonts w:ascii="Times New Roman" w:hAnsi="Times New Roman" w:cs="Times New Roman"/>
            <w:sz w:val="24"/>
            <w:szCs w:val="24"/>
            <w:lang w:val="en-US"/>
          </w:rPr>
          <w:delText xml:space="preserve">Since the potential effects of incomplete taxon sampling are mitigated by the ever-growing taxonomic coverage of phylogenetic research and advances in augmenting trees with the missing species (e.g., </w:delText>
        </w:r>
      </w:del>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del w:id="101" w:author="Carlos Calderon del Cid" w:date="2023-09-26T21:39:00Z">
        <w:r>
          <w:rPr>
            <w:rFonts w:ascii="Times New Roman" w:hAnsi="Times New Roman" w:cs="Times New Roman"/>
            <w:sz w:val="24"/>
            <w:szCs w:val="24"/>
            <w:lang w:val="en-US"/>
          </w:rPr>
          <w:delText>Chang et al. 2020; Thomas et al. 2013)</w:delText>
        </w:r>
      </w:del>
      <w:r>
        <w:rPr>
          <w:rFonts w:ascii="Times New Roman" w:hAnsi="Times New Roman" w:cs="Times New Roman"/>
          <w:sz w:val="24"/>
          <w:szCs w:val="24"/>
          <w:lang w:val="en-US"/>
        </w:rPr>
        <w:fldChar w:fldCharType="end"/>
      </w:r>
      <w:del w:id="102" w:author="Carlos Calderon del Cid" w:date="2023-09-26T21:39:00Z">
        <w:r>
          <w:rPr>
            <w:rFonts w:ascii="Times New Roman" w:hAnsi="Times New Roman" w:cs="Times New Roman"/>
            <w:sz w:val="24"/>
            <w:szCs w:val="24"/>
            <w:lang w:val="en-US"/>
          </w:rPr>
          <w:delText xml:space="preserve">, we focus on the effects of extinction and speciation modes on our ability to infer the age of extant species. </w:delText>
        </w:r>
      </w:del>
      <w:r>
        <w:rPr>
          <w:rFonts w:ascii="Times New Roman" w:hAnsi="Times New Roman" w:cs="Times New Roman"/>
          <w:sz w:val="24"/>
          <w:szCs w:val="24"/>
          <w:lang w:val="en-US"/>
        </w:rPr>
        <w:t xml:space="preserve">Specifically, we performed simulations where we know the true age of species to: </w:t>
      </w:r>
      <w:del w:id="103" w:author="Daniele Silvestro" w:date="2023-10-30T11:41:00Z">
        <w:r w:rsidDel="00124FD3">
          <w:rPr>
            <w:rFonts w:ascii="Times New Roman" w:hAnsi="Times New Roman" w:cs="Times New Roman"/>
            <w:sz w:val="24"/>
            <w:szCs w:val="24"/>
            <w:lang w:val="en-US"/>
          </w:rPr>
          <w:delText>(</w:delText>
        </w:r>
      </w:del>
      <w:r>
        <w:rPr>
          <w:rFonts w:ascii="Times New Roman" w:hAnsi="Times New Roman" w:cs="Times New Roman"/>
          <w:sz w:val="24"/>
          <w:szCs w:val="24"/>
          <w:lang w:val="en-US"/>
        </w:rPr>
        <w:t>1) quantify the error in phylogenetic ages under various scenarios combining different speciation modes with a range of speciation and extinction rates</w:t>
      </w:r>
      <w:ins w:id="104" w:author="Daniele Silvestro" w:date="2023-10-30T11:41:00Z">
        <w:r w:rsidR="00124FD3">
          <w:rPr>
            <w:rFonts w:ascii="Times New Roman" w:hAnsi="Times New Roman" w:cs="Times New Roman"/>
            <w:sz w:val="24"/>
            <w:szCs w:val="24"/>
            <w:lang w:val="en-US"/>
          </w:rPr>
          <w:t xml:space="preserve"> and incomplete sampling</w:t>
        </w:r>
      </w:ins>
      <w:r>
        <w:rPr>
          <w:rFonts w:ascii="Times New Roman" w:hAnsi="Times New Roman" w:cs="Times New Roman"/>
          <w:sz w:val="24"/>
          <w:szCs w:val="24"/>
          <w:lang w:val="en-US"/>
        </w:rPr>
        <w:t xml:space="preserve">; </w:t>
      </w:r>
      <w:del w:id="105" w:author="Daniele Silvestro" w:date="2023-10-30T11:41:00Z">
        <w:r w:rsidDel="00124FD3">
          <w:rPr>
            <w:rFonts w:ascii="Times New Roman" w:hAnsi="Times New Roman" w:cs="Times New Roman"/>
            <w:sz w:val="24"/>
            <w:szCs w:val="24"/>
            <w:lang w:val="en-US"/>
          </w:rPr>
          <w:delText>(</w:delText>
        </w:r>
      </w:del>
      <w:r>
        <w:rPr>
          <w:rFonts w:ascii="Times New Roman" w:hAnsi="Times New Roman" w:cs="Times New Roman"/>
          <w:sz w:val="24"/>
          <w:szCs w:val="24"/>
          <w:lang w:val="en-US"/>
        </w:rPr>
        <w:t>2) examine whether this error affects our ability to make qualitative decisions on the order of species ages;</w:t>
      </w:r>
      <w:commentRangeStart w:id="106"/>
      <w:ins w:id="107" w:author="Carlos Calderon del Cid" w:date="2023-09-26T21:45:00Z">
        <w:r>
          <w:rPr>
            <w:rFonts w:ascii="Times New Roman" w:hAnsi="Times New Roman" w:cs="Times New Roman"/>
            <w:sz w:val="24"/>
            <w:szCs w:val="24"/>
            <w:lang w:val="en-US"/>
          </w:rPr>
          <w:t xml:space="preserve"> </w:t>
        </w:r>
        <w:del w:id="108" w:author="Daniele Silvestro" w:date="2023-10-30T11:41:00Z">
          <w:r w:rsidDel="00124FD3">
            <w:rPr>
              <w:rFonts w:ascii="Times New Roman" w:hAnsi="Times New Roman" w:cs="Times New Roman"/>
              <w:sz w:val="24"/>
              <w:szCs w:val="24"/>
              <w:lang w:val="en-US"/>
            </w:rPr>
            <w:delText>(</w:delText>
          </w:r>
        </w:del>
        <w:del w:id="109" w:author="Daniele Silvestro" w:date="2023-10-30T11:42:00Z">
          <w:r w:rsidDel="00124FD3">
            <w:rPr>
              <w:rFonts w:ascii="Times New Roman" w:hAnsi="Times New Roman" w:cs="Times New Roman"/>
              <w:sz w:val="24"/>
              <w:szCs w:val="24"/>
              <w:lang w:val="en-US"/>
            </w:rPr>
            <w:delText xml:space="preserve">3) </w:delText>
          </w:r>
          <w:commentRangeEnd w:id="106"/>
          <w:r w:rsidDel="00124FD3">
            <w:commentReference w:id="106"/>
          </w:r>
          <w:r w:rsidDel="00124FD3">
            <w:rPr>
              <w:rFonts w:ascii="Times New Roman" w:hAnsi="Times New Roman" w:cs="Times New Roman"/>
              <w:sz w:val="24"/>
              <w:szCs w:val="24"/>
              <w:lang w:val="en-US"/>
            </w:rPr>
            <w:delText>quantify the error in phylogenetic ages under three different levels on</w:delText>
          </w:r>
        </w:del>
      </w:ins>
      <w:ins w:id="110" w:author="Unknown Author" w:date="2023-10-23T08:43:00Z">
        <w:del w:id="111" w:author="Daniele Silvestro" w:date="2023-10-30T11:42:00Z">
          <w:r w:rsidDel="00124FD3">
            <w:rPr>
              <w:rFonts w:ascii="Times New Roman" w:hAnsi="Times New Roman" w:cs="Times New Roman"/>
              <w:sz w:val="24"/>
              <w:szCs w:val="24"/>
              <w:lang w:val="en-US"/>
            </w:rPr>
            <w:delText>introduced by</w:delText>
          </w:r>
        </w:del>
      </w:ins>
      <w:ins w:id="112" w:author="Carlos Calderon del Cid" w:date="2023-09-26T21:45:00Z">
        <w:del w:id="113" w:author="Daniele Silvestro" w:date="2023-10-30T11:42:00Z">
          <w:r w:rsidDel="00124FD3">
            <w:rPr>
              <w:rFonts w:ascii="Times New Roman" w:hAnsi="Times New Roman" w:cs="Times New Roman"/>
              <w:sz w:val="24"/>
              <w:szCs w:val="24"/>
              <w:lang w:val="en-US"/>
            </w:rPr>
            <w:delText xml:space="preserve"> incomplete sampling</w:delText>
          </w:r>
        </w:del>
        <w:del w:id="114" w:author="Daniele Silvestro" w:date="2023-10-30T11:40:00Z">
          <w:r w:rsidDel="00124FD3">
            <w:rPr>
              <w:rFonts w:ascii="Times New Roman" w:hAnsi="Times New Roman" w:cs="Times New Roman"/>
              <w:sz w:val="24"/>
              <w:szCs w:val="24"/>
              <w:lang w:val="en-US"/>
            </w:rPr>
            <w:delText xml:space="preserve"> combined wit</w:delText>
          </w:r>
        </w:del>
        <w:del w:id="115" w:author="Daniele Silvestro" w:date="2023-10-30T11:42:00Z">
          <w:r w:rsidDel="00124FD3">
            <w:rPr>
              <w:rFonts w:ascii="Times New Roman" w:hAnsi="Times New Roman" w:cs="Times New Roman"/>
              <w:sz w:val="24"/>
              <w:szCs w:val="24"/>
              <w:lang w:val="en-US"/>
            </w:rPr>
            <w:delText>h</w:delText>
          </w:r>
        </w:del>
      </w:ins>
      <w:ins w:id="116" w:author="Unknown Author" w:date="2023-10-23T08:43:00Z">
        <w:del w:id="117" w:author="Daniele Silvestro" w:date="2023-10-30T11:40:00Z">
          <w:r w:rsidDel="00124FD3">
            <w:rPr>
              <w:rFonts w:ascii="Times New Roman" w:hAnsi="Times New Roman" w:cs="Times New Roman"/>
              <w:sz w:val="24"/>
              <w:szCs w:val="24"/>
              <w:lang w:val="en-US"/>
            </w:rPr>
            <w:delText>under</w:delText>
          </w:r>
        </w:del>
      </w:ins>
      <w:ins w:id="118" w:author="Carlos Calderon del Cid" w:date="2023-09-26T21:45:00Z">
        <w:del w:id="119" w:author="Daniele Silvestro" w:date="2023-10-30T11:40:00Z">
          <w:r w:rsidDel="00124FD3">
            <w:rPr>
              <w:rFonts w:ascii="Times New Roman" w:hAnsi="Times New Roman" w:cs="Times New Roman"/>
              <w:sz w:val="24"/>
              <w:szCs w:val="24"/>
              <w:lang w:val="en-US"/>
            </w:rPr>
            <w:delText xml:space="preserve"> bifurcating and budding speciation</w:delText>
          </w:r>
        </w:del>
        <w:del w:id="120" w:author="Daniele Silvestro" w:date="2023-10-30T11:42:00Z">
          <w:r w:rsidDel="00124FD3">
            <w:rPr>
              <w:rFonts w:ascii="Times New Roman" w:hAnsi="Times New Roman" w:cs="Times New Roman"/>
              <w:sz w:val="24"/>
              <w:szCs w:val="24"/>
              <w:lang w:val="en-US"/>
            </w:rPr>
            <w:delText xml:space="preserve"> in an intermediate extinction scenario;</w:delText>
          </w:r>
        </w:del>
      </w:ins>
      <w:del w:id="121" w:author="Daniele Silvestro" w:date="2023-10-30T11:42:00Z">
        <w:r w:rsidDel="00124FD3">
          <w:rPr>
            <w:rFonts w:ascii="Times New Roman" w:hAnsi="Times New Roman" w:cs="Times New Roman"/>
            <w:sz w:val="24"/>
            <w:szCs w:val="24"/>
            <w:lang w:val="en-US"/>
          </w:rPr>
          <w:delText xml:space="preserve"> and,</w:delText>
        </w:r>
      </w:del>
      <w:r>
        <w:rPr>
          <w:rFonts w:ascii="Times New Roman" w:hAnsi="Times New Roman" w:cs="Times New Roman"/>
          <w:sz w:val="24"/>
          <w:szCs w:val="24"/>
          <w:lang w:val="en-US"/>
        </w:rPr>
        <w:t xml:space="preserve"> </w:t>
      </w:r>
      <w:del w:id="122" w:author="Daniele Silvestro" w:date="2023-10-30T11:41:00Z">
        <w:r w:rsidDel="00124FD3">
          <w:rPr>
            <w:rFonts w:ascii="Times New Roman" w:hAnsi="Times New Roman" w:cs="Times New Roman"/>
            <w:sz w:val="24"/>
            <w:szCs w:val="24"/>
            <w:lang w:val="en-US"/>
          </w:rPr>
          <w:delText>(</w:delText>
        </w:r>
      </w:del>
      <w:ins w:id="123" w:author="Carlos Calderon del Cid" w:date="2023-09-26T21:45:00Z">
        <w:del w:id="124" w:author="Daniele Silvestro" w:date="2023-10-30T11:42:00Z">
          <w:r w:rsidDel="00124FD3">
            <w:rPr>
              <w:rFonts w:ascii="Times New Roman" w:hAnsi="Times New Roman" w:cs="Times New Roman"/>
              <w:sz w:val="24"/>
              <w:szCs w:val="24"/>
              <w:lang w:val="en-US"/>
            </w:rPr>
            <w:delText>4</w:delText>
          </w:r>
        </w:del>
      </w:ins>
      <w:ins w:id="125" w:author="Daniele Silvestro" w:date="2023-10-30T11:42:00Z">
        <w:r w:rsidR="00124FD3">
          <w:rPr>
            <w:rFonts w:ascii="Times New Roman" w:hAnsi="Times New Roman" w:cs="Times New Roman"/>
            <w:sz w:val="24"/>
            <w:szCs w:val="24"/>
            <w:lang w:val="en-US"/>
          </w:rPr>
          <w:t>3</w:t>
        </w:r>
      </w:ins>
      <w:del w:id="126" w:author="Carlos Calderon del Cid" w:date="2023-09-26T21:45:00Z">
        <w:r>
          <w:rPr>
            <w:rFonts w:ascii="Times New Roman" w:hAnsi="Times New Roman" w:cs="Times New Roman"/>
            <w:sz w:val="24"/>
            <w:szCs w:val="24"/>
            <w:lang w:val="en-US"/>
          </w:rPr>
          <w:delText>3</w:delText>
        </w:r>
      </w:del>
      <w:r>
        <w:rPr>
          <w:rFonts w:ascii="Times New Roman" w:hAnsi="Times New Roman" w:cs="Times New Roman"/>
          <w:sz w:val="24"/>
          <w:szCs w:val="24"/>
          <w:lang w:val="en-US"/>
        </w:rPr>
        <w:t>) explore whether the signal of labeled age-correlated extinction risk is preserved in the phylogenetic age of spec</w:t>
      </w:r>
      <w:commentRangeStart w:id="127"/>
      <w:commentRangeStart w:id="128"/>
      <w:r>
        <w:rPr>
          <w:rFonts w:ascii="Times New Roman" w:hAnsi="Times New Roman" w:cs="Times New Roman"/>
          <w:sz w:val="24"/>
          <w:szCs w:val="24"/>
          <w:lang w:val="en-US"/>
        </w:rPr>
        <w:t>ies</w:t>
      </w:r>
      <w:ins w:id="129" w:author="Carlos Calderon del Cid" w:date="2023-09-26T21:41:00Z">
        <w:del w:id="130" w:author="Unknown Author" w:date="2023-10-23T08:44:00Z">
          <w:r>
            <w:rPr>
              <w:rFonts w:ascii="Times New Roman" w:hAnsi="Times New Roman" w:cs="Times New Roman"/>
              <w:sz w:val="24"/>
              <w:szCs w:val="24"/>
              <w:lang w:val="en-US"/>
            </w:rPr>
            <w:delText xml:space="preserve">, given </w:delText>
          </w:r>
        </w:del>
      </w:ins>
      <w:ins w:id="131" w:author="Carlos Calderon del Cid" w:date="2023-10-09T15:15:00Z">
        <w:del w:id="132" w:author="Unknown Author" w:date="2023-10-23T08:44:00Z">
          <w:r>
            <w:rPr>
              <w:rFonts w:ascii="Times New Roman" w:hAnsi="Times New Roman" w:cs="Times New Roman"/>
              <w:sz w:val="24"/>
              <w:szCs w:val="24"/>
              <w:lang w:val="en-US"/>
            </w:rPr>
            <w:delText>three</w:delText>
          </w:r>
        </w:del>
      </w:ins>
      <w:ins w:id="133" w:author="Carlos Calderon del Cid" w:date="2023-09-26T21:41:00Z">
        <w:del w:id="134" w:author="Unknown Author" w:date="2023-10-23T08:44:00Z">
          <w:r>
            <w:rPr>
              <w:rFonts w:ascii="Times New Roman" w:hAnsi="Times New Roman" w:cs="Times New Roman"/>
              <w:sz w:val="24"/>
              <w:szCs w:val="24"/>
              <w:lang w:val="en-US"/>
            </w:rPr>
            <w:delText xml:space="preserve"> different </w:delText>
          </w:r>
        </w:del>
      </w:ins>
      <w:ins w:id="135" w:author="Carlos Calderon del Cid" w:date="2023-10-09T17:31:00Z">
        <w:del w:id="136" w:author="Unknown Author" w:date="2023-10-23T08:44:00Z">
          <w:r>
            <w:rPr>
              <w:rFonts w:ascii="Times New Roman" w:hAnsi="Times New Roman" w:cs="Times New Roman"/>
              <w:sz w:val="24"/>
              <w:szCs w:val="24"/>
              <w:lang w:val="en-US"/>
            </w:rPr>
            <w:delText xml:space="preserve">extinction </w:delText>
          </w:r>
        </w:del>
      </w:ins>
      <w:ins w:id="137" w:author="Carlos Calderon del Cid" w:date="2023-09-26T21:41:00Z">
        <w:del w:id="138" w:author="Unknown Author" w:date="2023-10-23T08:44:00Z">
          <w:r>
            <w:rPr>
              <w:rFonts w:ascii="Times New Roman" w:hAnsi="Times New Roman" w:cs="Times New Roman"/>
              <w:sz w:val="24"/>
              <w:szCs w:val="24"/>
              <w:lang w:val="en-US"/>
            </w:rPr>
            <w:delText xml:space="preserve">scenarios </w:delText>
          </w:r>
        </w:del>
      </w:ins>
      <w:ins w:id="139" w:author="Carlos Calderon del Cid" w:date="2023-10-09T17:31:00Z">
        <w:del w:id="140" w:author="Unknown Author" w:date="2023-10-23T08:44:00Z">
          <w:r>
            <w:rPr>
              <w:rFonts w:ascii="Times New Roman" w:hAnsi="Times New Roman" w:cs="Times New Roman"/>
              <w:sz w:val="24"/>
              <w:szCs w:val="24"/>
              <w:lang w:val="en-US"/>
            </w:rPr>
            <w:delText>and three different percentages of incomplete sampling</w:delText>
          </w:r>
        </w:del>
      </w:ins>
      <w:commentRangeEnd w:id="127"/>
      <w:r>
        <w:commentReference w:id="127"/>
      </w:r>
      <w:commentRangeEnd w:id="128"/>
      <w:r w:rsidR="00124FD3">
        <w:rPr>
          <w:rStyle w:val="CommentReference"/>
        </w:rPr>
        <w:commentReference w:id="128"/>
      </w:r>
      <w:r>
        <w:rPr>
          <w:rFonts w:ascii="Times New Roman" w:hAnsi="Times New Roman" w:cs="Times New Roman"/>
          <w:sz w:val="24"/>
          <w:szCs w:val="24"/>
          <w:lang w:val="en-US"/>
        </w:rPr>
        <w:t xml:space="preserve">. Finally, we propose a new method to </w:t>
      </w:r>
      <w:del w:id="141" w:author="Daniele Silvestro" w:date="2023-10-30T11:43:00Z">
        <w:r w:rsidDel="00124FD3">
          <w:rPr>
            <w:rFonts w:ascii="Times New Roman" w:hAnsi="Times New Roman" w:cs="Times New Roman"/>
            <w:sz w:val="24"/>
            <w:szCs w:val="24"/>
            <w:lang w:val="en-US"/>
          </w:rPr>
          <w:delText>more accurately estimate species age</w:delText>
        </w:r>
      </w:del>
      <w:ins w:id="142" w:author="Daniele Silvestro" w:date="2023-10-30T11:43:00Z">
        <w:r w:rsidR="00124FD3">
          <w:rPr>
            <w:rFonts w:ascii="Times New Roman" w:hAnsi="Times New Roman" w:cs="Times New Roman"/>
            <w:sz w:val="24"/>
            <w:szCs w:val="24"/>
            <w:lang w:val="en-US"/>
          </w:rPr>
          <w:t>estimate species age more accurately</w:t>
        </w:r>
      </w:ins>
      <w:r>
        <w:rPr>
          <w:rFonts w:ascii="Times New Roman" w:hAnsi="Times New Roman" w:cs="Times New Roman"/>
          <w:sz w:val="24"/>
          <w:szCs w:val="24"/>
          <w:lang w:val="en-US"/>
        </w:rPr>
        <w:t xml:space="preserve"> under the assumption </w:t>
      </w:r>
      <w:ins w:id="143" w:author="Unknown Author" w:date="2023-10-19T20:00:00Z">
        <w:r>
          <w:rPr>
            <w:rFonts w:ascii="Times New Roman" w:hAnsi="Times New Roman" w:cs="Times New Roman"/>
            <w:sz w:val="24"/>
            <w:szCs w:val="24"/>
            <w:lang w:val="en-US"/>
          </w:rPr>
          <w:t xml:space="preserve">of </w:t>
        </w:r>
      </w:ins>
      <w:r>
        <w:rPr>
          <w:rFonts w:ascii="Times New Roman" w:hAnsi="Times New Roman" w:cs="Times New Roman"/>
          <w:sz w:val="24"/>
          <w:szCs w:val="24"/>
          <w:lang w:val="en-US"/>
        </w:rPr>
        <w:t xml:space="preserve">bifurcating speciation, which is the most widely used assumption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w:t>
      </w:r>
      <w:ins w:id="144" w:author="Unknown Author" w:date="2023-10-19T19:41:00Z">
        <w:r>
          <w:rPr>
            <w:rFonts w:ascii="Times New Roman" w:hAnsi="Times New Roman" w:cs="Times New Roman"/>
            <w:sz w:val="24"/>
            <w:szCs w:val="24"/>
            <w:lang w:val="en-US"/>
          </w:rPr>
          <w:t xml:space="preserve">, and </w:t>
        </w:r>
      </w:ins>
      <w:ins w:id="145" w:author="Unknown Author" w:date="2023-10-19T19:46:00Z">
        <w:r>
          <w:rPr>
            <w:rFonts w:ascii="Times New Roman" w:hAnsi="Times New Roman" w:cs="Times New Roman"/>
            <w:sz w:val="24"/>
            <w:szCs w:val="24"/>
            <w:lang w:val="en-US"/>
          </w:rPr>
          <w:t xml:space="preserve">assess its ability to </w:t>
        </w:r>
      </w:ins>
      <w:ins w:id="146" w:author="Unknown Author" w:date="2023-10-19T21:21:00Z">
        <w:del w:id="147" w:author="Daniele Silvestro" w:date="2023-10-30T11:45:00Z">
          <w:r w:rsidDel="00124FD3">
            <w:rPr>
              <w:rFonts w:ascii="Times New Roman" w:hAnsi="Times New Roman" w:cs="Times New Roman"/>
              <w:sz w:val="24"/>
              <w:szCs w:val="24"/>
              <w:lang w:val="en-US"/>
            </w:rPr>
            <w:delText xml:space="preserve">increase </w:delText>
          </w:r>
        </w:del>
      </w:ins>
      <w:ins w:id="148" w:author="Unknown Author" w:date="2023-10-19T21:24:00Z">
        <w:del w:id="149" w:author="Daniele Silvestro" w:date="2023-10-30T11:45:00Z">
          <w:r w:rsidDel="00124FD3">
            <w:rPr>
              <w:rFonts w:ascii="Times New Roman" w:hAnsi="Times New Roman" w:cs="Times New Roman"/>
              <w:sz w:val="24"/>
              <w:szCs w:val="24"/>
              <w:lang w:val="en-US"/>
            </w:rPr>
            <w:delText>the chance of drawing correct qualitative conclusions</w:delText>
          </w:r>
        </w:del>
      </w:ins>
      <w:ins w:id="150" w:author="Daniele Silvestro" w:date="2023-10-30T11:45:00Z">
        <w:r w:rsidR="00124FD3">
          <w:rPr>
            <w:rFonts w:ascii="Times New Roman" w:hAnsi="Times New Roman" w:cs="Times New Roman"/>
            <w:sz w:val="24"/>
            <w:szCs w:val="24"/>
            <w:lang w:val="en-US"/>
          </w:rPr>
          <w:t xml:space="preserve">improve </w:t>
        </w:r>
      </w:ins>
      <w:ins w:id="151" w:author="Daniele Silvestro" w:date="2023-10-30T11:47:00Z">
        <w:r w:rsidR="00124FD3">
          <w:rPr>
            <w:rFonts w:ascii="Times New Roman" w:hAnsi="Times New Roman" w:cs="Times New Roman"/>
            <w:sz w:val="24"/>
            <w:szCs w:val="24"/>
            <w:lang w:val="en-US"/>
          </w:rPr>
          <w:t>our interpretation of age-dependent extinction risks</w:t>
        </w:r>
      </w:ins>
      <w:r>
        <w:rPr>
          <w:rFonts w:ascii="Times New Roman" w:hAnsi="Times New Roman" w:cs="Times New Roman"/>
          <w:sz w:val="24"/>
          <w:szCs w:val="24"/>
          <w:lang w:val="en-US"/>
        </w:rPr>
        <w:t xml:space="preserve">. </w:t>
      </w:r>
    </w:p>
    <w:p w14:paraId="131CC765" w14:textId="77777777" w:rsidR="002F5B65" w:rsidRDefault="002F5B65">
      <w:pPr>
        <w:spacing w:after="0" w:line="360" w:lineRule="auto"/>
        <w:ind w:firstLine="709"/>
        <w:jc w:val="both"/>
        <w:rPr>
          <w:rFonts w:ascii="Times New Roman" w:hAnsi="Times New Roman" w:cs="Times New Roman"/>
          <w:sz w:val="24"/>
          <w:szCs w:val="24"/>
          <w:lang w:val="en-US"/>
        </w:rPr>
      </w:pPr>
    </w:p>
    <w:p w14:paraId="521A2091" w14:textId="77777777" w:rsidR="002F5B65" w:rsidRDefault="002F5B65">
      <w:pPr>
        <w:spacing w:after="0" w:line="360" w:lineRule="auto"/>
        <w:ind w:firstLine="709"/>
        <w:jc w:val="both"/>
        <w:rPr>
          <w:rFonts w:ascii="Times New Roman" w:hAnsi="Times New Roman" w:cs="Times New Roman"/>
          <w:sz w:val="24"/>
          <w:szCs w:val="24"/>
          <w:lang w:val="en-US"/>
        </w:rPr>
      </w:pP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38DAF4DA" w14:textId="6A561DE5" w:rsidR="002F5B65" w:rsidDel="006D19FA" w:rsidRDefault="00000000" w:rsidP="006D19FA">
      <w:pPr>
        <w:spacing w:after="0" w:line="360" w:lineRule="auto"/>
        <w:ind w:firstLine="709"/>
        <w:jc w:val="both"/>
        <w:rPr>
          <w:del w:id="152" w:author="Daniele Silvestro" w:date="2023-10-30T11:49:00Z"/>
          <w:rFonts w:ascii="Times New Roman" w:hAnsi="Times New Roman" w:cs="Times New Roman"/>
          <w:sz w:val="24"/>
          <w:szCs w:val="24"/>
          <w:lang w:val="en-US"/>
        </w:rPr>
        <w:pPrChange w:id="153" w:author="Daniele Silvestro" w:date="2023-10-30T11:49:00Z">
          <w:pPr>
            <w:spacing w:after="0" w:line="360" w:lineRule="auto"/>
            <w:ind w:firstLine="709"/>
            <w:jc w:val="both"/>
          </w:pPr>
        </w:pPrChange>
      </w:pPr>
      <w:r>
        <w:rPr>
          <w:rFonts w:ascii="Times New Roman" w:hAnsi="Times New Roman" w:cs="Times New Roman"/>
          <w:sz w:val="24"/>
          <w:szCs w:val="24"/>
          <w:lang w:val="en-US"/>
        </w:rPr>
        <w:lastRenderedPageBreak/>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ins w:id="154" w:author="Carlos Calderon del Cid" w:date="2023-10-09T17:32:00Z">
        <w:del w:id="155" w:author="Unknown Author" w:date="2023-10-20T11:05:00Z">
          <w:r>
            <w:rPr>
              <w:rFonts w:ascii="Times New Roman" w:hAnsi="Times New Roman" w:cs="Times New Roman"/>
              <w:sz w:val="24"/>
              <w:szCs w:val="24"/>
              <w:lang w:val="en-US"/>
            </w:rPr>
            <w:delText xml:space="preserve">Regarding the number of extant species, </w:delText>
          </w:r>
        </w:del>
      </w:ins>
      <w:ins w:id="156" w:author="Carlos Calderon del Cid" w:date="2023-10-09T17:34:00Z">
        <w:del w:id="157" w:author="Unknown Author" w:date="2023-10-20T11:05:00Z">
          <w:r>
            <w:rPr>
              <w:rFonts w:ascii="Times New Roman" w:hAnsi="Times New Roman" w:cs="Times New Roman"/>
              <w:sz w:val="24"/>
              <w:szCs w:val="24"/>
              <w:lang w:val="en-US"/>
            </w:rPr>
            <w:delText>w</w:delText>
          </w:r>
        </w:del>
      </w:ins>
      <w:ins w:id="158" w:author="Unknown Author" w:date="2023-10-20T11:05:00Z">
        <w:del w:id="159" w:author="Daniele Silvestro" w:date="2023-10-30T11:49:00Z">
          <w:r w:rsidDel="006D19FA">
            <w:rPr>
              <w:rFonts w:ascii="Times New Roman" w:hAnsi="Times New Roman" w:cs="Times New Roman"/>
              <w:sz w:val="24"/>
              <w:szCs w:val="24"/>
              <w:lang w:val="en-US"/>
            </w:rPr>
            <w:delText>W</w:delText>
          </w:r>
        </w:del>
      </w:ins>
      <w:ins w:id="160" w:author="Carlos Calderon del Cid" w:date="2023-10-09T17:34:00Z">
        <w:del w:id="161" w:author="Daniele Silvestro" w:date="2023-10-30T11:49:00Z">
          <w:r w:rsidDel="006D19FA">
            <w:rPr>
              <w:rFonts w:ascii="Times New Roman" w:hAnsi="Times New Roman" w:cs="Times New Roman"/>
              <w:sz w:val="24"/>
              <w:szCs w:val="24"/>
              <w:lang w:val="en-US"/>
            </w:rPr>
            <w:delText>e ran two types of simulations</w:delText>
          </w:r>
        </w:del>
      </w:ins>
      <w:ins w:id="162" w:author="Unknown Author" w:date="2023-10-20T11:05:00Z">
        <w:del w:id="163" w:author="Daniele Silvestro" w:date="2023-10-30T11:49:00Z">
          <w:r w:rsidDel="006D19FA">
            <w:rPr>
              <w:rFonts w:ascii="Times New Roman" w:hAnsi="Times New Roman" w:cs="Times New Roman"/>
              <w:sz w:val="24"/>
              <w:szCs w:val="24"/>
              <w:lang w:val="en-US"/>
            </w:rPr>
            <w:delText>,</w:delText>
          </w:r>
        </w:del>
      </w:ins>
      <w:ins w:id="164" w:author="Carlos Calderon del Cid" w:date="2023-10-09T17:34:00Z">
        <w:del w:id="165" w:author="Daniele Silvestro" w:date="2023-10-30T11:49:00Z">
          <w:r w:rsidDel="006D19FA">
            <w:rPr>
              <w:rFonts w:ascii="Times New Roman" w:hAnsi="Times New Roman" w:cs="Times New Roman"/>
              <w:sz w:val="24"/>
              <w:szCs w:val="24"/>
              <w:lang w:val="en-US"/>
            </w:rPr>
            <w:delText xml:space="preserve"> depending the shortfalls we intended to evaluate</w:delText>
          </w:r>
        </w:del>
      </w:ins>
      <w:ins w:id="166" w:author="Carlos Calderon del Cid" w:date="2023-10-09T17:39:00Z">
        <w:del w:id="167" w:author="Daniele Silvestro" w:date="2023-10-30T11:49:00Z">
          <w:r w:rsidDel="006D19FA">
            <w:rPr>
              <w:rFonts w:ascii="Times New Roman" w:hAnsi="Times New Roman" w:cs="Times New Roman"/>
              <w:sz w:val="24"/>
              <w:szCs w:val="24"/>
              <w:lang w:val="en-US"/>
            </w:rPr>
            <w:delText>.</w:delText>
          </w:r>
        </w:del>
      </w:ins>
      <w:ins w:id="168" w:author="Carlos Calderon del Cid" w:date="2023-10-09T17:35:00Z">
        <w:del w:id="169" w:author="Daniele Silvestro" w:date="2023-10-30T11:49:00Z">
          <w:r w:rsidDel="006D19FA">
            <w:rPr>
              <w:rFonts w:ascii="Times New Roman" w:hAnsi="Times New Roman" w:cs="Times New Roman"/>
              <w:sz w:val="24"/>
              <w:szCs w:val="24"/>
              <w:lang w:val="en-US"/>
            </w:rPr>
            <w:delText xml:space="preserve"> </w:delText>
          </w:r>
        </w:del>
      </w:ins>
      <w:ins w:id="170" w:author="Carlos Calderon del Cid" w:date="2023-10-09T17:39:00Z">
        <w:del w:id="171" w:author="Daniele Silvestro" w:date="2023-10-30T11:49:00Z">
          <w:r w:rsidDel="006D19FA">
            <w:rPr>
              <w:rFonts w:ascii="Times New Roman" w:hAnsi="Times New Roman" w:cs="Times New Roman"/>
              <w:sz w:val="24"/>
              <w:szCs w:val="24"/>
              <w:lang w:val="en-US"/>
            </w:rPr>
            <w:delText>F</w:delText>
          </w:r>
        </w:del>
      </w:ins>
      <w:ins w:id="172" w:author="Carlos Calderon del Cid" w:date="2023-10-09T17:35:00Z">
        <w:del w:id="173" w:author="Daniele Silvestro" w:date="2023-10-30T11:49:00Z">
          <w:r w:rsidDel="006D19FA">
            <w:rPr>
              <w:rFonts w:ascii="Times New Roman" w:hAnsi="Times New Roman" w:cs="Times New Roman"/>
              <w:sz w:val="24"/>
              <w:szCs w:val="24"/>
              <w:lang w:val="en-US"/>
            </w:rPr>
            <w:delText xml:space="preserve">or </w:delText>
          </w:r>
        </w:del>
      </w:ins>
      <w:ins w:id="174" w:author="Unknown Author" w:date="2023-10-20T11:08:00Z">
        <w:del w:id="175" w:author="Daniele Silvestro" w:date="2023-10-30T11:49:00Z">
          <w:r w:rsidDel="006D19FA">
            <w:rPr>
              <w:rFonts w:ascii="Times New Roman" w:hAnsi="Times New Roman" w:cs="Times New Roman"/>
              <w:sz w:val="24"/>
              <w:szCs w:val="24"/>
              <w:lang w:val="en-US"/>
            </w:rPr>
            <w:delText xml:space="preserve">not knowing the </w:delText>
          </w:r>
        </w:del>
      </w:ins>
      <w:ins w:id="176" w:author="Carlos Calderon del Cid" w:date="2023-10-09T17:35:00Z">
        <w:del w:id="177" w:author="Daniele Silvestro" w:date="2023-10-30T11:49:00Z">
          <w:r w:rsidDel="006D19FA">
            <w:rPr>
              <w:rFonts w:ascii="Times New Roman" w:hAnsi="Times New Roman" w:cs="Times New Roman"/>
              <w:sz w:val="24"/>
              <w:szCs w:val="24"/>
              <w:lang w:val="en-US"/>
            </w:rPr>
            <w:delText>speciation modes, we simulated for all trees 100 extant species</w:delText>
          </w:r>
        </w:del>
      </w:ins>
      <w:ins w:id="178" w:author="Carlos Calderon del Cid" w:date="2023-10-09T17:39:00Z">
        <w:del w:id="179" w:author="Daniele Silvestro" w:date="2023-10-30T11:49:00Z">
          <w:r w:rsidDel="006D19FA">
            <w:rPr>
              <w:rFonts w:ascii="Times New Roman" w:hAnsi="Times New Roman" w:cs="Times New Roman"/>
              <w:sz w:val="24"/>
              <w:szCs w:val="24"/>
              <w:lang w:val="en-US"/>
            </w:rPr>
            <w:delText>.</w:delText>
          </w:r>
        </w:del>
      </w:ins>
      <w:ins w:id="180" w:author="Unknown Author" w:date="2023-10-20T11:05:00Z">
        <w:del w:id="181" w:author="Daniele Silvestro" w:date="2023-10-30T11:49:00Z">
          <w:r w:rsidDel="006D19FA">
            <w:rPr>
              <w:rFonts w:ascii="Times New Roman" w:hAnsi="Times New Roman" w:cs="Times New Roman"/>
              <w:sz w:val="24"/>
              <w:szCs w:val="24"/>
              <w:lang w:val="en-US"/>
            </w:rPr>
            <w:delText xml:space="preserve">, while </w:delText>
          </w:r>
        </w:del>
      </w:ins>
      <w:ins w:id="182" w:author="Carlos Calderon del Cid" w:date="2023-10-09T17:37:00Z">
        <w:del w:id="183" w:author="Daniele Silvestro" w:date="2023-10-30T11:49:00Z">
          <w:r w:rsidDel="006D19FA">
            <w:rPr>
              <w:rFonts w:ascii="Times New Roman" w:hAnsi="Times New Roman" w:cs="Times New Roman"/>
              <w:sz w:val="24"/>
              <w:szCs w:val="24"/>
              <w:lang w:val="en-US"/>
            </w:rPr>
            <w:delText xml:space="preserve"> </w:delText>
          </w:r>
        </w:del>
      </w:ins>
      <w:ins w:id="184" w:author="Carlos Calderon del Cid" w:date="2023-10-09T17:39:00Z">
        <w:del w:id="185" w:author="Daniele Silvestro" w:date="2023-10-30T11:49:00Z">
          <w:r w:rsidDel="006D19FA">
            <w:rPr>
              <w:rFonts w:ascii="Times New Roman" w:hAnsi="Times New Roman" w:cs="Times New Roman"/>
              <w:sz w:val="24"/>
              <w:szCs w:val="24"/>
              <w:lang w:val="en-US"/>
            </w:rPr>
            <w:delText>F</w:delText>
          </w:r>
        </w:del>
      </w:ins>
      <w:ins w:id="186" w:author="Unknown Author" w:date="2023-10-20T11:05:00Z">
        <w:del w:id="187" w:author="Daniele Silvestro" w:date="2023-10-30T11:49:00Z">
          <w:r w:rsidDel="006D19FA">
            <w:rPr>
              <w:rFonts w:ascii="Times New Roman" w:hAnsi="Times New Roman" w:cs="Times New Roman"/>
              <w:sz w:val="24"/>
              <w:szCs w:val="24"/>
              <w:lang w:val="en-US"/>
            </w:rPr>
            <w:delText>f</w:delText>
          </w:r>
        </w:del>
      </w:ins>
      <w:ins w:id="188" w:author="Carlos Calderon del Cid" w:date="2023-10-09T17:37:00Z">
        <w:del w:id="189" w:author="Daniele Silvestro" w:date="2023-10-30T11:49:00Z">
          <w:r w:rsidDel="006D19FA">
            <w:rPr>
              <w:rFonts w:ascii="Times New Roman" w:hAnsi="Times New Roman" w:cs="Times New Roman"/>
              <w:sz w:val="24"/>
              <w:szCs w:val="24"/>
              <w:lang w:val="en-US"/>
            </w:rPr>
            <w:delText xml:space="preserve">or </w:delText>
          </w:r>
        </w:del>
      </w:ins>
      <w:ins w:id="190" w:author="Unknown Author" w:date="2023-10-20T11:08:00Z">
        <w:del w:id="191" w:author="Daniele Silvestro" w:date="2023-10-30T11:49:00Z">
          <w:r w:rsidDel="006D19FA">
            <w:rPr>
              <w:rFonts w:ascii="Times New Roman" w:hAnsi="Times New Roman" w:cs="Times New Roman"/>
              <w:sz w:val="24"/>
              <w:szCs w:val="24"/>
              <w:lang w:val="en-US"/>
            </w:rPr>
            <w:delText xml:space="preserve">the shortfall of </w:delText>
          </w:r>
        </w:del>
      </w:ins>
      <w:ins w:id="192" w:author="Carlos Calderon del Cid" w:date="2023-10-09T17:37:00Z">
        <w:del w:id="193" w:author="Daniele Silvestro" w:date="2023-10-30T11:49:00Z">
          <w:r w:rsidDel="006D19FA">
            <w:rPr>
              <w:rFonts w:ascii="Times New Roman" w:hAnsi="Times New Roman" w:cs="Times New Roman"/>
              <w:sz w:val="24"/>
              <w:szCs w:val="24"/>
              <w:lang w:val="en-US"/>
            </w:rPr>
            <w:delText>incomplete sampling</w:delText>
          </w:r>
        </w:del>
      </w:ins>
      <w:ins w:id="194" w:author="Carlos Calderon del Cid" w:date="2023-10-09T17:42:00Z">
        <w:del w:id="195" w:author="Daniele Silvestro" w:date="2023-10-30T11:49:00Z">
          <w:r w:rsidDel="006D19FA">
            <w:rPr>
              <w:rFonts w:ascii="Times New Roman" w:hAnsi="Times New Roman" w:cs="Times New Roman"/>
              <w:sz w:val="24"/>
              <w:szCs w:val="24"/>
              <w:lang w:val="en-US"/>
            </w:rPr>
            <w:delText xml:space="preserve">, </w:delText>
          </w:r>
        </w:del>
      </w:ins>
      <w:ins w:id="196" w:author="Carlos Calderon del Cid" w:date="2023-10-09T17:40:00Z">
        <w:del w:id="197" w:author="Daniele Silvestro" w:date="2023-10-30T11:49:00Z">
          <w:r w:rsidDel="006D19FA">
            <w:rPr>
              <w:rFonts w:ascii="Times New Roman" w:hAnsi="Times New Roman" w:cs="Times New Roman"/>
              <w:sz w:val="24"/>
              <w:szCs w:val="24"/>
              <w:lang w:val="en-US"/>
            </w:rPr>
            <w:delText>we</w:delText>
          </w:r>
        </w:del>
      </w:ins>
      <w:ins w:id="198" w:author="Carlos Calderon del Cid" w:date="2023-10-09T17:43:00Z">
        <w:del w:id="199" w:author="Daniele Silvestro" w:date="2023-10-30T11:49:00Z">
          <w:r w:rsidDel="006D19FA">
            <w:rPr>
              <w:rFonts w:ascii="Times New Roman" w:hAnsi="Times New Roman" w:cs="Times New Roman"/>
              <w:sz w:val="24"/>
              <w:szCs w:val="24"/>
              <w:lang w:val="en-US"/>
            </w:rPr>
            <w:delText xml:space="preserve"> had three levels and</w:delText>
          </w:r>
        </w:del>
      </w:ins>
      <w:ins w:id="200" w:author="Unknown Author" w:date="2023-10-20T11:08:00Z">
        <w:del w:id="201" w:author="Daniele Silvestro" w:date="2023-10-30T11:49:00Z">
          <w:r w:rsidDel="006D19FA">
            <w:rPr>
              <w:rFonts w:ascii="Times New Roman" w:hAnsi="Times New Roman" w:cs="Times New Roman"/>
              <w:sz w:val="24"/>
              <w:szCs w:val="24"/>
              <w:lang w:val="en-US"/>
            </w:rPr>
            <w:delText xml:space="preserve">ensured </w:delText>
          </w:r>
        </w:del>
      </w:ins>
      <w:ins w:id="202" w:author="Carlos Calderon del Cid" w:date="2023-10-09T17:40:00Z">
        <w:del w:id="203" w:author="Daniele Silvestro" w:date="2023-10-30T11:49:00Z">
          <w:r w:rsidDel="006D19FA">
            <w:rPr>
              <w:rFonts w:ascii="Times New Roman" w:hAnsi="Times New Roman" w:cs="Times New Roman"/>
              <w:sz w:val="24"/>
              <w:szCs w:val="24"/>
              <w:lang w:val="en-US"/>
            </w:rPr>
            <w:delText xml:space="preserve"> </w:delText>
          </w:r>
        </w:del>
      </w:ins>
      <w:ins w:id="204" w:author="Carlos Calderon del Cid" w:date="2023-10-09T17:44:00Z">
        <w:del w:id="205" w:author="Daniele Silvestro" w:date="2023-10-30T11:49:00Z">
          <w:r w:rsidDel="006D19FA">
            <w:rPr>
              <w:rFonts w:ascii="Times New Roman" w:hAnsi="Times New Roman" w:cs="Times New Roman"/>
              <w:sz w:val="24"/>
              <w:szCs w:val="24"/>
              <w:lang w:val="en-US"/>
            </w:rPr>
            <w:delText>kept the</w:delText>
          </w:r>
        </w:del>
      </w:ins>
      <w:ins w:id="206" w:author="Unknown Author" w:date="2023-10-20T11:10:00Z">
        <w:del w:id="207" w:author="Daniele Silvestro" w:date="2023-10-30T11:49:00Z">
          <w:r w:rsidDel="006D19FA">
            <w:rPr>
              <w:rFonts w:ascii="Times New Roman" w:hAnsi="Times New Roman" w:cs="Times New Roman"/>
              <w:sz w:val="24"/>
              <w:szCs w:val="24"/>
              <w:lang w:val="en-US"/>
            </w:rPr>
            <w:delText xml:space="preserve"> same</w:delText>
          </w:r>
        </w:del>
      </w:ins>
      <w:ins w:id="208" w:author="Carlos Calderon del Cid" w:date="2023-10-09T17:44:00Z">
        <w:del w:id="209" w:author="Daniele Silvestro" w:date="2023-10-30T11:49:00Z">
          <w:r w:rsidDel="006D19FA">
            <w:rPr>
              <w:rFonts w:ascii="Times New Roman" w:hAnsi="Times New Roman" w:cs="Times New Roman"/>
              <w:sz w:val="24"/>
              <w:szCs w:val="24"/>
              <w:lang w:val="en-US"/>
            </w:rPr>
            <w:delText xml:space="preserve"> trees’ size constant (</w:delText>
          </w:r>
        </w:del>
      </w:ins>
      <w:ins w:id="210" w:author="Unknown Author" w:date="2023-10-20T11:11:00Z">
        <w:del w:id="211" w:author="Daniele Silvestro" w:date="2023-10-30T11:49:00Z">
          <w:r w:rsidDel="006D19FA">
            <w:rPr>
              <w:rFonts w:ascii="Times New Roman" w:hAnsi="Times New Roman" w:cs="Times New Roman"/>
              <w:sz w:val="24"/>
              <w:szCs w:val="24"/>
              <w:lang w:val="en-US"/>
            </w:rPr>
            <w:delText>i.e.,</w:delText>
          </w:r>
        </w:del>
      </w:ins>
      <w:ins w:id="212" w:author="Carlos Calderon del Cid" w:date="2023-10-09T17:44:00Z">
        <w:del w:id="213" w:author="Daniele Silvestro" w:date="2023-10-30T11:49:00Z">
          <w:r w:rsidDel="006D19FA">
            <w:rPr>
              <w:rFonts w:ascii="Times New Roman" w:hAnsi="Times New Roman" w:cs="Times New Roman"/>
              <w:sz w:val="24"/>
              <w:szCs w:val="24"/>
              <w:lang w:val="en-US"/>
            </w:rPr>
            <w:delText>100 species) after subsampling</w:delText>
          </w:r>
        </w:del>
      </w:ins>
      <w:ins w:id="214" w:author="Carlos Calderon del Cid" w:date="2023-10-09T17:39:00Z">
        <w:del w:id="215" w:author="Daniele Silvestro" w:date="2023-10-30T11:49:00Z">
          <w:r w:rsidDel="006D19FA">
            <w:rPr>
              <w:rFonts w:ascii="Times New Roman" w:hAnsi="Times New Roman" w:cs="Times New Roman"/>
              <w:sz w:val="24"/>
              <w:szCs w:val="24"/>
              <w:lang w:val="en-US"/>
            </w:rPr>
            <w:delText>: (1)</w:delText>
          </w:r>
        </w:del>
      </w:ins>
      <w:ins w:id="216" w:author="Carlos Calderon del Cid" w:date="2023-10-09T17:37:00Z">
        <w:del w:id="217" w:author="Daniele Silvestro" w:date="2023-10-30T11:49:00Z">
          <w:r w:rsidDel="006D19FA">
            <w:rPr>
              <w:rFonts w:ascii="Times New Roman" w:hAnsi="Times New Roman" w:cs="Times New Roman"/>
              <w:sz w:val="24"/>
              <w:szCs w:val="24"/>
              <w:lang w:val="en-US"/>
            </w:rPr>
            <w:delText xml:space="preserve"> for “0% missing species”, we simulated all trees with 100 extant species</w:delText>
          </w:r>
        </w:del>
      </w:ins>
      <w:ins w:id="218" w:author="Carlos Calderon del Cid" w:date="2023-10-09T17:43:00Z">
        <w:del w:id="219" w:author="Daniele Silvestro" w:date="2023-10-30T11:49:00Z">
          <w:r w:rsidDel="006D19FA">
            <w:rPr>
              <w:rFonts w:ascii="Times New Roman" w:hAnsi="Times New Roman" w:cs="Times New Roman"/>
              <w:sz w:val="24"/>
              <w:szCs w:val="24"/>
              <w:lang w:val="en-US"/>
            </w:rPr>
            <w:delText xml:space="preserve">; (2) </w:delText>
          </w:r>
        </w:del>
      </w:ins>
      <w:ins w:id="220" w:author="Carlos Calderon del Cid" w:date="2023-10-09T17:38:00Z">
        <w:del w:id="221" w:author="Daniele Silvestro" w:date="2023-10-30T11:49:00Z">
          <w:r w:rsidDel="006D19FA">
            <w:rPr>
              <w:rFonts w:ascii="Times New Roman" w:hAnsi="Times New Roman" w:cs="Times New Roman"/>
              <w:sz w:val="24"/>
              <w:szCs w:val="24"/>
              <w:lang w:val="en-US"/>
            </w:rPr>
            <w:delText xml:space="preserve">for “25% missing species”, we </w:delText>
          </w:r>
        </w:del>
      </w:ins>
      <w:ins w:id="222" w:author="Unknown Author" w:date="2023-10-20T11:11:00Z">
        <w:del w:id="223" w:author="Daniele Silvestro" w:date="2023-10-30T11:49:00Z">
          <w:r w:rsidDel="006D19FA">
            <w:rPr>
              <w:rFonts w:ascii="Times New Roman" w:hAnsi="Times New Roman" w:cs="Times New Roman"/>
              <w:sz w:val="24"/>
              <w:szCs w:val="24"/>
              <w:lang w:val="en-US"/>
            </w:rPr>
            <w:delText xml:space="preserve">needed to </w:delText>
          </w:r>
        </w:del>
      </w:ins>
      <w:ins w:id="224" w:author="Carlos Calderon del Cid" w:date="2023-10-09T17:38:00Z">
        <w:del w:id="225" w:author="Daniele Silvestro" w:date="2023-10-30T11:49:00Z">
          <w:r w:rsidDel="006D19FA">
            <w:rPr>
              <w:rFonts w:ascii="Times New Roman" w:hAnsi="Times New Roman" w:cs="Times New Roman"/>
              <w:sz w:val="24"/>
              <w:szCs w:val="24"/>
              <w:lang w:val="en-US"/>
            </w:rPr>
            <w:delText>simulated all trees with 134 species</w:delText>
          </w:r>
        </w:del>
      </w:ins>
      <w:ins w:id="226" w:author="Carlos Calderon del Cid" w:date="2023-10-09T17:43:00Z">
        <w:del w:id="227" w:author="Daniele Silvestro" w:date="2023-10-30T11:49:00Z">
          <w:r w:rsidDel="006D19FA">
            <w:rPr>
              <w:rFonts w:ascii="Times New Roman" w:hAnsi="Times New Roman" w:cs="Times New Roman"/>
              <w:sz w:val="24"/>
              <w:szCs w:val="24"/>
              <w:lang w:val="en-US"/>
            </w:rPr>
            <w:delText xml:space="preserve">; and (3) for “50% missing species”, we simulated all trees with 200 species. </w:delText>
          </w:r>
        </w:del>
      </w:ins>
    </w:p>
    <w:p w14:paraId="42F02690" w14:textId="21BAA6AC" w:rsidR="002F5B65" w:rsidRDefault="00000000" w:rsidP="006D19FA">
      <w:pPr>
        <w:spacing w:after="0" w:line="360" w:lineRule="auto"/>
        <w:ind w:firstLine="709"/>
        <w:jc w:val="both"/>
        <w:rPr>
          <w:ins w:id="228" w:author="Daniele Silvestro" w:date="2023-10-30T11:50:00Z"/>
          <w:rFonts w:ascii="Times New Roman" w:hAnsi="Times New Roman" w:cs="Times New Roman"/>
          <w:sz w:val="24"/>
          <w:szCs w:val="24"/>
          <w:lang w:val="en-US"/>
        </w:rPr>
      </w:pPr>
      <w:del w:id="229" w:author="Daniele Silvestro" w:date="2023-10-30T11:49:00Z">
        <w:r w:rsidDel="006D19FA">
          <w:rPr>
            <w:rFonts w:ascii="Times New Roman" w:hAnsi="Times New Roman" w:cs="Times New Roman"/>
            <w:sz w:val="24"/>
            <w:szCs w:val="24"/>
            <w:lang w:val="en-US"/>
          </w:rPr>
          <w:delText>For all trees, we simulated 100 extant species, while the number of extinct species was stochastically controlled by a fixed extinction rate (as specified below</w:delText>
        </w:r>
        <w:commentRangeStart w:id="230"/>
        <w:r w:rsidDel="006D19FA">
          <w:rPr>
            <w:rFonts w:ascii="Times New Roman" w:hAnsi="Times New Roman" w:cs="Times New Roman"/>
            <w:sz w:val="24"/>
            <w:szCs w:val="24"/>
            <w:lang w:val="en-US"/>
          </w:rPr>
          <w:delText>).</w:delText>
        </w:r>
      </w:del>
      <w:commentRangeEnd w:id="230"/>
      <w:ins w:id="231" w:author="Unknown Author" w:date="2023-10-20T11:25:00Z">
        <w:del w:id="232" w:author="Daniele Silvestro" w:date="2023-10-30T11:49:00Z">
          <w:r w:rsidDel="006D19FA">
            <w:commentReference w:id="230"/>
          </w:r>
          <w:r w:rsidDel="006D19FA">
            <w:rPr>
              <w:rFonts w:ascii="Times New Roman" w:hAnsi="Times New Roman" w:cs="Times New Roman"/>
              <w:sz w:val="24"/>
              <w:szCs w:val="24"/>
              <w:lang w:val="en-US"/>
            </w:rPr>
            <w:delText xml:space="preserve">We parameterized extinction </w:delText>
          </w:r>
        </w:del>
      </w:ins>
      <w:ins w:id="233" w:author="Unknown Author" w:date="2023-10-20T11:32:00Z">
        <w:del w:id="234" w:author="Daniele Silvestro" w:date="2023-10-30T11:49:00Z">
          <w:r w:rsidDel="006D19FA">
            <w:rPr>
              <w:rFonts w:ascii="Times New Roman" w:hAnsi="Times New Roman" w:cs="Times New Roman"/>
              <w:sz w:val="24"/>
              <w:szCs w:val="24"/>
              <w:lang w:val="en-US"/>
            </w:rPr>
            <w:delText>differently, depending on the question of the simulation scenario.</w:delText>
          </w:r>
        </w:del>
      </w:ins>
      <w:commentRangeStart w:id="235"/>
      <w:ins w:id="236" w:author="Carlos Calderon del Cid" w:date="2023-09-26T21:54:00Z">
        <w:del w:id="237" w:author="Daniele Silvestro" w:date="2023-10-30T11:49:00Z">
          <w:r w:rsidDel="006D19FA">
            <w:rPr>
              <w:rFonts w:ascii="Times New Roman" w:hAnsi="Times New Roman" w:cs="Times New Roman"/>
              <w:sz w:val="24"/>
              <w:szCs w:val="24"/>
              <w:lang w:val="en-US"/>
            </w:rPr>
            <w:delText xml:space="preserve">Regarding extinction rates, we ran two types of simulations; </w:delText>
          </w:r>
        </w:del>
      </w:ins>
      <w:ins w:id="238" w:author="Carlos Calderon del Cid" w:date="2023-10-09T17:33:00Z">
        <w:del w:id="239" w:author="Daniele Silvestro" w:date="2023-10-30T11:49:00Z">
          <w:r w:rsidDel="006D19FA">
            <w:rPr>
              <w:rFonts w:ascii="Times New Roman" w:hAnsi="Times New Roman" w:cs="Times New Roman"/>
              <w:sz w:val="24"/>
              <w:szCs w:val="24"/>
              <w:lang w:val="en-US"/>
            </w:rPr>
            <w:delText>f</w:delText>
          </w:r>
        </w:del>
      </w:ins>
      <w:ins w:id="240" w:author="Unknown Author" w:date="2023-10-20T11:32:00Z">
        <w:del w:id="241" w:author="Daniele Silvestro" w:date="2023-10-30T11:49:00Z">
          <w:r w:rsidDel="006D19FA">
            <w:rPr>
              <w:rFonts w:ascii="Times New Roman" w:hAnsi="Times New Roman" w:cs="Times New Roman"/>
              <w:sz w:val="24"/>
              <w:szCs w:val="24"/>
              <w:lang w:val="en-US"/>
            </w:rPr>
            <w:delText>F</w:delText>
          </w:r>
        </w:del>
      </w:ins>
      <w:ins w:id="242" w:author="Carlos Calderon del Cid" w:date="2023-10-09T17:33:00Z">
        <w:del w:id="243" w:author="Daniele Silvestro" w:date="2023-10-30T11:49:00Z">
          <w:r w:rsidDel="006D19FA">
            <w:rPr>
              <w:rFonts w:ascii="Times New Roman" w:hAnsi="Times New Roman" w:cs="Times New Roman"/>
              <w:sz w:val="24"/>
              <w:szCs w:val="24"/>
              <w:lang w:val="en-US"/>
            </w:rPr>
            <w:delText>or the first group</w:delText>
          </w:r>
        </w:del>
      </w:ins>
      <w:commentRangeStart w:id="244"/>
      <w:ins w:id="245" w:author="Unknown Author" w:date="2023-10-20T11:30:00Z">
        <w:del w:id="246" w:author="Daniele Silvestro" w:date="2023-10-30T11:49:00Z">
          <w:r w:rsidDel="006D19FA">
            <w:rPr>
              <w:rFonts w:ascii="Times New Roman" w:hAnsi="Times New Roman" w:cs="Times New Roman"/>
              <w:sz w:val="24"/>
              <w:szCs w:val="24"/>
              <w:lang w:val="en-US"/>
            </w:rPr>
            <w:delText>simulation 1</w:delText>
          </w:r>
        </w:del>
      </w:ins>
      <w:commentRangeEnd w:id="244"/>
      <w:ins w:id="247" w:author="Carlos Calderon del Cid" w:date="2023-09-26T21:55:00Z">
        <w:del w:id="248" w:author="Daniele Silvestro" w:date="2023-10-30T11:49:00Z">
          <w:r w:rsidDel="006D19FA">
            <w:commentReference w:id="244"/>
          </w:r>
          <w:r w:rsidDel="006D19FA">
            <w:rPr>
              <w:rFonts w:ascii="Times New Roman" w:hAnsi="Times New Roman" w:cs="Times New Roman"/>
              <w:sz w:val="24"/>
              <w:szCs w:val="24"/>
              <w:lang w:val="en-US"/>
            </w:rPr>
            <w:delText xml:space="preserve">, we explored the extinction rates continuously to </w:delText>
          </w:r>
        </w:del>
      </w:ins>
      <w:ins w:id="249" w:author="Unknown Author" w:date="2023-10-20T11:33:00Z">
        <w:del w:id="250" w:author="Daniele Silvestro" w:date="2023-10-30T11:49:00Z">
          <w:r w:rsidDel="006D19FA">
            <w:rPr>
              <w:rFonts w:ascii="Times New Roman" w:hAnsi="Times New Roman" w:cs="Times New Roman"/>
              <w:sz w:val="24"/>
              <w:szCs w:val="24"/>
              <w:lang w:val="en-US"/>
            </w:rPr>
            <w:delText xml:space="preserve">aimed to </w:delText>
          </w:r>
        </w:del>
      </w:ins>
      <w:ins w:id="251" w:author="Carlos Calderon del Cid" w:date="2023-09-26T21:55:00Z">
        <w:del w:id="252" w:author="Daniele Silvestro" w:date="2023-10-30T11:49:00Z">
          <w:r w:rsidDel="006D19FA">
            <w:rPr>
              <w:rFonts w:ascii="Times New Roman" w:hAnsi="Times New Roman" w:cs="Times New Roman"/>
              <w:sz w:val="24"/>
              <w:szCs w:val="24"/>
              <w:lang w:val="en-US"/>
            </w:rPr>
            <w:delText xml:space="preserve">evaluate how </w:delText>
          </w:r>
        </w:del>
      </w:ins>
      <w:ins w:id="253" w:author="Unknown Author" w:date="2023-10-20T11:33:00Z">
        <w:del w:id="254" w:author="Daniele Silvestro" w:date="2023-10-30T11:49:00Z">
          <w:r w:rsidDel="006D19FA">
            <w:rPr>
              <w:rFonts w:ascii="Times New Roman" w:hAnsi="Times New Roman" w:cs="Times New Roman"/>
              <w:sz w:val="24"/>
              <w:szCs w:val="24"/>
              <w:lang w:val="en-US"/>
            </w:rPr>
            <w:delText>species age estimation</w:delText>
          </w:r>
          <w:r w:rsidDel="006D19FA">
            <w:rPr>
              <w:rFonts w:ascii="Times New Roman" w:hAnsi="Times New Roman" w:cs="Times New Roman"/>
              <w:sz w:val="24"/>
              <w:szCs w:val="24"/>
              <w:lang w:val="en-US"/>
            </w:rPr>
            <w:delText xml:space="preserve"> is </w:delText>
          </w:r>
        </w:del>
      </w:ins>
      <w:ins w:id="255" w:author="Carlos Calderon del Cid" w:date="2023-09-26T21:55:00Z">
        <w:del w:id="256" w:author="Daniele Silvestro" w:date="2023-10-30T11:49:00Z">
          <w:r w:rsidDel="006D19FA">
            <w:rPr>
              <w:rFonts w:ascii="Times New Roman" w:hAnsi="Times New Roman" w:cs="Times New Roman"/>
              <w:sz w:val="24"/>
              <w:szCs w:val="24"/>
              <w:lang w:val="en-US"/>
            </w:rPr>
            <w:delText>impacts</w:delText>
          </w:r>
        </w:del>
      </w:ins>
      <w:ins w:id="257" w:author="Unknown Author" w:date="2023-10-20T11:33:00Z">
        <w:del w:id="258" w:author="Daniele Silvestro" w:date="2023-10-30T11:49:00Z">
          <w:r w:rsidDel="006D19FA">
            <w:rPr>
              <w:rFonts w:ascii="Times New Roman" w:hAnsi="Times New Roman" w:cs="Times New Roman"/>
              <w:sz w:val="24"/>
              <w:szCs w:val="24"/>
              <w:lang w:val="en-US"/>
            </w:rPr>
            <w:delText>ed</w:delText>
          </w:r>
        </w:del>
      </w:ins>
      <w:ins w:id="259" w:author="Carlos Calderon del Cid" w:date="2023-09-26T21:55:00Z">
        <w:del w:id="260" w:author="Daniele Silvestro" w:date="2023-10-30T11:49:00Z">
          <w:r w:rsidDel="006D19FA">
            <w:rPr>
              <w:rFonts w:ascii="Times New Roman" w:hAnsi="Times New Roman" w:cs="Times New Roman"/>
              <w:sz w:val="24"/>
              <w:szCs w:val="24"/>
              <w:lang w:val="en-US"/>
            </w:rPr>
            <w:delText xml:space="preserve"> quantitatively </w:delText>
          </w:r>
        </w:del>
      </w:ins>
      <w:ins w:id="261" w:author="Unknown Author" w:date="2023-10-20T11:33:00Z">
        <w:del w:id="262" w:author="Daniele Silvestro" w:date="2023-10-30T11:49:00Z">
          <w:r w:rsidDel="006D19FA">
            <w:rPr>
              <w:rFonts w:ascii="Times New Roman" w:hAnsi="Times New Roman" w:cs="Times New Roman"/>
              <w:sz w:val="24"/>
              <w:szCs w:val="24"/>
              <w:lang w:val="en-US"/>
            </w:rPr>
            <w:delText xml:space="preserve">and </w:delText>
          </w:r>
        </w:del>
      </w:ins>
      <w:ins w:id="263" w:author="Carlos Calderon del Cid" w:date="2023-09-26T21:55:00Z">
        <w:del w:id="264" w:author="Daniele Silvestro" w:date="2023-10-30T11:49:00Z">
          <w:r w:rsidDel="006D19FA">
            <w:rPr>
              <w:rFonts w:ascii="Times New Roman" w:hAnsi="Times New Roman" w:cs="Times New Roman"/>
              <w:sz w:val="24"/>
              <w:szCs w:val="24"/>
              <w:lang w:val="en-US"/>
            </w:rPr>
            <w:delText>th</w:delText>
          </w:r>
        </w:del>
      </w:ins>
      <w:ins w:id="265" w:author="Unknown Author" w:date="2023-10-20T11:34:00Z">
        <w:del w:id="266" w:author="Daniele Silvestro" w:date="2023-10-30T11:49:00Z">
          <w:r w:rsidDel="006D19FA">
            <w:rPr>
              <w:rFonts w:ascii="Times New Roman" w:hAnsi="Times New Roman" w:cs="Times New Roman"/>
              <w:sz w:val="24"/>
              <w:szCs w:val="24"/>
              <w:lang w:val="en-US"/>
            </w:rPr>
            <w:delText xml:space="preserve">us we used </w:delText>
          </w:r>
        </w:del>
      </w:ins>
      <w:ins w:id="267" w:author="Carlos Calderon del Cid" w:date="2023-09-26T21:55:00Z">
        <w:del w:id="268" w:author="Daniele Silvestro" w:date="2023-10-30T11:49:00Z">
          <w:r w:rsidDel="006D19FA">
            <w:rPr>
              <w:rFonts w:ascii="Times New Roman" w:hAnsi="Times New Roman" w:cs="Times New Roman"/>
              <w:sz w:val="24"/>
              <w:szCs w:val="24"/>
              <w:lang w:val="en-US"/>
            </w:rPr>
            <w:delText xml:space="preserve">e </w:delText>
          </w:r>
        </w:del>
        <w:del w:id="269" w:author="Unknown Author" w:date="2023-10-20T11:33:00Z">
          <w:r w:rsidDel="006D19FA">
            <w:rPr>
              <w:rFonts w:ascii="Times New Roman" w:hAnsi="Times New Roman" w:cs="Times New Roman"/>
              <w:sz w:val="24"/>
              <w:szCs w:val="24"/>
              <w:lang w:val="en-US"/>
            </w:rPr>
            <w:delText>species age estimation</w:delText>
          </w:r>
        </w:del>
        <w:del w:id="270" w:author="Daniele Silvestro" w:date="2023-10-30T11:49:00Z">
          <w:r w:rsidDel="006D19FA">
            <w:rPr>
              <w:rFonts w:ascii="Times New Roman" w:hAnsi="Times New Roman" w:cs="Times New Roman"/>
              <w:sz w:val="24"/>
              <w:szCs w:val="24"/>
              <w:lang w:val="en-US"/>
            </w:rPr>
            <w:delText>, and,</w:delText>
          </w:r>
        </w:del>
      </w:ins>
      <w:ins w:id="271" w:author="Unknown Author" w:date="2023-10-20T11:34:00Z">
        <w:del w:id="272" w:author="Daniele Silvestro" w:date="2023-10-30T11:49:00Z">
          <w:r w:rsidDel="006D19FA">
            <w:rPr>
              <w:rFonts w:ascii="Times New Roman" w:hAnsi="Times New Roman" w:cs="Times New Roman"/>
              <w:sz w:val="24"/>
              <w:szCs w:val="24"/>
              <w:lang w:val="en-US"/>
            </w:rPr>
            <w:delText>In contrast,</w:delText>
          </w:r>
        </w:del>
      </w:ins>
      <w:ins w:id="273" w:author="Carlos Calderon del Cid" w:date="2023-09-26T21:55:00Z">
        <w:del w:id="274" w:author="Daniele Silvestro" w:date="2023-10-30T11:49:00Z">
          <w:r w:rsidDel="006D19FA">
            <w:rPr>
              <w:rFonts w:ascii="Times New Roman" w:hAnsi="Times New Roman" w:cs="Times New Roman"/>
              <w:sz w:val="24"/>
              <w:szCs w:val="24"/>
              <w:lang w:val="en-US"/>
            </w:rPr>
            <w:delText xml:space="preserve"> the </w:delText>
          </w:r>
        </w:del>
      </w:ins>
      <w:ins w:id="275" w:author="Carlos Calderon del Cid" w:date="2023-10-09T17:33:00Z">
        <w:del w:id="276" w:author="Daniele Silvestro" w:date="2023-10-30T11:49:00Z">
          <w:r w:rsidDel="006D19FA">
            <w:rPr>
              <w:rFonts w:ascii="Times New Roman" w:hAnsi="Times New Roman" w:cs="Times New Roman"/>
              <w:sz w:val="24"/>
              <w:szCs w:val="24"/>
              <w:lang w:val="en-US"/>
            </w:rPr>
            <w:delText xml:space="preserve">for </w:delText>
          </w:r>
        </w:del>
      </w:ins>
      <w:ins w:id="277" w:author="Carlos Calderon del Cid" w:date="2023-09-26T21:55:00Z">
        <w:del w:id="278" w:author="Daniele Silvestro" w:date="2023-10-30T11:49:00Z">
          <w:r w:rsidDel="006D19FA">
            <w:rPr>
              <w:rFonts w:ascii="Times New Roman" w:hAnsi="Times New Roman" w:cs="Times New Roman"/>
              <w:sz w:val="24"/>
              <w:szCs w:val="24"/>
              <w:lang w:val="en-US"/>
            </w:rPr>
            <w:delText>second one</w:delText>
          </w:r>
        </w:del>
      </w:ins>
      <w:ins w:id="279" w:author="Unknown Author" w:date="2023-10-20T11:34:00Z">
        <w:del w:id="280" w:author="Daniele Silvestro" w:date="2023-10-30T11:49:00Z">
          <w:r w:rsidDel="006D19FA">
            <w:rPr>
              <w:rFonts w:ascii="Times New Roman" w:hAnsi="Times New Roman" w:cs="Times New Roman"/>
              <w:sz w:val="24"/>
              <w:szCs w:val="24"/>
              <w:lang w:val="en-US"/>
            </w:rPr>
            <w:delText>s</w:delText>
          </w:r>
        </w:del>
      </w:ins>
      <w:ins w:id="281" w:author="Carlos Calderon del Cid" w:date="2023-09-26T21:55:00Z">
        <w:del w:id="282" w:author="Daniele Silvestro" w:date="2023-10-30T11:49:00Z">
          <w:r w:rsidDel="006D19FA">
            <w:rPr>
              <w:rFonts w:ascii="Times New Roman" w:hAnsi="Times New Roman" w:cs="Times New Roman"/>
              <w:sz w:val="24"/>
              <w:szCs w:val="24"/>
              <w:lang w:val="en-US"/>
            </w:rPr>
            <w:delText>, we</w:delText>
          </w:r>
        </w:del>
      </w:ins>
      <w:ins w:id="283" w:author="Unknown Author" w:date="2023-10-20T12:29:00Z">
        <w:del w:id="284" w:author="Daniele Silvestro" w:date="2023-10-30T11:49:00Z">
          <w:r w:rsidDel="006D19FA">
            <w:rPr>
              <w:rFonts w:ascii="Times New Roman" w:hAnsi="Times New Roman" w:cs="Times New Roman"/>
              <w:sz w:val="24"/>
              <w:szCs w:val="24"/>
              <w:lang w:val="en-US"/>
            </w:rPr>
            <w:delText xml:space="preserve"> focus on the effect of incomplete extant taxon sampling and the consequences of these age errors in simulations x</w:delText>
          </w:r>
          <w:r w:rsidDel="006D19FA">
            <w:rPr>
              <w:rFonts w:ascii="Times New Roman" w:eastAsia="Times New Roman" w:hAnsi="Times New Roman" w:cs="Times New Roman"/>
              <w:sz w:val="24"/>
              <w:szCs w:val="24"/>
              <w:lang w:val="en-US"/>
            </w:rPr>
            <w:delText>–</w:delText>
          </w:r>
          <w:r w:rsidDel="006D19FA">
            <w:rPr>
              <w:rFonts w:ascii="Times New Roman" w:eastAsia="DengXian" w:hAnsi="Times New Roman" w:cs="Times New Roman"/>
              <w:sz w:val="24"/>
              <w:szCs w:val="24"/>
              <w:lang w:val="en-US"/>
            </w:rPr>
            <w:delText>y</w:delText>
          </w:r>
        </w:del>
      </w:ins>
      <w:ins w:id="285" w:author="Unknown Author" w:date="2023-10-20T12:30:00Z">
        <w:del w:id="286" w:author="Daniele Silvestro" w:date="2023-10-30T11:49:00Z">
          <w:r w:rsidDel="006D19FA">
            <w:rPr>
              <w:rFonts w:ascii="Times New Roman" w:eastAsia="DengXian" w:hAnsi="Times New Roman" w:cs="Times New Roman"/>
              <w:sz w:val="24"/>
              <w:szCs w:val="24"/>
              <w:lang w:val="en-US"/>
            </w:rPr>
            <w:delText xml:space="preserve"> </w:delText>
          </w:r>
        </w:del>
      </w:ins>
      <w:ins w:id="287" w:author="Unknown Author" w:date="2023-10-20T11:37:00Z">
        <w:del w:id="288" w:author="Daniele Silvestro" w:date="2023-10-30T11:49:00Z">
          <w:r w:rsidDel="006D19FA">
            <w:rPr>
              <w:rFonts w:ascii="Times New Roman" w:hAnsi="Times New Roman" w:cs="Times New Roman"/>
              <w:sz w:val="24"/>
              <w:szCs w:val="24"/>
              <w:lang w:val="en-US"/>
            </w:rPr>
            <w:delText>and thus</w:delText>
          </w:r>
        </w:del>
      </w:ins>
      <w:ins w:id="289" w:author="Carlos Calderon del Cid" w:date="2023-09-26T21:55:00Z">
        <w:del w:id="290" w:author="Daniele Silvestro" w:date="2023-10-30T11:49:00Z">
          <w:r w:rsidDel="006D19FA">
            <w:rPr>
              <w:rFonts w:ascii="Times New Roman" w:hAnsi="Times New Roman" w:cs="Times New Roman"/>
              <w:sz w:val="24"/>
              <w:szCs w:val="24"/>
              <w:lang w:val="en-US"/>
            </w:rPr>
            <w:delText xml:space="preserve"> set three discrete extinction scenarios</w:delText>
          </w:r>
        </w:del>
      </w:ins>
      <w:ins w:id="291" w:author="Unknown Author" w:date="2023-10-20T11:37:00Z">
        <w:del w:id="292" w:author="Daniele Silvestro" w:date="2023-10-30T11:49:00Z">
          <w:r w:rsidDel="006D19FA">
            <w:rPr>
              <w:rFonts w:ascii="Times New Roman" w:hAnsi="Times New Roman" w:cs="Times New Roman"/>
              <w:sz w:val="24"/>
              <w:szCs w:val="24"/>
              <w:lang w:val="en-US"/>
            </w:rPr>
            <w:delText xml:space="preserve"> for the remaining simulation</w:delText>
          </w:r>
        </w:del>
      </w:ins>
      <w:ins w:id="293" w:author="Carlos Calderon del Cid" w:date="2023-09-26T21:55:00Z">
        <w:del w:id="294" w:author="Daniele Silvestro" w:date="2023-10-30T11:49:00Z">
          <w:r w:rsidDel="006D19FA">
            <w:rPr>
              <w:rFonts w:ascii="Times New Roman" w:hAnsi="Times New Roman" w:cs="Times New Roman"/>
              <w:sz w:val="24"/>
              <w:szCs w:val="24"/>
              <w:lang w:val="en-US"/>
            </w:rPr>
            <w:delText>, to evaluate how fixed extinction scenarios affected qualitatively the species age estimation.</w:delText>
          </w:r>
        </w:del>
      </w:ins>
      <w:commentRangeEnd w:id="235"/>
      <w:ins w:id="295" w:author="Carlos Calderon del Cid" w:date="2023-09-26T21:56:00Z">
        <w:del w:id="296" w:author="Daniele Silvestro" w:date="2023-10-30T11:49:00Z">
          <w:r w:rsidDel="006D19FA">
            <w:commentReference w:id="235"/>
          </w:r>
          <w:r w:rsidDel="006D19FA">
            <w:rPr>
              <w:rFonts w:ascii="Times New Roman" w:hAnsi="Times New Roman" w:cs="Times New Roman"/>
              <w:sz w:val="24"/>
              <w:szCs w:val="24"/>
              <w:lang w:val="en-US"/>
            </w:rPr>
            <w:delText xml:space="preserve"> Then,</w:delText>
          </w:r>
        </w:del>
      </w:ins>
      <w:del w:id="297" w:author="Daniele Silvestro" w:date="2023-10-30T11:49:00Z">
        <w:r w:rsidDel="006D19FA">
          <w:rPr>
            <w:rFonts w:ascii="Times New Roman" w:hAnsi="Times New Roman" w:cs="Times New Roman"/>
            <w:sz w:val="24"/>
            <w:szCs w:val="24"/>
            <w:lang w:val="en-US"/>
          </w:rPr>
          <w:delText xml:space="preserve"> </w:delText>
        </w:r>
      </w:del>
      <w:ins w:id="298" w:author="Carlos Calderon del Cid" w:date="2023-09-26T21:56:00Z">
        <w:del w:id="299" w:author="Daniele Silvestro" w:date="2023-10-30T11:49:00Z">
          <w:r w:rsidDel="006D19FA">
            <w:rPr>
              <w:rFonts w:ascii="Times New Roman" w:hAnsi="Times New Roman" w:cs="Times New Roman"/>
              <w:sz w:val="24"/>
              <w:szCs w:val="24"/>
              <w:lang w:val="en-US"/>
            </w:rPr>
            <w:delText>w</w:delText>
          </w:r>
        </w:del>
      </w:ins>
      <w:del w:id="300" w:author="Daniele Silvestro" w:date="2023-10-30T11:49:00Z">
        <w:r w:rsidDel="006D19FA">
          <w:rPr>
            <w:rFonts w:ascii="Times New Roman" w:hAnsi="Times New Roman" w:cs="Times New Roman"/>
            <w:sz w:val="24"/>
            <w:szCs w:val="24"/>
            <w:lang w:val="en-US"/>
          </w:rPr>
          <w:delText>We</w:delText>
        </w:r>
      </w:del>
      <w:ins w:id="301" w:author="Daniele Silvestro" w:date="2023-10-30T11:49:00Z">
        <w:r w:rsidR="006D19FA">
          <w:rPr>
            <w:rFonts w:ascii="Times New Roman" w:hAnsi="Times New Roman" w:cs="Times New Roman"/>
            <w:sz w:val="24"/>
            <w:szCs w:val="24"/>
            <w:lang w:val="en-US"/>
          </w:rPr>
          <w:t xml:space="preserve">Then </w:t>
        </w:r>
      </w:ins>
      <w:ins w:id="302" w:author="Daniele Silvestro" w:date="2023-10-30T11:50:00Z">
        <w:r w:rsidR="006D19FA">
          <w:rPr>
            <w:rFonts w:ascii="Times New Roman" w:hAnsi="Times New Roman" w:cs="Times New Roman"/>
            <w:sz w:val="24"/>
            <w:szCs w:val="24"/>
            <w:lang w:val="en-US"/>
          </w:rPr>
          <w:t>we</w:t>
        </w:r>
      </w:ins>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(Barido-Sottani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w:t>
      </w:r>
      <w:ins w:id="303" w:author="Carlos Calderon del Cid" w:date="2023-09-26T21:47:00Z">
        <w:r>
          <w:rPr>
            <w:rFonts w:ascii="Times New Roman" w:hAnsi="Times New Roman" w:cs="Times New Roman"/>
            <w:sz w:val="24"/>
            <w:szCs w:val="24"/>
            <w:lang w:val="en-US"/>
          </w:rPr>
          <w:t xml:space="preserve">, </w:t>
        </w:r>
        <w:del w:id="304" w:author="Unknown Author" w:date="2023-10-20T12:57:00Z">
          <w:r>
            <w:rPr>
              <w:rFonts w:ascii="Times New Roman" w:hAnsi="Times New Roman" w:cs="Times New Roman"/>
              <w:sz w:val="24"/>
              <w:szCs w:val="24"/>
              <w:lang w:val="en-US"/>
            </w:rPr>
            <w:delText>so</w:delText>
          </w:r>
        </w:del>
      </w:ins>
      <w:ins w:id="305" w:author="Unknown Author" w:date="2023-10-20T12:57:00Z">
        <w:r>
          <w:rPr>
            <w:rFonts w:ascii="Times New Roman" w:hAnsi="Times New Roman" w:cs="Times New Roman"/>
            <w:sz w:val="24"/>
            <w:szCs w:val="24"/>
            <w:lang w:val="en-US"/>
          </w:rPr>
          <w:t>which ensures</w:t>
        </w:r>
      </w:ins>
      <w:ins w:id="306" w:author="Carlos Calderon del Cid" w:date="2023-09-26T21:47:00Z">
        <w:r>
          <w:rPr>
            <w:rFonts w:ascii="Times New Roman" w:hAnsi="Times New Roman" w:cs="Times New Roman"/>
            <w:sz w:val="24"/>
            <w:szCs w:val="24"/>
            <w:lang w:val="en-US"/>
          </w:rPr>
          <w:t xml:space="preserve"> that</w:t>
        </w:r>
      </w:ins>
      <w:ins w:id="307" w:author="Unknown Author" w:date="2023-10-20T12:52:00Z">
        <w:r>
          <w:rPr>
            <w:rFonts w:ascii="Times New Roman" w:hAnsi="Times New Roman" w:cs="Times New Roman"/>
            <w:sz w:val="24"/>
            <w:szCs w:val="24"/>
            <w:lang w:val="en-US"/>
          </w:rPr>
          <w:t xml:space="preserve"> </w:t>
        </w:r>
      </w:ins>
      <w:ins w:id="308" w:author="Unknown Author" w:date="2023-10-20T12:55:00Z">
        <w:r>
          <w:rPr>
            <w:rFonts w:ascii="Times New Roman" w:hAnsi="Times New Roman" w:cs="Times New Roman"/>
            <w:sz w:val="24"/>
            <w:szCs w:val="24"/>
            <w:lang w:val="en-US"/>
          </w:rPr>
          <w:t>the absolute error</w:t>
        </w:r>
      </w:ins>
      <w:ins w:id="309" w:author="Daniele Silvestro" w:date="2023-10-30T11:53:00Z">
        <w:r w:rsidR="006D19FA">
          <w:rPr>
            <w:rFonts w:ascii="Times New Roman" w:hAnsi="Times New Roman" w:cs="Times New Roman"/>
            <w:sz w:val="24"/>
            <w:szCs w:val="24"/>
            <w:lang w:val="en-US"/>
          </w:rPr>
          <w:t>s</w:t>
        </w:r>
      </w:ins>
      <w:ins w:id="310" w:author="Unknown Author" w:date="2023-10-20T12:55:00Z">
        <w:r>
          <w:rPr>
            <w:rFonts w:ascii="Times New Roman" w:hAnsi="Times New Roman" w:cs="Times New Roman"/>
            <w:sz w:val="24"/>
            <w:szCs w:val="24"/>
            <w:lang w:val="en-US"/>
          </w:rPr>
          <w:t xml:space="preserve"> in species ages are comparable in plots</w:t>
        </w:r>
      </w:ins>
      <w:commentRangeStart w:id="311"/>
      <w:ins w:id="312" w:author="Carlos Calderon del Cid" w:date="2023-09-26T21:47:00Z">
        <w:del w:id="313" w:author="Unknown Author" w:date="2023-10-20T12:52:00Z">
          <w:r>
            <w:rPr>
              <w:rFonts w:ascii="Times New Roman" w:hAnsi="Times New Roman" w:cs="Times New Roman"/>
              <w:sz w:val="24"/>
              <w:szCs w:val="24"/>
              <w:lang w:val="en-US"/>
            </w:rPr>
            <w:delText>phylogenies were comparable to each other</w:delText>
          </w:r>
        </w:del>
        <w:commentRangeEnd w:id="311"/>
        <w:r>
          <w:commentReference w:id="311"/>
        </w:r>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and compared the relative true and phylogenetic ages among different simulation scenarios.</w:t>
      </w:r>
    </w:p>
    <w:p w14:paraId="76148CB3" w14:textId="61322BA5" w:rsidR="006D19FA" w:rsidDel="006D19FA" w:rsidRDefault="006D19FA" w:rsidP="006D19FA">
      <w:pPr>
        <w:spacing w:after="0" w:line="360" w:lineRule="auto"/>
        <w:jc w:val="both"/>
        <w:rPr>
          <w:del w:id="314" w:author="Daniele Silvestro" w:date="2023-10-30T11:53:00Z"/>
          <w:rFonts w:ascii="Times New Roman" w:hAnsi="Times New Roman" w:cs="Times New Roman"/>
          <w:sz w:val="24"/>
          <w:szCs w:val="24"/>
          <w:lang w:val="en-US"/>
        </w:rPr>
        <w:pPrChange w:id="315" w:author="Daniele Silvestro" w:date="2023-10-30T11:50:00Z">
          <w:pPr>
            <w:spacing w:after="0" w:line="360" w:lineRule="auto"/>
            <w:ind w:firstLine="709"/>
            <w:jc w:val="both"/>
          </w:pPr>
        </w:pPrChange>
      </w:pP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4D1E79B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ins w:id="316" w:author="Daniele Silvestro" w:date="2023-10-30T11:52:00Z">
        <w:r w:rsidR="006D19FA">
          <w:rPr>
            <w:rFonts w:ascii="Times New Roman" w:hAnsi="Times New Roman" w:cs="Times New Roman"/>
            <w:sz w:val="24"/>
            <w:szCs w:val="24"/>
            <w:lang w:val="en-US"/>
          </w:rPr>
          <w:t xml:space="preserve"> with 100 ex</w:t>
        </w:r>
      </w:ins>
      <w:ins w:id="317" w:author="Daniele Silvestro" w:date="2023-10-30T11:53:00Z">
        <w:r w:rsidR="006D19FA">
          <w:rPr>
            <w:rFonts w:ascii="Times New Roman" w:hAnsi="Times New Roman" w:cs="Times New Roman"/>
            <w:sz w:val="24"/>
            <w:szCs w:val="24"/>
            <w:lang w:val="en-US"/>
          </w:rPr>
          <w:t>t</w:t>
        </w:r>
      </w:ins>
      <w:ins w:id="318" w:author="Daniele Silvestro" w:date="2023-10-30T11:52:00Z">
        <w:r w:rsidR="006D19FA">
          <w:rPr>
            <w:rFonts w:ascii="Times New Roman" w:hAnsi="Times New Roman" w:cs="Times New Roman"/>
            <w:sz w:val="24"/>
            <w:szCs w:val="24"/>
            <w:lang w:val="en-US"/>
          </w:rPr>
          <w:t>ant species</w:t>
        </w:r>
      </w:ins>
      <w:r>
        <w:rPr>
          <w:rFonts w:ascii="Times New Roman" w:hAnsi="Times New Roman" w:cs="Times New Roman"/>
          <w:sz w:val="24"/>
          <w:szCs w:val="24"/>
          <w:lang w:val="en-US"/>
        </w:rPr>
        <w:t xml:space="preserve"> </w:t>
      </w:r>
      <w:del w:id="319" w:author="Daniele Silvestro" w:date="2023-10-30T11:52:00Z">
        <w:r w:rsidDel="006D19FA">
          <w:rPr>
            <w:rFonts w:ascii="Times New Roman" w:hAnsi="Times New Roman" w:cs="Times New Roman"/>
            <w:sz w:val="24"/>
            <w:szCs w:val="24"/>
            <w:lang w:val="en-US"/>
          </w:rPr>
          <w:delText xml:space="preserve">with </w:delText>
        </w:r>
      </w:del>
      <w:ins w:id="320" w:author="Daniele Silvestro" w:date="2023-10-30T11:52:00Z">
        <w:r w:rsidR="006D19FA">
          <w:rPr>
            <w:rFonts w:ascii="Times New Roman" w:hAnsi="Times New Roman" w:cs="Times New Roman"/>
            <w:sz w:val="24"/>
            <w:szCs w:val="24"/>
            <w:lang w:val="en-US"/>
          </w:rPr>
          <w:t>based on</w:t>
        </w:r>
        <w:r w:rsidR="006D19FA">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birth rates </w:t>
      </w:r>
      <w:del w:id="321" w:author="Daniele Silvestro" w:date="2023-10-30T11:52:00Z">
        <w:r w:rsidDel="006D19FA">
          <w:rPr>
            <w:rFonts w:ascii="Times New Roman" w:hAnsi="Times New Roman" w:cs="Times New Roman"/>
            <w:sz w:val="24"/>
            <w:szCs w:val="24"/>
            <w:lang w:val="en-US"/>
          </w:rPr>
          <w:delText xml:space="preserve">defined </w:delText>
        </w:r>
      </w:del>
      <w:ins w:id="322" w:author="Daniele Silvestro" w:date="2023-10-30T11:52:00Z">
        <w:r w:rsidR="006D19FA">
          <w:rPr>
            <w:rFonts w:ascii="Times New Roman" w:hAnsi="Times New Roman" w:cs="Times New Roman"/>
            <w:sz w:val="24"/>
            <w:szCs w:val="24"/>
            <w:lang w:val="en-US"/>
          </w:rPr>
          <w:t>equal</w:t>
        </w:r>
        <w:r w:rsidR="006D19FA">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to 0.1, 0.5, and 1, combined with 100 death 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on each of these phylogenies, </w:t>
      </w:r>
      <w:del w:id="323" w:author="Daniele Silvestro" w:date="2023-10-30T11:53:00Z">
        <w:r w:rsidDel="006D19FA">
          <w:rPr>
            <w:rFonts w:ascii="Times New Roman" w:hAnsi="Times New Roman" w:cs="Times New Roman"/>
            <w:sz w:val="24"/>
            <w:szCs w:val="24"/>
            <w:lang w:val="en-US"/>
          </w:rPr>
          <w:delText xml:space="preserve">we </w:delText>
        </w:r>
      </w:del>
      <w:ins w:id="324" w:author="Daniele Silvestro" w:date="2023-10-30T11:53:00Z">
        <w:r w:rsidR="006D19FA">
          <w:rPr>
            <w:rFonts w:ascii="Times New Roman" w:hAnsi="Times New Roman" w:cs="Times New Roman"/>
            <w:sz w:val="24"/>
            <w:szCs w:val="24"/>
            <w:lang w:val="en-US"/>
          </w:rPr>
          <w:t>w</w:t>
        </w:r>
        <w:r w:rsidR="006D19FA">
          <w:rPr>
            <w:rFonts w:ascii="Times New Roman" w:hAnsi="Times New Roman" w:cs="Times New Roman"/>
            <w:sz w:val="24"/>
            <w:szCs w:val="24"/>
            <w:lang w:val="en-US"/>
          </w:rPr>
          <w:t>as</w:t>
        </w:r>
        <w:r w:rsidR="006D19FA">
          <w:rPr>
            <w:rFonts w:ascii="Times New Roman" w:hAnsi="Times New Roman" w:cs="Times New Roman"/>
            <w:sz w:val="24"/>
            <w:szCs w:val="24"/>
            <w:lang w:val="en-US"/>
          </w:rPr>
          <w:t xml:space="preserve"> </w:t>
        </w:r>
      </w:ins>
      <w:r>
        <w:rPr>
          <w:rFonts w:ascii="Times New Roman" w:hAnsi="Times New Roman" w:cs="Times New Roman"/>
          <w:sz w:val="24"/>
          <w:szCs w:val="24"/>
          <w:lang w:val="en-US"/>
        </w:rPr>
        <w:t>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w:t>
      </w:r>
      <w:ins w:id="325" w:author="Carlos Calderon del Cid" w:date="2023-09-26T21:49:00Z">
        <w:r>
          <w:rPr>
            <w:rFonts w:ascii="Times New Roman" w:hAnsi="Times New Roman" w:cs="Times New Roman"/>
            <w:sz w:val="24"/>
            <w:szCs w:val="24"/>
            <w:lang w:val="en-US"/>
          </w:rPr>
          <w:t xml:space="preserve"> with the rate of anagenesis set to half of the birth rate</w:t>
        </w:r>
      </w:ins>
      <w:r>
        <w:rPr>
          <w:rFonts w:ascii="Times New Roman" w:hAnsi="Times New Roman" w:cs="Times New Roman"/>
          <w:sz w:val="24"/>
          <w:szCs w:val="24"/>
          <w:lang w:val="en-US"/>
        </w:rPr>
        <w:t>.</w:t>
      </w:r>
    </w:p>
    <w:p w14:paraId="09CCAAD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0BC3EE6D" w14:textId="77777777" w:rsidR="002F5B65" w:rsidRDefault="002F5B65">
      <w:pPr>
        <w:spacing w:after="0" w:line="360" w:lineRule="auto"/>
        <w:jc w:val="center"/>
        <w:rPr>
          <w:rFonts w:ascii="Times New Roman" w:hAnsi="Times New Roman" w:cs="Times New Roman"/>
          <w:sz w:val="24"/>
          <w:szCs w:val="24"/>
          <w:lang w:val="en-US"/>
        </w:rPr>
      </w:pPr>
    </w:p>
    <w:p w14:paraId="769E9506"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-Phylogenetic</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den>
                </m:f>
              </m:e>
            </m:d>
          </m:e>
        </m:nary>
      </m:oMath>
    </w:p>
    <w:p w14:paraId="3CC807A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61903A4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75179B37" w14:textId="77777777" w:rsidR="002F5B65" w:rsidRDefault="00000000">
      <w:pPr>
        <w:spacing w:after="0" w:line="360" w:lineRule="auto"/>
        <w:ind w:firstLine="709"/>
        <w:jc w:val="both"/>
        <w:rPr>
          <w:ins w:id="326" w:author="Carlos Calderon del Cid" w:date="2023-09-26T21:58:00Z"/>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ins w:id="327" w:author="Carlos Calderon del Cid" w:date="2023-09-26T21:58:00Z"/>
          <w:rFonts w:ascii="Times New Roman" w:hAnsi="Times New Roman" w:cs="Times New Roman"/>
          <w:sz w:val="24"/>
          <w:szCs w:val="24"/>
          <w:lang w:val="en-US"/>
        </w:rPr>
      </w:pPr>
    </w:p>
    <w:p w14:paraId="16CCA5BB" w14:textId="77777777" w:rsidR="002F5B65" w:rsidRDefault="00000000">
      <w:pPr>
        <w:spacing w:after="0" w:line="360" w:lineRule="auto"/>
        <w:jc w:val="both"/>
        <w:rPr>
          <w:ins w:id="328" w:author="Carlos Calderon del Cid" w:date="2023-09-26T22:00:00Z"/>
          <w:rFonts w:ascii="Times New Roman" w:hAnsi="Times New Roman" w:cs="Times New Roman"/>
          <w:i/>
          <w:iCs/>
          <w:sz w:val="24"/>
          <w:szCs w:val="24"/>
          <w:u w:val="single"/>
          <w:lang w:val="en-US"/>
        </w:rPr>
      </w:pPr>
      <w:ins w:id="329" w:author="Carlos Calderon del Cid" w:date="2023-09-26T21:58:00Z">
        <w:r>
          <w:rPr>
            <w:rFonts w:ascii="Times New Roman" w:hAnsi="Times New Roman" w:cs="Times New Roman"/>
            <w:i/>
            <w:iCs/>
            <w:sz w:val="24"/>
            <w:szCs w:val="24"/>
            <w:u w:val="single"/>
            <w:lang w:val="en-US"/>
          </w:rPr>
          <w:t xml:space="preserve">Error in the phylogenetic age </w:t>
        </w:r>
      </w:ins>
      <w:ins w:id="330" w:author="Carlos Calderon del Cid" w:date="2023-09-27T21:45:00Z">
        <w:r>
          <w:rPr>
            <w:rFonts w:ascii="Times New Roman" w:hAnsi="Times New Roman" w:cs="Times New Roman"/>
            <w:i/>
            <w:iCs/>
            <w:sz w:val="24"/>
            <w:szCs w:val="24"/>
            <w:u w:val="single"/>
            <w:lang w:val="en-US"/>
          </w:rPr>
          <w:t>due to</w:t>
        </w:r>
      </w:ins>
      <w:ins w:id="331" w:author="Carlos Calderon del Cid" w:date="2023-09-26T22:00:00Z">
        <w:r>
          <w:rPr>
            <w:rFonts w:ascii="Times New Roman" w:hAnsi="Times New Roman" w:cs="Times New Roman"/>
            <w:i/>
            <w:iCs/>
            <w:sz w:val="24"/>
            <w:szCs w:val="24"/>
            <w:u w:val="single"/>
            <w:lang w:val="en-US"/>
          </w:rPr>
          <w:t xml:space="preserve"> uniform incomplete sa</w:t>
        </w:r>
      </w:ins>
      <w:ins w:id="332" w:author="Carlos Calderon del Cid" w:date="2023-09-27T21:45:00Z">
        <w:r>
          <w:rPr>
            <w:rFonts w:ascii="Times New Roman" w:hAnsi="Times New Roman" w:cs="Times New Roman"/>
            <w:i/>
            <w:iCs/>
            <w:sz w:val="24"/>
            <w:szCs w:val="24"/>
            <w:u w:val="single"/>
            <w:lang w:val="en-US"/>
          </w:rPr>
          <w:t>m</w:t>
        </w:r>
      </w:ins>
      <w:ins w:id="333" w:author="Carlos Calderon del Cid" w:date="2023-09-26T22:00:00Z">
        <w:r>
          <w:rPr>
            <w:rFonts w:ascii="Times New Roman" w:hAnsi="Times New Roman" w:cs="Times New Roman"/>
            <w:i/>
            <w:iCs/>
            <w:sz w:val="24"/>
            <w:szCs w:val="24"/>
            <w:u w:val="single"/>
            <w:lang w:val="en-US"/>
          </w:rPr>
          <w:t>pling</w:t>
        </w:r>
      </w:ins>
    </w:p>
    <w:p w14:paraId="43FEA457" w14:textId="0F3E17D2" w:rsidR="002F5B65" w:rsidRDefault="00000000">
      <w:pPr>
        <w:spacing w:after="0" w:line="360" w:lineRule="auto"/>
        <w:ind w:firstLine="709"/>
        <w:jc w:val="both"/>
        <w:rPr>
          <w:rFonts w:ascii="Times New Roman" w:hAnsi="Times New Roman" w:cs="Times New Roman"/>
          <w:sz w:val="24"/>
          <w:szCs w:val="24"/>
          <w:lang w:val="en-US"/>
        </w:rPr>
      </w:pPr>
      <w:ins w:id="334" w:author="Carlos Calderon del Cid" w:date="2023-09-26T22:00:00Z">
        <w:r>
          <w:rPr>
            <w:rFonts w:ascii="Times New Roman" w:hAnsi="Times New Roman" w:cs="Times New Roman"/>
            <w:sz w:val="24"/>
            <w:szCs w:val="24"/>
            <w:lang w:val="en-US"/>
          </w:rPr>
          <w:t xml:space="preserve">We used the intermediate extinction scenario </w:t>
        </w:r>
        <w:del w:id="335" w:author="Unknown Author" w:date="2023-10-20T13:19:00Z">
          <w:r>
            <w:rPr>
              <w:rFonts w:ascii="Times New Roman" w:hAnsi="Times New Roman" w:cs="Times New Roman"/>
              <w:sz w:val="24"/>
              <w:szCs w:val="24"/>
              <w:lang w:val="en-US"/>
            </w:rPr>
            <w:delText>of the previous section</w:delText>
          </w:r>
        </w:del>
      </w:ins>
      <w:ins w:id="336" w:author="Unknown Author" w:date="2023-10-20T13:19:00Z">
        <w:r>
          <w:rPr>
            <w:rFonts w:ascii="Times New Roman" w:hAnsi="Times New Roman" w:cs="Times New Roman"/>
            <w:sz w:val="24"/>
            <w:szCs w:val="24"/>
            <w:lang w:val="en-US"/>
          </w:rPr>
          <w:t>with an extinction fraction of 0.5</w:t>
        </w:r>
      </w:ins>
      <w:ins w:id="337" w:author="Carlos Calderon del Cid" w:date="2023-09-26T22:00:00Z">
        <w:r>
          <w:rPr>
            <w:rFonts w:ascii="Times New Roman" w:hAnsi="Times New Roman" w:cs="Times New Roman"/>
            <w:sz w:val="24"/>
            <w:szCs w:val="24"/>
            <w:lang w:val="en-US"/>
          </w:rPr>
          <w:t xml:space="preserve"> to explore</w:t>
        </w:r>
      </w:ins>
      <w:ins w:id="338" w:author="Carlos Calderon del Cid" w:date="2023-09-26T22:02:00Z">
        <w:r>
          <w:rPr>
            <w:rFonts w:ascii="Times New Roman" w:hAnsi="Times New Roman" w:cs="Times New Roman"/>
            <w:sz w:val="24"/>
            <w:szCs w:val="24"/>
            <w:lang w:val="en-US"/>
          </w:rPr>
          <w:t xml:space="preserve"> the</w:t>
        </w:r>
      </w:ins>
      <w:ins w:id="339" w:author="Carlos Calderon del Cid" w:date="2023-09-26T22:04:00Z">
        <w:r>
          <w:rPr>
            <w:rFonts w:ascii="Times New Roman" w:hAnsi="Times New Roman" w:cs="Times New Roman"/>
            <w:sz w:val="24"/>
            <w:szCs w:val="24"/>
            <w:lang w:val="en-US"/>
          </w:rPr>
          <w:t xml:space="preserve"> </w:t>
        </w:r>
        <w:del w:id="340" w:author="Unknown Author" w:date="2023-10-20T13:20:00Z">
          <w:r>
            <w:rPr>
              <w:rFonts w:ascii="Times New Roman" w:hAnsi="Times New Roman" w:cs="Times New Roman"/>
              <w:sz w:val="24"/>
              <w:szCs w:val="24"/>
              <w:lang w:val="en-US"/>
            </w:rPr>
            <w:delText>combined</w:delText>
          </w:r>
        </w:del>
      </w:ins>
      <w:ins w:id="341" w:author="Carlos Calderon del Cid" w:date="2023-09-26T22:02:00Z">
        <w:del w:id="342" w:author="Unknown Author" w:date="2023-10-20T13:20: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e</w:t>
        </w:r>
        <w:del w:id="343" w:author="Unknown Author" w:date="2023-10-20T13:29:00Z">
          <w:r>
            <w:rPr>
              <w:rFonts w:ascii="Times New Roman" w:hAnsi="Times New Roman" w:cs="Times New Roman"/>
              <w:sz w:val="24"/>
              <w:szCs w:val="24"/>
              <w:lang w:val="en-US"/>
            </w:rPr>
            <w:delText>ffect</w:delText>
          </w:r>
        </w:del>
      </w:ins>
      <w:ins w:id="344" w:author="Unknown Author" w:date="2023-10-20T13:29:00Z">
        <w:r>
          <w:rPr>
            <w:rFonts w:ascii="Times New Roman" w:hAnsi="Times New Roman" w:cs="Times New Roman"/>
            <w:sz w:val="24"/>
            <w:szCs w:val="24"/>
            <w:lang w:val="en-US"/>
          </w:rPr>
          <w:t>rror</w:t>
        </w:r>
      </w:ins>
      <w:ins w:id="345" w:author="Carlos Calderon del Cid" w:date="2023-09-26T22:02:00Z">
        <w:r>
          <w:rPr>
            <w:rFonts w:ascii="Times New Roman" w:hAnsi="Times New Roman" w:cs="Times New Roman"/>
            <w:sz w:val="24"/>
            <w:szCs w:val="24"/>
            <w:lang w:val="en-US"/>
          </w:rPr>
          <w:t xml:space="preserve"> </w:t>
        </w:r>
      </w:ins>
      <w:ins w:id="346" w:author="Unknown Author" w:date="2023-10-20T13:29:00Z">
        <w:r>
          <w:rPr>
            <w:rFonts w:ascii="Times New Roman" w:hAnsi="Times New Roman" w:cs="Times New Roman"/>
            <w:sz w:val="24"/>
            <w:szCs w:val="24"/>
            <w:lang w:val="en-US"/>
          </w:rPr>
          <w:t xml:space="preserve">in equating phylogenetic and true age </w:t>
        </w:r>
      </w:ins>
      <w:ins w:id="347" w:author="Carlos Calderon del Cid" w:date="2023-09-26T22:02:00Z">
        <w:del w:id="348" w:author="Unknown Author" w:date="2023-10-20T13:29:00Z">
          <w:r>
            <w:rPr>
              <w:rFonts w:ascii="Times New Roman" w:hAnsi="Times New Roman" w:cs="Times New Roman"/>
              <w:sz w:val="24"/>
              <w:szCs w:val="24"/>
              <w:lang w:val="en-US"/>
            </w:rPr>
            <w:delText>of</w:delText>
          </w:r>
        </w:del>
        <w:r>
          <w:rPr>
            <w:rFonts w:ascii="Times New Roman" w:hAnsi="Times New Roman" w:cs="Times New Roman"/>
            <w:sz w:val="24"/>
            <w:szCs w:val="24"/>
            <w:lang w:val="en-US"/>
          </w:rPr>
          <w:t xml:space="preserve"> </w:t>
        </w:r>
        <w:del w:id="349" w:author="Unknown Author" w:date="2023-10-20T13:21:00Z">
          <w:r>
            <w:rPr>
              <w:rFonts w:ascii="Times New Roman" w:hAnsi="Times New Roman" w:cs="Times New Roman"/>
              <w:sz w:val="24"/>
              <w:szCs w:val="24"/>
              <w:lang w:val="en-US"/>
            </w:rPr>
            <w:delText>t</w:delText>
          </w:r>
        </w:del>
      </w:ins>
      <w:ins w:id="350" w:author="Carlos Calderon del Cid" w:date="2023-09-26T22:05:00Z">
        <w:del w:id="351" w:author="Unknown Author" w:date="2023-10-20T13:21:00Z">
          <w:r>
            <w:rPr>
              <w:rFonts w:ascii="Times New Roman" w:hAnsi="Times New Roman" w:cs="Times New Roman"/>
              <w:sz w:val="24"/>
              <w:szCs w:val="24"/>
              <w:lang w:val="en-US"/>
            </w:rPr>
            <w:delText>hree</w:delText>
          </w:r>
        </w:del>
      </w:ins>
      <w:ins w:id="352" w:author="Carlos Calderon del Cid" w:date="2023-09-26T22:02:00Z">
        <w:del w:id="353" w:author="Unknown Author" w:date="2023-10-20T13:21:00Z">
          <w:r>
            <w:rPr>
              <w:rFonts w:ascii="Times New Roman" w:hAnsi="Times New Roman" w:cs="Times New Roman"/>
              <w:sz w:val="24"/>
              <w:szCs w:val="24"/>
              <w:lang w:val="en-US"/>
            </w:rPr>
            <w:delText xml:space="preserve"> levels of </w:delText>
          </w:r>
        </w:del>
      </w:ins>
      <w:ins w:id="354" w:author="Unknown Author" w:date="2023-10-20T14:09:00Z">
        <w:r>
          <w:rPr>
            <w:rFonts w:ascii="Times New Roman" w:hAnsi="Times New Roman" w:cs="Times New Roman"/>
            <w:sz w:val="24"/>
            <w:szCs w:val="24"/>
            <w:lang w:val="en-US"/>
          </w:rPr>
          <w:t xml:space="preserve">that is </w:t>
        </w:r>
      </w:ins>
      <w:ins w:id="355" w:author="Unknown Author" w:date="2023-10-20T13:30:00Z">
        <w:r>
          <w:rPr>
            <w:rFonts w:ascii="Times New Roman" w:hAnsi="Times New Roman" w:cs="Times New Roman"/>
            <w:sz w:val="24"/>
            <w:szCs w:val="24"/>
            <w:lang w:val="en-US"/>
          </w:rPr>
          <w:t xml:space="preserve">introduced by </w:t>
        </w:r>
      </w:ins>
      <w:ins w:id="356" w:author="Carlos Calderon del Cid" w:date="2023-09-26T22:02:00Z">
        <w:r>
          <w:rPr>
            <w:rFonts w:ascii="Times New Roman" w:hAnsi="Times New Roman" w:cs="Times New Roman"/>
            <w:sz w:val="24"/>
            <w:szCs w:val="24"/>
            <w:lang w:val="en-US"/>
          </w:rPr>
          <w:t>uniform incomplete sampling</w:t>
        </w:r>
      </w:ins>
      <w:ins w:id="357" w:author="Unknown Author" w:date="2023-10-20T13:29:00Z">
        <w:r>
          <w:rPr>
            <w:rFonts w:ascii="Times New Roman" w:hAnsi="Times New Roman" w:cs="Times New Roman"/>
            <w:sz w:val="24"/>
            <w:szCs w:val="24"/>
            <w:lang w:val="en-US"/>
          </w:rPr>
          <w:t xml:space="preserve"> under the scenarios of bifurcating and budding speciation.</w:t>
        </w:r>
      </w:ins>
      <w:ins w:id="358" w:author="Carlos Calderon del Cid" w:date="2023-09-26T22:02:00Z">
        <w:del w:id="359" w:author="Unknown Author" w:date="2023-10-20T13:29:00Z">
          <w:r>
            <w:rPr>
              <w:rFonts w:ascii="Times New Roman" w:hAnsi="Times New Roman" w:cs="Times New Roman"/>
              <w:sz w:val="24"/>
              <w:szCs w:val="24"/>
              <w:lang w:val="en-US"/>
            </w:rPr>
            <w:delText>,</w:delText>
          </w:r>
        </w:del>
      </w:ins>
      <w:ins w:id="360" w:author="Unknown Author" w:date="2023-10-20T13:21:00Z">
        <w:r>
          <w:rPr>
            <w:rFonts w:ascii="Times New Roman" w:hAnsi="Times New Roman" w:cs="Times New Roman"/>
            <w:sz w:val="24"/>
            <w:szCs w:val="24"/>
            <w:lang w:val="en-US"/>
          </w:rPr>
          <w:t xml:space="preserve"> We specified three levels of incomplete sampling</w:t>
        </w:r>
      </w:ins>
      <w:ins w:id="361" w:author="Carlos Calderon del Cid" w:date="2023-09-26T22:02:00Z">
        <w:r>
          <w:rPr>
            <w:rFonts w:ascii="Times New Roman" w:hAnsi="Times New Roman" w:cs="Times New Roman"/>
            <w:sz w:val="24"/>
            <w:szCs w:val="24"/>
            <w:lang w:val="en-US"/>
          </w:rPr>
          <w:t xml:space="preserve"> </w:t>
        </w:r>
      </w:ins>
      <w:commentRangeStart w:id="362"/>
      <w:ins w:id="363" w:author="Carlos Calderon del Cid" w:date="2023-09-26T22:05:00Z">
        <w:r>
          <w:rPr>
            <w:rFonts w:ascii="Times New Roman" w:hAnsi="Times New Roman" w:cs="Times New Roman"/>
            <w:sz w:val="24"/>
            <w:szCs w:val="24"/>
            <w:lang w:val="en-US"/>
          </w:rPr>
          <w:t>0%</w:t>
        </w:r>
      </w:ins>
      <w:commentRangeEnd w:id="362"/>
      <w:r w:rsidR="00350EF5">
        <w:rPr>
          <w:rStyle w:val="CommentReference"/>
        </w:rPr>
        <w:commentReference w:id="362"/>
      </w:r>
      <w:ins w:id="364" w:author="Carlos Calderon del Cid" w:date="2023-09-26T22:05:00Z">
        <w:r>
          <w:rPr>
            <w:rFonts w:ascii="Times New Roman" w:hAnsi="Times New Roman" w:cs="Times New Roman"/>
            <w:sz w:val="24"/>
            <w:szCs w:val="24"/>
            <w:lang w:val="en-US"/>
          </w:rPr>
          <w:t xml:space="preserve">, </w:t>
        </w:r>
      </w:ins>
      <w:ins w:id="365" w:author="Carlos Calderon del Cid" w:date="2023-09-26T22:02:00Z">
        <w:r>
          <w:rPr>
            <w:rFonts w:ascii="Times New Roman" w:hAnsi="Times New Roman" w:cs="Times New Roman"/>
            <w:sz w:val="24"/>
            <w:szCs w:val="24"/>
            <w:lang w:val="en-US"/>
          </w:rPr>
          <w:t>25%</w:t>
        </w:r>
      </w:ins>
      <w:ins w:id="366" w:author="Unknown Author" w:date="2023-10-20T13:22:00Z">
        <w:r>
          <w:rPr>
            <w:rFonts w:ascii="Times New Roman" w:hAnsi="Times New Roman" w:cs="Times New Roman"/>
            <w:sz w:val="24"/>
            <w:szCs w:val="24"/>
            <w:lang w:val="en-US"/>
          </w:rPr>
          <w:t>,</w:t>
        </w:r>
      </w:ins>
      <w:ins w:id="367" w:author="Carlos Calderon del Cid" w:date="2023-09-26T22:02:00Z">
        <w:r>
          <w:rPr>
            <w:rFonts w:ascii="Times New Roman" w:hAnsi="Times New Roman" w:cs="Times New Roman"/>
            <w:sz w:val="24"/>
            <w:szCs w:val="24"/>
            <w:lang w:val="en-US"/>
          </w:rPr>
          <w:t xml:space="preserve"> and 50%</w:t>
        </w:r>
        <w:del w:id="368" w:author="Unknown Author" w:date="2023-10-20T14:09:00Z">
          <w:r>
            <w:rPr>
              <w:rFonts w:ascii="Times New Roman" w:hAnsi="Times New Roman" w:cs="Times New Roman"/>
              <w:sz w:val="24"/>
              <w:szCs w:val="24"/>
              <w:lang w:val="en-US"/>
            </w:rPr>
            <w:delText xml:space="preserve">, </w:delText>
          </w:r>
        </w:del>
      </w:ins>
      <w:ins w:id="369" w:author="Carlos Calderon del Cid" w:date="2023-09-26T22:04:00Z">
        <w:del w:id="370" w:author="Unknown Author" w:date="2023-10-20T14:09:00Z">
          <w:r>
            <w:rPr>
              <w:rFonts w:ascii="Times New Roman" w:hAnsi="Times New Roman" w:cs="Times New Roman"/>
              <w:sz w:val="24"/>
              <w:szCs w:val="24"/>
              <w:lang w:val="en-US"/>
            </w:rPr>
            <w:delText>and</w:delText>
          </w:r>
        </w:del>
        <w:del w:id="371" w:author="Unknown Author" w:date="2023-10-20T13:29:00Z">
          <w:r>
            <w:rPr>
              <w:rFonts w:ascii="Times New Roman" w:hAnsi="Times New Roman" w:cs="Times New Roman"/>
              <w:sz w:val="24"/>
              <w:szCs w:val="24"/>
              <w:lang w:val="en-US"/>
            </w:rPr>
            <w:delText xml:space="preserve"> bifurcating and budding speciation</w:delText>
          </w:r>
        </w:del>
        <w:del w:id="372" w:author="Unknown Author" w:date="2023-10-20T14:09:00Z">
          <w:r>
            <w:rPr>
              <w:rFonts w:ascii="Times New Roman" w:hAnsi="Times New Roman" w:cs="Times New Roman"/>
              <w:sz w:val="24"/>
              <w:szCs w:val="24"/>
              <w:lang w:val="en-US"/>
            </w:rPr>
            <w:delText xml:space="preserve"> </w:delText>
          </w:r>
        </w:del>
      </w:ins>
      <w:ins w:id="373" w:author="Carlos Calderon del Cid" w:date="2023-09-26T22:02:00Z">
        <w:del w:id="374" w:author="Unknown Author" w:date="2023-10-20T14:09:00Z">
          <w:r>
            <w:rPr>
              <w:rFonts w:ascii="Times New Roman" w:hAnsi="Times New Roman" w:cs="Times New Roman"/>
              <w:sz w:val="24"/>
              <w:szCs w:val="24"/>
              <w:lang w:val="en-US"/>
            </w:rPr>
            <w:delText>on equating phylogenetic and true age</w:delText>
          </w:r>
        </w:del>
        <w:r>
          <w:rPr>
            <w:rFonts w:ascii="Times New Roman" w:hAnsi="Times New Roman" w:cs="Times New Roman"/>
            <w:sz w:val="24"/>
            <w:szCs w:val="24"/>
            <w:lang w:val="en-US"/>
          </w:rPr>
          <w:t xml:space="preserve">. </w:t>
        </w:r>
      </w:ins>
      <w:ins w:id="375" w:author="Daniele Silvestro" w:date="2023-10-30T11:53:00Z">
        <w:r w:rsidR="006D19FA">
          <w:rPr>
            <w:rFonts w:ascii="Times New Roman" w:hAnsi="Times New Roman" w:cs="Times New Roman"/>
            <w:sz w:val="24"/>
            <w:szCs w:val="24"/>
            <w:lang w:val="en-US"/>
          </w:rPr>
          <w:t>We simulated t</w:t>
        </w:r>
      </w:ins>
      <w:ins w:id="376" w:author="Daniele Silvestro" w:date="2023-10-30T11:54:00Z">
        <w:r w:rsidR="006D19FA">
          <w:rPr>
            <w:rFonts w:ascii="Times New Roman" w:hAnsi="Times New Roman" w:cs="Times New Roman"/>
            <w:sz w:val="24"/>
            <w:szCs w:val="24"/>
            <w:lang w:val="en-US"/>
          </w:rPr>
          <w:t xml:space="preserve">rees such that they included sampled 100 tips, i.e., after dropping the unsampled ones. </w:t>
        </w:r>
      </w:ins>
      <w:ins w:id="377" w:author="Carlos Calderon del Cid" w:date="2023-09-26T22:04:00Z">
        <w:r>
          <w:rPr>
            <w:rFonts w:ascii="Times New Roman" w:hAnsi="Times New Roman" w:cs="Times New Roman"/>
            <w:sz w:val="24"/>
            <w:szCs w:val="24"/>
            <w:lang w:val="en-US"/>
          </w:rPr>
          <w:t>We calculated the MAPE</w:t>
        </w:r>
      </w:ins>
      <w:ins w:id="378" w:author="Carlos Calderon del Cid" w:date="2023-09-26T22:09:00Z">
        <w:r>
          <w:rPr>
            <w:rFonts w:ascii="Times New Roman" w:hAnsi="Times New Roman" w:cs="Times New Roman"/>
            <w:sz w:val="24"/>
            <w:szCs w:val="24"/>
            <w:lang w:val="en-US"/>
          </w:rPr>
          <w:t xml:space="preserve"> </w:t>
        </w:r>
      </w:ins>
      <w:ins w:id="379" w:author="Carlos Calderon del Cid" w:date="2023-09-26T22:04:00Z">
        <w:r>
          <w:rPr>
            <w:rFonts w:ascii="Times New Roman" w:hAnsi="Times New Roman" w:cs="Times New Roman"/>
            <w:sz w:val="24"/>
            <w:szCs w:val="24"/>
            <w:lang w:val="en-US"/>
          </w:rPr>
          <w:t xml:space="preserve">for each </w:t>
        </w:r>
      </w:ins>
      <w:ins w:id="380" w:author="Carlos Calderon del Cid" w:date="2023-09-26T22:06:00Z">
        <w:r>
          <w:rPr>
            <w:rFonts w:ascii="Times New Roman" w:hAnsi="Times New Roman" w:cs="Times New Roman"/>
            <w:sz w:val="24"/>
            <w:szCs w:val="24"/>
            <w:lang w:val="en-US"/>
          </w:rPr>
          <w:t>tree</w:t>
        </w:r>
      </w:ins>
      <w:ins w:id="381" w:author="Carlos Calderon del Cid" w:date="2023-09-26T22:10:00Z">
        <w:del w:id="382" w:author="Unknown Author" w:date="2023-10-20T13:22:00Z">
          <w:r>
            <w:rPr>
              <w:rFonts w:ascii="Times New Roman" w:hAnsi="Times New Roman" w:cs="Times New Roman"/>
              <w:sz w:val="24"/>
              <w:szCs w:val="24"/>
              <w:lang w:val="en-US"/>
            </w:rPr>
            <w:delText xml:space="preserve"> </w:delText>
          </w:r>
        </w:del>
      </w:ins>
      <w:ins w:id="383" w:author="Carlos Calderon del Cid" w:date="2023-09-26T22:08:00Z">
        <w:del w:id="384" w:author="Unknown Author" w:date="2023-10-20T13:22:00Z">
          <w:r>
            <w:rPr>
              <w:rFonts w:ascii="Times New Roman" w:hAnsi="Times New Roman" w:cs="Times New Roman"/>
              <w:sz w:val="24"/>
              <w:szCs w:val="24"/>
              <w:lang w:val="en-US"/>
            </w:rPr>
            <w:delText>as the difference between phylogenetic and true age,</w:delText>
          </w:r>
        </w:del>
        <w:r>
          <w:rPr>
            <w:rFonts w:ascii="Times New Roman" w:hAnsi="Times New Roman" w:cs="Times New Roman"/>
            <w:sz w:val="24"/>
            <w:szCs w:val="24"/>
            <w:lang w:val="en-US"/>
          </w:rPr>
          <w:t xml:space="preserve"> </w:t>
        </w:r>
      </w:ins>
      <w:ins w:id="385" w:author="Carlos Calderon del Cid" w:date="2023-09-26T22:06:00Z">
        <w:r>
          <w:rPr>
            <w:rFonts w:ascii="Times New Roman" w:hAnsi="Times New Roman" w:cs="Times New Roman"/>
            <w:sz w:val="24"/>
            <w:szCs w:val="24"/>
            <w:lang w:val="en-US"/>
          </w:rPr>
          <w:t xml:space="preserve">and compared the incomplete sampling scenarios for each speciation mode. </w:t>
        </w:r>
      </w:ins>
    </w:p>
    <w:p w14:paraId="1AF37A4B" w14:textId="77777777" w:rsidR="002F5B65" w:rsidRDefault="002F5B65">
      <w:pPr>
        <w:spacing w:after="0" w:line="360" w:lineRule="auto"/>
        <w:jc w:val="both"/>
        <w:rPr>
          <w:rFonts w:ascii="Times New Roman" w:hAnsi="Times New Roman" w:cs="Times New Roman"/>
          <w:sz w:val="24"/>
          <w:szCs w:val="24"/>
          <w:lang w:val="en-US"/>
        </w:rPr>
      </w:pPr>
    </w:p>
    <w:p w14:paraId="09A75D2D"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 xml:space="preserve">A probabilistic method to infer species </w:t>
      </w:r>
      <w:proofErr w:type="gramStart"/>
      <w:r>
        <w:rPr>
          <w:rFonts w:ascii="Times New Roman" w:hAnsi="Times New Roman" w:cs="Times New Roman"/>
          <w:i/>
          <w:iCs/>
          <w:sz w:val="24"/>
          <w:szCs w:val="24"/>
          <w:u w:val="single"/>
          <w:lang w:val="en-US"/>
        </w:rPr>
        <w:t>age</w:t>
      </w:r>
      <w:proofErr w:type="gramEnd"/>
    </w:p>
    <w:p w14:paraId="74AE3739"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w:t>
      </w:r>
      <w:r>
        <w:rPr>
          <w:rFonts w:ascii="Times New Roman" w:hAnsi="Times New Roman" w:cs="Times New Roman"/>
          <w:sz w:val="24"/>
          <w:szCs w:val="24"/>
          <w:lang w:val="en-US"/>
        </w:rPr>
        <w:lastRenderedPageBreak/>
        <w:t xml:space="preserve">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898888" w14:textId="77777777" w:rsidR="002F5B65"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8C5F601" wp14:editId="2D7B48ED">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tretch>
                      <a:fillRect/>
                    </a:stretch>
                  </pic:blipFill>
                  <pic:spPr bwMode="auto">
                    <a:xfrm>
                      <a:off x="0" y="0"/>
                      <a:ext cx="2194560" cy="437515"/>
                    </a:xfrm>
                    <a:prstGeom prst="rect">
                      <a:avLst/>
                    </a:prstGeom>
                  </pic:spPr>
                </pic:pic>
              </a:graphicData>
            </a:graphic>
          </wp:inline>
        </w:drawing>
      </w:r>
    </w:p>
    <w:p w14:paraId="6947A8F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proofErr w:type="spellStart"/>
      <w:r>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7D28EFBA" w14:textId="77777777" w:rsidR="002F5B65" w:rsidRDefault="00000000">
      <w:pPr>
        <w:spacing w:after="0" w:line="360" w:lineRule="auto"/>
        <w:jc w:val="center"/>
        <w:rPr>
          <w:rFonts w:ascii="Times New Roman" w:hAnsi="Times New Roman" w:cs="Times New Roman"/>
          <w:sz w:val="24"/>
          <w:szCs w:val="24"/>
          <w:lang w:val="en-US"/>
        </w:rPr>
      </w:pPr>
      <w:r>
        <w:rPr>
          <w:noProof/>
        </w:rPr>
        <w:drawing>
          <wp:inline distT="0" distB="0" distL="0" distR="0" wp14:anchorId="6DA9674A" wp14:editId="16EC6EC2">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0"/>
                    <a:stretch>
                      <a:fillRect/>
                    </a:stretch>
                  </pic:blipFill>
                  <pic:spPr bwMode="auto">
                    <a:xfrm>
                      <a:off x="0" y="0"/>
                      <a:ext cx="2067560" cy="191135"/>
                    </a:xfrm>
                    <a:prstGeom prst="rect">
                      <a:avLst/>
                    </a:prstGeom>
                  </pic:spPr>
                </pic:pic>
              </a:graphicData>
            </a:graphic>
          </wp:inline>
        </w:drawing>
      </w:r>
    </w:p>
    <w:p w14:paraId="2681AC0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57B17351" w14:textId="77777777" w:rsidR="002F5B65" w:rsidRDefault="00000000">
      <w:pPr>
        <w:spacing w:after="0" w:line="360" w:lineRule="auto"/>
        <w:jc w:val="right"/>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761B91C" wp14:editId="4B07163A">
            <wp:extent cx="2011680" cy="381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tretch>
                      <a:fillRect/>
                    </a:stretch>
                  </pic:blipFill>
                  <pic:spPr bwMode="auto">
                    <a:xfrm>
                      <a:off x="0" y="0"/>
                      <a:ext cx="2011680" cy="381635"/>
                    </a:xfrm>
                    <a:prstGeom prst="rect">
                      <a:avLst/>
                    </a:prstGeom>
                  </pic:spPr>
                </pic:pic>
              </a:graphicData>
            </a:graphic>
          </wp:inline>
        </w:drawing>
      </w:r>
      <w:r>
        <w:rPr>
          <w:rFonts w:ascii="Times New Roman" w:hAnsi="Times New Roman" w:cs="Times New Roman"/>
          <w:lang w:val="en-US"/>
        </w:rPr>
        <w:t xml:space="preserve">                                             (1)</w:t>
      </w:r>
    </w:p>
    <w:p w14:paraId="4DA1BE0C"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5104A11C" w14:textId="77777777" w:rsidR="002F5B65" w:rsidRDefault="00000000">
      <w:pPr>
        <w:spacing w:after="0" w:line="360" w:lineRule="auto"/>
        <w:jc w:val="right"/>
        <w:rPr>
          <w:rFonts w:ascii="Times New Roman" w:hAnsi="Times New Roman" w:cs="Times New Roman"/>
          <w:sz w:val="24"/>
          <w:szCs w:val="24"/>
          <w:lang w:val="en-US"/>
        </w:rPr>
      </w:pPr>
      <w:r>
        <w:rPr>
          <w:noProof/>
        </w:rPr>
        <w:drawing>
          <wp:inline distT="0" distB="0" distL="0" distR="0" wp14:anchorId="69EC8B9B" wp14:editId="32B49FA9">
            <wp:extent cx="4516120" cy="397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stretch>
                      <a:fillRect/>
                    </a:stretch>
                  </pic:blipFill>
                  <pic:spPr bwMode="auto">
                    <a:xfrm>
                      <a:off x="0" y="0"/>
                      <a:ext cx="4516120" cy="397510"/>
                    </a:xfrm>
                    <a:prstGeom prst="rect">
                      <a:avLst/>
                    </a:prstGeom>
                  </pic:spPr>
                </pic:pic>
              </a:graphicData>
            </a:graphic>
          </wp:inline>
        </w:drawing>
      </w:r>
      <w:ins w:id="386" w:author="Unknown Author" w:date="2023-10-22T18:17:00Z">
        <w:r>
          <w:t>,</w:t>
        </w:r>
      </w:ins>
      <w:r>
        <w:rPr>
          <w:rFonts w:ascii="Times New Roman" w:hAnsi="Times New Roman" w:cs="Times New Roman"/>
          <w:lang w:val="en-US"/>
        </w:rPr>
        <w:t xml:space="preserve">             (2)</w:t>
      </w:r>
    </w:p>
    <w:p w14:paraId="39A58557" w14:textId="177F03F1" w:rsidR="002F5B65" w:rsidRDefault="00000000">
      <w:pPr>
        <w:spacing w:after="0" w:line="360" w:lineRule="auto"/>
        <w:ind w:firstLine="709"/>
        <w:jc w:val="both"/>
        <w:rPr>
          <w:rFonts w:ascii="Times New Roman" w:hAnsi="Times New Roman" w:cs="Times New Roman"/>
          <w:sz w:val="24"/>
          <w:szCs w:val="24"/>
          <w:lang w:val="en-US"/>
        </w:rPr>
      </w:pPr>
      <w:del w:id="387" w:author="Unknown Author" w:date="2023-10-22T18:18:00Z">
        <w:r>
          <w:rPr>
            <w:rFonts w:ascii="Times New Roman" w:hAnsi="Times New Roman" w:cs="Times New Roman"/>
            <w:sz w:val="24"/>
            <w:szCs w:val="24"/>
            <w:lang w:val="en-US"/>
          </w:rPr>
          <w:delText>W</w:delText>
        </w:r>
      </w:del>
      <w:ins w:id="388" w:author="Unknown Author" w:date="2023-10-22T18:18:00Z">
        <w:r>
          <w:rPr>
            <w:rFonts w:ascii="Times New Roman" w:hAnsi="Times New Roman" w:cs="Times New Roman"/>
            <w:sz w:val="24"/>
            <w:szCs w:val="24"/>
            <w:lang w:val="en-US"/>
          </w:rPr>
          <w:t>w</w:t>
        </w:r>
      </w:ins>
      <w:r>
        <w:rPr>
          <w:rFonts w:ascii="Times New Roman" w:hAnsi="Times New Roman" w:cs="Times New Roman"/>
          <w:sz w:val="24"/>
          <w:szCs w:val="24"/>
          <w:lang w:val="en-US"/>
        </w:rPr>
        <w:t xml:space="preserve">here the first term quantifies the probability of the species age a long a vector of times, while the second term normalizes it after accounting for the probability that speciation occurred exactly at the node. We use equations (1) and (2) to approximate </w:t>
      </w:r>
      <w:ins w:id="389" w:author="Unknown Author" w:date="2023-10-22T18:18:00Z">
        <w:r>
          <w:rPr>
            <w:rFonts w:ascii="Times New Roman" w:hAnsi="Times New Roman" w:cs="Times New Roman"/>
            <w:sz w:val="24"/>
            <w:szCs w:val="24"/>
            <w:lang w:val="en-US"/>
          </w:rPr>
          <w:t xml:space="preserve">a </w:t>
        </w:r>
      </w:ins>
      <w:r>
        <w:rPr>
          <w:rFonts w:ascii="Times New Roman" w:hAnsi="Times New Roman" w:cs="Times New Roman"/>
          <w:sz w:val="24"/>
          <w:szCs w:val="24"/>
          <w:lang w:val="en-US"/>
        </w:rPr>
        <w:t xml:space="preserve">density describing the probability of a species origination at the observed phylogenetic age and along the branch connecting the node with tip. As point estimates of the species age, we tested </w:t>
      </w:r>
      <w:ins w:id="390" w:author="Unknown Author" w:date="2023-10-22T18:18:00Z">
        <w:r>
          <w:rPr>
            <w:rFonts w:ascii="Times New Roman" w:hAnsi="Times New Roman" w:cs="Times New Roman"/>
            <w:sz w:val="24"/>
            <w:szCs w:val="24"/>
            <w:lang w:val="en-US"/>
          </w:rPr>
          <w:t xml:space="preserve">whether </w:t>
        </w:r>
      </w:ins>
      <w:r>
        <w:rPr>
          <w:rFonts w:ascii="Times New Roman" w:hAnsi="Times New Roman" w:cs="Times New Roman"/>
          <w:sz w:val="24"/>
          <w:szCs w:val="24"/>
          <w:lang w:val="en-US"/>
        </w:rPr>
        <w:t xml:space="preserve">the mean </w:t>
      </w:r>
      <w:del w:id="391" w:author="Daniele Silvestro" w:date="2023-10-30T11:55:00Z">
        <w:r w:rsidDel="00350EF5">
          <w:rPr>
            <w:rFonts w:ascii="Times New Roman" w:hAnsi="Times New Roman" w:cs="Times New Roman"/>
            <w:sz w:val="24"/>
            <w:szCs w:val="24"/>
            <w:lang w:val="en-US"/>
          </w:rPr>
          <w:delText xml:space="preserve">and </w:delText>
        </w:r>
      </w:del>
      <w:ins w:id="392" w:author="Daniele Silvestro" w:date="2023-10-30T11:55:00Z">
        <w:r w:rsidR="00350EF5">
          <w:rPr>
            <w:rFonts w:ascii="Times New Roman" w:hAnsi="Times New Roman" w:cs="Times New Roman"/>
            <w:sz w:val="24"/>
            <w:szCs w:val="24"/>
            <w:lang w:val="en-US"/>
          </w:rPr>
          <w:t>or</w:t>
        </w:r>
        <w:r w:rsidR="00350EF5">
          <w:rPr>
            <w:rFonts w:ascii="Times New Roman" w:hAnsi="Times New Roman" w:cs="Times New Roman"/>
            <w:sz w:val="24"/>
            <w:szCs w:val="24"/>
            <w:lang w:val="en-US"/>
          </w:rPr>
          <w:t xml:space="preserve"> </w:t>
        </w:r>
      </w:ins>
      <w:r>
        <w:rPr>
          <w:rFonts w:ascii="Times New Roman" w:hAnsi="Times New Roman" w:cs="Times New Roman"/>
          <w:sz w:val="24"/>
          <w:szCs w:val="24"/>
          <w:lang w:val="en-US"/>
        </w:rPr>
        <w:t>the median of the distribution</w:t>
      </w:r>
      <w:ins w:id="393" w:author="Daniele Silvestro" w:date="2023-10-30T11:55:00Z">
        <w:r w:rsidR="00350EF5">
          <w:rPr>
            <w:rFonts w:ascii="Times New Roman" w:hAnsi="Times New Roman" w:cs="Times New Roman"/>
            <w:sz w:val="24"/>
            <w:szCs w:val="24"/>
            <w:lang w:val="en-US"/>
          </w:rPr>
          <w:t xml:space="preserve"> </w:t>
        </w:r>
      </w:ins>
      <w:ins w:id="394" w:author="Unknown Author" w:date="2023-10-22T18:18:00Z">
        <w:del w:id="395" w:author="Daniele Silvestro" w:date="2023-10-30T11:56:00Z">
          <w:r w:rsidDel="00350EF5">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better approximate the true species age</w:t>
        </w:r>
      </w:ins>
      <w:r>
        <w:rPr>
          <w:rFonts w:ascii="Times New Roman" w:hAnsi="Times New Roman" w:cs="Times New Roman"/>
          <w:sz w:val="24"/>
          <w:szCs w:val="24"/>
          <w:lang w:val="en-US"/>
        </w:rPr>
        <w:t xml:space="preserve">. </w:t>
      </w:r>
    </w:p>
    <w:p w14:paraId="1DF9301A"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accuracy of our probabilistic species age estimator, we simulated 1,000 phylogenetic trees with extinction rates of 0.25, 0.15, and 0.05, and a fixed speciation rate of 0.3. </w:t>
      </w:r>
      <w:del w:id="396" w:author="Unknown Author" w:date="2023-10-22T09:05:00Z">
        <w:r>
          <w:rPr>
            <w:rFonts w:ascii="Times New Roman" w:hAnsi="Times New Roman" w:cs="Times New Roman"/>
            <w:sz w:val="24"/>
            <w:szCs w:val="24"/>
            <w:lang w:val="en-US"/>
          </w:rPr>
          <w:delText>Then, u</w:delText>
        </w:r>
      </w:del>
      <w:ins w:id="397" w:author="Unknown Author" w:date="2023-10-22T09:05:00Z">
        <w:r>
          <w:rPr>
            <w:rFonts w:ascii="Times New Roman" w:hAnsi="Times New Roman" w:cs="Times New Roman"/>
            <w:sz w:val="24"/>
            <w:szCs w:val="24"/>
            <w:lang w:val="en-US"/>
          </w:rPr>
          <w:t>U</w:t>
        </w:r>
      </w:ins>
      <w:r>
        <w:rPr>
          <w:rFonts w:ascii="Times New Roman" w:hAnsi="Times New Roman" w:cs="Times New Roman"/>
          <w:sz w:val="24"/>
          <w:szCs w:val="24"/>
          <w:lang w:val="en-US"/>
        </w:rPr>
        <w:t>sing the</w:t>
      </w:r>
      <w:ins w:id="398" w:author="Unknown Author" w:date="2023-10-22T09:05:00Z">
        <w:r>
          <w:rPr>
            <w:rFonts w:ascii="Times New Roman" w:hAnsi="Times New Roman" w:cs="Times New Roman"/>
            <w:sz w:val="24"/>
            <w:szCs w:val="24"/>
            <w:lang w:val="en-US"/>
          </w:rPr>
          <w:t>se</w:t>
        </w:r>
      </w:ins>
      <w:r>
        <w:rPr>
          <w:rFonts w:ascii="Times New Roman" w:hAnsi="Times New Roman" w:cs="Times New Roman"/>
          <w:sz w:val="24"/>
          <w:szCs w:val="24"/>
          <w:lang w:val="en-US"/>
        </w:rPr>
        <w:t xml:space="preserve"> phylogenies as inputs, we mapped species on each tree based on a bifurcating speciation process. Then, we calculated the MAPE for each tree as measure of the deviation between the function’s estimated and the phylogenetic ages from the true age. </w:t>
      </w:r>
    </w:p>
    <w:p w14:paraId="7BB71295" w14:textId="77777777" w:rsidR="002F5B65" w:rsidRDefault="002F5B65">
      <w:pPr>
        <w:spacing w:after="0" w:line="360" w:lineRule="auto"/>
        <w:jc w:val="both"/>
        <w:rPr>
          <w:rFonts w:ascii="Times New Roman" w:hAnsi="Times New Roman" w:cs="Times New Roman"/>
          <w:sz w:val="24"/>
          <w:szCs w:val="24"/>
          <w:lang w:val="en-US"/>
        </w:rPr>
      </w:pPr>
    </w:p>
    <w:p w14:paraId="3950E6B9" w14:textId="77777777" w:rsidR="002F5B65" w:rsidRDefault="002F5B65">
      <w:pPr>
        <w:spacing w:after="0" w:line="360" w:lineRule="auto"/>
        <w:jc w:val="both"/>
        <w:rPr>
          <w:del w:id="399" w:author="Carlos Calderon del Cid" w:date="2023-09-27T21:47:00Z"/>
          <w:rFonts w:ascii="Times New Roman" w:hAnsi="Times New Roman" w:cs="Times New Roman"/>
          <w:sz w:val="24"/>
          <w:szCs w:val="24"/>
          <w:lang w:val="en-US"/>
        </w:rPr>
      </w:pP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77777777" w:rsidR="002F5B65" w:rsidRDefault="00000000">
      <w:pPr>
        <w:spacing w:after="0" w:line="360" w:lineRule="auto"/>
        <w:jc w:val="both"/>
        <w:rPr>
          <w:rFonts w:ascii="Times New Roman" w:hAnsi="Times New Roman" w:cs="Times New Roman"/>
          <w:i/>
          <w:iCs/>
          <w:sz w:val="24"/>
          <w:szCs w:val="24"/>
          <w:u w:val="single"/>
          <w:lang w:val="en-US"/>
        </w:rPr>
      </w:pPr>
      <w:commentRangeStart w:id="400"/>
      <w:r>
        <w:rPr>
          <w:rFonts w:ascii="Times New Roman" w:hAnsi="Times New Roman" w:cs="Times New Roman"/>
          <w:i/>
          <w:iCs/>
          <w:sz w:val="24"/>
          <w:szCs w:val="24"/>
          <w:u w:val="single"/>
          <w:lang w:val="en-US"/>
        </w:rPr>
        <w:t>Imprint of extinction risk on phylogenetic ages</w:t>
      </w:r>
      <w:ins w:id="401" w:author="Carlos Calderon del Cid" w:date="2023-09-27T21:49:00Z">
        <w:del w:id="402" w:author="Unknown Author" w:date="2023-10-23T08:53:00Z">
          <w:r>
            <w:rPr>
              <w:rFonts w:ascii="Times New Roman" w:hAnsi="Times New Roman" w:cs="Times New Roman"/>
              <w:i/>
              <w:iCs/>
              <w:sz w:val="24"/>
              <w:szCs w:val="24"/>
              <w:u w:val="single"/>
              <w:lang w:val="en-US"/>
            </w:rPr>
            <w:delText xml:space="preserve"> </w:delText>
          </w:r>
        </w:del>
      </w:ins>
      <w:commentRangeEnd w:id="400"/>
      <w:del w:id="403" w:author="Unknown Author" w:date="2023-10-23T08:53:00Z">
        <w:r>
          <w:commentReference w:id="400"/>
        </w:r>
        <w:r>
          <w:rPr>
            <w:rFonts w:ascii="Times New Roman" w:hAnsi="Times New Roman" w:cs="Times New Roman"/>
            <w:i/>
            <w:iCs/>
            <w:sz w:val="24"/>
            <w:szCs w:val="24"/>
            <w:u w:val="single"/>
            <w:lang w:val="en-US"/>
          </w:rPr>
          <w:delText>and the corrective probabilistic method</w:delText>
        </w:r>
      </w:del>
    </w:p>
    <w:p w14:paraId="3E2C7C03" w14:textId="76FE2789"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evaluate </w:t>
      </w:r>
      <w:del w:id="404" w:author="Unknown Author" w:date="2023-10-23T08:57:00Z">
        <w:r>
          <w:rPr>
            <w:rFonts w:ascii="Times New Roman" w:hAnsi="Times New Roman" w:cs="Times New Roman"/>
            <w:sz w:val="24"/>
            <w:szCs w:val="24"/>
            <w:lang w:val="en-US"/>
          </w:rPr>
          <w:delText>whether</w:delText>
        </w:r>
      </w:del>
      <w:ins w:id="405" w:author="Unknown Author" w:date="2023-10-23T08:57:00Z">
        <w:r>
          <w:rPr>
            <w:rFonts w:ascii="Times New Roman" w:hAnsi="Times New Roman" w:cs="Times New Roman"/>
            <w:sz w:val="24"/>
            <w:szCs w:val="24"/>
            <w:lang w:val="en-US"/>
          </w:rPr>
          <w:t>the impact of the</w:t>
        </w:r>
      </w:ins>
      <w:ins w:id="406" w:author="Carlos Calderon del Cid" w:date="2023-09-27T21:58:00Z">
        <w:del w:id="407" w:author="Unknown Author" w:date="2023-10-23T08:57:00Z">
          <w:r>
            <w:rPr>
              <w:rFonts w:ascii="Times New Roman" w:hAnsi="Times New Roman" w:cs="Times New Roman"/>
              <w:sz w:val="24"/>
              <w:szCs w:val="24"/>
              <w:lang w:val="en-US"/>
            </w:rPr>
            <w:delText xml:space="preserve"> </w:delText>
          </w:r>
        </w:del>
        <w:del w:id="408" w:author="Unknown Author" w:date="2023-10-20T20:28:00Z">
          <w:r>
            <w:rPr>
              <w:rFonts w:ascii="Times New Roman" w:hAnsi="Times New Roman" w:cs="Times New Roman"/>
              <w:sz w:val="24"/>
              <w:szCs w:val="24"/>
              <w:lang w:val="en-US"/>
            </w:rPr>
            <w:delText>the</w:delText>
          </w:r>
        </w:del>
        <w:r>
          <w:rPr>
            <w:rFonts w:ascii="Times New Roman" w:hAnsi="Times New Roman" w:cs="Times New Roman"/>
            <w:sz w:val="24"/>
            <w:szCs w:val="24"/>
            <w:lang w:val="en-US"/>
          </w:rPr>
          <w:t xml:space="preserve"> erroneous estimation of species age</w:t>
        </w:r>
      </w:ins>
      <w:ins w:id="409" w:author="Carlos Calderon del Cid" w:date="2023-09-27T22:00:00Z">
        <w:del w:id="410" w:author="Unknown Author" w:date="2023-10-20T20:28: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due to the extinction shortfall</w:t>
        </w:r>
        <w:del w:id="411" w:author="Unknown Author" w:date="2023-10-20T20:32:00Z">
          <w:r>
            <w:rPr>
              <w:rFonts w:ascii="Times New Roman" w:hAnsi="Times New Roman" w:cs="Times New Roman"/>
              <w:sz w:val="24"/>
              <w:szCs w:val="24"/>
              <w:lang w:val="en-US"/>
            </w:rPr>
            <w:delText>,</w:delText>
          </w:r>
        </w:del>
      </w:ins>
      <w:ins w:id="412" w:author="Carlos Calderon del Cid" w:date="2023-09-27T21:58:00Z">
        <w:r>
          <w:rPr>
            <w:rFonts w:ascii="Times New Roman" w:hAnsi="Times New Roman" w:cs="Times New Roman"/>
            <w:sz w:val="24"/>
            <w:szCs w:val="24"/>
            <w:lang w:val="en-US"/>
          </w:rPr>
          <w:t xml:space="preserve"> </w:t>
        </w:r>
        <w:del w:id="413" w:author="Unknown Author" w:date="2023-10-20T20:41:00Z">
          <w:r>
            <w:rPr>
              <w:rFonts w:ascii="Times New Roman" w:hAnsi="Times New Roman" w:cs="Times New Roman"/>
              <w:sz w:val="24"/>
              <w:szCs w:val="24"/>
              <w:lang w:val="en-US"/>
            </w:rPr>
            <w:delText>has material consequences</w:delText>
          </w:r>
        </w:del>
      </w:ins>
      <w:ins w:id="414" w:author="Unknown Author" w:date="2023-10-23T08:57:00Z">
        <w:r>
          <w:rPr>
            <w:rFonts w:ascii="Times New Roman" w:hAnsi="Times New Roman" w:cs="Times New Roman"/>
            <w:sz w:val="24"/>
            <w:szCs w:val="24"/>
            <w:lang w:val="en-US"/>
          </w:rPr>
          <w:t>on</w:t>
        </w:r>
      </w:ins>
      <w:ins w:id="415" w:author="Carlos Calderon del Cid" w:date="2023-09-27T21:58:00Z">
        <w:r>
          <w:rPr>
            <w:rFonts w:ascii="Times New Roman" w:hAnsi="Times New Roman" w:cs="Times New Roman"/>
            <w:sz w:val="24"/>
            <w:szCs w:val="24"/>
            <w:lang w:val="en-US"/>
          </w:rPr>
          <w:t xml:space="preserve"> </w:t>
        </w:r>
      </w:ins>
      <w:ins w:id="416" w:author="Unknown Author" w:date="2023-10-23T08:55:00Z">
        <w:r>
          <w:rPr>
            <w:rFonts w:ascii="Times New Roman" w:hAnsi="Times New Roman" w:cs="Times New Roman"/>
            <w:sz w:val="24"/>
            <w:szCs w:val="24"/>
            <w:lang w:val="en-US"/>
          </w:rPr>
          <w:t>macroevolutionary analyses</w:t>
        </w:r>
      </w:ins>
      <w:ins w:id="417" w:author="Carlos Calderon del Cid" w:date="2023-09-27T21:58:00Z">
        <w:del w:id="418" w:author="Unknown Author" w:date="2023-10-20T20:32:00Z">
          <w:r>
            <w:rPr>
              <w:rFonts w:ascii="Times New Roman" w:hAnsi="Times New Roman" w:cs="Times New Roman"/>
              <w:sz w:val="24"/>
              <w:szCs w:val="24"/>
              <w:lang w:val="en-US"/>
            </w:rPr>
            <w:delText xml:space="preserve">over </w:delText>
          </w:r>
          <w:commentRangeStart w:id="419"/>
          <w:r>
            <w:rPr>
              <w:rFonts w:ascii="Times New Roman" w:hAnsi="Times New Roman" w:cs="Times New Roman"/>
              <w:sz w:val="24"/>
              <w:szCs w:val="24"/>
              <w:lang w:val="en-US"/>
            </w:rPr>
            <w:delText>eco-</w:delText>
          </w:r>
          <w:commentRangeEnd w:id="419"/>
          <w:r>
            <w:commentReference w:id="419"/>
          </w:r>
          <w:r>
            <w:rPr>
              <w:rFonts w:ascii="Times New Roman" w:hAnsi="Times New Roman" w:cs="Times New Roman"/>
              <w:sz w:val="24"/>
              <w:szCs w:val="24"/>
              <w:lang w:val="en-US"/>
            </w:rPr>
            <w:delText>evolutionary relationships</w:delText>
          </w:r>
        </w:del>
        <w:r>
          <w:rPr>
            <w:rFonts w:ascii="Times New Roman" w:hAnsi="Times New Roman" w:cs="Times New Roman"/>
            <w:sz w:val="24"/>
            <w:szCs w:val="24"/>
            <w:lang w:val="en-US"/>
          </w:rPr>
          <w:t>, we explored</w:t>
        </w:r>
      </w:ins>
      <w:r>
        <w:rPr>
          <w:rFonts w:ascii="Times New Roman" w:hAnsi="Times New Roman" w:cs="Times New Roman"/>
          <w:sz w:val="24"/>
          <w:szCs w:val="24"/>
          <w:lang w:val="en-US"/>
        </w:rPr>
        <w:t xml:space="preserve"> </w:t>
      </w:r>
      <w:ins w:id="420" w:author="Unknown Author" w:date="2023-10-23T08:56:00Z">
        <w:r>
          <w:rPr>
            <w:rFonts w:ascii="Times New Roman" w:hAnsi="Times New Roman" w:cs="Times New Roman"/>
            <w:sz w:val="24"/>
            <w:szCs w:val="24"/>
            <w:lang w:val="en-US"/>
          </w:rPr>
          <w:t xml:space="preserve">whether </w:t>
        </w:r>
      </w:ins>
      <w:r>
        <w:rPr>
          <w:rFonts w:ascii="Times New Roman" w:hAnsi="Times New Roman" w:cs="Times New Roman"/>
          <w:sz w:val="24"/>
          <w:szCs w:val="24"/>
          <w:lang w:val="en-US"/>
        </w:rPr>
        <w:t xml:space="preserve">the assumed relationship between species age and </w:t>
      </w:r>
      <w:commentRangeStart w:id="421"/>
      <w:del w:id="422" w:author="Unknown Author" w:date="2023-10-20T20:51:00Z">
        <w:r>
          <w:rPr>
            <w:rFonts w:ascii="Times New Roman" w:hAnsi="Times New Roman" w:cs="Times New Roman"/>
            <w:sz w:val="24"/>
            <w:szCs w:val="24"/>
            <w:lang w:val="en-US"/>
          </w:rPr>
          <w:delText>present</w:delText>
        </w:r>
      </w:del>
      <w:commentRangeEnd w:id="421"/>
      <w:ins w:id="423" w:author="Unknown Author" w:date="2023-10-20T20:51:00Z">
        <w:r>
          <w:commentReference w:id="421"/>
        </w:r>
        <w:r>
          <w:rPr>
            <w:rFonts w:ascii="Times New Roman" w:hAnsi="Times New Roman" w:cs="Times New Roman"/>
            <w:sz w:val="24"/>
            <w:szCs w:val="24"/>
            <w:lang w:val="en-US"/>
          </w:rPr>
          <w:t>contemporary</w:t>
        </w:r>
      </w:ins>
      <w:r>
        <w:rPr>
          <w:rFonts w:ascii="Times New Roman" w:hAnsi="Times New Roman" w:cs="Times New Roman"/>
          <w:sz w:val="24"/>
          <w:szCs w:val="24"/>
          <w:lang w:val="en-US"/>
        </w:rPr>
        <w:t xml:space="preserve">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ins w:id="424" w:author="Carlos Calderon del Cid" w:date="2023-09-27T21:59:00Z">
        <w:del w:id="425" w:author="Unknown Author" w:date="2023-10-23T08:56:00Z">
          <w:r>
            <w:rPr>
              <w:rFonts w:ascii="Times New Roman" w:hAnsi="Times New Roman" w:cs="Times New Roman"/>
              <w:sz w:val="24"/>
              <w:szCs w:val="24"/>
              <w:lang w:val="en-US"/>
            </w:rPr>
            <w:delText>.</w:delText>
          </w:r>
        </w:del>
      </w:ins>
      <w:r>
        <w:rPr>
          <w:rFonts w:ascii="Times New Roman" w:hAnsi="Times New Roman" w:cs="Times New Roman"/>
          <w:sz w:val="24"/>
          <w:szCs w:val="24"/>
          <w:lang w:val="en-US"/>
        </w:rPr>
        <w:t xml:space="preserve"> is preserved in the phylogenetic ages</w:t>
      </w:r>
      <w:del w:id="426" w:author="Unknown Author" w:date="2023-10-23T08:56:00Z">
        <w:r>
          <w:rPr>
            <w:rFonts w:ascii="Times New Roman" w:hAnsi="Times New Roman" w:cs="Times New Roman"/>
            <w:sz w:val="24"/>
            <w:szCs w:val="24"/>
            <w:lang w:val="en-US"/>
          </w:rPr>
          <w:delText>,</w:delText>
        </w:r>
      </w:del>
      <w:ins w:id="427" w:author="Unknown Author" w:date="2023-10-23T08:56: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ins w:id="428" w:author="Unknown Author" w:date="2023-10-23T09:04:00Z">
        <w:r>
          <w:rPr>
            <w:rFonts w:ascii="Times New Roman" w:hAnsi="Times New Roman" w:cs="Times New Roman"/>
            <w:sz w:val="24"/>
            <w:szCs w:val="24"/>
            <w:lang w:val="en-US"/>
          </w:rPr>
          <w:t xml:space="preserve">For this, </w:t>
        </w:r>
      </w:ins>
      <w:r>
        <w:rPr>
          <w:rFonts w:ascii="Times New Roman" w:hAnsi="Times New Roman" w:cs="Times New Roman"/>
          <w:sz w:val="24"/>
          <w:szCs w:val="24"/>
          <w:lang w:val="en-US"/>
        </w:rPr>
        <w:t>we</w:t>
      </w:r>
      <w:ins w:id="429" w:author="Daniele Silvestro" w:date="2023-10-30T11:57:00Z">
        <w:r w:rsidR="00350EF5">
          <w:rPr>
            <w:rFonts w:ascii="Times New Roman" w:hAnsi="Times New Roman" w:cs="Times New Roman"/>
            <w:sz w:val="24"/>
            <w:szCs w:val="24"/>
            <w:lang w:val="en-US"/>
          </w:rPr>
          <w:t xml:space="preserve"> </w:t>
        </w:r>
      </w:ins>
      <w:del w:id="430" w:author="Unknown Author" w:date="2023-10-23T09:06:00Z">
        <w:r>
          <w:rPr>
            <w:rFonts w:ascii="Times New Roman" w:hAnsi="Times New Roman" w:cs="Times New Roman"/>
            <w:sz w:val="24"/>
            <w:szCs w:val="24"/>
            <w:lang w:val="en-US"/>
          </w:rPr>
          <w:delText xml:space="preserve"> used the same phylogenies and taxonomies (assuming bifurcating speciation) generated in the previous section</w:delText>
        </w:r>
      </w:del>
      <w:del w:id="431" w:author="Unknown Author" w:date="2023-10-23T08:57:00Z">
        <w:r>
          <w:rPr>
            <w:rFonts w:ascii="Times New Roman" w:hAnsi="Times New Roman" w:cs="Times New Roman"/>
            <w:sz w:val="24"/>
            <w:szCs w:val="24"/>
            <w:lang w:val="en-US"/>
          </w:rPr>
          <w:delText>. Next, we</w:delText>
        </w:r>
      </w:del>
      <w:del w:id="432" w:author="Unknown Author" w:date="2023-10-23T09:04: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binned the true ages of extant species in five categories</w:t>
      </w:r>
      <w:ins w:id="433" w:author="Unknown Author" w:date="2023-10-20T20:47: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434" w:author="Unknown Author" w:date="2023-10-20T20:33:00Z">
        <w:r>
          <w:rPr>
            <w:rFonts w:ascii="Times New Roman" w:hAnsi="Times New Roman" w:cs="Times New Roman"/>
            <w:sz w:val="24"/>
            <w:szCs w:val="24"/>
            <w:lang w:val="en-US"/>
          </w:rPr>
          <w:delText>corresponding</w:delText>
        </w:r>
      </w:del>
      <w:ins w:id="435" w:author="Unknown Author" w:date="2023-10-20T20:33:00Z">
        <w:r>
          <w:rPr>
            <w:rFonts w:ascii="Times New Roman" w:hAnsi="Times New Roman" w:cs="Times New Roman"/>
            <w:sz w:val="24"/>
            <w:szCs w:val="24"/>
            <w:lang w:val="en-US"/>
          </w:rPr>
          <w:t>reflecting</w:t>
        </w:r>
      </w:ins>
      <w:r>
        <w:rPr>
          <w:rFonts w:ascii="Times New Roman" w:hAnsi="Times New Roman" w:cs="Times New Roman"/>
          <w:sz w:val="24"/>
          <w:szCs w:val="24"/>
          <w:lang w:val="en-US"/>
        </w:rPr>
        <w:t xml:space="preserve"> </w:t>
      </w:r>
      <w:del w:id="436" w:author="Unknown Author" w:date="2023-10-20T20:42:00Z">
        <w:r>
          <w:rPr>
            <w:rFonts w:ascii="Times New Roman" w:hAnsi="Times New Roman" w:cs="Times New Roman"/>
            <w:sz w:val="24"/>
            <w:szCs w:val="24"/>
            <w:lang w:val="en-US"/>
          </w:rPr>
          <w:delText xml:space="preserve">to </w:delText>
        </w:r>
      </w:del>
      <w:r>
        <w:rPr>
          <w:rFonts w:ascii="Times New Roman" w:hAnsi="Times New Roman" w:cs="Times New Roman"/>
          <w:sz w:val="24"/>
          <w:szCs w:val="24"/>
          <w:lang w:val="en-US"/>
        </w:rPr>
        <w:t xml:space="preserve">the </w:t>
      </w:r>
      <w:ins w:id="437" w:author="Unknown Author" w:date="2023-10-20T20:47:00Z">
        <w:r>
          <w:rPr>
            <w:rFonts w:ascii="Times New Roman" w:hAnsi="Times New Roman" w:cs="Times New Roman"/>
            <w:sz w:val="24"/>
            <w:szCs w:val="24"/>
            <w:lang w:val="en-US"/>
          </w:rPr>
          <w:t xml:space="preserve">increase in extinction risk encapsulated by the </w:t>
        </w:r>
      </w:ins>
      <w:r>
        <w:rPr>
          <w:rFonts w:ascii="Times New Roman" w:hAnsi="Times New Roman" w:cs="Times New Roman"/>
          <w:sz w:val="24"/>
          <w:szCs w:val="24"/>
          <w:lang w:val="en-US"/>
        </w:rPr>
        <w:t>IUCN</w:t>
      </w:r>
      <w:commentRangeStart w:id="438"/>
      <w:del w:id="439" w:author="Unknown Author" w:date="2023-10-20T20:42:00Z">
        <w:r>
          <w:rPr>
            <w:rFonts w:ascii="Times New Roman" w:hAnsi="Times New Roman" w:cs="Times New Roman"/>
            <w:sz w:val="24"/>
            <w:szCs w:val="24"/>
            <w:lang w:val="en-US"/>
          </w:rPr>
          <w:delText xml:space="preserve"> conservation</w:delText>
        </w:r>
      </w:del>
      <w:commentRangeEnd w:id="438"/>
      <w:r>
        <w:commentReference w:id="438"/>
      </w:r>
      <w:r>
        <w:rPr>
          <w:rFonts w:ascii="Times New Roman" w:hAnsi="Times New Roman" w:cs="Times New Roman"/>
          <w:sz w:val="24"/>
          <w:szCs w:val="24"/>
          <w:lang w:val="en-US"/>
        </w:rPr>
        <w:t xml:space="preserve">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With this, </w:t>
      </w:r>
      <w:commentRangeStart w:id="440"/>
      <w:r>
        <w:rPr>
          <w:rFonts w:ascii="Times New Roman" w:hAnsi="Times New Roman" w:cs="Times New Roman"/>
          <w:sz w:val="24"/>
          <w:szCs w:val="24"/>
          <w:lang w:val="en-US"/>
        </w:rPr>
        <w:t xml:space="preserve">we generated </w:t>
      </w:r>
      <w:commentRangeEnd w:id="440"/>
      <w:r w:rsidR="00350EF5">
        <w:rPr>
          <w:rStyle w:val="CommentReference"/>
        </w:rPr>
        <w:commentReference w:id="440"/>
      </w:r>
      <w:r>
        <w:rPr>
          <w:rFonts w:ascii="Times New Roman" w:hAnsi="Times New Roman" w:cs="Times New Roman"/>
          <w:sz w:val="24"/>
          <w:szCs w:val="24"/>
          <w:lang w:val="en-US"/>
        </w:rPr>
        <w:t>a positive effect</w:t>
      </w:r>
      <w:del w:id="441" w:author="Unknown Author" w:date="2023-10-20T20:43:00Z">
        <w:r>
          <w:rPr>
            <w:rFonts w:ascii="Times New Roman" w:hAnsi="Times New Roman" w:cs="Times New Roman"/>
            <w:sz w:val="24"/>
            <w:szCs w:val="24"/>
            <w:lang w:val="en-US"/>
          </w:rPr>
          <w:delText xml:space="preserve"> scenario</w:delText>
        </w:r>
      </w:del>
      <w:r>
        <w:rPr>
          <w:rFonts w:ascii="Times New Roman" w:hAnsi="Times New Roman" w:cs="Times New Roman"/>
          <w:sz w:val="24"/>
          <w:szCs w:val="24"/>
          <w:lang w:val="en-US"/>
        </w:rPr>
        <w:t xml:space="preserve"> with older species being at higher </w:t>
      </w:r>
      <w:ins w:id="442" w:author="Unknown Author" w:date="2023-10-20T20:34:00Z">
        <w:r>
          <w:rPr>
            <w:rFonts w:ascii="Times New Roman" w:hAnsi="Times New Roman" w:cs="Times New Roman"/>
            <w:sz w:val="24"/>
            <w:szCs w:val="24"/>
            <w:lang w:val="en-US"/>
          </w:rPr>
          <w:t xml:space="preserve">extinction </w:t>
        </w:r>
      </w:ins>
      <w:r>
        <w:rPr>
          <w:rFonts w:ascii="Times New Roman" w:hAnsi="Times New Roman" w:cs="Times New Roman"/>
          <w:sz w:val="24"/>
          <w:szCs w:val="24"/>
          <w:lang w:val="en-US"/>
        </w:rPr>
        <w:t>risk regarding the IUCN categories</w:t>
      </w:r>
      <w:ins w:id="443" w:author="Daniele Silvestro" w:date="2023-10-30T12:00:00Z">
        <w:r w:rsidR="00675A13">
          <w:rPr>
            <w:rFonts w:ascii="Times New Roman" w:hAnsi="Times New Roman" w:cs="Times New Roman"/>
            <w:sz w:val="24"/>
            <w:szCs w:val="24"/>
            <w:lang w:val="en-US"/>
          </w:rPr>
          <w:t xml:space="preserve">, </w:t>
        </w:r>
        <w:r w:rsidR="00675A13">
          <w:rPr>
            <w:rFonts w:ascii="Times New Roman" w:hAnsi="Times New Roman" w:cs="Times New Roman"/>
            <w:sz w:val="24"/>
            <w:szCs w:val="24"/>
            <w:lang w:val="en-US"/>
          </w:rPr>
          <w:t>assuming bifurcating speciation</w:t>
        </w:r>
        <w:r w:rsidR="00675A13">
          <w:rPr>
            <w:rFonts w:ascii="Times New Roman" w:hAnsi="Times New Roman" w:cs="Times New Roman"/>
            <w:sz w:val="24"/>
            <w:szCs w:val="24"/>
            <w:lang w:val="en-US"/>
          </w:rPr>
          <w:t>.</w:t>
        </w:r>
      </w:ins>
      <w:del w:id="444" w:author="Daniele Silvestro" w:date="2023-10-30T12:00:00Z">
        <w:r w:rsidDel="00675A13">
          <w:rPr>
            <w:rFonts w:ascii="Times New Roman" w:hAnsi="Times New Roman" w:cs="Times New Roman"/>
            <w:sz w:val="24"/>
            <w:szCs w:val="24"/>
            <w:lang w:val="en-US"/>
          </w:rPr>
          <w:delText xml:space="preserve">. </w:delText>
        </w:r>
      </w:del>
    </w:p>
    <w:p w14:paraId="4B9E4E5D" w14:textId="240A39FF" w:rsidR="002F5B65" w:rsidRDefault="00000000">
      <w:pPr>
        <w:spacing w:after="0" w:line="360" w:lineRule="auto"/>
        <w:ind w:firstLine="709"/>
        <w:jc w:val="both"/>
        <w:rPr>
          <w:ins w:id="445" w:author="Unknown Author" w:date="2023-10-23T09:05:00Z"/>
          <w:rFonts w:ascii="Times New Roman" w:hAnsi="Times New Roman" w:cs="Times New Roman"/>
          <w:sz w:val="24"/>
          <w:szCs w:val="24"/>
          <w:lang w:val="en-US"/>
        </w:rPr>
      </w:pPr>
      <w:r>
        <w:rPr>
          <w:rFonts w:ascii="Times New Roman" w:hAnsi="Times New Roman" w:cs="Times New Roman"/>
          <w:sz w:val="24"/>
          <w:szCs w:val="24"/>
          <w:lang w:val="en-US"/>
        </w:rPr>
        <w:t xml:space="preserve">Then, we quantified </w:t>
      </w:r>
      <w:ins w:id="446" w:author="Unknown Author" w:date="2023-10-23T09:01:00Z">
        <w:r>
          <w:rPr>
            <w:rFonts w:ascii="Times New Roman" w:hAnsi="Times New Roman" w:cs="Times New Roman"/>
            <w:sz w:val="24"/>
            <w:szCs w:val="24"/>
            <w:lang w:val="en-US"/>
          </w:rPr>
          <w:t xml:space="preserve">the share of the 1000 datasets where the order of the mean age per IUCN category did not match with the simulated monotonic increase </w:t>
        </w:r>
      </w:ins>
      <w:del w:id="447" w:author="Unknown Author" w:date="2023-10-23T09:01:00Z">
        <w:r>
          <w:rPr>
            <w:rFonts w:ascii="Times New Roman" w:hAnsi="Times New Roman" w:cs="Times New Roman"/>
            <w:sz w:val="24"/>
            <w:szCs w:val="24"/>
            <w:lang w:val="en-US"/>
          </w:rPr>
          <w:delText>the error rate</w:delText>
        </w:r>
      </w:del>
      <w:r>
        <w:rPr>
          <w:rFonts w:ascii="Times New Roman" w:hAnsi="Times New Roman" w:cs="Times New Roman"/>
          <w:sz w:val="24"/>
          <w:szCs w:val="24"/>
          <w:lang w:val="en-US"/>
        </w:rPr>
        <w:t xml:space="preserve"> </w:t>
      </w:r>
      <w:del w:id="448" w:author="Unknown Author" w:date="2023-10-23T08:59:00Z">
        <w:r>
          <w:rPr>
            <w:rFonts w:ascii="Times New Roman" w:hAnsi="Times New Roman" w:cs="Times New Roman"/>
            <w:sz w:val="24"/>
            <w:szCs w:val="24"/>
            <w:lang w:val="en-US"/>
          </w:rPr>
          <w:delText>for</w:delText>
        </w:r>
      </w:del>
      <w:ins w:id="449" w:author="Unknown Author" w:date="2023-10-23T08:59:00Z">
        <w:r>
          <w:rPr>
            <w:rFonts w:ascii="Times New Roman" w:hAnsi="Times New Roman" w:cs="Times New Roman"/>
            <w:sz w:val="24"/>
            <w:szCs w:val="24"/>
            <w:lang w:val="en-US"/>
          </w:rPr>
          <w:t>when utilizing</w:t>
        </w:r>
      </w:ins>
      <w:del w:id="450" w:author="Unknown Author" w:date="2023-10-23T09:00:00Z">
        <w:r>
          <w:rPr>
            <w:rFonts w:ascii="Times New Roman" w:hAnsi="Times New Roman" w:cs="Times New Roman"/>
            <w:sz w:val="24"/>
            <w:szCs w:val="24"/>
            <w:lang w:val="en-US"/>
          </w:rPr>
          <w:delText xml:space="preserve"> the</w:delText>
        </w:r>
      </w:del>
      <w:r>
        <w:rPr>
          <w:rFonts w:ascii="Times New Roman" w:hAnsi="Times New Roman" w:cs="Times New Roman"/>
          <w:sz w:val="24"/>
          <w:szCs w:val="24"/>
          <w:lang w:val="en-US"/>
        </w:rPr>
        <w:t xml:space="preserve"> </w:t>
      </w:r>
      <w:ins w:id="451" w:author="Unknown Author" w:date="2023-10-23T09:00:00Z">
        <w:r>
          <w:rPr>
            <w:rFonts w:ascii="Times New Roman" w:hAnsi="Times New Roman" w:cs="Times New Roman"/>
            <w:sz w:val="24"/>
            <w:szCs w:val="24"/>
            <w:lang w:val="en-US"/>
          </w:rPr>
          <w:t xml:space="preserve">(a) </w:t>
        </w:r>
      </w:ins>
      <w:r>
        <w:rPr>
          <w:rFonts w:ascii="Times New Roman" w:hAnsi="Times New Roman" w:cs="Times New Roman"/>
          <w:sz w:val="24"/>
          <w:szCs w:val="24"/>
          <w:lang w:val="en-US"/>
        </w:rPr>
        <w:t>phylogenetic</w:t>
      </w:r>
      <w:ins w:id="452" w:author="Unknown Author" w:date="2023-10-23T09:00:00Z">
        <w:r>
          <w:rPr>
            <w:rFonts w:ascii="Times New Roman" w:hAnsi="Times New Roman" w:cs="Times New Roman"/>
            <w:sz w:val="24"/>
            <w:szCs w:val="24"/>
            <w:lang w:val="en-US"/>
          </w:rPr>
          <w:t xml:space="preserve"> ages, (b)</w:t>
        </w:r>
      </w:ins>
      <w:del w:id="453" w:author="Unknown Author" w:date="2023-10-23T09:00:00Z">
        <w:r>
          <w:rPr>
            <w:rFonts w:ascii="Times New Roman" w:hAnsi="Times New Roman" w:cs="Times New Roman"/>
            <w:sz w:val="24"/>
            <w:szCs w:val="24"/>
            <w:lang w:val="en-US"/>
          </w:rPr>
          <w:delText xml:space="preserve"> and</w:delText>
        </w:r>
      </w:del>
      <w:r>
        <w:rPr>
          <w:rFonts w:ascii="Times New Roman" w:hAnsi="Times New Roman" w:cs="Times New Roman"/>
          <w:sz w:val="24"/>
          <w:szCs w:val="24"/>
          <w:lang w:val="en-US"/>
        </w:rPr>
        <w:t xml:space="preserve"> the probabilistic species age estimator</w:t>
      </w:r>
      <w:ins w:id="454" w:author="Unknown Author" w:date="2023-10-23T09:00:00Z">
        <w:del w:id="455" w:author="Daniele Silvestro" w:date="2023-10-30T12:00:00Z">
          <w:r w:rsidDel="00675A13">
            <w:rPr>
              <w:rFonts w:ascii="Times New Roman" w:hAnsi="Times New Roman" w:cs="Times New Roman"/>
              <w:sz w:val="24"/>
              <w:szCs w:val="24"/>
              <w:lang w:val="en-US"/>
            </w:rPr>
            <w:delText>, and (c) under nonrandom incomplete taxon sampling</w:delText>
          </w:r>
        </w:del>
      </w:ins>
      <w:del w:id="456" w:author="Unknown Author" w:date="2023-10-23T09:01:00Z">
        <w:r>
          <w:rPr>
            <w:rFonts w:ascii="Times New Roman" w:hAnsi="Times New Roman" w:cs="Times New Roman"/>
            <w:sz w:val="24"/>
            <w:szCs w:val="24"/>
            <w:lang w:val="en-US"/>
          </w:rPr>
          <w:delText xml:space="preserve">, </w:delText>
        </w:r>
      </w:del>
      <w:del w:id="457" w:author="Unknown Author" w:date="2023-10-20T20:44:00Z">
        <w:r>
          <w:rPr>
            <w:rFonts w:ascii="Times New Roman" w:hAnsi="Times New Roman" w:cs="Times New Roman"/>
            <w:sz w:val="24"/>
            <w:szCs w:val="24"/>
            <w:lang w:val="en-US"/>
          </w:rPr>
          <w:delText>as</w:delText>
        </w:r>
      </w:del>
      <w:del w:id="458" w:author="Unknown Author" w:date="2023-10-23T09:01:00Z">
        <w:r>
          <w:rPr>
            <w:rFonts w:ascii="Times New Roman" w:hAnsi="Times New Roman" w:cs="Times New Roman"/>
            <w:sz w:val="24"/>
            <w:szCs w:val="24"/>
            <w:lang w:val="en-US"/>
          </w:rPr>
          <w:delText xml:space="preserve"> the share of the 1000 datasets where the </w:delText>
        </w:r>
      </w:del>
      <w:del w:id="459" w:author="Unknown Author" w:date="2023-10-20T20:44:00Z">
        <w:r>
          <w:rPr>
            <w:rFonts w:ascii="Times New Roman" w:hAnsi="Times New Roman" w:cs="Times New Roman"/>
            <w:sz w:val="24"/>
            <w:szCs w:val="24"/>
            <w:lang w:val="en-US"/>
          </w:rPr>
          <w:delText>ranking of</w:delText>
        </w:r>
      </w:del>
      <w:del w:id="460" w:author="Unknown Author" w:date="2023-10-23T09:01:00Z">
        <w:r>
          <w:rPr>
            <w:rFonts w:ascii="Times New Roman" w:hAnsi="Times New Roman" w:cs="Times New Roman"/>
            <w:sz w:val="24"/>
            <w:szCs w:val="24"/>
            <w:lang w:val="en-US"/>
          </w:rPr>
          <w:delText xml:space="preserve"> mean age per </w:delText>
        </w:r>
      </w:del>
      <w:del w:id="461" w:author="Unknown Author" w:date="2023-10-20T20:45:00Z">
        <w:r>
          <w:rPr>
            <w:rFonts w:ascii="Times New Roman" w:hAnsi="Times New Roman" w:cs="Times New Roman"/>
            <w:sz w:val="24"/>
            <w:szCs w:val="24"/>
            <w:lang w:val="en-US"/>
          </w:rPr>
          <w:delText>conservation status</w:delText>
        </w:r>
      </w:del>
      <w:del w:id="462" w:author="Unknown Author" w:date="2023-10-23T09:01:00Z">
        <w:r>
          <w:rPr>
            <w:rFonts w:ascii="Times New Roman" w:hAnsi="Times New Roman" w:cs="Times New Roman"/>
            <w:sz w:val="24"/>
            <w:szCs w:val="24"/>
            <w:lang w:val="en-US"/>
          </w:rPr>
          <w:delText xml:space="preserve"> category did not match with the simulated monotonic increase</w:delText>
        </w:r>
      </w:del>
      <w:r>
        <w:rPr>
          <w:rFonts w:ascii="Times New Roman" w:hAnsi="Times New Roman" w:cs="Times New Roman"/>
          <w:sz w:val="24"/>
          <w:szCs w:val="24"/>
          <w:lang w:val="en-US"/>
        </w:rPr>
        <w:t>.</w:t>
      </w:r>
      <w:ins w:id="463" w:author="Daniele Silvestro" w:date="2023-10-30T12:00:00Z">
        <w:r w:rsidR="00675A13">
          <w:rPr>
            <w:rFonts w:ascii="Times New Roman" w:hAnsi="Times New Roman" w:cs="Times New Roman"/>
            <w:sz w:val="24"/>
            <w:szCs w:val="24"/>
            <w:lang w:val="en-US"/>
          </w:rPr>
          <w:t xml:space="preserve"> We also evaluated the effect of using phylogenetic ages </w:t>
        </w:r>
      </w:ins>
      <w:ins w:id="464" w:author="Daniele Silvestro" w:date="2023-10-30T12:01:00Z">
        <w:r w:rsidR="00675A13">
          <w:rPr>
            <w:rFonts w:ascii="Times New Roman" w:hAnsi="Times New Roman" w:cs="Times New Roman"/>
            <w:sz w:val="24"/>
            <w:szCs w:val="24"/>
            <w:lang w:val="en-US"/>
          </w:rPr>
          <w:t>in the case of</w:t>
        </w:r>
      </w:ins>
      <w:ins w:id="465" w:author="Daniele Silvestro" w:date="2023-10-30T12:00:00Z">
        <w:r w:rsidR="00675A13">
          <w:rPr>
            <w:rFonts w:ascii="Times New Roman" w:hAnsi="Times New Roman" w:cs="Times New Roman"/>
            <w:sz w:val="24"/>
            <w:szCs w:val="24"/>
            <w:lang w:val="en-US"/>
          </w:rPr>
          <w:t xml:space="preserve"> incomplete taxon sampling </w:t>
        </w:r>
      </w:ins>
      <w:ins w:id="466" w:author="Daniele Silvestro" w:date="2023-10-30T12:01:00Z">
        <w:r w:rsidR="00675A13">
          <w:rPr>
            <w:rFonts w:ascii="Times New Roman" w:hAnsi="Times New Roman" w:cs="Times New Roman"/>
            <w:sz w:val="24"/>
            <w:szCs w:val="24"/>
            <w:lang w:val="en-US"/>
          </w:rPr>
          <w:t xml:space="preserve">on the evaluation of age-correlated extinction risks. </w:t>
        </w:r>
      </w:ins>
    </w:p>
    <w:p w14:paraId="1331265F" w14:textId="1E8E0743" w:rsidR="002F5B65" w:rsidDel="00675A13" w:rsidRDefault="00000000">
      <w:pPr>
        <w:spacing w:after="0" w:line="360" w:lineRule="auto"/>
        <w:ind w:firstLine="709"/>
        <w:jc w:val="both"/>
        <w:rPr>
          <w:del w:id="467" w:author="Daniele Silvestro" w:date="2023-10-30T12:00:00Z"/>
          <w:rFonts w:ascii="Times New Roman" w:hAnsi="Times New Roman" w:cs="Times New Roman"/>
          <w:sz w:val="24"/>
          <w:szCs w:val="24"/>
          <w:lang w:val="en-US"/>
        </w:rPr>
      </w:pPr>
      <w:ins w:id="468" w:author="Unknown Author" w:date="2023-10-23T09:05:00Z">
        <w:del w:id="469" w:author="Daniele Silvestro" w:date="2023-10-30T12:00:00Z">
          <w:r w:rsidDel="00675A13">
            <w:rPr>
              <w:rFonts w:ascii="Times New Roman" w:hAnsi="Times New Roman" w:cs="Times New Roman"/>
              <w:sz w:val="24"/>
              <w:szCs w:val="24"/>
              <w:lang w:val="en-US"/>
            </w:rPr>
            <w:delText>For the first two cases, we used the same phylogenies and species mappings (assuming bifurcating speciation) generated in the previous section</w:delText>
          </w:r>
        </w:del>
      </w:ins>
      <w:ins w:id="470" w:author="Unknown Author" w:date="2023-10-23T09:06:00Z">
        <w:del w:id="471" w:author="Daniele Silvestro" w:date="2023-10-30T12:00:00Z">
          <w:r w:rsidDel="00675A13">
            <w:rPr>
              <w:rFonts w:ascii="Times New Roman" w:hAnsi="Times New Roman" w:cs="Times New Roman"/>
              <w:sz w:val="24"/>
              <w:szCs w:val="24"/>
              <w:lang w:val="en-US"/>
            </w:rPr>
            <w:delText xml:space="preserve">. </w:delText>
          </w:r>
        </w:del>
      </w:ins>
      <w:ins w:id="472" w:author="Unknown Author" w:date="2023-10-23T09:07:00Z">
        <w:del w:id="473" w:author="Daniele Silvestro" w:date="2023-10-30T12:00:00Z">
          <w:r w:rsidDel="00675A13">
            <w:rPr>
              <w:rFonts w:ascii="Times New Roman" w:hAnsi="Times New Roman" w:cs="Times New Roman"/>
              <w:sz w:val="24"/>
              <w:szCs w:val="24"/>
              <w:lang w:val="en-US"/>
            </w:rPr>
            <w:delText xml:space="preserve">To explore the impact of incomplete taxon sampling, </w:delText>
          </w:r>
        </w:del>
      </w:ins>
    </w:p>
    <w:p w14:paraId="5F99C328" w14:textId="49B9588D" w:rsidR="002F5B65" w:rsidDel="00675A13" w:rsidRDefault="002F5B65">
      <w:pPr>
        <w:spacing w:after="0" w:line="360" w:lineRule="auto"/>
        <w:ind w:firstLine="709"/>
        <w:jc w:val="both"/>
        <w:rPr>
          <w:del w:id="474" w:author="Daniele Silvestro" w:date="2023-10-30T12:00:00Z"/>
          <w:rFonts w:ascii="Times New Roman" w:hAnsi="Times New Roman" w:cs="Times New Roman"/>
          <w:sz w:val="24"/>
          <w:szCs w:val="24"/>
          <w:lang w:val="en-US"/>
        </w:rPr>
      </w:pPr>
    </w:p>
    <w:p w14:paraId="28E0BBA9" w14:textId="61C2E302" w:rsidR="002F5B65" w:rsidDel="00675A13" w:rsidRDefault="00000000">
      <w:pPr>
        <w:spacing w:after="0" w:line="360" w:lineRule="auto"/>
        <w:jc w:val="both"/>
        <w:rPr>
          <w:del w:id="475" w:author="Daniele Silvestro" w:date="2023-10-30T12:00:00Z"/>
          <w:rFonts w:ascii="Times New Roman" w:hAnsi="Times New Roman" w:cs="Times New Roman"/>
          <w:i/>
          <w:iCs/>
          <w:sz w:val="24"/>
          <w:szCs w:val="24"/>
          <w:u w:val="single"/>
          <w:lang w:val="en-US"/>
        </w:rPr>
      </w:pPr>
      <w:del w:id="476" w:author="Daniele Silvestro" w:date="2023-10-30T12:00:00Z">
        <w:r w:rsidDel="00675A13">
          <w:rPr>
            <w:rFonts w:ascii="Times New Roman" w:hAnsi="Times New Roman" w:cs="Times New Roman"/>
            <w:i/>
            <w:iCs/>
            <w:sz w:val="24"/>
            <w:szCs w:val="24"/>
            <w:u w:val="single"/>
            <w:lang w:val="en-US"/>
          </w:rPr>
          <w:delText>Imprint of extinction risk on phylogenetic ages given three levels of nonrandom incomplete sampling</w:delText>
        </w:r>
      </w:del>
    </w:p>
    <w:p w14:paraId="508C0BF9" w14:textId="4E727380" w:rsidR="002F5B65" w:rsidDel="00675A13" w:rsidRDefault="00000000">
      <w:pPr>
        <w:spacing w:after="0" w:line="360" w:lineRule="auto"/>
        <w:ind w:firstLine="709"/>
        <w:jc w:val="both"/>
        <w:rPr>
          <w:del w:id="477" w:author="Daniele Silvestro" w:date="2023-10-30T12:00:00Z"/>
          <w:rFonts w:ascii="Times New Roman" w:hAnsi="Times New Roman" w:cs="Times New Roman"/>
          <w:sz w:val="24"/>
          <w:szCs w:val="24"/>
          <w:lang w:val="en-US"/>
        </w:rPr>
      </w:pPr>
      <w:ins w:id="478" w:author="Carlos Calderon del Cid" w:date="2023-09-27T21:51:00Z">
        <w:del w:id="479" w:author="Daniele Silvestro" w:date="2023-10-30T12:00:00Z">
          <w:r w:rsidDel="00675A13">
            <w:rPr>
              <w:rFonts w:ascii="Times New Roman" w:hAnsi="Times New Roman" w:cs="Times New Roman"/>
              <w:sz w:val="24"/>
              <w:szCs w:val="24"/>
              <w:lang w:val="en-US"/>
            </w:rPr>
            <w:delText>To explore whether</w:delText>
          </w:r>
        </w:del>
      </w:ins>
      <w:ins w:id="480" w:author="Carlos Calderon del Cid" w:date="2023-09-27T22:02:00Z">
        <w:del w:id="481" w:author="Daniele Silvestro" w:date="2023-10-30T12:00:00Z">
          <w:r w:rsidDel="00675A13">
            <w:rPr>
              <w:rFonts w:ascii="Times New Roman" w:hAnsi="Times New Roman" w:cs="Times New Roman"/>
              <w:sz w:val="24"/>
              <w:szCs w:val="24"/>
              <w:lang w:val="en-US"/>
            </w:rPr>
            <w:delText xml:space="preserve"> </w:delText>
          </w:r>
        </w:del>
      </w:ins>
      <w:ins w:id="482" w:author="Carlos Calderon del Cid" w:date="2023-09-27T21:52:00Z">
        <w:del w:id="483" w:author="Daniele Silvestro" w:date="2023-10-30T12:00:00Z">
          <w:r w:rsidDel="00675A13">
            <w:rPr>
              <w:rFonts w:ascii="Times New Roman" w:hAnsi="Times New Roman" w:cs="Times New Roman"/>
              <w:sz w:val="24"/>
              <w:szCs w:val="24"/>
              <w:lang w:val="en-US"/>
            </w:rPr>
            <w:delText>the</w:delText>
          </w:r>
        </w:del>
      </w:ins>
      <w:ins w:id="484" w:author="Carlos Calderon del Cid" w:date="2023-09-27T22:02:00Z">
        <w:del w:id="485" w:author="Daniele Silvestro" w:date="2023-10-30T12:00:00Z">
          <w:r w:rsidDel="00675A13">
            <w:rPr>
              <w:rFonts w:ascii="Times New Roman" w:hAnsi="Times New Roman" w:cs="Times New Roman"/>
              <w:sz w:val="24"/>
              <w:szCs w:val="24"/>
              <w:lang w:val="en-US"/>
            </w:rPr>
            <w:delText xml:space="preserve"> erroneous estimation of species age, due to nonrandom incomplete sampling,</w:delText>
          </w:r>
        </w:del>
      </w:ins>
      <w:ins w:id="486" w:author="Carlos Calderon del Cid" w:date="2023-09-27T21:52:00Z">
        <w:del w:id="487" w:author="Daniele Silvestro" w:date="2023-10-30T12:00:00Z">
          <w:r w:rsidDel="00675A13">
            <w:rPr>
              <w:rFonts w:ascii="Times New Roman" w:hAnsi="Times New Roman" w:cs="Times New Roman"/>
              <w:sz w:val="24"/>
              <w:szCs w:val="24"/>
              <w:lang w:val="en-US"/>
            </w:rPr>
            <w:delText xml:space="preserve"> </w:delText>
          </w:r>
        </w:del>
      </w:ins>
      <w:ins w:id="488" w:author="Carlos Calderon del Cid" w:date="2023-09-27T22:03:00Z">
        <w:del w:id="489" w:author="Daniele Silvestro" w:date="2023-10-30T12:00:00Z">
          <w:r w:rsidDel="00675A13">
            <w:rPr>
              <w:rFonts w:ascii="Times New Roman" w:hAnsi="Times New Roman" w:cs="Times New Roman"/>
              <w:sz w:val="24"/>
              <w:szCs w:val="24"/>
              <w:lang w:val="en-US"/>
            </w:rPr>
            <w:delText>has consequences over the inference of the assumed relationship be</w:delText>
          </w:r>
        </w:del>
      </w:ins>
      <w:ins w:id="490" w:author="Carlos Calderon del Cid" w:date="2023-09-27T21:52:00Z">
        <w:del w:id="491" w:author="Daniele Silvestro" w:date="2023-10-30T12:00:00Z">
          <w:r w:rsidDel="00675A13">
            <w:rPr>
              <w:rFonts w:ascii="Times New Roman" w:hAnsi="Times New Roman" w:cs="Times New Roman"/>
              <w:sz w:val="24"/>
              <w:szCs w:val="24"/>
              <w:lang w:val="en-US"/>
            </w:rPr>
            <w:delText>tween species age and present extinction risk</w:delText>
          </w:r>
        </w:del>
      </w:ins>
      <w:ins w:id="492" w:author="Carlos Calderon del Cid" w:date="2023-09-27T22:05:00Z">
        <w:del w:id="493" w:author="Daniele Silvestro" w:date="2023-10-30T11:58:00Z">
          <w:r w:rsidDel="00350EF5">
            <w:rPr>
              <w:rFonts w:ascii="Times New Roman" w:hAnsi="Times New Roman" w:cs="Times New Roman"/>
              <w:sz w:val="24"/>
              <w:szCs w:val="24"/>
              <w:lang w:val="en-US"/>
            </w:rPr>
            <w:delText>,</w:delText>
          </w:r>
        </w:del>
        <w:del w:id="494" w:author="Daniele Silvestro" w:date="2023-10-30T12:00:00Z">
          <w:r w:rsidDel="00675A13">
            <w:rPr>
              <w:rFonts w:ascii="Times New Roman" w:hAnsi="Times New Roman" w:cs="Times New Roman"/>
              <w:sz w:val="24"/>
              <w:szCs w:val="24"/>
              <w:lang w:val="en-US"/>
            </w:rPr>
            <w:delText xml:space="preserve"> we used the </w:delText>
          </w:r>
        </w:del>
      </w:ins>
      <w:ins w:id="495" w:author="Unknown Author" w:date="2023-10-20T20:58:00Z">
        <w:del w:id="496" w:author="Daniele Silvestro" w:date="2023-10-30T12:00:00Z">
          <w:r w:rsidDel="00675A13">
            <w:rPr>
              <w:rFonts w:ascii="Times New Roman" w:hAnsi="Times New Roman" w:cs="Times New Roman"/>
              <w:sz w:val="24"/>
              <w:szCs w:val="24"/>
              <w:lang w:val="en-US"/>
            </w:rPr>
            <w:delText xml:space="preserve">phylogenies of </w:delText>
          </w:r>
        </w:del>
      </w:ins>
      <w:commentRangeStart w:id="497"/>
      <w:ins w:id="498" w:author="Carlos Calderon del Cid" w:date="2023-09-27T22:05:00Z">
        <w:del w:id="499" w:author="Daniele Silvestro" w:date="2023-10-30T12:00:00Z">
          <w:r w:rsidDel="00675A13">
            <w:rPr>
              <w:rFonts w:ascii="Times New Roman" w:hAnsi="Times New Roman" w:cs="Times New Roman"/>
              <w:sz w:val="24"/>
              <w:szCs w:val="24"/>
              <w:lang w:val="en-US"/>
            </w:rPr>
            <w:delText>intermediate</w:delText>
          </w:r>
        </w:del>
      </w:ins>
      <w:ins w:id="500" w:author="Unknown Author" w:date="2023-10-20T20:58:00Z">
        <w:del w:id="501" w:author="Daniele Silvestro" w:date="2023-10-30T12:00:00Z">
          <w:r w:rsidDel="00675A13">
            <w:rPr>
              <w:rFonts w:ascii="Times New Roman" w:hAnsi="Times New Roman" w:cs="Times New Roman"/>
              <w:sz w:val="24"/>
              <w:szCs w:val="24"/>
              <w:lang w:val="en-US"/>
            </w:rPr>
            <w:delText>-</w:delText>
          </w:r>
        </w:del>
      </w:ins>
      <w:ins w:id="502" w:author="Carlos Calderon del Cid" w:date="2023-09-27T22:05:00Z">
        <w:del w:id="503" w:author="Daniele Silvestro" w:date="2023-10-30T12:00:00Z">
          <w:r w:rsidDel="00675A13">
            <w:rPr>
              <w:rFonts w:ascii="Times New Roman" w:hAnsi="Times New Roman" w:cs="Times New Roman"/>
              <w:sz w:val="24"/>
              <w:szCs w:val="24"/>
              <w:lang w:val="en-US"/>
            </w:rPr>
            <w:delText xml:space="preserve"> extinction scenario phylogenies</w:delText>
          </w:r>
          <w:commentRangeEnd w:id="497"/>
          <w:r w:rsidDel="00675A13">
            <w:commentReference w:id="497"/>
          </w:r>
          <w:r w:rsidDel="00675A13">
            <w:rPr>
              <w:rFonts w:ascii="Times New Roman" w:hAnsi="Times New Roman" w:cs="Times New Roman"/>
              <w:sz w:val="24"/>
              <w:szCs w:val="24"/>
              <w:lang w:val="en-US"/>
            </w:rPr>
            <w:delText xml:space="preserve"> and the taxonomies</w:delText>
          </w:r>
        </w:del>
      </w:ins>
      <w:ins w:id="504" w:author="Unknown Author" w:date="2023-10-23T09:10:00Z">
        <w:del w:id="505" w:author="Daniele Silvestro" w:date="2023-10-30T12:00:00Z">
          <w:r w:rsidDel="00675A13">
            <w:rPr>
              <w:rFonts w:ascii="Times New Roman" w:hAnsi="Times New Roman" w:cs="Times New Roman"/>
              <w:sz w:val="24"/>
              <w:szCs w:val="24"/>
              <w:lang w:val="en-US"/>
            </w:rPr>
            <w:delText>species mappings</w:delText>
          </w:r>
        </w:del>
      </w:ins>
      <w:ins w:id="506" w:author="Carlos Calderon del Cid" w:date="2023-09-27T22:05:00Z">
        <w:del w:id="507" w:author="Daniele Silvestro" w:date="2023-10-30T12:00:00Z">
          <w:r w:rsidDel="00675A13">
            <w:rPr>
              <w:rFonts w:ascii="Times New Roman" w:hAnsi="Times New Roman" w:cs="Times New Roman"/>
              <w:sz w:val="24"/>
              <w:szCs w:val="24"/>
              <w:lang w:val="en-US"/>
            </w:rPr>
            <w:delText xml:space="preserve"> </w:delText>
          </w:r>
        </w:del>
      </w:ins>
      <w:ins w:id="508" w:author="Carlos Calderon del Cid" w:date="2023-09-27T22:07:00Z">
        <w:del w:id="509" w:author="Daniele Silvestro" w:date="2023-10-30T12:00:00Z">
          <w:r w:rsidDel="00675A13">
            <w:rPr>
              <w:rFonts w:ascii="Times New Roman" w:hAnsi="Times New Roman" w:cs="Times New Roman"/>
              <w:sz w:val="24"/>
              <w:szCs w:val="24"/>
              <w:lang w:val="en-US"/>
            </w:rPr>
            <w:delText>assuming all speciation occurs via bifurcation or budding. Then, to simulate</w:delText>
          </w:r>
        </w:del>
      </w:ins>
      <w:ins w:id="510" w:author="Carlos Calderon del Cid" w:date="2023-09-27T22:11:00Z">
        <w:del w:id="511" w:author="Daniele Silvestro" w:date="2023-10-30T12:00:00Z">
          <w:r w:rsidDel="00675A13">
            <w:rPr>
              <w:rFonts w:ascii="Times New Roman" w:hAnsi="Times New Roman" w:cs="Times New Roman"/>
              <w:sz w:val="24"/>
              <w:szCs w:val="24"/>
              <w:lang w:val="en-US"/>
            </w:rPr>
            <w:delText xml:space="preserve"> </w:delText>
          </w:r>
        </w:del>
      </w:ins>
      <w:ins w:id="512" w:author="Carlos Calderon del Cid" w:date="2023-09-27T22:15:00Z">
        <w:del w:id="513" w:author="Daniele Silvestro" w:date="2023-10-30T12:00:00Z">
          <w:r w:rsidDel="00675A13">
            <w:rPr>
              <w:rFonts w:ascii="Times New Roman" w:hAnsi="Times New Roman" w:cs="Times New Roman"/>
              <w:sz w:val="24"/>
              <w:szCs w:val="24"/>
              <w:lang w:val="en-US"/>
            </w:rPr>
            <w:delText>three levels of</w:delText>
          </w:r>
        </w:del>
      </w:ins>
      <w:ins w:id="514" w:author="Carlos Calderon del Cid" w:date="2023-09-27T22:11:00Z">
        <w:del w:id="515" w:author="Daniele Silvestro" w:date="2023-10-30T12:00:00Z">
          <w:r w:rsidDel="00675A13">
            <w:rPr>
              <w:rFonts w:ascii="Times New Roman" w:hAnsi="Times New Roman" w:cs="Times New Roman"/>
              <w:sz w:val="24"/>
              <w:szCs w:val="24"/>
              <w:lang w:val="en-US"/>
            </w:rPr>
            <w:delText xml:space="preserve"> nonrandom incomplete sampling</w:delText>
          </w:r>
        </w:del>
      </w:ins>
      <w:ins w:id="516" w:author="Carlos Calderon del Cid" w:date="2023-09-27T22:15:00Z">
        <w:del w:id="517" w:author="Daniele Silvestro" w:date="2023-10-30T12:00:00Z">
          <w:r w:rsidDel="00675A13">
            <w:rPr>
              <w:rFonts w:ascii="Times New Roman" w:hAnsi="Times New Roman" w:cs="Times New Roman"/>
              <w:sz w:val="24"/>
              <w:szCs w:val="24"/>
              <w:lang w:val="en-US"/>
            </w:rPr>
            <w:delText xml:space="preserve"> (0%, 25%, 50%)</w:delText>
          </w:r>
        </w:del>
      </w:ins>
      <w:ins w:id="518" w:author="Carlos Calderon del Cid" w:date="2023-09-27T22:11:00Z">
        <w:del w:id="519" w:author="Daniele Silvestro" w:date="2023-10-30T12:00:00Z">
          <w:r w:rsidDel="00675A13">
            <w:rPr>
              <w:rFonts w:ascii="Times New Roman" w:hAnsi="Times New Roman" w:cs="Times New Roman"/>
              <w:sz w:val="24"/>
              <w:szCs w:val="24"/>
              <w:lang w:val="en-US"/>
            </w:rPr>
            <w:delText xml:space="preserve">, </w:delText>
          </w:r>
        </w:del>
      </w:ins>
      <w:ins w:id="520" w:author="Carlos Calderon del Cid" w:date="2023-09-27T22:13:00Z">
        <w:del w:id="521" w:author="Daniele Silvestro" w:date="2023-10-30T12:00:00Z">
          <w:r w:rsidDel="00675A13">
            <w:rPr>
              <w:rFonts w:ascii="Times New Roman" w:hAnsi="Times New Roman" w:cs="Times New Roman"/>
              <w:sz w:val="24"/>
              <w:szCs w:val="24"/>
              <w:lang w:val="en-US"/>
            </w:rPr>
            <w:delText>we implemented a function to remove species with a probability proportional to its</w:delText>
          </w:r>
        </w:del>
      </w:ins>
      <w:ins w:id="522" w:author="Unknown Author" w:date="2023-10-20T21:08:00Z">
        <w:del w:id="523" w:author="Daniele Silvestro" w:date="2023-10-30T12:00:00Z">
          <w:r w:rsidDel="00675A13">
            <w:rPr>
              <w:rFonts w:ascii="Times New Roman" w:hAnsi="Times New Roman" w:cs="Times New Roman"/>
              <w:sz w:val="24"/>
              <w:szCs w:val="24"/>
              <w:lang w:val="en-US"/>
            </w:rPr>
            <w:delText>their</w:delText>
          </w:r>
        </w:del>
      </w:ins>
      <w:ins w:id="524" w:author="Carlos Calderon del Cid" w:date="2023-09-27T22:13:00Z">
        <w:del w:id="525" w:author="Daniele Silvestro" w:date="2023-10-30T12:00:00Z">
          <w:r w:rsidDel="00675A13">
            <w:rPr>
              <w:rFonts w:ascii="Times New Roman" w:hAnsi="Times New Roman" w:cs="Times New Roman"/>
              <w:sz w:val="24"/>
              <w:szCs w:val="24"/>
              <w:lang w:val="en-US"/>
            </w:rPr>
            <w:delText xml:space="preserve"> age, i.e., older species are less likely to be </w:delText>
          </w:r>
        </w:del>
      </w:ins>
      <w:ins w:id="526" w:author="Unknown Author" w:date="2023-10-20T21:08:00Z">
        <w:del w:id="527" w:author="Daniele Silvestro" w:date="2023-10-30T12:00:00Z">
          <w:r w:rsidDel="00675A13">
            <w:rPr>
              <w:rFonts w:ascii="Times New Roman" w:hAnsi="Times New Roman" w:cs="Times New Roman"/>
              <w:sz w:val="24"/>
              <w:szCs w:val="24"/>
              <w:lang w:val="en-US"/>
            </w:rPr>
            <w:delText>included in the phylogeny</w:delText>
          </w:r>
        </w:del>
      </w:ins>
      <w:ins w:id="528" w:author="Carlos Calderon del Cid" w:date="2023-09-27T22:13:00Z">
        <w:del w:id="529" w:author="Daniele Silvestro" w:date="2023-10-30T12:00:00Z">
          <w:r w:rsidDel="00675A13">
            <w:rPr>
              <w:rFonts w:ascii="Times New Roman" w:hAnsi="Times New Roman" w:cs="Times New Roman"/>
              <w:sz w:val="24"/>
              <w:szCs w:val="24"/>
              <w:lang w:val="en-US"/>
            </w:rPr>
            <w:delText>sample.</w:delText>
          </w:r>
        </w:del>
      </w:ins>
      <w:ins w:id="530" w:author="Carlos Calderon del Cid" w:date="2023-10-09T19:29:00Z">
        <w:del w:id="531" w:author="Daniele Silvestro" w:date="2023-10-30T12:00:00Z">
          <w:r w:rsidDel="00675A13">
            <w:rPr>
              <w:rFonts w:ascii="Times New Roman" w:hAnsi="Times New Roman" w:cs="Times New Roman"/>
              <w:sz w:val="24"/>
              <w:szCs w:val="24"/>
              <w:lang w:val="en-US"/>
            </w:rPr>
            <w:delText xml:space="preserve"> </w:delText>
          </w:r>
        </w:del>
      </w:ins>
      <w:ins w:id="532" w:author="Unknown Author" w:date="2023-10-20T21:09:00Z">
        <w:del w:id="533" w:author="Daniele Silvestro" w:date="2023-10-30T12:00:00Z">
          <w:r w:rsidDel="00675A13">
            <w:rPr>
              <w:rFonts w:ascii="Times New Roman" w:hAnsi="Times New Roman" w:cs="Times New Roman"/>
              <w:sz w:val="24"/>
              <w:szCs w:val="24"/>
              <w:lang w:val="en-US"/>
            </w:rPr>
            <w:delText xml:space="preserve">We then </w:delText>
          </w:r>
        </w:del>
      </w:ins>
      <w:ins w:id="534" w:author="Carlos Calderon del Cid" w:date="2023-09-27T22:15:00Z">
        <w:del w:id="535" w:author="Daniele Silvestro" w:date="2023-10-30T12:00:00Z">
          <w:r w:rsidDel="00675A13">
            <w:rPr>
              <w:rFonts w:ascii="Times New Roman" w:hAnsi="Times New Roman" w:cs="Times New Roman"/>
              <w:sz w:val="24"/>
              <w:szCs w:val="24"/>
              <w:lang w:val="en-US"/>
            </w:rPr>
            <w:delText>Next, we binned the true ages of extant species in five categories corresponding to the IUCN conservation categories: Least Concern (LC), Near Threatened (NT), Vulnerable (VU), Endangered (EN), and Critically Endangered (CR; International Union for the Conservation of Nature</w:delText>
          </w:r>
        </w:del>
      </w:ins>
      <w:del w:id="536" w:author="Daniele Silvestro" w:date="2023-10-30T12:00:00Z">
        <w:r w:rsidDel="00675A13">
          <w:fldChar w:fldCharType="begin"/>
        </w:r>
        <w:r w:rsidDel="00675A13">
          <w:rPr>
            <w:rFonts w:ascii="Times New Roman" w:hAnsi="Times New Roman" w:cs="Times New Roman"/>
            <w:sz w:val="24"/>
            <w:szCs w:val="24"/>
            <w:lang w:val="en-US"/>
          </w:rPr>
          <w:del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delInstrText>
        </w:r>
        <w:r w:rsidDel="00675A13">
          <w:rPr>
            <w:rFonts w:ascii="Times New Roman" w:hAnsi="Times New Roman" w:cs="Times New Roman"/>
            <w:sz w:val="24"/>
            <w:szCs w:val="24"/>
            <w:lang w:val="en-US"/>
          </w:rPr>
          <w:fldChar w:fldCharType="separate"/>
        </w:r>
      </w:del>
      <w:ins w:id="537" w:author="Carlos Calderon del Cid" w:date="2023-09-27T22:15:00Z">
        <w:del w:id="538" w:author="Daniele Silvestro" w:date="2023-10-30T12:00:00Z">
          <w:r w:rsidDel="00675A13">
            <w:rPr>
              <w:rFonts w:ascii="Times New Roman" w:hAnsi="Times New Roman" w:cs="Times New Roman"/>
              <w:sz w:val="24"/>
              <w:szCs w:val="24"/>
              <w:lang w:val="en-US"/>
            </w:rPr>
            <w:delText xml:space="preserve"> 2016)</w:delText>
          </w:r>
        </w:del>
      </w:ins>
      <w:del w:id="539" w:author="Daniele Silvestro" w:date="2023-10-30T12:00:00Z">
        <w:r w:rsidDel="00675A13">
          <w:rPr>
            <w:rFonts w:ascii="Times New Roman" w:hAnsi="Times New Roman" w:cs="Times New Roman"/>
            <w:sz w:val="24"/>
            <w:szCs w:val="24"/>
            <w:lang w:val="en-US"/>
          </w:rPr>
          <w:fldChar w:fldCharType="end"/>
        </w:r>
        <w:r w:rsidDel="00675A13">
          <w:rPr>
            <w:rFonts w:ascii="Times New Roman" w:hAnsi="Times New Roman" w:cs="Times New Roman"/>
            <w:sz w:val="24"/>
            <w:szCs w:val="24"/>
            <w:lang w:val="en-US"/>
          </w:rPr>
          <w:delText>. With this, we generated a positive effect scenario with older species being at higher risk regarding the IUCN categories. Then, we quantified the error rate for the phylogenetic age in the three incomplete sampling scenarios for bifurcating and budding speciation mode, as the share of the 1000 datasets where the ranking of mean age per conservation status category did not match with the simulated monotonic increase.</w:delText>
        </w:r>
      </w:del>
    </w:p>
    <w:p w14:paraId="27B43789" w14:textId="77777777" w:rsidR="002F5B65" w:rsidDel="00350EF5" w:rsidRDefault="002F5B65">
      <w:pPr>
        <w:spacing w:after="0" w:line="360" w:lineRule="auto"/>
        <w:jc w:val="both"/>
        <w:rPr>
          <w:del w:id="540" w:author="Carlos Calderon del Cid" w:date="2023-09-27T22:17:00Z"/>
          <w:rFonts w:ascii="Times New Roman" w:hAnsi="Times New Roman" w:cs="Times New Roman"/>
          <w:i/>
          <w:iCs/>
          <w:sz w:val="24"/>
          <w:szCs w:val="24"/>
          <w:u w:val="single"/>
          <w:lang w:val="en-US"/>
        </w:rPr>
      </w:pPr>
    </w:p>
    <w:p w14:paraId="1C0B5FD3" w14:textId="77777777" w:rsidR="00350EF5" w:rsidRDefault="00350EF5">
      <w:pPr>
        <w:spacing w:after="0" w:line="360" w:lineRule="auto"/>
        <w:ind w:firstLine="709"/>
        <w:jc w:val="both"/>
        <w:rPr>
          <w:ins w:id="541" w:author="Daniele Silvestro" w:date="2023-10-30T11:56:00Z"/>
          <w:rFonts w:ascii="Times New Roman" w:hAnsi="Times New Roman" w:cs="Times New Roman"/>
          <w:i/>
          <w:iCs/>
          <w:sz w:val="24"/>
          <w:szCs w:val="24"/>
          <w:u w:val="single"/>
          <w:lang w:val="en-US"/>
        </w:rPr>
      </w:pPr>
    </w:p>
    <w:p w14:paraId="47C341B6" w14:textId="77777777" w:rsidR="002F5B65" w:rsidRDefault="002F5B65">
      <w:pPr>
        <w:spacing w:after="0" w:line="360" w:lineRule="auto"/>
        <w:jc w:val="both"/>
        <w:rPr>
          <w:del w:id="542" w:author="Carlos Calderon del Cid" w:date="2023-09-27T22:17:00Z"/>
          <w:rFonts w:ascii="Times New Roman" w:hAnsi="Times New Roman" w:cs="Times New Roman"/>
          <w:sz w:val="24"/>
          <w:szCs w:val="24"/>
          <w:lang w:val="en-US"/>
        </w:rPr>
      </w:pPr>
    </w:p>
    <w:p w14:paraId="28BCACC6"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erroneously suggested that the species is as old as the root age. </w:t>
      </w:r>
      <w:ins w:id="543" w:author="Unknown Author" w:date="2023-10-21T08:44:00Z">
        <w:r>
          <w:rPr>
            <w:rFonts w:ascii="Times New Roman" w:hAnsi="Times New Roman" w:cs="Times New Roman"/>
            <w:sz w:val="24"/>
            <w:szCs w:val="24"/>
            <w:lang w:val="en-US"/>
          </w:rPr>
          <w:t xml:space="preserve">While </w:t>
        </w:r>
      </w:ins>
      <w:del w:id="544" w:author="Unknown Author" w:date="2023-10-21T08:44:00Z">
        <w:r>
          <w:rPr>
            <w:rFonts w:ascii="Times New Roman" w:hAnsi="Times New Roman" w:cs="Times New Roman"/>
            <w:sz w:val="24"/>
            <w:szCs w:val="24"/>
            <w:lang w:val="en-US"/>
          </w:rPr>
          <w:delText>U</w:delText>
        </w:r>
      </w:del>
      <w:ins w:id="545" w:author="Unknown Author" w:date="2023-10-21T08:44:00Z">
        <w:r>
          <w:rPr>
            <w:rFonts w:ascii="Times New Roman" w:hAnsi="Times New Roman" w:cs="Times New Roman"/>
            <w:sz w:val="24"/>
            <w:szCs w:val="24"/>
            <w:lang w:val="en-US"/>
          </w:rPr>
          <w:t>u</w:t>
        </w:r>
      </w:ins>
      <w:r>
        <w:rPr>
          <w:rFonts w:ascii="Times New Roman" w:hAnsi="Times New Roman" w:cs="Times New Roman"/>
          <w:sz w:val="24"/>
          <w:szCs w:val="24"/>
          <w:lang w:val="en-US"/>
        </w:rPr>
        <w:t xml:space="preserve">nder bifurcating speciation, the phylogenetic age never underestimated the true species age, </w:t>
      </w:r>
      <w:del w:id="546" w:author="Unknown Author" w:date="2023-10-21T08:44:00Z">
        <w:r>
          <w:rPr>
            <w:rFonts w:ascii="Times New Roman" w:hAnsi="Times New Roman" w:cs="Times New Roman"/>
            <w:sz w:val="24"/>
            <w:szCs w:val="24"/>
            <w:lang w:val="en-US"/>
          </w:rPr>
          <w:delText xml:space="preserve">while </w:delText>
        </w:r>
      </w:del>
      <w:del w:id="547" w:author="Unknown Author" w:date="2023-10-21T08:51:00Z">
        <w:r>
          <w:rPr>
            <w:rFonts w:ascii="Times New Roman" w:hAnsi="Times New Roman" w:cs="Times New Roman"/>
            <w:sz w:val="24"/>
            <w:szCs w:val="24"/>
            <w:lang w:val="en-US"/>
          </w:rPr>
          <w:delText>in the case of budding speciation</w:delText>
        </w:r>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over- and underestimation occurred</w:t>
      </w:r>
      <w:ins w:id="548" w:author="Unknown Author" w:date="2023-10-21T08:51:00Z">
        <w:r>
          <w:rPr>
            <w:rFonts w:ascii="Times New Roman" w:hAnsi="Times New Roman" w:cs="Times New Roman"/>
            <w:sz w:val="24"/>
            <w:szCs w:val="24"/>
            <w:lang w:val="en-US"/>
          </w:rPr>
          <w:t xml:space="preserve"> in the case of budding speciation</w:t>
        </w:r>
      </w:ins>
      <w:r>
        <w:rPr>
          <w:rFonts w:ascii="Times New Roman" w:hAnsi="Times New Roman" w:cs="Times New Roman"/>
          <w:sz w:val="24"/>
          <w:szCs w:val="24"/>
          <w:lang w:val="en-US"/>
        </w:rPr>
        <w:t xml:space="preserve">. </w:t>
      </w:r>
      <w:del w:id="549" w:author="Unknown Author" w:date="2023-10-21T08:52:00Z">
        <w:r>
          <w:rPr>
            <w:rFonts w:ascii="Times New Roman" w:hAnsi="Times New Roman" w:cs="Times New Roman"/>
            <w:sz w:val="24"/>
            <w:szCs w:val="24"/>
            <w:lang w:val="en-US"/>
          </w:rPr>
          <w:delText>Also</w:delText>
        </w:r>
      </w:del>
      <w:ins w:id="550" w:author="Unknown Author" w:date="2023-10-21T08:52:00Z">
        <w:r>
          <w:rPr>
            <w:rFonts w:ascii="Times New Roman" w:hAnsi="Times New Roman" w:cs="Times New Roman"/>
            <w:sz w:val="24"/>
            <w:szCs w:val="24"/>
            <w:lang w:val="en-US"/>
          </w:rPr>
          <w:t>Moreover</w:t>
        </w:r>
      </w:ins>
      <w:r>
        <w:rPr>
          <w:rFonts w:ascii="Times New Roman" w:hAnsi="Times New Roman" w:cs="Times New Roman"/>
          <w:sz w:val="24"/>
          <w:szCs w:val="24"/>
          <w:lang w:val="en-US"/>
        </w:rPr>
        <w:t xml:space="preserve">, the proportion of cases were the phylogenetic ages equal the species age </w:t>
      </w:r>
      <w:commentRangeStart w:id="551"/>
      <w:r>
        <w:rPr>
          <w:rFonts w:ascii="Times New Roman" w:hAnsi="Times New Roman" w:cs="Times New Roman"/>
          <w:sz w:val="24"/>
          <w:szCs w:val="24"/>
          <w:lang w:val="en-US"/>
        </w:rPr>
        <w:t xml:space="preserve">was lower </w:t>
      </w:r>
      <w:commentRangeEnd w:id="551"/>
      <w:r>
        <w:commentReference w:id="551"/>
      </w:r>
      <w:r>
        <w:rPr>
          <w:rFonts w:ascii="Times New Roman" w:hAnsi="Times New Roman" w:cs="Times New Roman"/>
          <w:sz w:val="24"/>
          <w:szCs w:val="24"/>
          <w:lang w:val="en-US"/>
        </w:rPr>
        <w:t>than in the bifurcating scenario</w:t>
      </w:r>
      <w:ins w:id="552" w:author="Unknown Author" w:date="2023-10-21T08:52:00Z">
        <w:r>
          <w:rPr>
            <w:rFonts w:ascii="Times New Roman" w:hAnsi="Times New Roman" w:cs="Times New Roman"/>
            <w:sz w:val="24"/>
            <w:szCs w:val="24"/>
            <w:lang w:val="en-US"/>
          </w:rPr>
          <w:t xml:space="preserve"> (Reference to figure/table or provide a number)</w:t>
        </w:r>
      </w:ins>
      <w:r>
        <w:rPr>
          <w:rFonts w:ascii="Times New Roman" w:hAnsi="Times New Roman" w:cs="Times New Roman"/>
          <w:sz w:val="24"/>
          <w:szCs w:val="24"/>
          <w:lang w:val="en-US"/>
        </w:rPr>
        <w:t xml:space="preserve">. </w:t>
      </w:r>
      <w:commentRangeStart w:id="553"/>
      <w:del w:id="554" w:author="Unknown Author" w:date="2023-10-21T08:53:00Z">
        <w:r>
          <w:rPr>
            <w:rFonts w:ascii="Times New Roman" w:hAnsi="Times New Roman" w:cs="Times New Roman"/>
            <w:sz w:val="24"/>
            <w:szCs w:val="24"/>
            <w:lang w:val="en-US"/>
          </w:rPr>
          <w:delText>Regarding budding speciation,</w:delText>
        </w:r>
        <w:commentRangeEnd w:id="553"/>
        <w:r>
          <w:commentReference w:id="553"/>
        </w:r>
        <w:r>
          <w:rPr>
            <w:rFonts w:ascii="Times New Roman" w:hAnsi="Times New Roman" w:cs="Times New Roman"/>
            <w:sz w:val="24"/>
            <w:szCs w:val="24"/>
            <w:lang w:val="en-US"/>
          </w:rPr>
          <w:delText xml:space="preserve"> o</w:delText>
        </w:r>
      </w:del>
      <w:ins w:id="555" w:author="Unknown Author" w:date="2023-10-21T08:53:00Z">
        <w:r>
          <w:rPr>
            <w:rFonts w:ascii="Times New Roman" w:hAnsi="Times New Roman" w:cs="Times New Roman"/>
            <w:sz w:val="24"/>
            <w:szCs w:val="24"/>
            <w:lang w:val="en-US"/>
          </w:rPr>
          <w:t>O</w:t>
        </w:r>
      </w:ins>
      <w:r>
        <w:rPr>
          <w:rFonts w:ascii="Times New Roman" w:hAnsi="Times New Roman" w:cs="Times New Roman"/>
          <w:sz w:val="24"/>
          <w:szCs w:val="24"/>
          <w:lang w:val="en-US"/>
        </w:rPr>
        <w:t xml:space="preserve">verestimated ages were more frequent with high extinction while underestimations occurred with low extinction but in principle both happened under </w:t>
      </w:r>
      <w:ins w:id="556" w:author="Unknown Author" w:date="2023-10-21T08:55:00Z">
        <w:r>
          <w:rPr>
            <w:rFonts w:ascii="Times New Roman" w:hAnsi="Times New Roman" w:cs="Times New Roman"/>
            <w:sz w:val="24"/>
            <w:szCs w:val="24"/>
            <w:lang w:val="en-US"/>
          </w:rPr>
          <w:t>the complete range of</w:t>
        </w:r>
      </w:ins>
      <w:del w:id="557" w:author="Unknown Author" w:date="2023-10-21T08:55:00Z">
        <w:r>
          <w:rPr>
            <w:rFonts w:ascii="Times New Roman" w:hAnsi="Times New Roman" w:cs="Times New Roman"/>
            <w:sz w:val="24"/>
            <w:szCs w:val="24"/>
            <w:lang w:val="en-US"/>
          </w:rPr>
          <w:delText>all</w:delText>
        </w:r>
      </w:del>
      <w:r>
        <w:rPr>
          <w:rFonts w:ascii="Times New Roman" w:hAnsi="Times New Roman" w:cs="Times New Roman"/>
          <w:sz w:val="24"/>
          <w:szCs w:val="24"/>
          <w:lang w:val="en-US"/>
        </w:rPr>
        <w:t xml:space="preserve"> extinction </w:t>
      </w:r>
      <w:ins w:id="558" w:author="Unknown Author" w:date="2023-10-21T08:54:00Z">
        <w:r>
          <w:rPr>
            <w:rFonts w:ascii="Times New Roman" w:hAnsi="Times New Roman" w:cs="Times New Roman"/>
            <w:sz w:val="24"/>
            <w:szCs w:val="24"/>
            <w:lang w:val="en-US"/>
          </w:rPr>
          <w:t>rates</w:t>
        </w:r>
      </w:ins>
      <w:commentRangeStart w:id="559"/>
      <w:del w:id="560" w:author="Unknown Author" w:date="2023-10-21T08:54:00Z">
        <w:r>
          <w:rPr>
            <w:rFonts w:ascii="Times New Roman" w:hAnsi="Times New Roman" w:cs="Times New Roman"/>
            <w:sz w:val="24"/>
            <w:szCs w:val="24"/>
            <w:lang w:val="en-US"/>
          </w:rPr>
          <w:delText>scenarios</w:delText>
        </w:r>
      </w:del>
      <w:commentRangeEnd w:id="559"/>
      <w:r>
        <w:commentReference w:id="559"/>
      </w:r>
      <w:r>
        <w:rPr>
          <w:rFonts w:ascii="Times New Roman" w:hAnsi="Times New Roman" w:cs="Times New Roman"/>
          <w:sz w:val="24"/>
          <w:szCs w:val="24"/>
          <w:lang w:val="en-US"/>
        </w:rPr>
        <w:t xml:space="preserve"> (Figure 3). Even at low </w:t>
      </w:r>
      <w:r>
        <w:rPr>
          <w:rFonts w:ascii="Times New Roman" w:hAnsi="Times New Roman" w:cs="Times New Roman"/>
          <w:sz w:val="24"/>
          <w:szCs w:val="24"/>
          <w:lang w:val="en-US"/>
        </w:rPr>
        <w:lastRenderedPageBreak/>
        <w:t xml:space="preserve">extinction fraction, ~50% of phylogenetic ages did not match the true ages. With higher extinction fraction, phylogenetic ages overestimated true age </w:t>
      </w:r>
      <w:commentRangeStart w:id="561"/>
      <w:r>
        <w:rPr>
          <w:rFonts w:ascii="Times New Roman" w:hAnsi="Times New Roman" w:cs="Times New Roman"/>
          <w:sz w:val="24"/>
          <w:szCs w:val="24"/>
          <w:lang w:val="en-US"/>
        </w:rPr>
        <w:t>more often</w:t>
      </w:r>
      <w:commentRangeEnd w:id="561"/>
      <w:r>
        <w:commentReference w:id="561"/>
      </w:r>
      <w:r>
        <w:rPr>
          <w:rFonts w:ascii="Times New Roman" w:hAnsi="Times New Roman" w:cs="Times New Roman"/>
          <w:sz w:val="24"/>
          <w:szCs w:val="24"/>
          <w:lang w:val="en-US"/>
        </w:rPr>
        <w:t xml:space="preserve"> (17%). </w:t>
      </w:r>
    </w:p>
    <w:p w14:paraId="0707A897" w14:textId="77777777"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datasets simulated under a mixture of anagenetic and bifurcating speciation, phylogenetic ages deviated more strongly from the true ages than under a pure bifurcating process, given that anagenetic events are unobserved in the phylogeny (Figure S1). </w:t>
      </w:r>
      <w:del w:id="562" w:author="Unknown Author" w:date="2023-10-21T09:12:00Z">
        <w:r>
          <w:rPr>
            <w:rFonts w:ascii="Times New Roman" w:hAnsi="Times New Roman" w:cs="Times New Roman"/>
            <w:sz w:val="24"/>
            <w:szCs w:val="24"/>
            <w:lang w:val="en-US"/>
          </w:rPr>
          <w:delText>In</w:delText>
        </w:r>
      </w:del>
      <w:ins w:id="563" w:author="Unknown Author" w:date="2023-10-21T09:12:00Z">
        <w:r>
          <w:rPr>
            <w:rFonts w:ascii="Times New Roman" w:hAnsi="Times New Roman" w:cs="Times New Roman"/>
            <w:sz w:val="24"/>
            <w:szCs w:val="24"/>
            <w:lang w:val="en-US"/>
          </w:rPr>
          <w:t>With</w:t>
        </w:r>
      </w:ins>
      <w:r>
        <w:rPr>
          <w:rFonts w:ascii="Times New Roman" w:hAnsi="Times New Roman" w:cs="Times New Roman"/>
          <w:sz w:val="24"/>
          <w:szCs w:val="24"/>
          <w:lang w:val="en-US"/>
        </w:rPr>
        <w:t xml:space="preserve"> a low extinction fraction</w:t>
      </w:r>
      <w:del w:id="564" w:author="Unknown Author" w:date="2023-10-21T09:12:00Z">
        <w:r>
          <w:rPr>
            <w:rFonts w:ascii="Times New Roman" w:hAnsi="Times New Roman" w:cs="Times New Roman"/>
            <w:sz w:val="24"/>
            <w:szCs w:val="24"/>
            <w:lang w:val="en-US"/>
          </w:rPr>
          <w:delText xml:space="preserve"> scenario</w:delText>
        </w:r>
      </w:del>
      <w:r>
        <w:rPr>
          <w:rFonts w:ascii="Times New Roman" w:hAnsi="Times New Roman" w:cs="Times New Roman"/>
          <w:sz w:val="24"/>
          <w:szCs w:val="24"/>
          <w:lang w:val="en-US"/>
        </w:rPr>
        <w:t xml:space="preserve">, phylogenetic ages were congruent with the true species ages </w:t>
      </w:r>
      <w:ins w:id="565" w:author="Unknown Author" w:date="2023-10-21T09:13:00Z">
        <w:r>
          <w:rPr>
            <w:rFonts w:ascii="Times New Roman" w:hAnsi="Times New Roman" w:cs="Times New Roman"/>
            <w:sz w:val="24"/>
            <w:szCs w:val="24"/>
            <w:lang w:val="en-US"/>
          </w:rPr>
          <w:t xml:space="preserve">in </w:t>
        </w:r>
      </w:ins>
      <w:r>
        <w:rPr>
          <w:rFonts w:ascii="Times New Roman" w:hAnsi="Times New Roman" w:cs="Times New Roman"/>
          <w:sz w:val="24"/>
          <w:szCs w:val="24"/>
          <w:lang w:val="en-US"/>
        </w:rPr>
        <w:t xml:space="preserve">78% </w:t>
      </w:r>
      <w:ins w:id="566" w:author="Unknown Author" w:date="2023-10-21T09:13:00Z">
        <w:r>
          <w:rPr>
            <w:rFonts w:ascii="Times New Roman" w:hAnsi="Times New Roman" w:cs="Times New Roman"/>
            <w:sz w:val="24"/>
            <w:szCs w:val="24"/>
            <w:lang w:val="en-US"/>
          </w:rPr>
          <w:t>of the cases</w:t>
        </w:r>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instead of 96%</w:t>
      </w:r>
      <w:del w:id="567" w:author="Unknown Author" w:date="2023-10-21T09:13:00Z">
        <w:r>
          <w:rPr>
            <w:rFonts w:ascii="Times New Roman" w:hAnsi="Times New Roman" w:cs="Times New Roman"/>
            <w:sz w:val="24"/>
            <w:szCs w:val="24"/>
            <w:lang w:val="en-US"/>
          </w:rPr>
          <w:delText xml:space="preserve"> of the cases</w:delText>
        </w:r>
      </w:del>
      <w:r>
        <w:rPr>
          <w:rFonts w:ascii="Times New Roman" w:hAnsi="Times New Roman" w:cs="Times New Roman"/>
          <w:sz w:val="24"/>
          <w:szCs w:val="24"/>
          <w:lang w:val="en-US"/>
        </w:rPr>
        <w:t xml:space="preserve">, and with high extinction the share decreases from 73% to 62%. Datasets with mixed anagenetic and budding speciation, phylogenetic ages also deviated more that under a pure budding process; </w:t>
      </w:r>
      <w:del w:id="568" w:author="Unknown Author" w:date="2023-10-21T09:18:00Z">
        <w:r>
          <w:rPr>
            <w:rFonts w:ascii="Times New Roman" w:hAnsi="Times New Roman" w:cs="Times New Roman"/>
            <w:sz w:val="24"/>
            <w:szCs w:val="24"/>
            <w:lang w:val="en-US"/>
          </w:rPr>
          <w:delText>in</w:delText>
        </w:r>
      </w:del>
      <w:ins w:id="569" w:author="Unknown Author" w:date="2023-10-21T09:18:00Z">
        <w:r>
          <w:rPr>
            <w:rFonts w:ascii="Times New Roman" w:hAnsi="Times New Roman" w:cs="Times New Roman"/>
            <w:sz w:val="24"/>
            <w:szCs w:val="24"/>
            <w:lang w:val="en-US"/>
          </w:rPr>
          <w:t>with</w:t>
        </w:r>
      </w:ins>
      <w:r>
        <w:rPr>
          <w:rFonts w:ascii="Times New Roman" w:hAnsi="Times New Roman" w:cs="Times New Roman"/>
          <w:sz w:val="24"/>
          <w:szCs w:val="24"/>
          <w:lang w:val="en-US"/>
        </w:rPr>
        <w:t xml:space="preserve"> a low extinction </w:t>
      </w:r>
      <w:del w:id="570" w:author="Unknown Author" w:date="2023-10-21T09:18:00Z">
        <w:r>
          <w:rPr>
            <w:rFonts w:ascii="Times New Roman" w:hAnsi="Times New Roman" w:cs="Times New Roman"/>
            <w:sz w:val="24"/>
            <w:szCs w:val="24"/>
            <w:lang w:val="en-US"/>
          </w:rPr>
          <w:delText>scenari</w:delText>
        </w:r>
      </w:del>
      <w:ins w:id="571" w:author="Unknown Author" w:date="2023-10-21T09:18:00Z">
        <w:r>
          <w:rPr>
            <w:rFonts w:ascii="Times New Roman" w:hAnsi="Times New Roman" w:cs="Times New Roman"/>
            <w:sz w:val="24"/>
            <w:szCs w:val="24"/>
            <w:lang w:val="en-US"/>
          </w:rPr>
          <w:t>fraction</w:t>
        </w:r>
      </w:ins>
      <w:del w:id="572" w:author="Unknown Author" w:date="2023-10-21T09:18:00Z">
        <w:r>
          <w:rPr>
            <w:rFonts w:ascii="Times New Roman" w:hAnsi="Times New Roman" w:cs="Times New Roman"/>
            <w:sz w:val="24"/>
            <w:szCs w:val="24"/>
            <w:lang w:val="en-US"/>
          </w:rPr>
          <w:delText>o</w:delText>
        </w:r>
      </w:del>
      <w:r>
        <w:rPr>
          <w:rFonts w:ascii="Times New Roman" w:hAnsi="Times New Roman" w:cs="Times New Roman"/>
          <w:sz w:val="24"/>
          <w:szCs w:val="24"/>
          <w:lang w:val="en-US"/>
        </w:rPr>
        <w:t>, phylogenetic ages were congruent 40% instead of 50%, and with high extinction the accuracy decreased to 34%.</w:t>
      </w:r>
    </w:p>
    <w:p w14:paraId="4BDB6E04" w14:textId="77777777"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w:t>
      </w:r>
      <w:del w:id="573" w:author="Unknown Author" w:date="2023-10-21T09:27:00Z">
        <w:r>
          <w:rPr>
            <w:rFonts w:ascii="Times New Roman" w:hAnsi="Times New Roman" w:cs="Times New Roman"/>
            <w:sz w:val="24"/>
            <w:szCs w:val="24"/>
            <w:lang w:val="en-US"/>
          </w:rPr>
          <w:delText xml:space="preserve"> fraction</w:delText>
        </w:r>
      </w:del>
      <w:r>
        <w:rPr>
          <w:rFonts w:ascii="Times New Roman" w:hAnsi="Times New Roman" w:cs="Times New Roman"/>
          <w:sz w:val="24"/>
          <w:szCs w:val="24"/>
          <w:lang w:val="en-US"/>
        </w:rPr>
        <w:t xml:space="preserve">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000000">
      <w:pPr>
        <w:spacing w:after="0" w:line="360" w:lineRule="auto"/>
        <w:jc w:val="both"/>
        <w:rPr>
          <w:rFonts w:ascii="Times New Roman" w:hAnsi="Times New Roman" w:cs="Times New Roman"/>
          <w:i/>
          <w:iCs/>
          <w:sz w:val="24"/>
          <w:szCs w:val="24"/>
          <w:u w:val="single"/>
          <w:lang w:val="en-US"/>
        </w:rPr>
      </w:pPr>
      <w:commentRangeStart w:id="574"/>
      <w:commentRangeStart w:id="575"/>
      <w:commentRangeStart w:id="576"/>
      <w:r>
        <w:rPr>
          <w:rFonts w:ascii="Times New Roman" w:hAnsi="Times New Roman" w:cs="Times New Roman"/>
          <w:i/>
          <w:iCs/>
          <w:sz w:val="24"/>
          <w:szCs w:val="24"/>
          <w:u w:val="single"/>
          <w:lang w:val="en-US"/>
        </w:rPr>
        <w:t>Impact of age error on comparing species ages</w:t>
      </w:r>
      <w:commentRangeEnd w:id="574"/>
      <w:r>
        <w:commentReference w:id="574"/>
      </w:r>
      <w:commentRangeEnd w:id="575"/>
      <w:r>
        <w:commentReference w:id="575"/>
      </w:r>
      <w:commentRangeEnd w:id="576"/>
      <w:r>
        <w:commentReference w:id="576"/>
      </w:r>
    </w:p>
    <w:p w14:paraId="5201611D"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commentRangeStart w:id="577"/>
      <w:r>
        <w:rPr>
          <w:rFonts w:ascii="Times New Roman" w:hAnsi="Times New Roman" w:cs="Times New Roman"/>
          <w:sz w:val="24"/>
          <w:szCs w:val="24"/>
          <w:lang w:val="en-US"/>
        </w:rPr>
        <w:t>(Figure 5a)</w:t>
      </w:r>
      <w:commentRangeEnd w:id="577"/>
      <w:r>
        <w:commentReference w:id="577"/>
      </w:r>
      <w:r>
        <w:rPr>
          <w:rFonts w:ascii="Times New Roman" w:hAnsi="Times New Roman" w:cs="Times New Roman"/>
          <w:sz w:val="24"/>
          <w:szCs w:val="24"/>
          <w:lang w:val="en-US"/>
        </w:rPr>
        <w:t>.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14:paraId="19F76E2E" w14:textId="77777777" w:rsidR="002F5B65" w:rsidRDefault="00000000">
      <w:pPr>
        <w:spacing w:after="0" w:line="360" w:lineRule="auto"/>
        <w:jc w:val="both"/>
        <w:rPr>
          <w:ins w:id="578" w:author="Carlos Calderon del Cid" w:date="2023-09-27T22:17:00Z"/>
          <w:rFonts w:ascii="Times New Roman" w:hAnsi="Times New Roman" w:cs="Times New Roman"/>
          <w:sz w:val="24"/>
          <w:szCs w:val="24"/>
          <w:lang w:val="en-US"/>
        </w:rPr>
      </w:pPr>
      <w:r>
        <w:rPr>
          <w:rFonts w:ascii="Times New Roman" w:hAnsi="Times New Roman" w:cs="Times New Roman"/>
          <w:sz w:val="24"/>
          <w:szCs w:val="24"/>
          <w:lang w:val="en-US"/>
        </w:rPr>
        <w:t>Under bifurcating speciation, the age ranking of two randomly selected was incorrect in 6% and 8%, for intermediate and high extinction, respectively (Figure 6a). Under budding speciation, the error exceeded 25%, irrespectively of the extinction level (Figure 6b).</w:t>
      </w:r>
    </w:p>
    <w:p w14:paraId="444A899E" w14:textId="77777777" w:rsidR="002F5B65" w:rsidRDefault="002F5B65">
      <w:pPr>
        <w:spacing w:after="0" w:line="360" w:lineRule="auto"/>
        <w:jc w:val="both"/>
        <w:rPr>
          <w:ins w:id="579" w:author="Carlos Calderon del Cid" w:date="2023-09-27T22:17:00Z"/>
          <w:rFonts w:ascii="Times New Roman" w:hAnsi="Times New Roman" w:cs="Times New Roman"/>
          <w:sz w:val="24"/>
          <w:szCs w:val="24"/>
          <w:lang w:val="en-US"/>
        </w:rPr>
      </w:pPr>
    </w:p>
    <w:p w14:paraId="7A8E40FF" w14:textId="77777777" w:rsidR="002F5B65" w:rsidRDefault="00000000">
      <w:pPr>
        <w:spacing w:after="0" w:line="360" w:lineRule="auto"/>
        <w:jc w:val="both"/>
        <w:rPr>
          <w:ins w:id="580" w:author="Carlos Calderon del Cid" w:date="2023-09-27T22:19:00Z"/>
          <w:rFonts w:ascii="Times New Roman" w:hAnsi="Times New Roman" w:cs="Times New Roman"/>
          <w:i/>
          <w:iCs/>
          <w:sz w:val="24"/>
          <w:szCs w:val="24"/>
          <w:u w:val="single"/>
          <w:lang w:val="en-US"/>
        </w:rPr>
      </w:pPr>
      <w:ins w:id="581" w:author="Carlos Calderon del Cid" w:date="2023-09-27T22:17:00Z">
        <w:r>
          <w:rPr>
            <w:rFonts w:ascii="Times New Roman" w:hAnsi="Times New Roman" w:cs="Times New Roman"/>
            <w:i/>
            <w:iCs/>
            <w:sz w:val="24"/>
            <w:szCs w:val="24"/>
            <w:u w:val="single"/>
            <w:lang w:val="en-US"/>
          </w:rPr>
          <w:t xml:space="preserve">Error on equating phylogenetic and species age given </w:t>
        </w:r>
      </w:ins>
      <w:ins w:id="582" w:author="Carlos Calderon del Cid" w:date="2023-09-27T22:19:00Z">
        <w:r>
          <w:rPr>
            <w:rFonts w:ascii="Times New Roman" w:hAnsi="Times New Roman" w:cs="Times New Roman"/>
            <w:i/>
            <w:iCs/>
            <w:sz w:val="24"/>
            <w:szCs w:val="24"/>
            <w:u w:val="single"/>
            <w:lang w:val="en-US"/>
          </w:rPr>
          <w:t xml:space="preserve">uniform incomplete </w:t>
        </w:r>
        <w:proofErr w:type="gramStart"/>
        <w:r>
          <w:rPr>
            <w:rFonts w:ascii="Times New Roman" w:hAnsi="Times New Roman" w:cs="Times New Roman"/>
            <w:i/>
            <w:iCs/>
            <w:sz w:val="24"/>
            <w:szCs w:val="24"/>
            <w:u w:val="single"/>
            <w:lang w:val="en-US"/>
          </w:rPr>
          <w:t>sampling</w:t>
        </w:r>
        <w:proofErr w:type="gramEnd"/>
      </w:ins>
    </w:p>
    <w:p w14:paraId="3E60653B" w14:textId="77777777" w:rsidR="002F5B65" w:rsidRDefault="00000000">
      <w:pPr>
        <w:spacing w:after="0" w:line="360" w:lineRule="auto"/>
        <w:ind w:firstLine="709"/>
        <w:jc w:val="both"/>
        <w:rPr>
          <w:rFonts w:ascii="Times New Roman" w:hAnsi="Times New Roman" w:cs="Times New Roman"/>
          <w:sz w:val="24"/>
          <w:szCs w:val="24"/>
          <w:lang w:val="en-US"/>
        </w:rPr>
      </w:pPr>
      <w:ins w:id="583" w:author="Carlos Calderon del Cid" w:date="2023-10-09T19:36:00Z">
        <w:r>
          <w:rPr>
            <w:rFonts w:ascii="Times New Roman" w:hAnsi="Times New Roman" w:cs="Times New Roman"/>
            <w:sz w:val="24"/>
            <w:szCs w:val="24"/>
            <w:lang w:val="en-US"/>
          </w:rPr>
          <w:t xml:space="preserve">Under </w:t>
        </w:r>
        <w:commentRangeStart w:id="584"/>
        <w:r>
          <w:rPr>
            <w:rFonts w:ascii="Times New Roman" w:hAnsi="Times New Roman" w:cs="Times New Roman"/>
            <w:sz w:val="24"/>
            <w:szCs w:val="24"/>
            <w:lang w:val="en-US"/>
          </w:rPr>
          <w:t xml:space="preserve">bifurcating speciation, the MAPE </w:t>
        </w:r>
      </w:ins>
      <w:ins w:id="585" w:author="Carlos Calderon del Cid" w:date="2023-10-09T23:14:00Z">
        <w:r>
          <w:rPr>
            <w:rFonts w:ascii="Times New Roman" w:hAnsi="Times New Roman" w:cs="Times New Roman"/>
            <w:sz w:val="24"/>
            <w:szCs w:val="24"/>
            <w:lang w:val="en-US"/>
          </w:rPr>
          <w:t>for</w:t>
        </w:r>
        <w:del w:id="586" w:author="Unknown Author" w:date="2023-10-21T19:03:00Z">
          <w:r>
            <w:rPr>
              <w:rFonts w:ascii="Times New Roman" w:hAnsi="Times New Roman" w:cs="Times New Roman"/>
              <w:sz w:val="24"/>
              <w:szCs w:val="24"/>
              <w:lang w:val="en-US"/>
            </w:rPr>
            <w:delText xml:space="preserve"> trees</w:delText>
          </w:r>
        </w:del>
        <w:r>
          <w:rPr>
            <w:rFonts w:ascii="Times New Roman" w:hAnsi="Times New Roman" w:cs="Times New Roman"/>
            <w:sz w:val="24"/>
            <w:szCs w:val="24"/>
            <w:lang w:val="en-US"/>
          </w:rPr>
          <w:t xml:space="preserve"> </w:t>
        </w:r>
      </w:ins>
      <w:ins w:id="587" w:author="Carlos Calderon del Cid" w:date="2023-10-09T23:26:00Z">
        <w:r>
          <w:rPr>
            <w:rFonts w:ascii="Times New Roman" w:hAnsi="Times New Roman" w:cs="Times New Roman"/>
            <w:sz w:val="24"/>
            <w:szCs w:val="24"/>
            <w:lang w:val="en-US"/>
          </w:rPr>
          <w:t xml:space="preserve">completely </w:t>
        </w:r>
        <w:proofErr w:type="gramStart"/>
        <w:r>
          <w:rPr>
            <w:rFonts w:ascii="Times New Roman" w:hAnsi="Times New Roman" w:cs="Times New Roman"/>
            <w:sz w:val="24"/>
            <w:szCs w:val="24"/>
            <w:lang w:val="en-US"/>
          </w:rPr>
          <w:t>sampled</w:t>
        </w:r>
      </w:ins>
      <w:ins w:id="588" w:author="Carlos Calderon del Cid" w:date="2023-10-09T19:36:00Z">
        <w:r>
          <w:rPr>
            <w:rFonts w:ascii="Times New Roman" w:hAnsi="Times New Roman" w:cs="Times New Roman"/>
            <w:sz w:val="24"/>
            <w:szCs w:val="24"/>
            <w:lang w:val="en-US"/>
          </w:rPr>
          <w:t xml:space="preserve"> </w:t>
        </w:r>
      </w:ins>
      <w:ins w:id="589" w:author="Unknown Author" w:date="2023-10-21T19:03:00Z">
        <w:r>
          <w:rPr>
            <w:rFonts w:ascii="Times New Roman" w:hAnsi="Times New Roman" w:cs="Times New Roman"/>
            <w:sz w:val="24"/>
            <w:szCs w:val="24"/>
            <w:lang w:val="en-US"/>
          </w:rPr>
          <w:t xml:space="preserve"> trees</w:t>
        </w:r>
        <w:proofErr w:type="gramEnd"/>
        <w:r>
          <w:rPr>
            <w:rFonts w:ascii="Times New Roman" w:hAnsi="Times New Roman" w:cs="Times New Roman"/>
            <w:sz w:val="24"/>
            <w:szCs w:val="24"/>
            <w:lang w:val="en-US"/>
          </w:rPr>
          <w:t xml:space="preserve"> </w:t>
        </w:r>
      </w:ins>
      <w:ins w:id="590" w:author="Carlos Calderon del Cid" w:date="2023-10-09T19:36:00Z">
        <w:r>
          <w:rPr>
            <w:rFonts w:ascii="Times New Roman" w:hAnsi="Times New Roman" w:cs="Times New Roman"/>
            <w:sz w:val="24"/>
            <w:szCs w:val="24"/>
            <w:lang w:val="en-US"/>
          </w:rPr>
          <w:t>was 2</w:t>
        </w:r>
      </w:ins>
      <w:ins w:id="591" w:author="Carlos Calderon del Cid" w:date="2023-10-09T23:13:00Z">
        <w:r>
          <w:rPr>
            <w:rFonts w:ascii="Times New Roman" w:hAnsi="Times New Roman" w:cs="Times New Roman"/>
            <w:sz w:val="24"/>
            <w:szCs w:val="24"/>
            <w:lang w:val="en-US"/>
          </w:rPr>
          <w:t>5</w:t>
        </w:r>
      </w:ins>
      <w:ins w:id="592" w:author="Carlos Calderon del Cid" w:date="2023-10-09T19:36:00Z">
        <w:r>
          <w:rPr>
            <w:rFonts w:ascii="Times New Roman" w:hAnsi="Times New Roman" w:cs="Times New Roman"/>
            <w:sz w:val="24"/>
            <w:szCs w:val="24"/>
            <w:lang w:val="en-US"/>
          </w:rPr>
          <w:t xml:space="preserve"> ± 2</w:t>
        </w:r>
      </w:ins>
      <w:ins w:id="593" w:author="Carlos Calderon del Cid" w:date="2023-10-09T23:13:00Z">
        <w:r>
          <w:rPr>
            <w:rFonts w:ascii="Times New Roman" w:hAnsi="Times New Roman" w:cs="Times New Roman"/>
            <w:sz w:val="24"/>
            <w:szCs w:val="24"/>
            <w:lang w:val="en-US"/>
          </w:rPr>
          <w:t>0</w:t>
        </w:r>
      </w:ins>
      <w:ins w:id="594" w:author="Carlos Calderon del Cid" w:date="2023-10-09T19:36:00Z">
        <w:del w:id="595" w:author="Unknown Author" w:date="2023-10-21T19:13: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t>
        </w:r>
      </w:ins>
      <w:ins w:id="596" w:author="Carlos Calderon del Cid" w:date="2023-10-09T19:42:00Z">
        <w:r>
          <w:rPr>
            <w:rFonts w:ascii="Times New Roman" w:hAnsi="Times New Roman" w:cs="Times New Roman"/>
            <w:sz w:val="24"/>
            <w:szCs w:val="24"/>
            <w:lang w:val="en-US"/>
          </w:rPr>
          <w:t>;</w:t>
        </w:r>
      </w:ins>
      <w:ins w:id="597" w:author="Carlos Calderon del Cid" w:date="2023-10-09T19:38:00Z">
        <w:r>
          <w:rPr>
            <w:rFonts w:ascii="Times New Roman" w:hAnsi="Times New Roman" w:cs="Times New Roman"/>
            <w:sz w:val="24"/>
            <w:szCs w:val="24"/>
            <w:lang w:val="en-US"/>
          </w:rPr>
          <w:t xml:space="preserve"> for</w:t>
        </w:r>
      </w:ins>
      <w:ins w:id="598" w:author="Carlos Calderon del Cid" w:date="2023-10-09T23:14:00Z">
        <w:r>
          <w:rPr>
            <w:rFonts w:ascii="Times New Roman" w:hAnsi="Times New Roman" w:cs="Times New Roman"/>
            <w:sz w:val="24"/>
            <w:szCs w:val="24"/>
            <w:lang w:val="en-US"/>
          </w:rPr>
          <w:t xml:space="preserve"> trees missing 25% </w:t>
        </w:r>
      </w:ins>
      <w:ins w:id="599" w:author="Carlos Calderon del Cid" w:date="2023-10-11T16:32:00Z">
        <w:r>
          <w:rPr>
            <w:rFonts w:ascii="Times New Roman" w:hAnsi="Times New Roman" w:cs="Times New Roman"/>
            <w:sz w:val="24"/>
            <w:szCs w:val="24"/>
            <w:lang w:val="en-US"/>
          </w:rPr>
          <w:t>of</w:t>
        </w:r>
      </w:ins>
      <w:ins w:id="600" w:author="Unknown Author" w:date="2023-10-21T19:10:00Z">
        <w:r>
          <w:rPr>
            <w:rFonts w:ascii="Times New Roman" w:hAnsi="Times New Roman" w:cs="Times New Roman"/>
            <w:sz w:val="24"/>
            <w:szCs w:val="24"/>
            <w:lang w:val="en-US"/>
          </w:rPr>
          <w:t xml:space="preserve"> the</w:t>
        </w:r>
      </w:ins>
      <w:ins w:id="601" w:author="Carlos Calderon del Cid" w:date="2023-10-11T16:38:00Z">
        <w:r>
          <w:rPr>
            <w:rFonts w:ascii="Times New Roman" w:hAnsi="Times New Roman" w:cs="Times New Roman"/>
            <w:sz w:val="24"/>
            <w:szCs w:val="24"/>
            <w:lang w:val="en-US"/>
          </w:rPr>
          <w:t xml:space="preserve"> extant</w:t>
        </w:r>
      </w:ins>
      <w:ins w:id="602" w:author="Carlos Calderon del Cid" w:date="2023-10-11T16:32:00Z">
        <w:r>
          <w:rPr>
            <w:rFonts w:ascii="Times New Roman" w:hAnsi="Times New Roman" w:cs="Times New Roman"/>
            <w:sz w:val="24"/>
            <w:szCs w:val="24"/>
            <w:lang w:val="en-US"/>
          </w:rPr>
          <w:t xml:space="preserve"> </w:t>
        </w:r>
      </w:ins>
      <w:ins w:id="603" w:author="Carlos Calderon del Cid" w:date="2023-10-09T19:38:00Z">
        <w:r>
          <w:rPr>
            <w:rFonts w:ascii="Times New Roman" w:hAnsi="Times New Roman" w:cs="Times New Roman"/>
            <w:sz w:val="24"/>
            <w:szCs w:val="24"/>
            <w:lang w:val="en-US"/>
          </w:rPr>
          <w:t xml:space="preserve">species was </w:t>
        </w:r>
      </w:ins>
      <w:commentRangeStart w:id="604"/>
      <w:ins w:id="605" w:author="Carlos Calderon del Cid" w:date="2023-10-09T23:15:00Z">
        <w:r>
          <w:rPr>
            <w:rFonts w:ascii="Times New Roman" w:hAnsi="Times New Roman" w:cs="Times New Roman"/>
            <w:sz w:val="24"/>
            <w:szCs w:val="24"/>
            <w:lang w:val="en-US"/>
          </w:rPr>
          <w:t>362</w:t>
        </w:r>
      </w:ins>
      <w:ins w:id="606" w:author="Carlos Calderon del Cid" w:date="2023-10-09T19:37:00Z">
        <w:r>
          <w:rPr>
            <w:rFonts w:ascii="Times New Roman" w:hAnsi="Times New Roman" w:cs="Times New Roman"/>
            <w:sz w:val="24"/>
            <w:szCs w:val="24"/>
            <w:lang w:val="en-US"/>
          </w:rPr>
          <w:t xml:space="preserve"> </w:t>
        </w:r>
      </w:ins>
      <w:ins w:id="607" w:author="Carlos Calderon del Cid" w:date="2023-10-09T19:40:00Z">
        <w:r>
          <w:rPr>
            <w:rFonts w:ascii="Times New Roman" w:hAnsi="Times New Roman" w:cs="Times New Roman"/>
            <w:sz w:val="24"/>
            <w:szCs w:val="24"/>
            <w:lang w:val="en-US"/>
          </w:rPr>
          <w:t xml:space="preserve">± </w:t>
        </w:r>
      </w:ins>
      <w:ins w:id="608" w:author="Carlos Calderon del Cid" w:date="2023-10-09T23:15:00Z">
        <w:r>
          <w:rPr>
            <w:rFonts w:ascii="Times New Roman" w:hAnsi="Times New Roman" w:cs="Times New Roman"/>
            <w:sz w:val="24"/>
            <w:szCs w:val="24"/>
            <w:lang w:val="en-US"/>
          </w:rPr>
          <w:t>1406</w:t>
        </w:r>
      </w:ins>
      <w:commentRangeEnd w:id="604"/>
      <w:ins w:id="609" w:author="Carlos Calderon del Cid" w:date="2023-10-09T19:40:00Z">
        <w:del w:id="610" w:author="Unknown Author" w:date="2023-10-21T19:13:00Z">
          <w:r>
            <w:commentReference w:id="604"/>
          </w:r>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t>
        </w:r>
      </w:ins>
      <w:ins w:id="611" w:author="Carlos Calderon del Cid" w:date="2023-10-09T19:42:00Z">
        <w:r>
          <w:rPr>
            <w:rFonts w:ascii="Times New Roman" w:hAnsi="Times New Roman" w:cs="Times New Roman"/>
            <w:sz w:val="24"/>
            <w:szCs w:val="24"/>
            <w:lang w:val="en-US"/>
          </w:rPr>
          <w:t>;</w:t>
        </w:r>
      </w:ins>
      <w:ins w:id="612" w:author="Carlos Calderon del Cid" w:date="2023-10-09T19:40:00Z">
        <w:r>
          <w:rPr>
            <w:rFonts w:ascii="Times New Roman" w:hAnsi="Times New Roman" w:cs="Times New Roman"/>
            <w:sz w:val="24"/>
            <w:szCs w:val="24"/>
            <w:lang w:val="en-US"/>
          </w:rPr>
          <w:t xml:space="preserve"> and for</w:t>
        </w:r>
      </w:ins>
      <w:ins w:id="613" w:author="Carlos Calderon del Cid" w:date="2023-10-09T23:15:00Z">
        <w:r>
          <w:rPr>
            <w:rFonts w:ascii="Times New Roman" w:hAnsi="Times New Roman" w:cs="Times New Roman"/>
            <w:sz w:val="24"/>
            <w:szCs w:val="24"/>
            <w:lang w:val="en-US"/>
          </w:rPr>
          <w:t xml:space="preserve"> trees</w:t>
        </w:r>
      </w:ins>
      <w:ins w:id="614" w:author="Carlos Calderon del Cid" w:date="2023-10-09T23:26:00Z">
        <w:r>
          <w:rPr>
            <w:rFonts w:ascii="Times New Roman" w:hAnsi="Times New Roman" w:cs="Times New Roman"/>
            <w:sz w:val="24"/>
            <w:szCs w:val="24"/>
            <w:lang w:val="en-US"/>
          </w:rPr>
          <w:t xml:space="preserve"> </w:t>
        </w:r>
      </w:ins>
      <w:ins w:id="615" w:author="Carlos Calderon del Cid" w:date="2023-10-11T16:38:00Z">
        <w:r>
          <w:rPr>
            <w:rFonts w:ascii="Times New Roman" w:hAnsi="Times New Roman" w:cs="Times New Roman"/>
            <w:sz w:val="24"/>
            <w:szCs w:val="24"/>
            <w:lang w:val="en-US"/>
          </w:rPr>
          <w:t>missing</w:t>
        </w:r>
      </w:ins>
      <w:ins w:id="616" w:author="Carlos Calderon del Cid" w:date="2023-10-09T19:40:00Z">
        <w:r>
          <w:rPr>
            <w:rFonts w:ascii="Times New Roman" w:hAnsi="Times New Roman" w:cs="Times New Roman"/>
            <w:sz w:val="24"/>
            <w:szCs w:val="24"/>
            <w:lang w:val="en-US"/>
          </w:rPr>
          <w:t xml:space="preserve"> 50%</w:t>
        </w:r>
      </w:ins>
      <w:ins w:id="617" w:author="Carlos Calderon del Cid" w:date="2023-10-11T16:38:00Z">
        <w:r>
          <w:rPr>
            <w:rFonts w:ascii="Times New Roman" w:hAnsi="Times New Roman" w:cs="Times New Roman"/>
            <w:sz w:val="24"/>
            <w:szCs w:val="24"/>
            <w:lang w:val="en-US"/>
          </w:rPr>
          <w:t xml:space="preserve"> of extant species</w:t>
        </w:r>
      </w:ins>
      <w:ins w:id="618" w:author="Carlos Calderon del Cid" w:date="2023-10-09T19:40:00Z">
        <w:r>
          <w:rPr>
            <w:rFonts w:ascii="Times New Roman" w:hAnsi="Times New Roman" w:cs="Times New Roman"/>
            <w:sz w:val="24"/>
            <w:szCs w:val="24"/>
            <w:lang w:val="en-US"/>
          </w:rPr>
          <w:t xml:space="preserve"> was </w:t>
        </w:r>
      </w:ins>
      <w:ins w:id="619" w:author="Carlos Calderon del Cid" w:date="2023-10-09T23:16:00Z">
        <w:r>
          <w:rPr>
            <w:rFonts w:ascii="Times New Roman" w:hAnsi="Times New Roman" w:cs="Times New Roman"/>
            <w:sz w:val="24"/>
            <w:szCs w:val="24"/>
            <w:lang w:val="en-US"/>
          </w:rPr>
          <w:t xml:space="preserve">2120 </w:t>
        </w:r>
      </w:ins>
      <w:ins w:id="620" w:author="Carlos Calderon del Cid" w:date="2023-10-09T19:40:00Z">
        <w:r>
          <w:rPr>
            <w:rFonts w:ascii="Times New Roman" w:hAnsi="Times New Roman" w:cs="Times New Roman"/>
            <w:sz w:val="24"/>
            <w:szCs w:val="24"/>
            <w:lang w:val="en-US"/>
          </w:rPr>
          <w:t xml:space="preserve">± </w:t>
        </w:r>
      </w:ins>
      <w:ins w:id="621" w:author="Carlos Calderon del Cid" w:date="2023-10-09T23:16:00Z">
        <w:r>
          <w:rPr>
            <w:rFonts w:ascii="Times New Roman" w:hAnsi="Times New Roman" w:cs="Times New Roman"/>
            <w:sz w:val="24"/>
            <w:szCs w:val="24"/>
            <w:lang w:val="en-US"/>
          </w:rPr>
          <w:t>18950</w:t>
        </w:r>
      </w:ins>
      <w:ins w:id="622" w:author="Carlos Calderon del Cid" w:date="2023-10-09T19:40:00Z">
        <w:del w:id="623" w:author="Unknown Author" w:date="2023-10-21T19:13: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(Figure 7a). Under budding speciation, the MAPE for </w:t>
        </w:r>
      </w:ins>
      <w:ins w:id="624" w:author="Carlos Calderon del Cid" w:date="2023-10-09T23:16:00Z">
        <w:r>
          <w:rPr>
            <w:rFonts w:ascii="Times New Roman" w:hAnsi="Times New Roman" w:cs="Times New Roman"/>
            <w:sz w:val="24"/>
            <w:szCs w:val="24"/>
            <w:lang w:val="en-US"/>
          </w:rPr>
          <w:t xml:space="preserve">trees </w:t>
        </w:r>
      </w:ins>
      <w:ins w:id="625" w:author="Carlos Calderon del Cid" w:date="2023-10-09T23:26:00Z">
        <w:r>
          <w:rPr>
            <w:rFonts w:ascii="Times New Roman" w:hAnsi="Times New Roman" w:cs="Times New Roman"/>
            <w:sz w:val="24"/>
            <w:szCs w:val="24"/>
            <w:lang w:val="en-US"/>
          </w:rPr>
          <w:t xml:space="preserve">completely </w:t>
        </w:r>
      </w:ins>
      <w:ins w:id="626" w:author="Carlos Calderon del Cid" w:date="2023-10-11T16:38:00Z">
        <w:r>
          <w:rPr>
            <w:rFonts w:ascii="Times New Roman" w:hAnsi="Times New Roman" w:cs="Times New Roman"/>
            <w:sz w:val="24"/>
            <w:szCs w:val="24"/>
            <w:lang w:val="en-US"/>
          </w:rPr>
          <w:t>s</w:t>
        </w:r>
      </w:ins>
      <w:ins w:id="627" w:author="Carlos Calderon del Cid" w:date="2023-10-09T23:26:00Z">
        <w:r>
          <w:rPr>
            <w:rFonts w:ascii="Times New Roman" w:hAnsi="Times New Roman" w:cs="Times New Roman"/>
            <w:sz w:val="24"/>
            <w:szCs w:val="24"/>
            <w:lang w:val="en-US"/>
          </w:rPr>
          <w:t>ampled</w:t>
        </w:r>
      </w:ins>
      <w:ins w:id="628" w:author="Carlos Calderon del Cid" w:date="2023-10-09T19:41:00Z">
        <w:r>
          <w:rPr>
            <w:rFonts w:ascii="Times New Roman" w:hAnsi="Times New Roman" w:cs="Times New Roman"/>
            <w:sz w:val="24"/>
            <w:szCs w:val="24"/>
            <w:lang w:val="en-US"/>
          </w:rPr>
          <w:t xml:space="preserve"> was 42 ± 1</w:t>
        </w:r>
      </w:ins>
      <w:ins w:id="629" w:author="Carlos Calderon del Cid" w:date="2023-10-09T23:16:00Z">
        <w:r>
          <w:rPr>
            <w:rFonts w:ascii="Times New Roman" w:hAnsi="Times New Roman" w:cs="Times New Roman"/>
            <w:sz w:val="24"/>
            <w:szCs w:val="24"/>
            <w:lang w:val="en-US"/>
          </w:rPr>
          <w:t>5</w:t>
        </w:r>
      </w:ins>
      <w:ins w:id="630" w:author="Carlos Calderon del Cid" w:date="2023-10-09T19:41:00Z">
        <w:r>
          <w:rPr>
            <w:rFonts w:ascii="Times New Roman" w:hAnsi="Times New Roman" w:cs="Times New Roman"/>
            <w:sz w:val="24"/>
            <w:szCs w:val="24"/>
            <w:lang w:val="en-US"/>
          </w:rPr>
          <w:t xml:space="preserve"> %; for</w:t>
        </w:r>
      </w:ins>
      <w:ins w:id="631" w:author="Carlos Calderon del Cid" w:date="2023-10-09T23:16:00Z">
        <w:r>
          <w:rPr>
            <w:rFonts w:ascii="Times New Roman" w:hAnsi="Times New Roman" w:cs="Times New Roman"/>
            <w:sz w:val="24"/>
            <w:szCs w:val="24"/>
            <w:lang w:val="en-US"/>
          </w:rPr>
          <w:t xml:space="preserve"> trees missing</w:t>
        </w:r>
      </w:ins>
      <w:ins w:id="632" w:author="Carlos Calderon del Cid" w:date="2023-10-09T19:42:00Z">
        <w:r>
          <w:rPr>
            <w:rFonts w:ascii="Times New Roman" w:hAnsi="Times New Roman" w:cs="Times New Roman"/>
            <w:sz w:val="24"/>
            <w:szCs w:val="24"/>
            <w:lang w:val="en-US"/>
          </w:rPr>
          <w:t xml:space="preserve"> 25% </w:t>
        </w:r>
      </w:ins>
      <w:ins w:id="633" w:author="Carlos Calderon del Cid" w:date="2023-10-11T16:38:00Z">
        <w:r>
          <w:rPr>
            <w:rFonts w:ascii="Times New Roman" w:hAnsi="Times New Roman" w:cs="Times New Roman"/>
            <w:sz w:val="24"/>
            <w:szCs w:val="24"/>
            <w:lang w:val="en-US"/>
          </w:rPr>
          <w:t xml:space="preserve">of extant </w:t>
        </w:r>
      </w:ins>
      <w:ins w:id="634" w:author="Carlos Calderon del Cid" w:date="2023-10-09T19:42:00Z">
        <w:r>
          <w:rPr>
            <w:rFonts w:ascii="Times New Roman" w:hAnsi="Times New Roman" w:cs="Times New Roman"/>
            <w:sz w:val="24"/>
            <w:szCs w:val="24"/>
            <w:lang w:val="en-US"/>
          </w:rPr>
          <w:t>species was 2</w:t>
        </w:r>
      </w:ins>
      <w:ins w:id="635" w:author="Carlos Calderon del Cid" w:date="2023-10-09T23:16:00Z">
        <w:r>
          <w:rPr>
            <w:rFonts w:ascii="Times New Roman" w:hAnsi="Times New Roman" w:cs="Times New Roman"/>
            <w:sz w:val="24"/>
            <w:szCs w:val="24"/>
            <w:lang w:val="en-US"/>
          </w:rPr>
          <w:t>09</w:t>
        </w:r>
      </w:ins>
      <w:ins w:id="636" w:author="Carlos Calderon del Cid" w:date="2023-10-09T19:42:00Z">
        <w:r>
          <w:rPr>
            <w:rFonts w:ascii="Times New Roman" w:hAnsi="Times New Roman" w:cs="Times New Roman"/>
            <w:sz w:val="24"/>
            <w:szCs w:val="24"/>
            <w:lang w:val="en-US"/>
          </w:rPr>
          <w:t xml:space="preserve"> ± </w:t>
        </w:r>
      </w:ins>
      <w:ins w:id="637" w:author="Carlos Calderon del Cid" w:date="2023-10-09T23:16:00Z">
        <w:r>
          <w:rPr>
            <w:rFonts w:ascii="Times New Roman" w:hAnsi="Times New Roman" w:cs="Times New Roman"/>
            <w:sz w:val="24"/>
            <w:szCs w:val="24"/>
            <w:lang w:val="en-US"/>
          </w:rPr>
          <w:t>847</w:t>
        </w:r>
      </w:ins>
      <w:ins w:id="638" w:author="Carlos Calderon del Cid" w:date="2023-10-09T19:42:00Z">
        <w:del w:id="639" w:author="Unknown Author" w:date="2023-10-21T19:14: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and for</w:t>
        </w:r>
      </w:ins>
      <w:ins w:id="640" w:author="Carlos Calderon del Cid" w:date="2023-10-09T23:17:00Z">
        <w:r>
          <w:rPr>
            <w:rFonts w:ascii="Times New Roman" w:hAnsi="Times New Roman" w:cs="Times New Roman"/>
            <w:sz w:val="24"/>
            <w:szCs w:val="24"/>
            <w:lang w:val="en-US"/>
          </w:rPr>
          <w:t xml:space="preserve"> trees </w:t>
        </w:r>
      </w:ins>
      <w:ins w:id="641" w:author="Carlos Calderon del Cid" w:date="2023-10-11T16:39:00Z">
        <w:r>
          <w:rPr>
            <w:rFonts w:ascii="Times New Roman" w:hAnsi="Times New Roman" w:cs="Times New Roman"/>
            <w:sz w:val="24"/>
            <w:szCs w:val="24"/>
            <w:lang w:val="en-US"/>
          </w:rPr>
          <w:t>missing</w:t>
        </w:r>
      </w:ins>
      <w:ins w:id="642" w:author="Carlos Calderon del Cid" w:date="2023-10-09T19:42:00Z">
        <w:r>
          <w:rPr>
            <w:rFonts w:ascii="Times New Roman" w:hAnsi="Times New Roman" w:cs="Times New Roman"/>
            <w:sz w:val="24"/>
            <w:szCs w:val="24"/>
            <w:lang w:val="en-US"/>
          </w:rPr>
          <w:t xml:space="preserve"> 50%</w:t>
        </w:r>
      </w:ins>
      <w:ins w:id="643" w:author="Carlos Calderon del Cid" w:date="2023-10-11T16:39:00Z">
        <w:r>
          <w:rPr>
            <w:rFonts w:ascii="Times New Roman" w:hAnsi="Times New Roman" w:cs="Times New Roman"/>
            <w:sz w:val="24"/>
            <w:szCs w:val="24"/>
            <w:lang w:val="en-US"/>
          </w:rPr>
          <w:t xml:space="preserve"> of extant species </w:t>
        </w:r>
      </w:ins>
      <w:ins w:id="644" w:author="Carlos Calderon del Cid" w:date="2023-10-09T19:42:00Z">
        <w:r>
          <w:rPr>
            <w:rFonts w:ascii="Times New Roman" w:hAnsi="Times New Roman" w:cs="Times New Roman"/>
            <w:sz w:val="24"/>
            <w:szCs w:val="24"/>
            <w:lang w:val="en-US"/>
          </w:rPr>
          <w:t xml:space="preserve">was </w:t>
        </w:r>
      </w:ins>
      <w:ins w:id="645" w:author="Carlos Calderon del Cid" w:date="2023-10-09T23:17:00Z">
        <w:r>
          <w:rPr>
            <w:rFonts w:ascii="Times New Roman" w:hAnsi="Times New Roman" w:cs="Times New Roman"/>
            <w:sz w:val="24"/>
            <w:szCs w:val="24"/>
            <w:lang w:val="en-US"/>
          </w:rPr>
          <w:t>9</w:t>
        </w:r>
      </w:ins>
      <w:ins w:id="646" w:author="Carlos Calderon del Cid" w:date="2023-10-09T19:43:00Z">
        <w:r>
          <w:rPr>
            <w:rFonts w:ascii="Times New Roman" w:hAnsi="Times New Roman" w:cs="Times New Roman"/>
            <w:sz w:val="24"/>
            <w:szCs w:val="24"/>
            <w:lang w:val="en-US"/>
          </w:rPr>
          <w:t xml:space="preserve">09 ± </w:t>
        </w:r>
      </w:ins>
      <w:ins w:id="647" w:author="Carlos Calderon del Cid" w:date="2023-10-09T23:17:00Z">
        <w:r>
          <w:rPr>
            <w:rFonts w:ascii="Times New Roman" w:hAnsi="Times New Roman" w:cs="Times New Roman"/>
            <w:sz w:val="24"/>
            <w:szCs w:val="24"/>
            <w:lang w:val="en-US"/>
          </w:rPr>
          <w:t>8961</w:t>
        </w:r>
      </w:ins>
      <w:ins w:id="648" w:author="Carlos Calderon del Cid" w:date="2023-10-09T19:43:00Z">
        <w:del w:id="649" w:author="Unknown Author" w:date="2023-10-21T19:14: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t>
        </w:r>
      </w:ins>
      <w:commentRangeEnd w:id="584"/>
      <w:r w:rsidR="00BB789E">
        <w:rPr>
          <w:rStyle w:val="CommentReference"/>
        </w:rPr>
        <w:commentReference w:id="584"/>
      </w:r>
    </w:p>
    <w:p w14:paraId="1318662C" w14:textId="77777777" w:rsidR="002F5B65" w:rsidRDefault="002F5B65">
      <w:pPr>
        <w:spacing w:after="0" w:line="360" w:lineRule="auto"/>
        <w:ind w:firstLine="709"/>
        <w:jc w:val="both"/>
        <w:rPr>
          <w:del w:id="650" w:author="Carlos Calderon del Cid" w:date="2023-10-09T19:43:00Z"/>
          <w:rFonts w:ascii="Times New Roman" w:hAnsi="Times New Roman" w:cs="Times New Roman"/>
          <w:sz w:val="24"/>
          <w:szCs w:val="24"/>
          <w:lang w:val="en-US"/>
        </w:rPr>
      </w:pPr>
    </w:p>
    <w:p w14:paraId="2A146261" w14:textId="77777777" w:rsidR="002F5B65" w:rsidRDefault="002F5B65">
      <w:pPr>
        <w:spacing w:after="0" w:line="360" w:lineRule="auto"/>
        <w:jc w:val="both"/>
        <w:rPr>
          <w:del w:id="651" w:author="Carlos Calderon del Cid" w:date="2023-10-09T19:43:00Z"/>
          <w:rFonts w:ascii="Times New Roman" w:hAnsi="Times New Roman" w:cs="Times New Roman"/>
          <w:sz w:val="24"/>
          <w:szCs w:val="24"/>
          <w:lang w:val="en-US"/>
        </w:rPr>
      </w:pPr>
    </w:p>
    <w:p w14:paraId="6B0EE626"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35A02183" w14:textId="77777777" w:rsidR="002F5B65" w:rsidRDefault="00000000">
      <w:pPr>
        <w:spacing w:after="0" w:line="360" w:lineRule="auto"/>
        <w:ind w:firstLine="709"/>
        <w:jc w:val="both"/>
        <w:rPr>
          <w:rFonts w:ascii="Times New Roman" w:hAnsi="Times New Roman" w:cs="Times New Roman"/>
          <w:sz w:val="24"/>
          <w:szCs w:val="24"/>
          <w:lang w:val="en-US"/>
        </w:rPr>
      </w:pPr>
      <w:commentRangeStart w:id="652"/>
      <w:r>
        <w:rPr>
          <w:rFonts w:ascii="Times New Roman" w:hAnsi="Times New Roman" w:cs="Times New Roman"/>
          <w:sz w:val="24"/>
          <w:szCs w:val="24"/>
          <w:lang w:val="en-US"/>
        </w:rPr>
        <w:t>In a l</w:t>
      </w:r>
      <w:commentRangeEnd w:id="652"/>
      <w:r>
        <w:commentReference w:id="652"/>
      </w:r>
      <w:r>
        <w:rPr>
          <w:rFonts w:ascii="Times New Roman" w:hAnsi="Times New Roman" w:cs="Times New Roman"/>
          <w:sz w:val="24"/>
          <w:szCs w:val="24"/>
          <w:lang w:val="en-US"/>
        </w:rPr>
        <w:t>ow extinction scenario, the</w:t>
      </w:r>
      <w:del w:id="653" w:author="Unknown Author" w:date="2023-10-22T09:04:00Z">
        <w:r>
          <w:rPr>
            <w:rFonts w:ascii="Times New Roman" w:hAnsi="Times New Roman" w:cs="Times New Roman"/>
            <w:sz w:val="24"/>
            <w:szCs w:val="24"/>
            <w:lang w:val="en-US"/>
          </w:rPr>
          <w:delText xml:space="preserve"> phylogenetic age</w:delText>
        </w:r>
      </w:del>
      <w:r>
        <w:rPr>
          <w:rFonts w:ascii="Times New Roman" w:hAnsi="Times New Roman" w:cs="Times New Roman"/>
          <w:sz w:val="24"/>
          <w:szCs w:val="24"/>
          <w:lang w:val="en-US"/>
        </w:rPr>
        <w:t xml:space="preserve"> MAPE</w:t>
      </w:r>
      <w:ins w:id="654" w:author="Unknown Author" w:date="2023-10-22T09:04:00Z">
        <w:r>
          <w:rPr>
            <w:rFonts w:ascii="Times New Roman" w:hAnsi="Times New Roman" w:cs="Times New Roman"/>
            <w:sz w:val="24"/>
            <w:szCs w:val="24"/>
            <w:lang w:val="en-US"/>
          </w:rPr>
          <w:t xml:space="preserve"> of the </w:t>
        </w:r>
        <w:r>
          <w:rPr>
            <w:rFonts w:ascii="Times New Roman" w:hAnsi="Times New Roman" w:cs="Times New Roman"/>
            <w:sz w:val="24"/>
            <w:szCs w:val="24"/>
            <w:lang w:val="en-US"/>
          </w:rPr>
          <w:t>phylogenetic age</w:t>
        </w:r>
      </w:ins>
      <w:r>
        <w:rPr>
          <w:rFonts w:ascii="Times New Roman" w:hAnsi="Times New Roman" w:cs="Times New Roman"/>
          <w:sz w:val="24"/>
          <w:szCs w:val="24"/>
          <w:lang w:val="en-US"/>
        </w:rPr>
        <w:t xml:space="preserve"> (7.7 ± 15</w:t>
      </w:r>
      <w:del w:id="655"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was lower than </w:t>
      </w:r>
      <w:del w:id="656" w:author="Unknown Author" w:date="2023-10-22T09:04:00Z">
        <w:r>
          <w:rPr>
            <w:rFonts w:ascii="Times New Roman" w:hAnsi="Times New Roman" w:cs="Times New Roman"/>
            <w:sz w:val="24"/>
            <w:szCs w:val="24"/>
            <w:lang w:val="en-US"/>
          </w:rPr>
          <w:delText>both</w:delText>
        </w:r>
      </w:del>
      <w:ins w:id="657" w:author="Unknown Author" w:date="2023-10-22T09:04:00Z">
        <w:r>
          <w:rPr>
            <w:rFonts w:ascii="Times New Roman" w:hAnsi="Times New Roman" w:cs="Times New Roman"/>
            <w:sz w:val="24"/>
            <w:szCs w:val="24"/>
            <w:lang w:val="en-US"/>
          </w:rPr>
          <w:t>th</w:t>
        </w:r>
      </w:ins>
      <w:ins w:id="658" w:author="Unknown Author" w:date="2023-10-22T15:07:00Z">
        <w:r>
          <w:rPr>
            <w:rFonts w:ascii="Times New Roman" w:hAnsi="Times New Roman" w:cs="Times New Roman"/>
            <w:sz w:val="24"/>
            <w:szCs w:val="24"/>
            <w:lang w:val="en-US"/>
          </w:rPr>
          <w:t>e</w:t>
        </w:r>
      </w:ins>
      <w:del w:id="659" w:author="Unknown Author" w:date="2023-10-22T15:07:00Z">
        <w:r>
          <w:rPr>
            <w:rFonts w:ascii="Times New Roman" w:hAnsi="Times New Roman" w:cs="Times New Roman"/>
            <w:sz w:val="24"/>
            <w:szCs w:val="24"/>
            <w:lang w:val="en-US"/>
          </w:rPr>
          <w:delText xml:space="preserve"> point</w:delText>
        </w:r>
      </w:del>
      <w:r>
        <w:rPr>
          <w:rFonts w:ascii="Times New Roman" w:hAnsi="Times New Roman" w:cs="Times New Roman"/>
          <w:sz w:val="24"/>
          <w:szCs w:val="24"/>
          <w:lang w:val="en-US"/>
        </w:rPr>
        <w:t xml:space="preserve"> estimates of the probabilistic function</w:t>
      </w:r>
      <w:del w:id="660" w:author="Unknown Author" w:date="2023-10-22T15:07: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ins w:id="661" w:author="Unknown Author" w:date="2023-10-22T15:08:00Z">
        <w:r>
          <w:rPr>
            <w:rFonts w:ascii="Times New Roman" w:hAnsi="Times New Roman" w:cs="Times New Roman"/>
            <w:sz w:val="24"/>
            <w:szCs w:val="24"/>
            <w:lang w:val="en-US"/>
          </w:rPr>
          <w:t>(</w:t>
        </w:r>
      </w:ins>
      <w:r>
        <w:rPr>
          <w:rFonts w:ascii="Times New Roman" w:hAnsi="Times New Roman" w:cs="Times New Roman"/>
          <w:sz w:val="24"/>
          <w:szCs w:val="24"/>
          <w:lang w:val="en-US"/>
        </w:rPr>
        <w:t>10.7 ± 10</w:t>
      </w:r>
      <w:del w:id="662"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and 8.3 ± 15</w:t>
      </w:r>
      <w:del w:id="663"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for </w:t>
      </w:r>
      <w:commentRangeStart w:id="664"/>
      <w:del w:id="665" w:author="Unknown Author" w:date="2023-10-22T09:20:00Z">
        <w:r>
          <w:rPr>
            <w:rFonts w:ascii="Times New Roman" w:hAnsi="Times New Roman" w:cs="Times New Roman"/>
            <w:sz w:val="24"/>
            <w:szCs w:val="24"/>
            <w:lang w:val="en-US"/>
          </w:rPr>
          <w:delText>expected</w:delText>
        </w:r>
      </w:del>
      <w:commentRangeEnd w:id="664"/>
      <w:ins w:id="666" w:author="Unknown Author" w:date="2023-10-22T09:20:00Z">
        <w:r>
          <w:commentReference w:id="664"/>
        </w:r>
        <w:r>
          <w:rPr>
            <w:rFonts w:ascii="Times New Roman" w:hAnsi="Times New Roman" w:cs="Times New Roman"/>
            <w:sz w:val="24"/>
            <w:szCs w:val="24"/>
            <w:lang w:val="en-US"/>
          </w:rPr>
          <w:t>mean</w:t>
        </w:r>
      </w:ins>
      <w:r>
        <w:rPr>
          <w:rFonts w:ascii="Times New Roman" w:hAnsi="Times New Roman" w:cs="Times New Roman"/>
          <w:sz w:val="24"/>
          <w:szCs w:val="24"/>
          <w:lang w:val="en-US"/>
        </w:rPr>
        <w:t xml:space="preserve"> and median age, respectively</w:t>
      </w:r>
      <w:ins w:id="667" w:author="Unknown Author" w:date="2023-10-22T15:08: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668" w:author="Unknown Author" w:date="2023-10-22T15:08: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Figure </w:t>
      </w:r>
      <w:ins w:id="669" w:author="Carlos Calderon del Cid" w:date="2023-10-12T01:06:00Z">
        <w:r>
          <w:rPr>
            <w:rFonts w:ascii="Times New Roman" w:hAnsi="Times New Roman" w:cs="Times New Roman"/>
            <w:sz w:val="24"/>
            <w:szCs w:val="24"/>
            <w:lang w:val="en-US"/>
          </w:rPr>
          <w:t>8</w:t>
        </w:r>
      </w:ins>
      <w:del w:id="670" w:author="Carlos Calderon del Cid" w:date="2023-10-12T01:06:00Z">
        <w:r>
          <w:rPr>
            <w:rFonts w:ascii="Times New Roman" w:hAnsi="Times New Roman" w:cs="Times New Roman"/>
            <w:sz w:val="24"/>
            <w:szCs w:val="24"/>
            <w:lang w:val="en-US"/>
          </w:rPr>
          <w:delText>7</w:delText>
        </w:r>
      </w:del>
      <w:r>
        <w:rPr>
          <w:rFonts w:ascii="Times New Roman" w:hAnsi="Times New Roman" w:cs="Times New Roman"/>
          <w:sz w:val="24"/>
          <w:szCs w:val="24"/>
          <w:lang w:val="en-US"/>
        </w:rPr>
        <w:t xml:space="preserve">a). In an intermediate extinction scenario, both </w:t>
      </w:r>
      <w:del w:id="671" w:author="Unknown Author" w:date="2023-10-22T15:08:00Z">
        <w:r>
          <w:rPr>
            <w:rFonts w:ascii="Times New Roman" w:hAnsi="Times New Roman" w:cs="Times New Roman"/>
            <w:sz w:val="24"/>
            <w:szCs w:val="24"/>
            <w:lang w:val="en-US"/>
          </w:rPr>
          <w:delText>expected</w:delText>
        </w:r>
      </w:del>
      <w:ins w:id="672" w:author="Unknown Author" w:date="2023-10-22T15:08:00Z">
        <w:r>
          <w:rPr>
            <w:rFonts w:ascii="Times New Roman" w:hAnsi="Times New Roman" w:cs="Times New Roman"/>
            <w:sz w:val="24"/>
            <w:szCs w:val="24"/>
            <w:lang w:val="en-US"/>
          </w:rPr>
          <w:t>mean</w:t>
        </w:r>
      </w:ins>
      <w:r>
        <w:rPr>
          <w:rFonts w:ascii="Times New Roman" w:hAnsi="Times New Roman" w:cs="Times New Roman"/>
          <w:sz w:val="24"/>
          <w:szCs w:val="24"/>
          <w:lang w:val="en-US"/>
        </w:rPr>
        <w:t xml:space="preserve"> (22.6 ± 14</w:t>
      </w:r>
      <w:del w:id="673"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and median age (18.2 ± 17.7</w:t>
      </w:r>
      <w:del w:id="674"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w:t>
      </w:r>
      <w:del w:id="675" w:author="Unknown Author" w:date="2023-10-22T15:08:00Z">
        <w:r>
          <w:rPr>
            <w:rFonts w:ascii="Times New Roman" w:hAnsi="Times New Roman" w:cs="Times New Roman"/>
            <w:sz w:val="24"/>
            <w:szCs w:val="24"/>
            <w:lang w:val="en-US"/>
          </w:rPr>
          <w:delText>presented</w:delText>
        </w:r>
      </w:del>
      <w:ins w:id="676" w:author="Unknown Author" w:date="2023-10-22T15:08:00Z">
        <w:r>
          <w:rPr>
            <w:rFonts w:ascii="Times New Roman" w:hAnsi="Times New Roman" w:cs="Times New Roman"/>
            <w:sz w:val="24"/>
            <w:szCs w:val="24"/>
            <w:lang w:val="en-US"/>
          </w:rPr>
          <w:t>showed</w:t>
        </w:r>
      </w:ins>
      <w:r>
        <w:rPr>
          <w:rFonts w:ascii="Times New Roman" w:hAnsi="Times New Roman" w:cs="Times New Roman"/>
          <w:sz w:val="24"/>
          <w:szCs w:val="24"/>
          <w:lang w:val="en-US"/>
        </w:rPr>
        <w:t xml:space="preserve"> a slightly lower MAPE than phylogenetic age (25.9 ± 22</w:t>
      </w:r>
      <w:del w:id="677"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Figure </w:t>
      </w:r>
      <w:ins w:id="678" w:author="Carlos Calderon del Cid" w:date="2023-10-12T01:07:00Z">
        <w:r>
          <w:rPr>
            <w:rFonts w:ascii="Times New Roman" w:hAnsi="Times New Roman" w:cs="Times New Roman"/>
            <w:sz w:val="24"/>
            <w:szCs w:val="24"/>
            <w:lang w:val="en-US"/>
          </w:rPr>
          <w:t>8</w:t>
        </w:r>
      </w:ins>
      <w:del w:id="679" w:author="Carlos Calderon del Cid" w:date="2023-10-12T01:07:00Z">
        <w:r>
          <w:rPr>
            <w:rFonts w:ascii="Times New Roman" w:hAnsi="Times New Roman" w:cs="Times New Roman"/>
            <w:sz w:val="24"/>
            <w:szCs w:val="24"/>
            <w:lang w:val="en-US"/>
          </w:rPr>
          <w:delText>7</w:delText>
        </w:r>
      </w:del>
      <w:r>
        <w:rPr>
          <w:rFonts w:ascii="Times New Roman" w:hAnsi="Times New Roman" w:cs="Times New Roman"/>
          <w:sz w:val="24"/>
          <w:szCs w:val="24"/>
          <w:lang w:val="en-US"/>
        </w:rPr>
        <w:t xml:space="preserve">b). Finally, in a high extinction scenario, both point estimates MAPE, </w:t>
      </w:r>
      <w:del w:id="680" w:author="Unknown Author" w:date="2023-10-22T15:12:00Z">
        <w:r>
          <w:rPr>
            <w:rFonts w:ascii="Times New Roman" w:hAnsi="Times New Roman" w:cs="Times New Roman"/>
            <w:sz w:val="24"/>
            <w:szCs w:val="24"/>
            <w:lang w:val="en-US"/>
          </w:rPr>
          <w:delText>expected</w:delText>
        </w:r>
      </w:del>
      <w:ins w:id="681" w:author="Unknown Author" w:date="2023-10-22T15:12:00Z">
        <w:r>
          <w:rPr>
            <w:rFonts w:ascii="Times New Roman" w:hAnsi="Times New Roman" w:cs="Times New Roman"/>
            <w:sz w:val="24"/>
            <w:szCs w:val="24"/>
            <w:lang w:val="en-US"/>
          </w:rPr>
          <w:t>mean</w:t>
        </w:r>
      </w:ins>
      <w:r>
        <w:rPr>
          <w:rFonts w:ascii="Times New Roman" w:hAnsi="Times New Roman" w:cs="Times New Roman"/>
          <w:sz w:val="24"/>
          <w:szCs w:val="24"/>
          <w:lang w:val="en-US"/>
        </w:rPr>
        <w:t xml:space="preserve"> (30.7 ± 13</w:t>
      </w:r>
      <w:del w:id="682"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and median (25.3 ± 14</w:t>
      </w:r>
      <w:del w:id="683"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presented a two-fold decrease regarding the phylogenetic age (60.2 ± 38</w:t>
      </w:r>
      <w:del w:id="684" w:author="Unknown Author" w:date="2023-10-22T09:02: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Figure </w:t>
      </w:r>
      <w:ins w:id="685" w:author="Carlos Calderon del Cid" w:date="2023-10-12T01:07:00Z">
        <w:r>
          <w:rPr>
            <w:rFonts w:ascii="Times New Roman" w:hAnsi="Times New Roman" w:cs="Times New Roman"/>
            <w:sz w:val="24"/>
            <w:szCs w:val="24"/>
            <w:lang w:val="en-US"/>
          </w:rPr>
          <w:t>8</w:t>
        </w:r>
      </w:ins>
      <w:del w:id="686" w:author="Carlos Calderon del Cid" w:date="2023-10-12T01:07:00Z">
        <w:r>
          <w:rPr>
            <w:rFonts w:ascii="Times New Roman" w:hAnsi="Times New Roman" w:cs="Times New Roman"/>
            <w:sz w:val="24"/>
            <w:szCs w:val="24"/>
            <w:lang w:val="en-US"/>
          </w:rPr>
          <w:delText>7</w:delText>
        </w:r>
      </w:del>
      <w:r>
        <w:rPr>
          <w:rFonts w:ascii="Times New Roman" w:hAnsi="Times New Roman" w:cs="Times New Roman"/>
          <w:sz w:val="24"/>
          <w:szCs w:val="24"/>
          <w:lang w:val="en-US"/>
        </w:rPr>
        <w:t xml:space="preserve">c).  </w:t>
      </w:r>
    </w:p>
    <w:p w14:paraId="5B327308" w14:textId="58B66155" w:rsidR="002F5B65" w:rsidRDefault="00000000">
      <w:pPr>
        <w:spacing w:after="0" w:line="360" w:lineRule="auto"/>
        <w:ind w:firstLine="709"/>
        <w:jc w:val="both"/>
        <w:rPr>
          <w:rFonts w:ascii="Times New Roman" w:hAnsi="Times New Roman" w:cs="Times New Roman"/>
          <w:sz w:val="24"/>
          <w:szCs w:val="24"/>
          <w:lang w:val="en-US"/>
        </w:rPr>
      </w:pPr>
      <w:ins w:id="687" w:author="Unknown Author" w:date="2023-10-22T15:13:00Z">
        <w:r>
          <w:rPr>
            <w:rFonts w:ascii="Times New Roman" w:hAnsi="Times New Roman" w:cs="Times New Roman"/>
            <w:sz w:val="24"/>
            <w:szCs w:val="24"/>
            <w:lang w:val="en-US"/>
          </w:rPr>
          <w:t>With increasing extinction, our probabilistic estimation of</w:t>
        </w:r>
      </w:ins>
      <w:ins w:id="688" w:author="Unknown Author" w:date="2023-10-22T15:19:00Z">
        <w:r>
          <w:rPr>
            <w:rFonts w:ascii="Times New Roman" w:hAnsi="Times New Roman" w:cs="Times New Roman"/>
            <w:sz w:val="24"/>
            <w:szCs w:val="24"/>
            <w:lang w:val="en-US"/>
          </w:rPr>
          <w:t xml:space="preserve"> species</w:t>
        </w:r>
      </w:ins>
      <w:ins w:id="689" w:author="Unknown Author" w:date="2023-10-22T15:14:00Z">
        <w:r>
          <w:rPr>
            <w:rFonts w:ascii="Times New Roman" w:hAnsi="Times New Roman" w:cs="Times New Roman"/>
            <w:sz w:val="24"/>
            <w:szCs w:val="24"/>
            <w:lang w:val="en-US"/>
          </w:rPr>
          <w:t xml:space="preserve"> ages </w:t>
        </w:r>
      </w:ins>
      <w:ins w:id="690" w:author="Unknown Author" w:date="2023-10-22T15:26:00Z">
        <w:r>
          <w:rPr>
            <w:rFonts w:ascii="Times New Roman" w:hAnsi="Times New Roman" w:cs="Times New Roman"/>
            <w:sz w:val="24"/>
            <w:szCs w:val="24"/>
            <w:lang w:val="en-US"/>
          </w:rPr>
          <w:t>resulted in an increasingly lower deviation from the true species age than when the phylogenetic age would have been used</w:t>
        </w:r>
      </w:ins>
      <w:ins w:id="691" w:author="Unknown Author" w:date="2023-10-22T16:44:00Z">
        <w:r>
          <w:rPr>
            <w:rFonts w:ascii="Times New Roman" w:hAnsi="Times New Roman" w:cs="Times New Roman"/>
            <w:sz w:val="24"/>
            <w:szCs w:val="24"/>
            <w:lang w:val="en-US"/>
          </w:rPr>
          <w:t xml:space="preserve"> </w:t>
        </w:r>
        <w:r w:rsidRPr="004A6BEB">
          <w:rPr>
            <w:rFonts w:ascii="Times New Roman" w:hAnsi="Times New Roman" w:cs="Times New Roman"/>
            <w:sz w:val="24"/>
            <w:szCs w:val="24"/>
            <w:highlight w:val="yellow"/>
            <w:lang w:val="en-US"/>
            <w:rPrChange w:id="692" w:author="Daniele Silvestro" w:date="2023-10-30T12:14:00Z">
              <w:rPr>
                <w:rFonts w:ascii="Times New Roman" w:hAnsi="Times New Roman" w:cs="Times New Roman"/>
                <w:sz w:val="24"/>
                <w:szCs w:val="24"/>
                <w:lang w:val="en-US"/>
              </w:rPr>
            </w:rPrChange>
          </w:rPr>
          <w:t>(</w:t>
        </w:r>
        <w:r w:rsidRPr="004A6BEB">
          <w:rPr>
            <w:rFonts w:ascii="Times New Roman" w:hAnsi="Times New Roman" w:cs="Times New Roman"/>
            <w:i/>
            <w:iCs/>
            <w:sz w:val="24"/>
            <w:szCs w:val="24"/>
            <w:highlight w:val="yellow"/>
            <w:lang w:val="en-US"/>
            <w:rPrChange w:id="693" w:author="Daniele Silvestro" w:date="2023-10-30T12:14:00Z">
              <w:rPr>
                <w:rFonts w:ascii="Times New Roman" w:hAnsi="Times New Roman" w:cs="Times New Roman"/>
                <w:i/>
                <w:iCs/>
                <w:sz w:val="24"/>
                <w:szCs w:val="24"/>
                <w:lang w:val="en-US"/>
              </w:rPr>
            </w:rPrChange>
          </w:rPr>
          <w:t>revised</w:t>
        </w:r>
        <w:r w:rsidRPr="004A6BEB">
          <w:rPr>
            <w:rFonts w:ascii="Times New Roman" w:hAnsi="Times New Roman" w:cs="Times New Roman"/>
            <w:sz w:val="24"/>
            <w:szCs w:val="24"/>
            <w:highlight w:val="yellow"/>
            <w:lang w:val="en-US"/>
            <w:rPrChange w:id="694" w:author="Daniele Silvestro" w:date="2023-10-30T12:14:00Z">
              <w:rPr>
                <w:rFonts w:ascii="Times New Roman" w:hAnsi="Times New Roman" w:cs="Times New Roman"/>
                <w:sz w:val="24"/>
                <w:szCs w:val="24"/>
                <w:lang w:val="en-US"/>
              </w:rPr>
            </w:rPrChange>
          </w:rPr>
          <w:t xml:space="preserve"> Figure 8</w:t>
        </w:r>
        <w:r>
          <w:rPr>
            <w:rFonts w:ascii="Times New Roman" w:hAnsi="Times New Roman" w:cs="Times New Roman"/>
            <w:sz w:val="24"/>
            <w:szCs w:val="24"/>
            <w:lang w:val="en-US"/>
          </w:rPr>
          <w:t>)</w:t>
        </w:r>
      </w:ins>
      <w:ins w:id="695" w:author="Unknown Author" w:date="2023-10-22T15:27:00Z">
        <w:r>
          <w:rPr>
            <w:rFonts w:ascii="Times New Roman" w:hAnsi="Times New Roman" w:cs="Times New Roman"/>
            <w:sz w:val="24"/>
            <w:szCs w:val="24"/>
            <w:lang w:val="en-US"/>
          </w:rPr>
          <w:t>.</w:t>
        </w:r>
      </w:ins>
      <w:ins w:id="696" w:author="Unknown Author" w:date="2023-10-22T16:45:00Z">
        <w:r>
          <w:rPr>
            <w:rFonts w:ascii="Times New Roman" w:hAnsi="Times New Roman" w:cs="Times New Roman"/>
            <w:sz w:val="24"/>
            <w:szCs w:val="24"/>
            <w:lang w:val="en-US"/>
          </w:rPr>
          <w:t xml:space="preserve"> Under low extinction</w:t>
        </w:r>
      </w:ins>
      <w:ins w:id="697" w:author="Unknown Author" w:date="2023-10-22T16:46:00Z">
        <w:r>
          <w:rPr>
            <w:rFonts w:ascii="Times New Roman" w:hAnsi="Times New Roman" w:cs="Times New Roman"/>
            <w:sz w:val="24"/>
            <w:szCs w:val="24"/>
            <w:lang w:val="en-US"/>
          </w:rPr>
          <w:t xml:space="preserve"> the MAPE was slightly worse compared to the use of phylogenetic ages (</w:t>
        </w:r>
        <w:r>
          <w:rPr>
            <w:rFonts w:ascii="Times New Roman" w:eastAsia="DengXian" w:hAnsi="Times New Roman" w:cs="Times New Roman"/>
            <w:sz w:val="24"/>
            <w:szCs w:val="24"/>
            <w:lang w:val="en-US"/>
          </w:rPr>
          <w:t>ΔMAPE = X.X ± X.X% when using the mean of the estimated ages and X.X ± X.X% for the median across estimates</w:t>
        </w:r>
        <w:r>
          <w:rPr>
            <w:rFonts w:ascii="Times New Roman" w:hAnsi="Times New Roman" w:cs="Times New Roman"/>
            <w:sz w:val="24"/>
            <w:szCs w:val="24"/>
            <w:lang w:val="en-US"/>
          </w:rPr>
          <w:t>)</w:t>
        </w:r>
      </w:ins>
      <w:ins w:id="698" w:author="Unknown Author" w:date="2023-10-22T16:56:00Z">
        <w:r>
          <w:rPr>
            <w:rFonts w:ascii="Times New Roman" w:hAnsi="Times New Roman" w:cs="Times New Roman"/>
            <w:sz w:val="24"/>
            <w:szCs w:val="24"/>
            <w:lang w:val="en-US"/>
          </w:rPr>
          <w:t xml:space="preserve">. In contrast, with higher extinction, the probabilistic estimation becomes more and more </w:t>
        </w:r>
        <w:proofErr w:type="spellStart"/>
        <w:r>
          <w:rPr>
            <w:rFonts w:ascii="Times New Roman" w:hAnsi="Times New Roman" w:cs="Times New Roman"/>
            <w:sz w:val="24"/>
            <w:szCs w:val="24"/>
            <w:lang w:val="en-US"/>
          </w:rPr>
          <w:t>benificial</w:t>
        </w:r>
        <w:proofErr w:type="spellEnd"/>
        <w:r>
          <w:rPr>
            <w:rFonts w:ascii="Times New Roman" w:hAnsi="Times New Roman" w:cs="Times New Roman"/>
            <w:sz w:val="24"/>
            <w:szCs w:val="24"/>
            <w:lang w:val="en-US"/>
          </w:rPr>
          <w:t xml:space="preserve"> over phylogenetic ages</w:t>
        </w:r>
      </w:ins>
      <w:ins w:id="699" w:author="Unknown Author" w:date="2023-10-22T17:02:00Z">
        <w:r>
          <w:rPr>
            <w:rFonts w:ascii="Times New Roman" w:hAnsi="Times New Roman" w:cs="Times New Roman"/>
            <w:sz w:val="24"/>
            <w:szCs w:val="24"/>
            <w:lang w:val="en-US"/>
          </w:rPr>
          <w:t xml:space="preserve"> and reduces the deviation from the true ages by X.X</w:t>
        </w:r>
        <w:r>
          <w:rPr>
            <w:rFonts w:ascii="Times New Roman" w:eastAsia="DengXian" w:hAnsi="Times New Roman" w:cs="Times New Roman"/>
            <w:sz w:val="24"/>
            <w:szCs w:val="24"/>
            <w:lang w:val="en-US"/>
          </w:rPr>
          <w:t xml:space="preserve"> ± X.X%</w:t>
        </w:r>
      </w:ins>
      <w:ins w:id="700" w:author="Unknown Author" w:date="2023-10-22T17:06:00Z">
        <w:r>
          <w:rPr>
            <w:rFonts w:ascii="Times New Roman" w:eastAsia="DengXian" w:hAnsi="Times New Roman" w:cs="Times New Roman"/>
            <w:sz w:val="24"/>
            <w:szCs w:val="24"/>
            <w:lang w:val="en-US"/>
          </w:rPr>
          <w:t xml:space="preserve"> when using the mean of the estimates and by X.X ± X.X% for the median. However, our probabilistic function to estimate species ages </w:t>
        </w:r>
      </w:ins>
      <w:ins w:id="701" w:author="Unknown Author" w:date="2023-10-22T17:08:00Z">
        <w:r>
          <w:rPr>
            <w:rFonts w:ascii="Times New Roman" w:eastAsia="DengXian" w:hAnsi="Times New Roman" w:cs="Times New Roman"/>
            <w:sz w:val="24"/>
            <w:szCs w:val="24"/>
            <w:lang w:val="en-US"/>
          </w:rPr>
          <w:t>still result</w:t>
        </w:r>
      </w:ins>
      <w:ins w:id="702" w:author="Daniele Silvestro" w:date="2023-10-30T12:14:00Z">
        <w:r w:rsidR="004A6BEB">
          <w:rPr>
            <w:rFonts w:ascii="Times New Roman" w:eastAsia="DengXian" w:hAnsi="Times New Roman" w:cs="Times New Roman"/>
            <w:sz w:val="24"/>
            <w:szCs w:val="24"/>
            <w:lang w:val="en-US"/>
          </w:rPr>
          <w:t>ed</w:t>
        </w:r>
      </w:ins>
      <w:ins w:id="703" w:author="Unknown Author" w:date="2023-10-22T17:08:00Z">
        <w:r>
          <w:rPr>
            <w:rFonts w:ascii="Times New Roman" w:eastAsia="DengXian" w:hAnsi="Times New Roman" w:cs="Times New Roman"/>
            <w:sz w:val="24"/>
            <w:szCs w:val="24"/>
            <w:lang w:val="en-US"/>
          </w:rPr>
          <w:t xml:space="preserve"> in a mean deviation from the true age of up to 30% (</w:t>
        </w:r>
        <w:r>
          <w:rPr>
            <w:rFonts w:ascii="Times New Roman" w:eastAsia="DengXian" w:hAnsi="Times New Roman" w:cs="Times New Roman"/>
            <w:i/>
            <w:iCs/>
            <w:sz w:val="24"/>
            <w:szCs w:val="24"/>
            <w:lang w:val="en-US"/>
          </w:rPr>
          <w:t>old</w:t>
        </w:r>
        <w:r>
          <w:rPr>
            <w:rFonts w:ascii="Times New Roman" w:eastAsia="DengXian" w:hAnsi="Times New Roman" w:cs="Times New Roman"/>
            <w:sz w:val="24"/>
            <w:szCs w:val="24"/>
            <w:lang w:val="en-US"/>
          </w:rPr>
          <w:t xml:space="preserve"> Figure 8 as supplement).</w:t>
        </w:r>
      </w:ins>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77777777" w:rsidR="002F5B65" w:rsidRDefault="00000000">
      <w:pPr>
        <w:spacing w:after="0" w:line="360" w:lineRule="auto"/>
        <w:jc w:val="both"/>
        <w:rPr>
          <w:rFonts w:ascii="Times New Roman" w:hAnsi="Times New Roman" w:cs="Times New Roman"/>
          <w:i/>
          <w:iCs/>
          <w:sz w:val="24"/>
          <w:szCs w:val="24"/>
          <w:u w:val="single"/>
          <w:lang w:val="en-US"/>
        </w:rPr>
      </w:pPr>
      <w:ins w:id="704" w:author="Unknown Author" w:date="2023-10-22T16:52:00Z">
        <w:r>
          <w:rPr>
            <w:rFonts w:ascii="Times New Roman" w:hAnsi="Times New Roman" w:cs="Times New Roman"/>
            <w:i/>
            <w:iCs/>
            <w:sz w:val="24"/>
            <w:szCs w:val="24"/>
            <w:u w:val="single"/>
            <w:lang w:val="en-US"/>
          </w:rPr>
          <w:t>Detecting age-dependent extinction risk</w:t>
        </w:r>
      </w:ins>
      <w:del w:id="705" w:author="Unknown Author" w:date="2023-10-22T16:50:00Z">
        <w:r>
          <w:rPr>
            <w:rFonts w:ascii="Times New Roman" w:hAnsi="Times New Roman" w:cs="Times New Roman"/>
            <w:i/>
            <w:iCs/>
            <w:sz w:val="24"/>
            <w:szCs w:val="24"/>
            <w:u w:val="single"/>
            <w:lang w:val="en-US"/>
          </w:rPr>
          <w:delText>Effect of approximate species age on estimated extinction risk correlations</w:delText>
        </w:r>
      </w:del>
    </w:p>
    <w:p w14:paraId="0972F727" w14:textId="1DE54F82" w:rsidR="002F5B65" w:rsidRDefault="00000000">
      <w:pPr>
        <w:spacing w:after="0" w:line="360" w:lineRule="auto"/>
        <w:ind w:firstLine="709"/>
        <w:jc w:val="both"/>
        <w:rPr>
          <w:rFonts w:ascii="Times New Roman" w:hAnsi="Times New Roman" w:cs="Times New Roman"/>
          <w:sz w:val="24"/>
          <w:szCs w:val="24"/>
          <w:lang w:val="en-US"/>
        </w:rPr>
      </w:pPr>
      <w:commentRangeStart w:id="706"/>
      <w:r>
        <w:rPr>
          <w:rFonts w:ascii="Times New Roman" w:hAnsi="Times New Roman" w:cs="Times New Roman"/>
          <w:sz w:val="24"/>
          <w:szCs w:val="24"/>
          <w:lang w:val="en-US"/>
        </w:rPr>
        <w:t xml:space="preserve">The </w:t>
      </w:r>
      <w:commentRangeEnd w:id="706"/>
      <w:r>
        <w:commentReference w:id="706"/>
      </w:r>
      <w:r>
        <w:rPr>
          <w:rFonts w:ascii="Times New Roman" w:hAnsi="Times New Roman" w:cs="Times New Roman"/>
          <w:sz w:val="24"/>
          <w:szCs w:val="24"/>
          <w:lang w:val="en-US"/>
        </w:rPr>
        <w:t>use of phylogenetic age as an approximation of species age led to error rates of 1.3, 7.2, and 18.6 %</w:t>
      </w:r>
      <w:ins w:id="707" w:author="Unknown Author" w:date="2023-10-22T17:14:00Z">
        <w:r>
          <w:rPr>
            <w:rFonts w:ascii="Times New Roman" w:hAnsi="Times New Roman" w:cs="Times New Roman"/>
            <w:sz w:val="24"/>
            <w:szCs w:val="24"/>
            <w:lang w:val="en-US"/>
          </w:rPr>
          <w:t xml:space="preserve"> in detecting the </w:t>
        </w:r>
        <w:del w:id="708" w:author="Daniele Silvestro" w:date="2023-10-30T12:14:00Z">
          <w:r w:rsidDel="004A6BEB">
            <w:rPr>
              <w:rFonts w:ascii="Times New Roman" w:hAnsi="Times New Roman" w:cs="Times New Roman"/>
              <w:sz w:val="24"/>
              <w:szCs w:val="24"/>
              <w:lang w:val="en-US"/>
            </w:rPr>
            <w:delText>correlationg</w:delText>
          </w:r>
        </w:del>
      </w:ins>
      <w:ins w:id="709" w:author="Daniele Silvestro" w:date="2023-10-30T12:14:00Z">
        <w:r w:rsidR="004A6BEB">
          <w:rPr>
            <w:rFonts w:ascii="Times New Roman" w:hAnsi="Times New Roman" w:cs="Times New Roman"/>
            <w:sz w:val="24"/>
            <w:szCs w:val="24"/>
            <w:lang w:val="en-US"/>
          </w:rPr>
          <w:t>correlation</w:t>
        </w:r>
      </w:ins>
      <w:ins w:id="710" w:author="Unknown Author" w:date="2023-10-22T17:14:00Z">
        <w:r>
          <w:rPr>
            <w:rFonts w:ascii="Times New Roman" w:hAnsi="Times New Roman" w:cs="Times New Roman"/>
            <w:sz w:val="24"/>
            <w:szCs w:val="24"/>
            <w:lang w:val="en-US"/>
          </w:rPr>
          <w:t xml:space="preserve"> between species ages and extinction risk</w:t>
        </w:r>
      </w:ins>
      <w:r>
        <w:rPr>
          <w:rFonts w:ascii="Times New Roman" w:hAnsi="Times New Roman" w:cs="Times New Roman"/>
          <w:sz w:val="24"/>
          <w:szCs w:val="24"/>
          <w:lang w:val="en-US"/>
        </w:rPr>
        <w:t xml:space="preserve"> for scenarios with low, </w:t>
      </w:r>
      <w:proofErr w:type="gramStart"/>
      <w:r>
        <w:rPr>
          <w:rFonts w:ascii="Times New Roman" w:hAnsi="Times New Roman" w:cs="Times New Roman"/>
          <w:sz w:val="24"/>
          <w:szCs w:val="24"/>
          <w:lang w:val="en-US"/>
        </w:rPr>
        <w:t>intermediate</w:t>
      </w:r>
      <w:proofErr w:type="gramEnd"/>
      <w:r>
        <w:rPr>
          <w:rFonts w:ascii="Times New Roman" w:hAnsi="Times New Roman" w:cs="Times New Roman"/>
          <w:sz w:val="24"/>
          <w:szCs w:val="24"/>
          <w:lang w:val="en-US"/>
        </w:rPr>
        <w:t xml:space="preserve"> and high extinction rates, respectively (Figure </w:t>
      </w:r>
      <w:ins w:id="711" w:author="Carlos Calderon del Cid" w:date="2023-10-12T01:08:00Z">
        <w:r>
          <w:rPr>
            <w:rFonts w:ascii="Times New Roman" w:hAnsi="Times New Roman" w:cs="Times New Roman"/>
            <w:sz w:val="24"/>
            <w:szCs w:val="24"/>
            <w:lang w:val="en-US"/>
          </w:rPr>
          <w:t>9</w:t>
        </w:r>
      </w:ins>
      <w:del w:id="712" w:author="Carlos Calderon del Cid" w:date="2023-10-12T01:08:00Z">
        <w:r>
          <w:rPr>
            <w:rFonts w:ascii="Times New Roman" w:hAnsi="Times New Roman" w:cs="Times New Roman"/>
            <w:sz w:val="24"/>
            <w:szCs w:val="24"/>
            <w:lang w:val="en-US"/>
          </w:rPr>
          <w:delText>8</w:delText>
        </w:r>
      </w:del>
      <w:r>
        <w:rPr>
          <w:rFonts w:ascii="Times New Roman" w:hAnsi="Times New Roman" w:cs="Times New Roman"/>
          <w:sz w:val="24"/>
          <w:szCs w:val="24"/>
          <w:lang w:val="en-US"/>
        </w:rPr>
        <w:t xml:space="preserve">). Thus, even under intermediate extinction the true relationship between age and </w:t>
      </w:r>
      <w:del w:id="713" w:author="Unknown Author" w:date="2023-10-22T17:13:00Z">
        <w:r>
          <w:rPr>
            <w:rFonts w:ascii="Times New Roman" w:hAnsi="Times New Roman" w:cs="Times New Roman"/>
            <w:sz w:val="24"/>
            <w:szCs w:val="24"/>
            <w:lang w:val="en-US"/>
          </w:rPr>
          <w:delText>conservation status</w:delText>
        </w:r>
      </w:del>
      <w:ins w:id="714" w:author="Unknown Author" w:date="2023-10-22T17:13:00Z">
        <w:r>
          <w:rPr>
            <w:rFonts w:ascii="Times New Roman" w:hAnsi="Times New Roman" w:cs="Times New Roman"/>
            <w:sz w:val="24"/>
            <w:szCs w:val="24"/>
            <w:lang w:val="en-US"/>
          </w:rPr>
          <w:t>extinction risk</w:t>
        </w:r>
      </w:ins>
      <w:r>
        <w:rPr>
          <w:rFonts w:ascii="Times New Roman" w:hAnsi="Times New Roman" w:cs="Times New Roman"/>
          <w:sz w:val="24"/>
          <w:szCs w:val="24"/>
          <w:lang w:val="en-US"/>
        </w:rPr>
        <w:t xml:space="preserve"> was </w:t>
      </w:r>
      <w:r>
        <w:rPr>
          <w:rFonts w:ascii="Times New Roman" w:hAnsi="Times New Roman" w:cs="Times New Roman"/>
          <w:sz w:val="24"/>
          <w:szCs w:val="24"/>
          <w:lang w:val="en-US"/>
        </w:rPr>
        <w:lastRenderedPageBreak/>
        <w:t xml:space="preserve">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2% and 4% with intermediate and high extinction, respectively.  </w:t>
      </w:r>
    </w:p>
    <w:p w14:paraId="1A804FF0" w14:textId="77777777" w:rsidR="002F5B65" w:rsidRDefault="002F5B65">
      <w:pPr>
        <w:spacing w:after="0" w:line="360" w:lineRule="auto"/>
        <w:ind w:firstLine="709"/>
        <w:jc w:val="both"/>
        <w:rPr>
          <w:del w:id="715" w:author="Unknown Author" w:date="2023-10-22T16:50:00Z"/>
          <w:rFonts w:ascii="Times New Roman" w:hAnsi="Times New Roman" w:cs="Times New Roman"/>
          <w:sz w:val="24"/>
          <w:szCs w:val="24"/>
          <w:lang w:val="en-US"/>
        </w:rPr>
      </w:pPr>
    </w:p>
    <w:p w14:paraId="47876994" w14:textId="77777777" w:rsidR="002F5B65" w:rsidRDefault="00000000">
      <w:pPr>
        <w:spacing w:after="0" w:line="360" w:lineRule="auto"/>
        <w:jc w:val="both"/>
        <w:rPr>
          <w:rFonts w:ascii="Times New Roman" w:hAnsi="Times New Roman" w:cs="Times New Roman"/>
          <w:i/>
          <w:iCs/>
          <w:sz w:val="24"/>
          <w:szCs w:val="24"/>
          <w:u w:val="single"/>
          <w:lang w:val="en-US"/>
        </w:rPr>
      </w:pPr>
      <w:del w:id="716" w:author="Unknown Author" w:date="2023-10-22T16:50:00Z">
        <w:r>
          <w:rPr>
            <w:rFonts w:ascii="Times New Roman" w:hAnsi="Times New Roman" w:cs="Times New Roman"/>
            <w:i/>
            <w:iCs/>
            <w:sz w:val="24"/>
            <w:szCs w:val="24"/>
            <w:u w:val="single"/>
            <w:lang w:val="en-US"/>
          </w:rPr>
          <w:delText>Effect of nonrandom incomplete sampling on the correlation between species ages and extinction risk</w:delText>
        </w:r>
      </w:del>
    </w:p>
    <w:p w14:paraId="30EA1FDE" w14:textId="19FE8E49" w:rsidR="002F5B65" w:rsidRDefault="00000000">
      <w:pPr>
        <w:spacing w:after="0" w:line="360" w:lineRule="auto"/>
        <w:ind w:firstLine="709"/>
        <w:jc w:val="both"/>
        <w:rPr>
          <w:rFonts w:ascii="Times New Roman" w:hAnsi="Times New Roman" w:cs="Times New Roman"/>
          <w:sz w:val="24"/>
          <w:szCs w:val="24"/>
          <w:lang w:val="en-US"/>
        </w:rPr>
      </w:pPr>
      <w:ins w:id="717" w:author="Unknown Author" w:date="2023-10-22T17:19:00Z">
        <w:r>
          <w:rPr>
            <w:rFonts w:ascii="Times New Roman" w:hAnsi="Times New Roman" w:cs="Times New Roman"/>
            <w:sz w:val="24"/>
            <w:szCs w:val="24"/>
            <w:lang w:val="en-US"/>
          </w:rPr>
          <w:t>Under incomplete taxon sampling where the probability of an extant species to be not included in the phylogeny was age-depende</w:t>
        </w:r>
      </w:ins>
      <w:ins w:id="718" w:author="Daniele Silvestro" w:date="2023-10-30T12:15:00Z">
        <w:r w:rsidR="004A6BEB">
          <w:rPr>
            <w:rFonts w:ascii="Times New Roman" w:hAnsi="Times New Roman" w:cs="Times New Roman"/>
            <w:sz w:val="24"/>
            <w:szCs w:val="24"/>
            <w:lang w:val="en-US"/>
          </w:rPr>
          <w:t>nt</w:t>
        </w:r>
      </w:ins>
      <w:ins w:id="719" w:author="Unknown Author" w:date="2023-10-22T17:19:00Z">
        <w:del w:id="720" w:author="Daniele Silvestro" w:date="2023-10-30T12:15:00Z">
          <w:r w:rsidDel="004A6BEB">
            <w:rPr>
              <w:rFonts w:ascii="Times New Roman" w:hAnsi="Times New Roman" w:cs="Times New Roman"/>
              <w:sz w:val="24"/>
              <w:szCs w:val="24"/>
              <w:lang w:val="en-US"/>
            </w:rPr>
            <w:delText>d</w:delText>
          </w:r>
        </w:del>
      </w:ins>
      <w:ins w:id="721" w:author="Unknown Author" w:date="2023-10-22T17:20:00Z">
        <w:r>
          <w:rPr>
            <w:rFonts w:ascii="Times New Roman" w:hAnsi="Times New Roman" w:cs="Times New Roman"/>
            <w:sz w:val="24"/>
            <w:szCs w:val="24"/>
            <w:lang w:val="en-US"/>
          </w:rPr>
          <w:t>,</w:t>
        </w:r>
      </w:ins>
      <w:ins w:id="722" w:author="Unknown Author" w:date="2023-10-22T17:18:00Z">
        <w:r>
          <w:rPr>
            <w:rFonts w:ascii="Times New Roman" w:hAnsi="Times New Roman" w:cs="Times New Roman"/>
            <w:sz w:val="24"/>
            <w:szCs w:val="24"/>
            <w:lang w:val="en-US"/>
          </w:rPr>
          <w:t xml:space="preserve"> </w:t>
        </w:r>
      </w:ins>
      <w:commentRangeStart w:id="723"/>
      <w:ins w:id="724" w:author="Carlos Calderon del Cid" w:date="2023-10-09T23:27:00Z">
        <w:del w:id="725" w:author="Unknown Author" w:date="2023-10-22T17:21:00Z">
          <w:r>
            <w:rPr>
              <w:rFonts w:ascii="Times New Roman" w:hAnsi="Times New Roman" w:cs="Times New Roman"/>
              <w:sz w:val="24"/>
              <w:szCs w:val="24"/>
              <w:lang w:val="en-US"/>
            </w:rPr>
            <w:delText>Under bi</w:delText>
          </w:r>
          <w:commentRangeEnd w:id="723"/>
          <w:r>
            <w:commentReference w:id="723"/>
          </w:r>
          <w:r>
            <w:rPr>
              <w:rFonts w:ascii="Times New Roman" w:hAnsi="Times New Roman" w:cs="Times New Roman"/>
              <w:sz w:val="24"/>
              <w:szCs w:val="24"/>
              <w:lang w:val="en-US"/>
            </w:rPr>
            <w:delText xml:space="preserve">furcating speciation, </w:delText>
          </w:r>
        </w:del>
        <w:del w:id="726" w:author="Unknown Author" w:date="2023-10-22T17:23:00Z">
          <w:r>
            <w:rPr>
              <w:rFonts w:ascii="Times New Roman" w:hAnsi="Times New Roman" w:cs="Times New Roman"/>
              <w:sz w:val="24"/>
              <w:szCs w:val="24"/>
              <w:lang w:val="en-US"/>
            </w:rPr>
            <w:delText>the</w:delText>
          </w:r>
        </w:del>
      </w:ins>
      <w:ins w:id="727" w:author="Carlos Calderon del Cid" w:date="2023-10-09T23:21:00Z">
        <w:del w:id="728" w:author="Unknown Author" w:date="2023-10-22T17:23:00Z">
          <w:r>
            <w:rPr>
              <w:rFonts w:ascii="Times New Roman" w:hAnsi="Times New Roman" w:cs="Times New Roman"/>
              <w:sz w:val="24"/>
              <w:szCs w:val="24"/>
              <w:lang w:val="en-US"/>
            </w:rPr>
            <w:delText xml:space="preserve"> use of</w:delText>
          </w:r>
        </w:del>
        <w:r>
          <w:rPr>
            <w:rFonts w:ascii="Times New Roman" w:hAnsi="Times New Roman" w:cs="Times New Roman"/>
            <w:sz w:val="24"/>
            <w:szCs w:val="24"/>
            <w:lang w:val="en-US"/>
          </w:rPr>
          <w:t xml:space="preserve"> </w:t>
        </w:r>
      </w:ins>
      <w:ins w:id="729" w:author="Unknown Author" w:date="2023-10-22T17:24:00Z">
        <w:r>
          <w:rPr>
            <w:rFonts w:ascii="Times New Roman" w:hAnsi="Times New Roman" w:cs="Times New Roman"/>
            <w:sz w:val="24"/>
            <w:szCs w:val="24"/>
            <w:lang w:val="en-US"/>
          </w:rPr>
          <w:t xml:space="preserve">the correlation between </w:t>
        </w:r>
      </w:ins>
      <w:ins w:id="730" w:author="Carlos Calderon del Cid" w:date="2023-10-09T23:21:00Z">
        <w:r>
          <w:rPr>
            <w:rFonts w:ascii="Times New Roman" w:hAnsi="Times New Roman" w:cs="Times New Roman"/>
            <w:sz w:val="24"/>
            <w:szCs w:val="24"/>
            <w:lang w:val="en-US"/>
          </w:rPr>
          <w:t>phylogenetic age</w:t>
        </w:r>
      </w:ins>
      <w:ins w:id="731" w:author="Unknown Author" w:date="2023-10-22T17:23:00Z">
        <w:r>
          <w:rPr>
            <w:rFonts w:ascii="Times New Roman" w:hAnsi="Times New Roman" w:cs="Times New Roman"/>
            <w:sz w:val="24"/>
            <w:szCs w:val="24"/>
            <w:lang w:val="en-US"/>
          </w:rPr>
          <w:t>s</w:t>
        </w:r>
      </w:ins>
      <w:ins w:id="732" w:author="Carlos Calderon del Cid" w:date="2023-10-09T23:21:00Z">
        <w:r>
          <w:rPr>
            <w:rFonts w:ascii="Times New Roman" w:hAnsi="Times New Roman" w:cs="Times New Roman"/>
            <w:sz w:val="24"/>
            <w:szCs w:val="24"/>
            <w:lang w:val="en-US"/>
          </w:rPr>
          <w:t xml:space="preserve"> as an</w:t>
        </w:r>
      </w:ins>
      <w:ins w:id="733" w:author="Unknown Author" w:date="2023-10-22T17:24:00Z">
        <w:r>
          <w:rPr>
            <w:rFonts w:ascii="Times New Roman" w:hAnsi="Times New Roman" w:cs="Times New Roman"/>
            <w:sz w:val="24"/>
            <w:szCs w:val="24"/>
            <w:lang w:val="en-US"/>
          </w:rPr>
          <w:t>d</w:t>
        </w:r>
      </w:ins>
      <w:ins w:id="734" w:author="Carlos Calderon del Cid" w:date="2023-10-09T23:21:00Z">
        <w:r>
          <w:rPr>
            <w:rFonts w:ascii="Times New Roman" w:hAnsi="Times New Roman" w:cs="Times New Roman"/>
            <w:sz w:val="24"/>
            <w:szCs w:val="24"/>
            <w:lang w:val="en-US"/>
          </w:rPr>
          <w:t xml:space="preserve"> </w:t>
        </w:r>
        <w:del w:id="735" w:author="Unknown Author" w:date="2023-10-22T17:24:00Z">
          <w:r>
            <w:rPr>
              <w:rFonts w:ascii="Times New Roman" w:hAnsi="Times New Roman" w:cs="Times New Roman"/>
              <w:sz w:val="24"/>
              <w:szCs w:val="24"/>
              <w:lang w:val="en-US"/>
            </w:rPr>
            <w:delText>approximation of species age</w:delText>
          </w:r>
        </w:del>
      </w:ins>
      <w:ins w:id="736" w:author="Carlos Calderon del Cid" w:date="2023-10-11T16:40:00Z">
        <w:del w:id="737" w:author="Unknown Author" w:date="2023-10-22T17:24:00Z">
          <w:r>
            <w:rPr>
              <w:rFonts w:ascii="Times New Roman" w:hAnsi="Times New Roman" w:cs="Times New Roman"/>
              <w:sz w:val="24"/>
              <w:szCs w:val="24"/>
              <w:lang w:val="en-US"/>
            </w:rPr>
            <w:delText xml:space="preserve"> for assessing </w:delText>
          </w:r>
        </w:del>
        <w:r>
          <w:rPr>
            <w:rFonts w:ascii="Times New Roman" w:hAnsi="Times New Roman" w:cs="Times New Roman"/>
            <w:sz w:val="24"/>
            <w:szCs w:val="24"/>
            <w:lang w:val="en-US"/>
          </w:rPr>
          <w:t>extinction risk categories</w:t>
        </w:r>
      </w:ins>
      <w:ins w:id="738" w:author="Carlos Calderon del Cid" w:date="2023-10-09T23:21:00Z">
        <w:r>
          <w:rPr>
            <w:rFonts w:ascii="Times New Roman" w:hAnsi="Times New Roman" w:cs="Times New Roman"/>
            <w:sz w:val="24"/>
            <w:szCs w:val="24"/>
            <w:lang w:val="en-US"/>
          </w:rPr>
          <w:t xml:space="preserve"> </w:t>
        </w:r>
        <w:del w:id="739" w:author="Unknown Author" w:date="2023-10-22T17:24:00Z">
          <w:r>
            <w:rPr>
              <w:rFonts w:ascii="Times New Roman" w:hAnsi="Times New Roman" w:cs="Times New Roman"/>
              <w:sz w:val="24"/>
              <w:szCs w:val="24"/>
              <w:lang w:val="en-US"/>
            </w:rPr>
            <w:delText>led to</w:delText>
          </w:r>
        </w:del>
      </w:ins>
      <w:ins w:id="740" w:author="Unknown Author" w:date="2023-10-22T17:24:00Z">
        <w:r>
          <w:rPr>
            <w:rFonts w:ascii="Times New Roman" w:hAnsi="Times New Roman" w:cs="Times New Roman"/>
            <w:sz w:val="24"/>
            <w:szCs w:val="24"/>
            <w:lang w:val="en-US"/>
          </w:rPr>
          <w:t>showed</w:t>
        </w:r>
      </w:ins>
      <w:ins w:id="741" w:author="Unknown Author" w:date="2023-10-22T17:26:00Z">
        <w:r>
          <w:rPr>
            <w:rFonts w:ascii="Times New Roman" w:hAnsi="Times New Roman" w:cs="Times New Roman"/>
            <w:sz w:val="24"/>
            <w:szCs w:val="24"/>
            <w:lang w:val="en-US"/>
          </w:rPr>
          <w:t xml:space="preserve"> </w:t>
        </w:r>
        <w:del w:id="742" w:author="Daniele Silvestro" w:date="2023-10-30T12:16:00Z">
          <w:r w:rsidDel="004A6BEB">
            <w:rPr>
              <w:rFonts w:ascii="Times New Roman" w:hAnsi="Times New Roman" w:cs="Times New Roman"/>
              <w:sz w:val="24"/>
              <w:szCs w:val="24"/>
              <w:lang w:val="en-US"/>
            </w:rPr>
            <w:delText>under bifurcating speciation</w:delText>
          </w:r>
        </w:del>
      </w:ins>
      <w:ins w:id="743" w:author="Carlos Calderon del Cid" w:date="2023-10-09T23:21:00Z">
        <w:del w:id="744" w:author="Daniele Silvestro" w:date="2023-10-30T12:16:00Z">
          <w:r w:rsidDel="004A6BEB">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error rates of </w:t>
        </w:r>
      </w:ins>
      <w:ins w:id="745" w:author="Carlos Calderon del Cid" w:date="2023-10-09T23:28:00Z">
        <w:r>
          <w:rPr>
            <w:rFonts w:ascii="Times New Roman" w:hAnsi="Times New Roman" w:cs="Times New Roman"/>
            <w:sz w:val="24"/>
            <w:szCs w:val="24"/>
            <w:lang w:val="en-US"/>
          </w:rPr>
          <w:t>6.2</w:t>
        </w:r>
      </w:ins>
      <w:ins w:id="746" w:author="Carlos Calderon del Cid" w:date="2023-10-11T16:41:00Z">
        <w:r>
          <w:rPr>
            <w:rFonts w:ascii="Times New Roman" w:hAnsi="Times New Roman" w:cs="Times New Roman"/>
            <w:sz w:val="24"/>
            <w:szCs w:val="24"/>
            <w:lang w:val="en-US"/>
          </w:rPr>
          <w:t>%</w:t>
        </w:r>
      </w:ins>
      <w:ins w:id="747" w:author="Carlos Calderon del Cid" w:date="2023-10-09T23:21:00Z">
        <w:r>
          <w:rPr>
            <w:rFonts w:ascii="Times New Roman" w:hAnsi="Times New Roman" w:cs="Times New Roman"/>
            <w:sz w:val="24"/>
            <w:szCs w:val="24"/>
            <w:lang w:val="en-US"/>
          </w:rPr>
          <w:t xml:space="preserve">, </w:t>
        </w:r>
      </w:ins>
      <w:ins w:id="748" w:author="Carlos Calderon del Cid" w:date="2023-10-09T23:28:00Z">
        <w:r>
          <w:rPr>
            <w:rFonts w:ascii="Times New Roman" w:hAnsi="Times New Roman" w:cs="Times New Roman"/>
            <w:sz w:val="24"/>
            <w:szCs w:val="24"/>
            <w:lang w:val="en-US"/>
          </w:rPr>
          <w:t>12.8</w:t>
        </w:r>
      </w:ins>
      <w:ins w:id="749" w:author="Carlos Calderon del Cid" w:date="2023-10-11T16:41:00Z">
        <w:r>
          <w:rPr>
            <w:rFonts w:ascii="Times New Roman" w:hAnsi="Times New Roman" w:cs="Times New Roman"/>
            <w:sz w:val="24"/>
            <w:szCs w:val="24"/>
            <w:lang w:val="en-US"/>
          </w:rPr>
          <w:t>%</w:t>
        </w:r>
      </w:ins>
      <w:ins w:id="750" w:author="Carlos Calderon del Cid" w:date="2023-10-09T23:21:00Z">
        <w:r>
          <w:rPr>
            <w:rFonts w:ascii="Times New Roman" w:hAnsi="Times New Roman" w:cs="Times New Roman"/>
            <w:sz w:val="24"/>
            <w:szCs w:val="24"/>
            <w:lang w:val="en-US"/>
          </w:rPr>
          <w:t xml:space="preserve">, and </w:t>
        </w:r>
      </w:ins>
      <w:ins w:id="751" w:author="Carlos Calderon del Cid" w:date="2023-10-09T23:28:00Z">
        <w:r>
          <w:rPr>
            <w:rFonts w:ascii="Times New Roman" w:hAnsi="Times New Roman" w:cs="Times New Roman"/>
            <w:sz w:val="24"/>
            <w:szCs w:val="24"/>
            <w:lang w:val="en-US"/>
          </w:rPr>
          <w:t>49.5</w:t>
        </w:r>
      </w:ins>
      <w:ins w:id="752" w:author="Carlos Calderon del Cid" w:date="2023-10-09T23:21:00Z">
        <w:del w:id="753" w:author="Unknown Author" w:date="2023-10-22T17:25: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for scenarios </w:t>
        </w:r>
      </w:ins>
      <w:ins w:id="754" w:author="Carlos Calderon del Cid" w:date="2023-10-09T23:28:00Z">
        <w:r>
          <w:rPr>
            <w:rFonts w:ascii="Times New Roman" w:hAnsi="Times New Roman" w:cs="Times New Roman"/>
            <w:sz w:val="24"/>
            <w:szCs w:val="24"/>
            <w:lang w:val="en-US"/>
          </w:rPr>
          <w:t xml:space="preserve">with </w:t>
        </w:r>
        <w:commentRangeStart w:id="755"/>
        <w:r>
          <w:rPr>
            <w:rFonts w:ascii="Times New Roman" w:hAnsi="Times New Roman" w:cs="Times New Roman"/>
            <w:sz w:val="24"/>
            <w:szCs w:val="24"/>
            <w:lang w:val="en-US"/>
          </w:rPr>
          <w:t xml:space="preserve">0%, </w:t>
        </w:r>
      </w:ins>
      <w:commentRangeEnd w:id="755"/>
      <w:r w:rsidR="004A6BEB">
        <w:rPr>
          <w:rStyle w:val="CommentReference"/>
        </w:rPr>
        <w:commentReference w:id="755"/>
      </w:r>
      <w:ins w:id="756" w:author="Carlos Calderon del Cid" w:date="2023-10-09T23:28:00Z">
        <w:r>
          <w:rPr>
            <w:rFonts w:ascii="Times New Roman" w:hAnsi="Times New Roman" w:cs="Times New Roman"/>
            <w:sz w:val="24"/>
            <w:szCs w:val="24"/>
            <w:lang w:val="en-US"/>
          </w:rPr>
          <w:t xml:space="preserve">25%, and 50% of missing </w:t>
        </w:r>
      </w:ins>
      <w:ins w:id="757" w:author="Carlos Calderon del Cid" w:date="2023-10-11T17:41:00Z">
        <w:r>
          <w:rPr>
            <w:rFonts w:ascii="Times New Roman" w:hAnsi="Times New Roman" w:cs="Times New Roman"/>
            <w:sz w:val="24"/>
            <w:szCs w:val="24"/>
            <w:lang w:val="en-US"/>
          </w:rPr>
          <w:t xml:space="preserve">extant </w:t>
        </w:r>
      </w:ins>
      <w:ins w:id="758" w:author="Carlos Calderon del Cid" w:date="2023-10-09T23:28:00Z">
        <w:r>
          <w:rPr>
            <w:rFonts w:ascii="Times New Roman" w:hAnsi="Times New Roman" w:cs="Times New Roman"/>
            <w:sz w:val="24"/>
            <w:szCs w:val="24"/>
            <w:lang w:val="en-US"/>
          </w:rPr>
          <w:t>species</w:t>
        </w:r>
      </w:ins>
      <w:ins w:id="759" w:author="Carlos Calderon del Cid" w:date="2023-10-09T23:21:00Z">
        <w:r>
          <w:rPr>
            <w:rFonts w:ascii="Times New Roman" w:hAnsi="Times New Roman" w:cs="Times New Roman"/>
            <w:sz w:val="24"/>
            <w:szCs w:val="24"/>
            <w:lang w:val="en-US"/>
          </w:rPr>
          <w:t xml:space="preserve">, respectively </w:t>
        </w:r>
        <w:commentRangeStart w:id="760"/>
        <w:r>
          <w:rPr>
            <w:rFonts w:ascii="Times New Roman" w:hAnsi="Times New Roman" w:cs="Times New Roman"/>
            <w:sz w:val="24"/>
            <w:szCs w:val="24"/>
            <w:lang w:val="en-US"/>
          </w:rPr>
          <w:t xml:space="preserve">(Figure </w:t>
        </w:r>
      </w:ins>
      <w:ins w:id="761" w:author="Carlos Calderon del Cid" w:date="2023-10-12T01:08:00Z">
        <w:r>
          <w:rPr>
            <w:rFonts w:ascii="Times New Roman" w:hAnsi="Times New Roman" w:cs="Times New Roman"/>
            <w:sz w:val="24"/>
            <w:szCs w:val="24"/>
            <w:lang w:val="en-US"/>
          </w:rPr>
          <w:t>10a</w:t>
        </w:r>
      </w:ins>
      <w:ins w:id="762" w:author="Carlos Calderon del Cid" w:date="2023-10-09T23:21:00Z">
        <w:r>
          <w:rPr>
            <w:rFonts w:ascii="Times New Roman" w:hAnsi="Times New Roman" w:cs="Times New Roman"/>
            <w:sz w:val="24"/>
            <w:szCs w:val="24"/>
            <w:lang w:val="en-US"/>
          </w:rPr>
          <w:t>)</w:t>
        </w:r>
        <w:commentRangeEnd w:id="760"/>
        <w:r>
          <w:commentReference w:id="760"/>
        </w:r>
        <w:r>
          <w:rPr>
            <w:rFonts w:ascii="Times New Roman" w:hAnsi="Times New Roman" w:cs="Times New Roman"/>
            <w:sz w:val="24"/>
            <w:szCs w:val="24"/>
            <w:lang w:val="en-US"/>
          </w:rPr>
          <w:t xml:space="preserve">. </w:t>
        </w:r>
      </w:ins>
      <w:commentRangeStart w:id="763"/>
      <w:ins w:id="764" w:author="Carlos Calderon del Cid" w:date="2023-10-09T23:29:00Z">
        <w:r>
          <w:rPr>
            <w:rFonts w:ascii="Times New Roman" w:hAnsi="Times New Roman" w:cs="Times New Roman"/>
            <w:sz w:val="24"/>
            <w:szCs w:val="24"/>
            <w:lang w:val="en-US"/>
          </w:rPr>
          <w:t xml:space="preserve">Under budding speciation, </w:t>
        </w:r>
      </w:ins>
      <w:ins w:id="765" w:author="Unknown Author" w:date="2023-10-22T17:27:00Z">
        <w:r>
          <w:rPr>
            <w:rFonts w:ascii="Times New Roman" w:hAnsi="Times New Roman" w:cs="Times New Roman"/>
            <w:sz w:val="24"/>
            <w:szCs w:val="24"/>
            <w:lang w:val="en-US"/>
          </w:rPr>
          <w:t xml:space="preserve">the error rates increase to </w:t>
        </w:r>
      </w:ins>
      <w:ins w:id="766" w:author="Carlos Calderon del Cid" w:date="2023-10-09T23:29:00Z">
        <w:del w:id="767" w:author="Daniele Silvestro" w:date="2023-10-30T12:16:00Z">
          <w:r w:rsidDel="004A6BEB">
            <w:rPr>
              <w:rFonts w:ascii="Times New Roman" w:hAnsi="Times New Roman" w:cs="Times New Roman"/>
              <w:sz w:val="24"/>
              <w:szCs w:val="24"/>
              <w:lang w:val="en-US"/>
            </w:rPr>
            <w:delText>t</w:delText>
          </w:r>
        </w:del>
        <w:del w:id="768" w:author="Unknown Author" w:date="2023-10-22T17:27:00Z">
          <w:r>
            <w:rPr>
              <w:rFonts w:ascii="Times New Roman" w:hAnsi="Times New Roman" w:cs="Times New Roman"/>
              <w:sz w:val="24"/>
              <w:szCs w:val="24"/>
              <w:lang w:val="en-US"/>
            </w:rPr>
            <w:delText>he use of phylogenetic age as an approximation of species</w:delText>
          </w:r>
        </w:del>
      </w:ins>
      <w:ins w:id="769" w:author="Carlos Calderon del Cid" w:date="2023-10-09T23:32:00Z">
        <w:del w:id="770" w:author="Unknown Author" w:date="2023-10-22T17:27:00Z">
          <w:r>
            <w:rPr>
              <w:rFonts w:ascii="Times New Roman" w:hAnsi="Times New Roman" w:cs="Times New Roman"/>
              <w:sz w:val="24"/>
              <w:szCs w:val="24"/>
              <w:lang w:val="en-US"/>
            </w:rPr>
            <w:delText xml:space="preserve"> age</w:delText>
          </w:r>
        </w:del>
      </w:ins>
      <w:ins w:id="771" w:author="Carlos Calderon del Cid" w:date="2023-10-11T16:40:00Z">
        <w:del w:id="772" w:author="Unknown Author" w:date="2023-10-22T17:27:00Z">
          <w:r>
            <w:rPr>
              <w:rFonts w:ascii="Times New Roman" w:hAnsi="Times New Roman" w:cs="Times New Roman"/>
              <w:sz w:val="24"/>
              <w:szCs w:val="24"/>
              <w:lang w:val="en-US"/>
            </w:rPr>
            <w:delText xml:space="preserve"> for assessing extinction risk categories</w:delText>
          </w:r>
        </w:del>
      </w:ins>
      <w:ins w:id="773" w:author="Carlos Calderon del Cid" w:date="2023-10-09T23:32:00Z">
        <w:del w:id="774" w:author="Unknown Author" w:date="2023-10-22T17:27:00Z">
          <w:r>
            <w:rPr>
              <w:rFonts w:ascii="Times New Roman" w:hAnsi="Times New Roman" w:cs="Times New Roman"/>
              <w:sz w:val="24"/>
              <w:szCs w:val="24"/>
              <w:lang w:val="en-US"/>
            </w:rPr>
            <w:delText xml:space="preserve"> </w:delText>
          </w:r>
        </w:del>
      </w:ins>
      <w:ins w:id="775" w:author="Carlos Calderon del Cid" w:date="2023-10-09T23:30:00Z">
        <w:del w:id="776" w:author="Unknown Author" w:date="2023-10-22T17:27:00Z">
          <w:r>
            <w:rPr>
              <w:rFonts w:ascii="Times New Roman" w:hAnsi="Times New Roman" w:cs="Times New Roman"/>
              <w:sz w:val="24"/>
              <w:szCs w:val="24"/>
              <w:lang w:val="en-US"/>
            </w:rPr>
            <w:delText xml:space="preserve">led to error rates of </w:delText>
          </w:r>
        </w:del>
        <w:r>
          <w:rPr>
            <w:rFonts w:ascii="Times New Roman" w:hAnsi="Times New Roman" w:cs="Times New Roman"/>
            <w:sz w:val="24"/>
            <w:szCs w:val="24"/>
            <w:lang w:val="en-US"/>
          </w:rPr>
          <w:t>30.1</w:t>
        </w:r>
      </w:ins>
      <w:ins w:id="777" w:author="Carlos Calderon del Cid" w:date="2023-10-11T16:41:00Z">
        <w:r>
          <w:rPr>
            <w:rFonts w:ascii="Times New Roman" w:hAnsi="Times New Roman" w:cs="Times New Roman"/>
            <w:sz w:val="24"/>
            <w:szCs w:val="24"/>
            <w:lang w:val="en-US"/>
          </w:rPr>
          <w:t>%</w:t>
        </w:r>
      </w:ins>
      <w:ins w:id="778" w:author="Carlos Calderon del Cid" w:date="2023-10-09T23:30:00Z">
        <w:r>
          <w:rPr>
            <w:rFonts w:ascii="Times New Roman" w:hAnsi="Times New Roman" w:cs="Times New Roman"/>
            <w:sz w:val="24"/>
            <w:szCs w:val="24"/>
            <w:lang w:val="en-US"/>
          </w:rPr>
          <w:t>, 65.2</w:t>
        </w:r>
      </w:ins>
      <w:ins w:id="779" w:author="Carlos Calderon del Cid" w:date="2023-10-11T16:41:00Z">
        <w:r>
          <w:rPr>
            <w:rFonts w:ascii="Times New Roman" w:hAnsi="Times New Roman" w:cs="Times New Roman"/>
            <w:sz w:val="24"/>
            <w:szCs w:val="24"/>
            <w:lang w:val="en-US"/>
          </w:rPr>
          <w:t>%</w:t>
        </w:r>
      </w:ins>
      <w:ins w:id="780" w:author="Carlos Calderon del Cid" w:date="2023-10-09T23:30:00Z">
        <w:r>
          <w:rPr>
            <w:rFonts w:ascii="Times New Roman" w:hAnsi="Times New Roman" w:cs="Times New Roman"/>
            <w:sz w:val="24"/>
            <w:szCs w:val="24"/>
            <w:lang w:val="en-US"/>
          </w:rPr>
          <w:t>, and 91.3%</w:t>
        </w:r>
        <w:del w:id="781" w:author="Unknown Author" w:date="2023-10-22T17:27:00Z">
          <w:r>
            <w:rPr>
              <w:rFonts w:ascii="Times New Roman" w:hAnsi="Times New Roman" w:cs="Times New Roman"/>
              <w:sz w:val="24"/>
              <w:szCs w:val="24"/>
              <w:lang w:val="en-US"/>
            </w:rPr>
            <w:delText xml:space="preserve"> for scenarios with 0%, 25%, and 50% of missing</w:delText>
          </w:r>
        </w:del>
      </w:ins>
      <w:ins w:id="782" w:author="Carlos Calderon del Cid" w:date="2023-10-11T17:41:00Z">
        <w:del w:id="783" w:author="Unknown Author" w:date="2023-10-22T17:27:00Z">
          <w:r>
            <w:rPr>
              <w:rFonts w:ascii="Times New Roman" w:hAnsi="Times New Roman" w:cs="Times New Roman"/>
              <w:sz w:val="24"/>
              <w:szCs w:val="24"/>
              <w:lang w:val="en-US"/>
            </w:rPr>
            <w:delText xml:space="preserve"> extant</w:delText>
          </w:r>
        </w:del>
      </w:ins>
      <w:ins w:id="784" w:author="Carlos Calderon del Cid" w:date="2023-10-09T23:30:00Z">
        <w:del w:id="785" w:author="Unknown Author" w:date="2023-10-22T17:27:00Z">
          <w:r>
            <w:rPr>
              <w:rFonts w:ascii="Times New Roman" w:hAnsi="Times New Roman" w:cs="Times New Roman"/>
              <w:sz w:val="24"/>
              <w:szCs w:val="24"/>
              <w:lang w:val="en-US"/>
            </w:rPr>
            <w:delText xml:space="preserve"> species</w:delText>
          </w:r>
        </w:del>
        <w:r>
          <w:rPr>
            <w:rFonts w:ascii="Times New Roman" w:hAnsi="Times New Roman" w:cs="Times New Roman"/>
            <w:sz w:val="24"/>
            <w:szCs w:val="24"/>
            <w:lang w:val="en-US"/>
          </w:rPr>
          <w:t xml:space="preserve">, respectively (Figure </w:t>
        </w:r>
      </w:ins>
      <w:ins w:id="786" w:author="Carlos Calderon del Cid" w:date="2023-10-12T01:08:00Z">
        <w:r>
          <w:rPr>
            <w:rFonts w:ascii="Times New Roman" w:hAnsi="Times New Roman" w:cs="Times New Roman"/>
            <w:sz w:val="24"/>
            <w:szCs w:val="24"/>
            <w:lang w:val="en-US"/>
          </w:rPr>
          <w:t>10b</w:t>
        </w:r>
      </w:ins>
      <w:ins w:id="787" w:author="Carlos Calderon del Cid" w:date="2023-10-09T23:30:00Z">
        <w:r>
          <w:rPr>
            <w:rFonts w:ascii="Times New Roman" w:hAnsi="Times New Roman" w:cs="Times New Roman"/>
            <w:sz w:val="24"/>
            <w:szCs w:val="24"/>
            <w:lang w:val="en-US"/>
          </w:rPr>
          <w:t>)</w:t>
        </w:r>
      </w:ins>
      <w:commentRangeEnd w:id="763"/>
      <w:r w:rsidR="004A6BEB">
        <w:rPr>
          <w:rStyle w:val="CommentReference"/>
        </w:rPr>
        <w:commentReference w:id="763"/>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14ACF029"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9861183"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w:t>
      </w:r>
      <w:ins w:id="788" w:author="Carlos Calderon del Cid" w:date="2023-10-11T16:41:00Z">
        <w:r>
          <w:rPr>
            <w:rFonts w:ascii="Times New Roman" w:hAnsi="Times New Roman" w:cs="Times New Roman"/>
            <w:sz w:val="24"/>
            <w:szCs w:val="24"/>
            <w:lang w:val="en-US"/>
          </w:rPr>
          <w:t xml:space="preserve">the three shortfalls, </w:t>
        </w:r>
      </w:ins>
      <w:ins w:id="789" w:author="Unknown Author" w:date="2023-10-22T17:32:00Z">
        <w:r>
          <w:rPr>
            <w:rFonts w:ascii="Times New Roman" w:hAnsi="Times New Roman" w:cs="Times New Roman"/>
            <w:sz w:val="24"/>
            <w:szCs w:val="24"/>
            <w:lang w:val="en-US"/>
          </w:rPr>
          <w:t>missed/</w:t>
        </w:r>
      </w:ins>
      <w:commentRangeStart w:id="790"/>
      <w:ins w:id="791" w:author="Unknown Author" w:date="2023-10-22T17:30:00Z">
        <w:r>
          <w:rPr>
            <w:rFonts w:ascii="Times New Roman" w:hAnsi="Times New Roman" w:cs="Times New Roman"/>
            <w:sz w:val="24"/>
            <w:szCs w:val="24"/>
            <w:lang w:val="en-US"/>
          </w:rPr>
          <w:t xml:space="preserve">not included </w:t>
        </w:r>
      </w:ins>
      <w:commentRangeEnd w:id="790"/>
      <w:r>
        <w:commentReference w:id="790"/>
      </w:r>
      <w:r>
        <w:rPr>
          <w:rFonts w:ascii="Times New Roman" w:hAnsi="Times New Roman" w:cs="Times New Roman"/>
          <w:sz w:val="24"/>
          <w:szCs w:val="24"/>
          <w:lang w:val="en-US"/>
        </w:rPr>
        <w:t>extinction</w:t>
      </w:r>
      <w:ins w:id="792" w:author="Unknown Author" w:date="2023-10-22T17:29:00Z">
        <w:r>
          <w:rPr>
            <w:rFonts w:ascii="Times New Roman" w:hAnsi="Times New Roman" w:cs="Times New Roman"/>
            <w:sz w:val="24"/>
            <w:szCs w:val="24"/>
            <w:lang w:val="en-US"/>
          </w:rPr>
          <w:t xml:space="preserve"> events</w:t>
        </w:r>
      </w:ins>
      <w:del w:id="793" w:author="Unknown Author" w:date="2023-10-22T17:28:00Z">
        <w:r>
          <w:rPr>
            <w:rFonts w:ascii="Times New Roman" w:hAnsi="Times New Roman" w:cs="Times New Roman"/>
            <w:sz w:val="24"/>
            <w:szCs w:val="24"/>
            <w:lang w:val="en-US"/>
          </w:rPr>
          <w:delText xml:space="preserve"> rate</w:delText>
        </w:r>
      </w:del>
      <w:ins w:id="794" w:author="Carlos Calderon del Cid" w:date="2023-10-11T16:49:00Z">
        <w:r>
          <w:rPr>
            <w:rFonts w:ascii="Times New Roman" w:hAnsi="Times New Roman" w:cs="Times New Roman"/>
            <w:sz w:val="24"/>
            <w:szCs w:val="24"/>
            <w:lang w:val="en-US"/>
          </w:rPr>
          <w:t>,</w:t>
        </w:r>
      </w:ins>
      <w:del w:id="795" w:author="Carlos Calderon del Cid" w:date="2023-10-11T16:49:00Z">
        <w:r>
          <w:rPr>
            <w:rFonts w:ascii="Times New Roman" w:hAnsi="Times New Roman" w:cs="Times New Roman"/>
            <w:sz w:val="24"/>
            <w:szCs w:val="24"/>
            <w:lang w:val="en-US"/>
          </w:rPr>
          <w:delText xml:space="preserve"> and</w:delText>
        </w:r>
      </w:del>
      <w:r>
        <w:rPr>
          <w:rFonts w:ascii="Times New Roman" w:hAnsi="Times New Roman" w:cs="Times New Roman"/>
          <w:sz w:val="24"/>
          <w:szCs w:val="24"/>
          <w:lang w:val="en-US"/>
        </w:rPr>
        <w:t xml:space="preserve"> </w:t>
      </w:r>
      <w:ins w:id="796" w:author="Unknown Author" w:date="2023-10-22T17:28:00Z">
        <w:r>
          <w:rPr>
            <w:rFonts w:ascii="Times New Roman" w:hAnsi="Times New Roman" w:cs="Times New Roman"/>
            <w:sz w:val="24"/>
            <w:szCs w:val="24"/>
            <w:lang w:val="en-US"/>
          </w:rPr>
          <w:t xml:space="preserve">not knowing the </w:t>
        </w:r>
      </w:ins>
      <w:r>
        <w:rPr>
          <w:rFonts w:ascii="Times New Roman" w:hAnsi="Times New Roman" w:cs="Times New Roman"/>
          <w:sz w:val="24"/>
          <w:szCs w:val="24"/>
          <w:lang w:val="en-US"/>
        </w:rPr>
        <w:t>speciation mode</w:t>
      </w:r>
      <w:ins w:id="797" w:author="Carlos Calderon del Cid" w:date="2023-10-11T16:41:00Z">
        <w:r>
          <w:rPr>
            <w:rFonts w:ascii="Times New Roman" w:hAnsi="Times New Roman" w:cs="Times New Roman"/>
            <w:sz w:val="24"/>
            <w:szCs w:val="24"/>
            <w:lang w:val="en-US"/>
          </w:rPr>
          <w:t>,</w:t>
        </w:r>
      </w:ins>
      <w:ins w:id="798" w:author="Carlos Calderon del Cid" w:date="2023-10-11T16:49:00Z">
        <w:r>
          <w:rPr>
            <w:rFonts w:ascii="Times New Roman" w:hAnsi="Times New Roman" w:cs="Times New Roman"/>
            <w:sz w:val="24"/>
            <w:szCs w:val="24"/>
            <w:lang w:val="en-US"/>
          </w:rPr>
          <w:t xml:space="preserve"> and incomplete sampling of extant species,</w:t>
        </w:r>
      </w:ins>
      <w:r>
        <w:rPr>
          <w:rFonts w:ascii="Times New Roman" w:hAnsi="Times New Roman" w:cs="Times New Roman"/>
          <w:sz w:val="24"/>
          <w:szCs w:val="24"/>
          <w:lang w:val="en-US"/>
        </w:rPr>
        <w:t xml:space="preserve"> greatly influence the </w:t>
      </w:r>
      <w:del w:id="799" w:author="Unknown Author" w:date="2023-10-22T17:29:00Z">
        <w:r>
          <w:rPr>
            <w:rFonts w:ascii="Times New Roman" w:hAnsi="Times New Roman" w:cs="Times New Roman"/>
            <w:sz w:val="24"/>
            <w:szCs w:val="24"/>
            <w:lang w:val="en-US"/>
          </w:rPr>
          <w:delText>mismatch</w:delText>
        </w:r>
      </w:del>
      <w:ins w:id="800" w:author="Unknown Author" w:date="2023-10-22T17:32:00Z">
        <w:r>
          <w:rPr>
            <w:rFonts w:ascii="Times New Roman" w:hAnsi="Times New Roman" w:cs="Times New Roman"/>
            <w:sz w:val="24"/>
            <w:szCs w:val="24"/>
            <w:lang w:val="en-US"/>
          </w:rPr>
          <w:t xml:space="preserve">error that we make when equating </w:t>
        </w:r>
      </w:ins>
      <w:ins w:id="801" w:author="Unknown Author" w:date="2023-10-22T17:29:00Z">
        <w:r>
          <w:rPr>
            <w:rFonts w:ascii="Times New Roman" w:hAnsi="Times New Roman" w:cs="Times New Roman"/>
            <w:sz w:val="24"/>
            <w:szCs w:val="24"/>
            <w:lang w:val="en-US"/>
          </w:rPr>
          <w:t>the</w:t>
        </w:r>
      </w:ins>
      <w:r>
        <w:rPr>
          <w:rFonts w:ascii="Times New Roman" w:hAnsi="Times New Roman" w:cs="Times New Roman"/>
          <w:sz w:val="24"/>
          <w:szCs w:val="24"/>
          <w:lang w:val="en-US"/>
        </w:rPr>
        <w:t xml:space="preserve"> </w:t>
      </w:r>
      <w:del w:id="802" w:author="Unknown Author" w:date="2023-10-22T17:29:00Z">
        <w:r>
          <w:rPr>
            <w:rFonts w:ascii="Times New Roman" w:hAnsi="Times New Roman" w:cs="Times New Roman"/>
            <w:sz w:val="24"/>
            <w:szCs w:val="24"/>
            <w:lang w:val="en-US"/>
          </w:rPr>
          <w:delText xml:space="preserve">between true and </w:delText>
        </w:r>
      </w:del>
      <w:r>
        <w:rPr>
          <w:rFonts w:ascii="Times New Roman" w:hAnsi="Times New Roman" w:cs="Times New Roman"/>
          <w:sz w:val="24"/>
          <w:szCs w:val="24"/>
          <w:lang w:val="en-US"/>
        </w:rPr>
        <w:t>phylogenetic</w:t>
      </w:r>
      <w:ins w:id="803" w:author="Unknown Author" w:date="2023-10-22T17:29:00Z">
        <w:r>
          <w:rPr>
            <w:rFonts w:ascii="Times New Roman" w:hAnsi="Times New Roman" w:cs="Times New Roman"/>
            <w:sz w:val="24"/>
            <w:szCs w:val="24"/>
            <w:lang w:val="en-US"/>
          </w:rPr>
          <w:t xml:space="preserve"> age with the true species</w:t>
        </w:r>
      </w:ins>
      <w:r>
        <w:rPr>
          <w:rFonts w:ascii="Times New Roman" w:hAnsi="Times New Roman" w:cs="Times New Roman"/>
          <w:sz w:val="24"/>
          <w:szCs w:val="24"/>
          <w:lang w:val="en-US"/>
        </w:rPr>
        <w:t xml:space="preserve"> age. Moreover, the error patterns are different regarding the combination of</w:t>
      </w:r>
      <w:ins w:id="804" w:author="Carlos Calderon del Cid" w:date="2023-10-11T16:59:00Z">
        <w:r>
          <w:rPr>
            <w:rFonts w:ascii="Times New Roman" w:hAnsi="Times New Roman" w:cs="Times New Roman"/>
            <w:sz w:val="24"/>
            <w:szCs w:val="24"/>
            <w:lang w:val="en-US"/>
          </w:rPr>
          <w:t xml:space="preserve"> the</w:t>
        </w:r>
      </w:ins>
      <w:r>
        <w:rPr>
          <w:rFonts w:ascii="Times New Roman" w:hAnsi="Times New Roman" w:cs="Times New Roman"/>
          <w:sz w:val="24"/>
          <w:szCs w:val="24"/>
          <w:lang w:val="en-US"/>
        </w:rPr>
        <w:t xml:space="preserve"> </w:t>
      </w:r>
      <w:del w:id="805" w:author="Carlos Calderon del Cid" w:date="2023-10-11T16:47:00Z">
        <w:r>
          <w:rPr>
            <w:rFonts w:ascii="Times New Roman" w:hAnsi="Times New Roman" w:cs="Times New Roman"/>
            <w:sz w:val="24"/>
            <w:szCs w:val="24"/>
            <w:lang w:val="en-US"/>
          </w:rPr>
          <w:delText xml:space="preserve">both </w:delText>
        </w:r>
      </w:del>
      <w:ins w:id="806" w:author="Carlos Calderon del Cid" w:date="2023-10-11T16:47:00Z">
        <w:r>
          <w:rPr>
            <w:rFonts w:ascii="Times New Roman" w:hAnsi="Times New Roman" w:cs="Times New Roman"/>
            <w:sz w:val="24"/>
            <w:szCs w:val="24"/>
            <w:lang w:val="en-US"/>
          </w:rPr>
          <w:t xml:space="preserve">three </w:t>
        </w:r>
      </w:ins>
      <w:del w:id="807" w:author="Unknown Author" w:date="2023-10-22T17:33:00Z">
        <w:r>
          <w:rPr>
            <w:rFonts w:ascii="Times New Roman" w:hAnsi="Times New Roman" w:cs="Times New Roman"/>
            <w:sz w:val="24"/>
            <w:szCs w:val="24"/>
            <w:lang w:val="en-US"/>
          </w:rPr>
          <w:delText>processes</w:delText>
        </w:r>
      </w:del>
      <w:ins w:id="808" w:author="Unknown Author" w:date="2023-10-22T17:33:00Z">
        <w:r>
          <w:rPr>
            <w:rFonts w:ascii="Times New Roman" w:hAnsi="Times New Roman" w:cs="Times New Roman"/>
            <w:sz w:val="24"/>
            <w:szCs w:val="24"/>
            <w:lang w:val="en-US"/>
          </w:rPr>
          <w:t>shortfalls</w:t>
        </w:r>
      </w:ins>
      <w:r>
        <w:rPr>
          <w:rFonts w:ascii="Times New Roman" w:hAnsi="Times New Roman" w:cs="Times New Roman"/>
          <w:sz w:val="24"/>
          <w:szCs w:val="24"/>
          <w:lang w:val="en-US"/>
        </w:rPr>
        <w:t xml:space="preserve">. As </w:t>
      </w:r>
      <w:commentRangeStart w:id="809"/>
      <w:del w:id="810" w:author="Unknown Author" w:date="2023-10-22T17:33:00Z">
        <w:r>
          <w:rPr>
            <w:rFonts w:ascii="Times New Roman" w:hAnsi="Times New Roman" w:cs="Times New Roman"/>
            <w:sz w:val="24"/>
            <w:szCs w:val="24"/>
            <w:lang w:val="en-US"/>
          </w:rPr>
          <w:delText xml:space="preserve">we </w:delText>
        </w:r>
      </w:del>
      <w:commentRangeEnd w:id="809"/>
      <w:r>
        <w:commentReference w:id="809"/>
      </w:r>
      <w:r>
        <w:rPr>
          <w:rFonts w:ascii="Times New Roman" w:hAnsi="Times New Roman" w:cs="Times New Roman"/>
          <w:sz w:val="24"/>
          <w:szCs w:val="24"/>
          <w:lang w:val="en-US"/>
        </w:rPr>
        <w:t xml:space="preserve">expected, a phylogeny whose </w:t>
      </w:r>
      <w:del w:id="811" w:author="Unknown Author" w:date="2023-10-22T17:35:00Z">
        <w:r>
          <w:rPr>
            <w:rFonts w:ascii="Times New Roman" w:hAnsi="Times New Roman" w:cs="Times New Roman"/>
            <w:sz w:val="24"/>
            <w:szCs w:val="24"/>
            <w:lang w:val="en-US"/>
          </w:rPr>
          <w:delText>taxonomy</w:delText>
        </w:r>
      </w:del>
      <w:ins w:id="812" w:author="Unknown Author" w:date="2023-10-22T17:35:00Z">
        <w:r>
          <w:rPr>
            <w:rFonts w:ascii="Times New Roman" w:hAnsi="Times New Roman" w:cs="Times New Roman"/>
            <w:sz w:val="24"/>
            <w:szCs w:val="24"/>
            <w:lang w:val="en-US"/>
          </w:rPr>
          <w:t>species mapping</w:t>
        </w:r>
      </w:ins>
      <w:r>
        <w:rPr>
          <w:rFonts w:ascii="Times New Roman" w:hAnsi="Times New Roman" w:cs="Times New Roman"/>
          <w:sz w:val="24"/>
          <w:szCs w:val="24"/>
          <w:lang w:val="en-US"/>
        </w:rPr>
        <w:t xml:space="preserve"> was derived </w:t>
      </w:r>
      <w:del w:id="813" w:author="Unknown Author" w:date="2023-10-22T17:35:00Z">
        <w:r>
          <w:rPr>
            <w:rFonts w:ascii="Times New Roman" w:hAnsi="Times New Roman" w:cs="Times New Roman"/>
            <w:sz w:val="24"/>
            <w:szCs w:val="24"/>
            <w:lang w:val="en-US"/>
          </w:rPr>
          <w:delText>from</w:delText>
        </w:r>
      </w:del>
      <w:ins w:id="814" w:author="Unknown Author" w:date="2023-10-22T17:35:00Z">
        <w:r>
          <w:rPr>
            <w:rFonts w:ascii="Times New Roman" w:hAnsi="Times New Roman" w:cs="Times New Roman"/>
            <w:sz w:val="24"/>
            <w:szCs w:val="24"/>
            <w:lang w:val="en-US"/>
          </w:rPr>
          <w:t>under</w:t>
        </w:r>
      </w:ins>
      <w:r>
        <w:rPr>
          <w:rFonts w:ascii="Times New Roman" w:hAnsi="Times New Roman" w:cs="Times New Roman"/>
          <w:sz w:val="24"/>
          <w:szCs w:val="24"/>
          <w:lang w:val="en-US"/>
        </w:rPr>
        <w:t xml:space="preserve"> a bifurcating speciation process presents no or low mismatch between true and phylogenetic age due to the </w:t>
      </w:r>
      <w:del w:id="815" w:author="Unknown Author" w:date="2023-10-22T17:37:00Z">
        <w:r>
          <w:rPr>
            <w:rFonts w:ascii="Times New Roman" w:hAnsi="Times New Roman" w:cs="Times New Roman"/>
            <w:sz w:val="24"/>
            <w:szCs w:val="24"/>
            <w:lang w:val="en-US"/>
          </w:rPr>
          <w:delText>bifurcating node</w:delText>
        </w:r>
      </w:del>
      <w:ins w:id="816" w:author="Unknown Author" w:date="2023-10-22T17:37:00Z">
        <w:r>
          <w:rPr>
            <w:rFonts w:ascii="Times New Roman" w:hAnsi="Times New Roman" w:cs="Times New Roman"/>
            <w:sz w:val="24"/>
            <w:szCs w:val="24"/>
            <w:lang w:val="en-US"/>
          </w:rPr>
          <w:t>dichotomous</w:t>
        </w:r>
      </w:ins>
      <w:r>
        <w:rPr>
          <w:rFonts w:ascii="Times New Roman" w:hAnsi="Times New Roman" w:cs="Times New Roman"/>
          <w:sz w:val="24"/>
          <w:szCs w:val="24"/>
          <w:lang w:val="en-US"/>
        </w:rPr>
        <w:t xml:space="preserve"> </w:t>
      </w:r>
      <w:del w:id="817" w:author="Unknown Author" w:date="2023-10-22T17:38:00Z">
        <w:r>
          <w:rPr>
            <w:rFonts w:ascii="Times New Roman" w:hAnsi="Times New Roman" w:cs="Times New Roman"/>
            <w:sz w:val="24"/>
            <w:szCs w:val="24"/>
            <w:lang w:val="en-US"/>
          </w:rPr>
          <w:delText>structure</w:delText>
        </w:r>
      </w:del>
      <w:ins w:id="818" w:author="Unknown Author" w:date="2023-10-22T17:38:00Z">
        <w:r>
          <w:rPr>
            <w:rFonts w:ascii="Times New Roman" w:hAnsi="Times New Roman" w:cs="Times New Roman"/>
            <w:sz w:val="24"/>
            <w:szCs w:val="24"/>
            <w:lang w:val="en-US"/>
          </w:rPr>
          <w:t>depiction</w:t>
        </w:r>
      </w:ins>
      <w:r>
        <w:rPr>
          <w:rFonts w:ascii="Times New Roman" w:hAnsi="Times New Roman" w:cs="Times New Roman"/>
          <w:sz w:val="24"/>
          <w:szCs w:val="24"/>
          <w:lang w:val="en-US"/>
        </w:rPr>
        <w:t xml:space="preserve"> of phylogenies and th</w:t>
      </w:r>
      <w:del w:id="819" w:author="Unknown Author" w:date="2023-10-22T17:43:00Z">
        <w:r>
          <w:rPr>
            <w:rFonts w:ascii="Times New Roman" w:hAnsi="Times New Roman" w:cs="Times New Roman"/>
            <w:sz w:val="24"/>
            <w:szCs w:val="24"/>
            <w:lang w:val="en-US"/>
          </w:rPr>
          <w:delText>e</w:delText>
        </w:r>
      </w:del>
      <w:ins w:id="820" w:author="Unknown Author" w:date="2023-10-22T17:43:00Z">
        <w:r>
          <w:rPr>
            <w:rFonts w:ascii="Times New Roman" w:hAnsi="Times New Roman" w:cs="Times New Roman"/>
            <w:sz w:val="24"/>
            <w:szCs w:val="24"/>
            <w:lang w:val="en-US"/>
          </w:rPr>
          <w:t>at terminal branch lengths are used to quantify</w:t>
        </w:r>
      </w:ins>
      <w:del w:id="821" w:author="Unknown Author" w:date="2023-10-22T17:44:00Z">
        <w:r>
          <w:rPr>
            <w:rFonts w:ascii="Times New Roman" w:hAnsi="Times New Roman" w:cs="Times New Roman"/>
            <w:sz w:val="24"/>
            <w:szCs w:val="24"/>
            <w:lang w:val="en-US"/>
          </w:rPr>
          <w:delText xml:space="preserve"> way</w:delText>
        </w:r>
      </w:del>
      <w:r>
        <w:rPr>
          <w:rFonts w:ascii="Times New Roman" w:hAnsi="Times New Roman" w:cs="Times New Roman"/>
          <w:sz w:val="24"/>
          <w:szCs w:val="24"/>
          <w:lang w:val="en-US"/>
        </w:rPr>
        <w:t xml:space="preserve"> phylogenetic age</w:t>
      </w:r>
      <w:del w:id="822" w:author="Unknown Author" w:date="2023-10-22T17:44:00Z">
        <w:r>
          <w:rPr>
            <w:rFonts w:ascii="Times New Roman" w:hAnsi="Times New Roman" w:cs="Times New Roman"/>
            <w:sz w:val="24"/>
            <w:szCs w:val="24"/>
            <w:lang w:val="en-US"/>
          </w:rPr>
          <w:delText xml:space="preserve"> is measured</w:delText>
        </w:r>
      </w:del>
      <w:ins w:id="823" w:author="Unknown Author" w:date="2023-10-22T17:44:00Z">
        <w:r>
          <w:rPr>
            <w:rFonts w:ascii="Times New Roman" w:hAnsi="Times New Roman" w:cs="Times New Roman"/>
            <w:sz w:val="24"/>
            <w:szCs w:val="24"/>
            <w:lang w:val="en-US"/>
          </w:rPr>
          <w:t>s</w:t>
        </w:r>
      </w:ins>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w:t>
      </w:r>
      <w:del w:id="824" w:author="Unknown Author" w:date="2023-10-22T17:44:00Z">
        <w:r>
          <w:rPr>
            <w:rFonts w:ascii="Times New Roman" w:hAnsi="Times New Roman" w:cs="Times New Roman"/>
            <w:sz w:val="24"/>
            <w:szCs w:val="24"/>
            <w:lang w:val="en-US"/>
          </w:rPr>
          <w:delText xml:space="preserve"> </w:delText>
        </w:r>
        <w:commentRangeStart w:id="825"/>
        <w:r>
          <w:rPr>
            <w:rFonts w:ascii="Times New Roman" w:hAnsi="Times New Roman" w:cs="Times New Roman"/>
            <w:sz w:val="24"/>
            <w:szCs w:val="24"/>
            <w:lang w:val="en-US"/>
          </w:rPr>
          <w:delText>no</w:delText>
        </w:r>
      </w:del>
      <w:ins w:id="826" w:author="Unknown Author" w:date="2023-10-22T17:44:00Z">
        <w:r>
          <w:rPr>
            <w:rFonts w:ascii="Times New Roman" w:hAnsi="Times New Roman" w:cs="Times New Roman"/>
            <w:sz w:val="24"/>
            <w:szCs w:val="24"/>
            <w:lang w:val="en-US"/>
          </w:rPr>
          <w:t>out</w:t>
        </w:r>
      </w:ins>
      <w:r>
        <w:rPr>
          <w:rFonts w:ascii="Times New Roman" w:hAnsi="Times New Roman" w:cs="Times New Roman"/>
          <w:sz w:val="24"/>
          <w:szCs w:val="24"/>
          <w:lang w:val="en-US"/>
        </w:rPr>
        <w:t xml:space="preserve"> extinction</w:t>
      </w:r>
      <w:del w:id="827" w:author="Unknown Author" w:date="2023-10-22T17:44:00Z">
        <w:r>
          <w:rPr>
            <w:rFonts w:ascii="Times New Roman" w:hAnsi="Times New Roman" w:cs="Times New Roman"/>
            <w:sz w:val="24"/>
            <w:szCs w:val="24"/>
            <w:lang w:val="en-US"/>
          </w:rPr>
          <w:delText xml:space="preserve"> rates</w:delText>
        </w:r>
      </w:del>
      <w:commentRangeEnd w:id="825"/>
      <w:r>
        <w:commentReference w:id="825"/>
      </w:r>
      <w:r>
        <w:rPr>
          <w:rFonts w:ascii="Times New Roman" w:hAnsi="Times New Roman" w:cs="Times New Roman"/>
          <w:sz w:val="24"/>
          <w:szCs w:val="24"/>
          <w:lang w:val="en-US"/>
        </w:rPr>
        <w:t xml:space="preserve"> (Figure 4). Likewise, anagenetic speciation, combined with budding or bifurcating speciation, resulted in high errors. Th</w:t>
      </w:r>
      <w:del w:id="828" w:author="Unknown Author" w:date="2023-10-22T17:45:00Z">
        <w:r>
          <w:rPr>
            <w:rFonts w:ascii="Times New Roman" w:hAnsi="Times New Roman" w:cs="Times New Roman"/>
            <w:sz w:val="24"/>
            <w:szCs w:val="24"/>
            <w:lang w:val="en-US"/>
          </w:rPr>
          <w:delText>e</w:delText>
        </w:r>
      </w:del>
      <w:ins w:id="829" w:author="Unknown Author" w:date="2023-10-22T17:45:00Z">
        <w:r>
          <w:rPr>
            <w:rFonts w:ascii="Times New Roman" w:hAnsi="Times New Roman" w:cs="Times New Roman"/>
            <w:sz w:val="24"/>
            <w:szCs w:val="24"/>
            <w:lang w:val="en-US"/>
          </w:rPr>
          <w:t>is</w:t>
        </w:r>
      </w:ins>
      <w:r>
        <w:rPr>
          <w:rFonts w:ascii="Times New Roman" w:hAnsi="Times New Roman" w:cs="Times New Roman"/>
          <w:sz w:val="24"/>
          <w:szCs w:val="24"/>
          <w:lang w:val="en-US"/>
        </w:rPr>
        <w:t xml:space="preserve"> </w:t>
      </w:r>
      <w:del w:id="830" w:author="Unknown Author" w:date="2023-10-22T17:45:00Z">
        <w:r>
          <w:rPr>
            <w:rFonts w:ascii="Times New Roman" w:hAnsi="Times New Roman" w:cs="Times New Roman"/>
            <w:sz w:val="24"/>
            <w:szCs w:val="24"/>
            <w:lang w:val="en-US"/>
          </w:rPr>
          <w:delText xml:space="preserve">anagenetic </w:delText>
        </w:r>
      </w:del>
      <w:r>
        <w:rPr>
          <w:rFonts w:ascii="Times New Roman" w:hAnsi="Times New Roman" w:cs="Times New Roman"/>
          <w:sz w:val="24"/>
          <w:szCs w:val="24"/>
          <w:lang w:val="en-US"/>
        </w:rPr>
        <w:t xml:space="preserve">error is not </w:t>
      </w:r>
      <w:ins w:id="831" w:author="Unknown Author" w:date="2023-10-22T17:45:00Z">
        <w:r>
          <w:rPr>
            <w:rFonts w:ascii="Times New Roman" w:hAnsi="Times New Roman" w:cs="Times New Roman"/>
            <w:sz w:val="24"/>
            <w:szCs w:val="24"/>
            <w:lang w:val="en-US"/>
          </w:rPr>
          <w:t xml:space="preserve">further </w:t>
        </w:r>
      </w:ins>
      <w:del w:id="832" w:author="Unknown Author" w:date="2023-10-22T17:45:00Z">
        <w:r>
          <w:rPr>
            <w:rFonts w:ascii="Times New Roman" w:hAnsi="Times New Roman" w:cs="Times New Roman"/>
            <w:sz w:val="24"/>
            <w:szCs w:val="24"/>
            <w:lang w:val="en-US"/>
          </w:rPr>
          <w:delText>affected</w:delText>
        </w:r>
      </w:del>
      <w:ins w:id="833" w:author="Unknown Author" w:date="2023-10-22T17:45:00Z">
        <w:r>
          <w:rPr>
            <w:rFonts w:ascii="Times New Roman" w:hAnsi="Times New Roman" w:cs="Times New Roman"/>
            <w:sz w:val="24"/>
            <w:szCs w:val="24"/>
            <w:lang w:val="en-US"/>
          </w:rPr>
          <w:t>increased</w:t>
        </w:r>
      </w:ins>
      <w:del w:id="834" w:author="Unknown Author" w:date="2023-10-22T17:45:00Z">
        <w:r>
          <w:rPr>
            <w:rFonts w:ascii="Times New Roman" w:hAnsi="Times New Roman" w:cs="Times New Roman"/>
            <w:sz w:val="24"/>
            <w:szCs w:val="24"/>
            <w:lang w:val="en-US"/>
          </w:rPr>
          <w:delText xml:space="preserve"> substantially</w:delText>
        </w:r>
      </w:del>
      <w:r>
        <w:rPr>
          <w:rFonts w:ascii="Times New Roman" w:hAnsi="Times New Roman" w:cs="Times New Roman"/>
          <w:sz w:val="24"/>
          <w:szCs w:val="24"/>
          <w:lang w:val="en-US"/>
        </w:rPr>
        <w:t xml:space="preserve"> by extinction</w:t>
      </w:r>
      <w:del w:id="835" w:author="Unknown Author" w:date="2023-10-22T17:45:00Z">
        <w:r>
          <w:rPr>
            <w:rFonts w:ascii="Times New Roman" w:hAnsi="Times New Roman" w:cs="Times New Roman"/>
            <w:sz w:val="24"/>
            <w:szCs w:val="24"/>
            <w:lang w:val="en-US"/>
          </w:rPr>
          <w:delText xml:space="preserve"> rates</w:delText>
        </w:r>
      </w:del>
      <w:r>
        <w:rPr>
          <w:rFonts w:ascii="Times New Roman" w:hAnsi="Times New Roman" w:cs="Times New Roman"/>
          <w:sz w:val="24"/>
          <w:szCs w:val="24"/>
          <w:lang w:val="en-US"/>
        </w:rPr>
        <w:t>, suggesting that if a clade experiences a certain degree of anagenesis, it should be discouraged to estimate ages from phylogenies.</w:t>
      </w:r>
      <w:ins w:id="836" w:author="Unknown Author" w:date="2023-10-22T17:46:00Z">
        <w:r>
          <w:rPr>
            <w:rFonts w:ascii="Times New Roman" w:hAnsi="Times New Roman" w:cs="Times New Roman"/>
            <w:sz w:val="24"/>
            <w:szCs w:val="24"/>
            <w:lang w:val="en-US"/>
          </w:rPr>
          <w:t xml:space="preserve"> However, anagenetic speciation is virtually impossible to quantify as, even from fossil time series, it is difficult to detect, resulting in a general debated on the use of the term in evolutionary biology </w:t>
        </w:r>
        <w:commentRangeStart w:id="837"/>
        <w:r>
          <w:rPr>
            <w:rFonts w:ascii="Times New Roman" w:hAnsi="Times New Roman" w:cs="Times New Roman"/>
            <w:sz w:val="24"/>
            <w:szCs w:val="24"/>
            <w:lang w:val="en-US"/>
          </w:rPr>
          <w:t>()</w:t>
        </w:r>
        <w:commentRangeEnd w:id="837"/>
        <w:r>
          <w:commentReference w:id="837"/>
        </w:r>
        <w:r>
          <w:rPr>
            <w:rFonts w:ascii="Times New Roman" w:hAnsi="Times New Roman" w:cs="Times New Roman"/>
            <w:sz w:val="24"/>
            <w:szCs w:val="24"/>
            <w:lang w:val="en-US"/>
          </w:rPr>
          <w:t xml:space="preserve"> and biogeography </w:t>
        </w:r>
        <w:commentRangeStart w:id="838"/>
        <w:r>
          <w:rPr>
            <w:rFonts w:ascii="Times New Roman" w:hAnsi="Times New Roman" w:cs="Times New Roman"/>
            <w:sz w:val="24"/>
            <w:szCs w:val="24"/>
            <w:lang w:val="en-US"/>
          </w:rPr>
          <w:t>()</w:t>
        </w:r>
        <w:commentRangeEnd w:id="838"/>
        <w:r>
          <w:commentReference w:id="838"/>
        </w:r>
        <w:r>
          <w:rPr>
            <w:rFonts w:ascii="Times New Roman" w:hAnsi="Times New Roman" w:cs="Times New Roman"/>
            <w:sz w:val="24"/>
            <w:szCs w:val="24"/>
            <w:lang w:val="en-US"/>
          </w:rPr>
          <w:t>.</w:t>
        </w:r>
      </w:ins>
      <w:ins w:id="839" w:author="Carlos Calderon del Cid" w:date="2023-10-11T16:49:00Z">
        <w:r>
          <w:rPr>
            <w:rFonts w:ascii="Times New Roman" w:hAnsi="Times New Roman" w:cs="Times New Roman"/>
            <w:sz w:val="24"/>
            <w:szCs w:val="24"/>
            <w:lang w:val="en-US"/>
          </w:rPr>
          <w:t xml:space="preserve"> </w:t>
        </w:r>
      </w:ins>
      <w:ins w:id="840" w:author="Unknown Author" w:date="2023-10-22T18:00:00Z">
        <w:r>
          <w:rPr>
            <w:rFonts w:ascii="Times New Roman" w:hAnsi="Times New Roman" w:cs="Times New Roman"/>
            <w:sz w:val="24"/>
            <w:szCs w:val="24"/>
            <w:lang w:val="en-US"/>
          </w:rPr>
          <w:t xml:space="preserve">Incomplete taxon sampling caused the highest error among all shortfalls due to the lengthened terminal branches. </w:t>
        </w:r>
      </w:ins>
      <w:ins w:id="841" w:author="Unknown Author" w:date="2023-10-22T18:03:00Z">
        <w:r>
          <w:rPr>
            <w:rFonts w:ascii="Times New Roman" w:hAnsi="Times New Roman" w:cs="Times New Roman"/>
            <w:sz w:val="24"/>
            <w:szCs w:val="24"/>
            <w:lang w:val="en-US"/>
          </w:rPr>
          <w:t>Although missing extinction events have in principle the same effect on branch lengths, their influence on error in species ages was lower.</w:t>
        </w:r>
        <w:commentRangeStart w:id="842"/>
        <w:r>
          <w:rPr>
            <w:rFonts w:ascii="Times New Roman" w:hAnsi="Times New Roman" w:cs="Times New Roman"/>
            <w:sz w:val="24"/>
            <w:szCs w:val="24"/>
            <w:lang w:val="en-US"/>
          </w:rPr>
          <w:t xml:space="preserve"> </w:t>
        </w:r>
      </w:ins>
      <w:commentRangeEnd w:id="842"/>
      <w:ins w:id="843" w:author="Carlos Calderon del Cid" w:date="2023-10-11T16:59:00Z">
        <w:r>
          <w:commentReference w:id="842"/>
        </w:r>
        <w:r>
          <w:rPr>
            <w:rFonts w:ascii="Times New Roman" w:hAnsi="Times New Roman" w:cs="Times New Roman"/>
            <w:sz w:val="24"/>
            <w:szCs w:val="24"/>
            <w:lang w:val="en-US"/>
          </w:rPr>
          <w:t>For</w:t>
        </w:r>
      </w:ins>
      <w:ins w:id="844" w:author="Carlos Calderon del Cid" w:date="2023-10-11T17:05:00Z">
        <w:r>
          <w:rPr>
            <w:rFonts w:ascii="Times New Roman" w:hAnsi="Times New Roman" w:cs="Times New Roman"/>
            <w:sz w:val="24"/>
            <w:szCs w:val="24"/>
            <w:lang w:val="en-US"/>
          </w:rPr>
          <w:t xml:space="preserve"> uniform</w:t>
        </w:r>
      </w:ins>
      <w:ins w:id="845" w:author="Carlos Calderon del Cid" w:date="2023-10-11T16:59:00Z">
        <w:r>
          <w:rPr>
            <w:rFonts w:ascii="Times New Roman" w:hAnsi="Times New Roman" w:cs="Times New Roman"/>
            <w:sz w:val="24"/>
            <w:szCs w:val="24"/>
            <w:lang w:val="en-US"/>
          </w:rPr>
          <w:t xml:space="preserve"> incomplete sampling</w:t>
        </w:r>
      </w:ins>
      <w:ins w:id="846" w:author="Carlos Calderon del Cid" w:date="2023-10-11T17:05:00Z">
        <w:r>
          <w:rPr>
            <w:rFonts w:ascii="Times New Roman" w:hAnsi="Times New Roman" w:cs="Times New Roman"/>
            <w:sz w:val="24"/>
            <w:szCs w:val="24"/>
            <w:lang w:val="en-US"/>
          </w:rPr>
          <w:t xml:space="preserve">, </w:t>
        </w:r>
      </w:ins>
      <w:ins w:id="847" w:author="Carlos Calderon del Cid" w:date="2023-10-11T17:15:00Z">
        <w:r>
          <w:rPr>
            <w:rFonts w:ascii="Times New Roman" w:hAnsi="Times New Roman" w:cs="Times New Roman"/>
            <w:sz w:val="24"/>
            <w:szCs w:val="24"/>
            <w:lang w:val="en-US"/>
          </w:rPr>
          <w:t>the error rates were massive</w:t>
        </w:r>
      </w:ins>
      <w:ins w:id="848" w:author="Carlos Calderon del Cid" w:date="2023-10-11T17:21:00Z">
        <w:r>
          <w:rPr>
            <w:rFonts w:ascii="Times New Roman" w:hAnsi="Times New Roman" w:cs="Times New Roman"/>
            <w:sz w:val="24"/>
            <w:szCs w:val="24"/>
            <w:lang w:val="en-US"/>
          </w:rPr>
          <w:t>,</w:t>
        </w:r>
      </w:ins>
      <w:ins w:id="849" w:author="Carlos Calderon del Cid" w:date="2023-10-11T17:27:00Z">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for both scenarios of missing extant species (25% and 50%)</w:t>
        </w:r>
      </w:ins>
      <w:ins w:id="850" w:author="Carlos Calderon del Cid" w:date="2023-10-11T17:29:00Z">
        <w:r>
          <w:rPr>
            <w:rFonts w:ascii="Times New Roman" w:hAnsi="Times New Roman" w:cs="Times New Roman"/>
            <w:sz w:val="24"/>
            <w:szCs w:val="24"/>
            <w:lang w:val="en-US"/>
          </w:rPr>
          <w:t xml:space="preserve"> and for both speciation modes</w:t>
        </w:r>
      </w:ins>
      <w:ins w:id="851" w:author="Carlos Calderon del Cid" w:date="2023-10-11T17:35:00Z">
        <w:r>
          <w:rPr>
            <w:rFonts w:ascii="Times New Roman" w:hAnsi="Times New Roman" w:cs="Times New Roman"/>
            <w:sz w:val="24"/>
            <w:szCs w:val="24"/>
            <w:lang w:val="en-US"/>
          </w:rPr>
          <w:t xml:space="preserve"> (Figure </w:t>
        </w:r>
      </w:ins>
      <w:ins w:id="852" w:author="Carlos Calderon del Cid" w:date="2023-10-12T01:08:00Z">
        <w:r>
          <w:rPr>
            <w:rFonts w:ascii="Times New Roman" w:hAnsi="Times New Roman" w:cs="Times New Roman"/>
            <w:sz w:val="24"/>
            <w:szCs w:val="24"/>
            <w:lang w:val="en-US"/>
          </w:rPr>
          <w:t>7</w:t>
        </w:r>
      </w:ins>
      <w:ins w:id="853" w:author="Carlos Calderon del Cid" w:date="2023-10-11T17:35:00Z">
        <w:r>
          <w:rPr>
            <w:rFonts w:ascii="Times New Roman" w:hAnsi="Times New Roman" w:cs="Times New Roman"/>
            <w:sz w:val="24"/>
            <w:szCs w:val="24"/>
            <w:lang w:val="en-US"/>
          </w:rPr>
          <w:t>)</w:t>
        </w:r>
      </w:ins>
      <w:ins w:id="854" w:author="Carlos Calderon del Cid" w:date="2023-10-11T17:30:00Z">
        <w:r>
          <w:rPr>
            <w:rFonts w:ascii="Times New Roman" w:hAnsi="Times New Roman" w:cs="Times New Roman"/>
            <w:sz w:val="24"/>
            <w:szCs w:val="24"/>
            <w:lang w:val="en-US"/>
          </w:rPr>
          <w:t xml:space="preserve">; however, the error rates were considerably higher for bifurcating speciation, </w:t>
        </w:r>
      </w:ins>
      <w:ins w:id="855" w:author="Carlos Calderon del Cid" w:date="2023-10-11T17:32:00Z">
        <w:r>
          <w:rPr>
            <w:rFonts w:ascii="Times New Roman" w:hAnsi="Times New Roman" w:cs="Times New Roman"/>
            <w:sz w:val="24"/>
            <w:szCs w:val="24"/>
            <w:lang w:val="en-US"/>
          </w:rPr>
          <w:t>~2000% in a 50% missing</w:t>
        </w:r>
      </w:ins>
      <w:ins w:id="856" w:author="Carlos Calderon del Cid" w:date="2023-10-11T18:00:00Z">
        <w:r>
          <w:rPr>
            <w:rFonts w:ascii="Times New Roman" w:hAnsi="Times New Roman" w:cs="Times New Roman"/>
            <w:sz w:val="24"/>
            <w:szCs w:val="24"/>
            <w:lang w:val="en-US"/>
          </w:rPr>
          <w:t xml:space="preserve"> extant</w:t>
        </w:r>
      </w:ins>
      <w:ins w:id="857" w:author="Carlos Calderon del Cid" w:date="2023-10-11T17:32:00Z">
        <w:r>
          <w:rPr>
            <w:rFonts w:ascii="Times New Roman" w:hAnsi="Times New Roman" w:cs="Times New Roman"/>
            <w:sz w:val="24"/>
            <w:szCs w:val="24"/>
            <w:lang w:val="en-US"/>
          </w:rPr>
          <w:t xml:space="preserve"> species scenario, due to</w:t>
        </w:r>
      </w:ins>
      <w:ins w:id="858" w:author="Carlos Calderon del Cid" w:date="2023-10-11T17:34:00Z">
        <w:r>
          <w:rPr>
            <w:rFonts w:ascii="Times New Roman" w:hAnsi="Times New Roman" w:cs="Times New Roman"/>
            <w:sz w:val="24"/>
            <w:szCs w:val="24"/>
            <w:lang w:val="en-US"/>
          </w:rPr>
          <w:t xml:space="preserve"> severely augmenting the terminal branch lengths. </w:t>
        </w:r>
      </w:ins>
      <w:ins w:id="859" w:author="Carlos Calderon del Cid" w:date="2023-10-11T17:54:00Z">
        <w:r>
          <w:rPr>
            <w:rFonts w:ascii="Times New Roman" w:hAnsi="Times New Roman" w:cs="Times New Roman"/>
            <w:sz w:val="24"/>
            <w:szCs w:val="24"/>
            <w:lang w:val="en-US"/>
          </w:rPr>
          <w:t xml:space="preserve">For </w:t>
        </w:r>
      </w:ins>
      <w:ins w:id="860" w:author="Carlos Calderon del Cid" w:date="2023-10-11T17:51:00Z">
        <w:r>
          <w:rPr>
            <w:rFonts w:ascii="Times New Roman" w:hAnsi="Times New Roman" w:cs="Times New Roman"/>
            <w:sz w:val="24"/>
            <w:szCs w:val="24"/>
            <w:lang w:val="en-US"/>
          </w:rPr>
          <w:t>nonrandom incomplete sampling</w:t>
        </w:r>
      </w:ins>
      <w:ins w:id="861" w:author="Carlos Calderon del Cid" w:date="2023-10-11T23:12:00Z">
        <w:r>
          <w:rPr>
            <w:rFonts w:ascii="Times New Roman" w:hAnsi="Times New Roman" w:cs="Times New Roman"/>
            <w:sz w:val="24"/>
            <w:szCs w:val="24"/>
            <w:lang w:val="en-US"/>
          </w:rPr>
          <w:t xml:space="preserve">, </w:t>
        </w:r>
      </w:ins>
      <w:ins w:id="862" w:author="Carlos Calderon del Cid" w:date="2023-10-11T17:51:00Z">
        <w:r>
          <w:rPr>
            <w:rFonts w:ascii="Times New Roman" w:hAnsi="Times New Roman" w:cs="Times New Roman"/>
            <w:sz w:val="24"/>
            <w:szCs w:val="24"/>
            <w:lang w:val="en-US"/>
          </w:rPr>
          <w:t xml:space="preserve">the error rates regarding the species age-extinction risk relationship were </w:t>
        </w:r>
      </w:ins>
      <w:ins w:id="863" w:author="Carlos Calderon del Cid" w:date="2023-10-11T17:56:00Z">
        <w:r>
          <w:rPr>
            <w:rFonts w:ascii="Times New Roman" w:hAnsi="Times New Roman" w:cs="Times New Roman"/>
            <w:sz w:val="24"/>
            <w:szCs w:val="24"/>
            <w:lang w:val="en-US"/>
          </w:rPr>
          <w:t xml:space="preserve">massive for </w:t>
        </w:r>
      </w:ins>
      <w:ins w:id="864" w:author="Carlos Calderon del Cid" w:date="2023-10-11T17:54:00Z">
        <w:r>
          <w:rPr>
            <w:rFonts w:ascii="Times New Roman" w:hAnsi="Times New Roman" w:cs="Times New Roman"/>
            <w:sz w:val="24"/>
            <w:szCs w:val="24"/>
            <w:lang w:val="en-US"/>
          </w:rPr>
          <w:t>budding speciation</w:t>
        </w:r>
      </w:ins>
      <w:ins w:id="865" w:author="Carlos Calderon del Cid" w:date="2023-10-11T17:58:00Z">
        <w:r>
          <w:rPr>
            <w:rFonts w:ascii="Times New Roman" w:hAnsi="Times New Roman" w:cs="Times New Roman"/>
            <w:sz w:val="24"/>
            <w:szCs w:val="24"/>
            <w:lang w:val="en-US"/>
          </w:rPr>
          <w:t xml:space="preserve"> (Figure </w:t>
        </w:r>
      </w:ins>
      <w:ins w:id="866" w:author="Carlos Calderon del Cid" w:date="2023-10-12T01:08:00Z">
        <w:r>
          <w:rPr>
            <w:rFonts w:ascii="Times New Roman" w:hAnsi="Times New Roman" w:cs="Times New Roman"/>
            <w:sz w:val="24"/>
            <w:szCs w:val="24"/>
            <w:lang w:val="en-US"/>
          </w:rPr>
          <w:t>10</w:t>
        </w:r>
      </w:ins>
      <w:ins w:id="867" w:author="Carlos Calderon del Cid" w:date="2023-10-11T17:58:00Z">
        <w:r>
          <w:rPr>
            <w:rFonts w:ascii="Times New Roman" w:hAnsi="Times New Roman" w:cs="Times New Roman"/>
            <w:sz w:val="24"/>
            <w:szCs w:val="24"/>
            <w:lang w:val="en-US"/>
          </w:rPr>
          <w:t>), ~91% of wrong inferences in a 50% missing extant species scenario</w:t>
        </w:r>
      </w:ins>
      <w:ins w:id="868" w:author="Carlos Calderon del Cid" w:date="2023-10-11T17:54:00Z">
        <w:r>
          <w:rPr>
            <w:rFonts w:ascii="Times New Roman" w:hAnsi="Times New Roman" w:cs="Times New Roman"/>
            <w:sz w:val="24"/>
            <w:szCs w:val="24"/>
            <w:lang w:val="en-US"/>
          </w:rPr>
          <w:t>.</w:t>
        </w:r>
      </w:ins>
      <w:ins w:id="869" w:author="Carlos Calderon del Cid" w:date="2023-10-11T17:59:00Z">
        <w:r>
          <w:rPr>
            <w:rFonts w:ascii="Times New Roman" w:hAnsi="Times New Roman" w:cs="Times New Roman"/>
            <w:sz w:val="24"/>
            <w:szCs w:val="24"/>
            <w:lang w:val="en-US"/>
          </w:rPr>
          <w:t xml:space="preserve"> However, this result </w:t>
        </w:r>
      </w:ins>
      <w:ins w:id="870" w:author="Carlos Calderon del Cid" w:date="2023-10-11T18:01:00Z">
        <w:r>
          <w:rPr>
            <w:rFonts w:ascii="Times New Roman" w:hAnsi="Times New Roman" w:cs="Times New Roman"/>
            <w:sz w:val="24"/>
            <w:szCs w:val="24"/>
            <w:lang w:val="en-US"/>
          </w:rPr>
          <w:t>emerged because we decided that older species were less likely to be sampled, and bifurcating speciation causes</w:t>
        </w:r>
      </w:ins>
      <w:ins w:id="871" w:author="Carlos Calderon del Cid" w:date="2023-10-11T18:03:00Z">
        <w:r>
          <w:rPr>
            <w:rFonts w:ascii="Times New Roman" w:hAnsi="Times New Roman" w:cs="Times New Roman"/>
            <w:sz w:val="24"/>
            <w:szCs w:val="24"/>
            <w:lang w:val="en-US"/>
          </w:rPr>
          <w:t xml:space="preserve"> phylogenetic age to always overestimates the true age, thus, constraining more</w:t>
        </w:r>
      </w:ins>
      <w:ins w:id="872" w:author="Carlos Calderon del Cid" w:date="2023-10-11T18:05:00Z">
        <w:r>
          <w:rPr>
            <w:rFonts w:ascii="Times New Roman" w:hAnsi="Times New Roman" w:cs="Times New Roman"/>
            <w:sz w:val="24"/>
            <w:szCs w:val="24"/>
            <w:lang w:val="en-US"/>
          </w:rPr>
          <w:t xml:space="preserve"> than budding speciation the age-extinction risk monotonic increase. </w:t>
        </w:r>
      </w:ins>
      <w:del w:id="873" w:author="Carlos Calderon del Cid" w:date="2023-10-11T17:36: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Our probability age estimator performed well when compared with phylogenetic age, especially in high extinction scenarios. However, it should be </w:t>
      </w:r>
      <w:del w:id="874" w:author="Unknown Author" w:date="2023-10-22T18:19:00Z">
        <w:r>
          <w:rPr>
            <w:rFonts w:ascii="Times New Roman" w:hAnsi="Times New Roman" w:cs="Times New Roman"/>
            <w:sz w:val="24"/>
            <w:szCs w:val="24"/>
            <w:lang w:val="en-US"/>
          </w:rPr>
          <w:delText>implemented</w:delText>
        </w:r>
      </w:del>
      <w:ins w:id="875" w:author="Unknown Author" w:date="2023-10-22T18:19:00Z">
        <w:r>
          <w:rPr>
            <w:rFonts w:ascii="Times New Roman" w:hAnsi="Times New Roman" w:cs="Times New Roman"/>
            <w:sz w:val="24"/>
            <w:szCs w:val="24"/>
            <w:lang w:val="en-US"/>
          </w:rPr>
          <w:t>used</w:t>
        </w:r>
      </w:ins>
      <w:r>
        <w:rPr>
          <w:rFonts w:ascii="Times New Roman" w:hAnsi="Times New Roman" w:cs="Times New Roman"/>
          <w:sz w:val="24"/>
          <w:szCs w:val="24"/>
          <w:lang w:val="en-US"/>
        </w:rPr>
        <w:t xml:space="preserve"> when there is evidence that the clade under study had speciated by bifurcating speciation. </w:t>
      </w:r>
      <w:commentRangeStart w:id="876"/>
      <w:del w:id="877" w:author="Unknown Author" w:date="2023-10-22T18:20:00Z">
        <w:r>
          <w:rPr>
            <w:rFonts w:ascii="Times New Roman" w:hAnsi="Times New Roman" w:cs="Times New Roman"/>
            <w:sz w:val="24"/>
            <w:szCs w:val="24"/>
            <w:lang w:val="en-US"/>
          </w:rPr>
          <w:delText xml:space="preserve">Thus, </w:delText>
        </w:r>
        <w:commentRangeEnd w:id="876"/>
        <w:r>
          <w:commentReference w:id="876"/>
        </w:r>
        <w:r>
          <w:rPr>
            <w:rFonts w:ascii="Times New Roman" w:hAnsi="Times New Roman" w:cs="Times New Roman"/>
            <w:sz w:val="24"/>
            <w:szCs w:val="24"/>
            <w:lang w:val="en-US"/>
          </w:rPr>
          <w:delText xml:space="preserve">our study points out that budding and anagenetic speciation are the principal source of inaccuracy in estimating species ages from time-calibrated phylogenies. </w:delText>
        </w:r>
      </w:del>
    </w:p>
    <w:p w14:paraId="375AA66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bifurcating speciation, the mean error between true and phylogenetic age was the lowest when compared with the other speciation modes.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w:t>
      </w:r>
      <w:commentRangeStart w:id="878"/>
      <w:ins w:id="879" w:author="Unknown Author" w:date="2023-10-22T18:23:00Z">
        <w:r>
          <w:rPr>
            <w:rFonts w:ascii="Times New Roman" w:hAnsi="Times New Roman" w:cs="Times New Roman"/>
            <w:sz w:val="24"/>
            <w:szCs w:val="24"/>
            <w:lang w:val="en-US"/>
          </w:rPr>
          <w:t xml:space="preserve">(Figure 5) </w:t>
        </w:r>
      </w:ins>
      <w:commentRangeEnd w:id="878"/>
      <w:r>
        <w:commentReference w:id="878"/>
      </w:r>
      <w:r>
        <w:rPr>
          <w:rFonts w:ascii="Times New Roman" w:hAnsi="Times New Roman" w:cs="Times New Roman"/>
          <w:sz w:val="24"/>
          <w:szCs w:val="24"/>
          <w:lang w:val="en-US"/>
        </w:rPr>
        <w:t xml:space="preserve">but a considerable risk to jumble </w:t>
      </w:r>
      <w:ins w:id="880" w:author="Unknown Author" w:date="2023-10-22T18:23:00Z">
        <w:r>
          <w:rPr>
            <w:rFonts w:ascii="Times New Roman" w:hAnsi="Times New Roman" w:cs="Times New Roman"/>
            <w:sz w:val="24"/>
            <w:szCs w:val="24"/>
            <w:lang w:val="en-US"/>
          </w:rPr>
          <w:t xml:space="preserve">the order of </w:t>
        </w:r>
      </w:ins>
      <w:r>
        <w:rPr>
          <w:rFonts w:ascii="Times New Roman" w:hAnsi="Times New Roman" w:cs="Times New Roman"/>
          <w:sz w:val="24"/>
          <w:szCs w:val="24"/>
          <w:lang w:val="en-US"/>
        </w:rPr>
        <w:t>two random species</w:t>
      </w:r>
      <w:ins w:id="881" w:author="Unknown Author" w:date="2023-10-22T18:23:00Z">
        <w:r>
          <w:rPr>
            <w:rFonts w:ascii="Times New Roman" w:hAnsi="Times New Roman" w:cs="Times New Roman"/>
            <w:sz w:val="24"/>
            <w:szCs w:val="24"/>
            <w:lang w:val="en-US"/>
          </w:rPr>
          <w:t xml:space="preserve"> (Figure 6)</w:t>
        </w:r>
      </w:ins>
      <w:r>
        <w:rPr>
          <w:rFonts w:ascii="Times New Roman" w:hAnsi="Times New Roman" w:cs="Times New Roman"/>
          <w:sz w:val="24"/>
          <w:szCs w:val="24"/>
          <w:lang w:val="en-US"/>
        </w:rPr>
        <w:t xml:space="preserve">. Therefore, under a bifurcating speciation scenario, the phylogenetic age indeed captures most of the signal of the true species age. For budding speciation, there is a high </w:t>
      </w:r>
      <w:del w:id="882" w:author="Unknown Author" w:date="2023-10-22T18:25:00Z">
        <w:r>
          <w:rPr>
            <w:rFonts w:ascii="Times New Roman" w:hAnsi="Times New Roman" w:cs="Times New Roman"/>
            <w:sz w:val="24"/>
            <w:szCs w:val="24"/>
            <w:lang w:val="en-US"/>
          </w:rPr>
          <w:delText>mismatch</w:delText>
        </w:r>
      </w:del>
      <w:ins w:id="883" w:author="Unknown Author" w:date="2023-10-22T18:25:00Z">
        <w:r>
          <w:rPr>
            <w:rFonts w:ascii="Times New Roman" w:hAnsi="Times New Roman" w:cs="Times New Roman"/>
            <w:sz w:val="24"/>
            <w:szCs w:val="24"/>
            <w:lang w:val="en-US"/>
          </w:rPr>
          <w:t>discrepancy</w:t>
        </w:r>
      </w:ins>
      <w:r>
        <w:rPr>
          <w:rFonts w:ascii="Times New Roman" w:hAnsi="Times New Roman" w:cs="Times New Roman"/>
          <w:sz w:val="24"/>
          <w:szCs w:val="24"/>
          <w:lang w:val="en-US"/>
        </w:rPr>
        <w:t xml:space="preserve"> </w:t>
      </w:r>
      <w:del w:id="884" w:author="Unknown Author" w:date="2023-10-22T18:26:00Z">
        <w:r>
          <w:rPr>
            <w:rFonts w:ascii="Times New Roman" w:hAnsi="Times New Roman" w:cs="Times New Roman"/>
            <w:sz w:val="24"/>
            <w:szCs w:val="24"/>
            <w:lang w:val="en-US"/>
          </w:rPr>
          <w:delText>between</w:delText>
        </w:r>
      </w:del>
      <w:ins w:id="885" w:author="Unknown Author" w:date="2023-10-22T18:26:00Z">
        <w:r>
          <w:rPr>
            <w:rFonts w:ascii="Times New Roman" w:hAnsi="Times New Roman" w:cs="Times New Roman"/>
            <w:sz w:val="24"/>
            <w:szCs w:val="24"/>
            <w:lang w:val="en-US"/>
          </w:rPr>
          <w:t>in</w:t>
        </w:r>
      </w:ins>
      <w:r>
        <w:rPr>
          <w:rFonts w:ascii="Times New Roman" w:hAnsi="Times New Roman" w:cs="Times New Roman"/>
          <w:sz w:val="24"/>
          <w:szCs w:val="24"/>
          <w:lang w:val="en-US"/>
        </w:rPr>
        <w:t xml:space="preserve"> ages, even in no-extinction scenarios</w:t>
      </w:r>
      <w:ins w:id="886" w:author="Unknown Author" w:date="2023-10-22T18:26:00Z">
        <w:r>
          <w:rPr>
            <w:rFonts w:ascii="Times New Roman" w:hAnsi="Times New Roman" w:cs="Times New Roman"/>
            <w:sz w:val="24"/>
            <w:szCs w:val="24"/>
            <w:lang w:val="en-US"/>
          </w:rPr>
          <w:t>.</w:t>
        </w:r>
      </w:ins>
      <w:del w:id="887" w:author="Unknown Author" w:date="2023-10-22T18:26: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del w:id="888" w:author="Unknown Author" w:date="2023-10-22T18:26:00Z">
        <w:r>
          <w:rPr>
            <w:rFonts w:ascii="Times New Roman" w:hAnsi="Times New Roman" w:cs="Times New Roman"/>
            <w:sz w:val="24"/>
            <w:szCs w:val="24"/>
            <w:lang w:val="en-US"/>
          </w:rPr>
          <w:delText>h</w:delText>
        </w:r>
      </w:del>
      <w:ins w:id="889" w:author="Unknown Author" w:date="2023-10-22T18:26:00Z">
        <w:r>
          <w:rPr>
            <w:rFonts w:ascii="Times New Roman" w:hAnsi="Times New Roman" w:cs="Times New Roman"/>
            <w:sz w:val="24"/>
            <w:szCs w:val="24"/>
            <w:lang w:val="en-US"/>
          </w:rPr>
          <w:t>H</w:t>
        </w:r>
      </w:ins>
      <w:r>
        <w:rPr>
          <w:rFonts w:ascii="Times New Roman" w:hAnsi="Times New Roman" w:cs="Times New Roman"/>
          <w:sz w:val="24"/>
          <w:szCs w:val="24"/>
          <w:lang w:val="en-US"/>
        </w:rPr>
        <w:t xml:space="preserve">owever, the </w:t>
      </w:r>
      <w:ins w:id="890" w:author="Unknown Author" w:date="2023-10-22T18:26:00Z">
        <w:r>
          <w:rPr>
            <w:rFonts w:ascii="Times New Roman" w:hAnsi="Times New Roman" w:cs="Times New Roman"/>
            <w:sz w:val="24"/>
            <w:szCs w:val="24"/>
            <w:lang w:val="en-US"/>
          </w:rPr>
          <w:t xml:space="preserve">already </w:t>
        </w:r>
      </w:ins>
      <w:r>
        <w:rPr>
          <w:rFonts w:ascii="Times New Roman" w:hAnsi="Times New Roman" w:cs="Times New Roman"/>
          <w:sz w:val="24"/>
          <w:szCs w:val="24"/>
          <w:lang w:val="en-US"/>
        </w:rPr>
        <w:t xml:space="preserve">overall </w:t>
      </w:r>
      <w:ins w:id="891" w:author="Unknown Author" w:date="2023-10-22T18:26:00Z">
        <w:r>
          <w:rPr>
            <w:rFonts w:ascii="Times New Roman" w:hAnsi="Times New Roman" w:cs="Times New Roman"/>
            <w:sz w:val="24"/>
            <w:szCs w:val="24"/>
            <w:lang w:val="en-US"/>
          </w:rPr>
          <w:t xml:space="preserve">high </w:t>
        </w:r>
      </w:ins>
      <w:r>
        <w:rPr>
          <w:rFonts w:ascii="Times New Roman" w:hAnsi="Times New Roman" w:cs="Times New Roman"/>
          <w:sz w:val="24"/>
          <w:szCs w:val="24"/>
          <w:lang w:val="en-US"/>
        </w:rPr>
        <w:t xml:space="preserve">error does not increase </w:t>
      </w:r>
      <w:del w:id="892" w:author="Unknown Author" w:date="2023-10-22T18:26:00Z">
        <w:r>
          <w:rPr>
            <w:rFonts w:ascii="Times New Roman" w:hAnsi="Times New Roman" w:cs="Times New Roman"/>
            <w:sz w:val="24"/>
            <w:szCs w:val="24"/>
            <w:lang w:val="en-US"/>
          </w:rPr>
          <w:delText>considerably</w:delText>
        </w:r>
      </w:del>
      <w:ins w:id="893" w:author="Unknown Author" w:date="2023-10-22T18:26:00Z">
        <w:r>
          <w:rPr>
            <w:rFonts w:ascii="Times New Roman" w:hAnsi="Times New Roman" w:cs="Times New Roman"/>
            <w:sz w:val="24"/>
            <w:szCs w:val="24"/>
            <w:lang w:val="en-US"/>
          </w:rPr>
          <w:t>further</w:t>
        </w:r>
      </w:ins>
      <w:r>
        <w:rPr>
          <w:rFonts w:ascii="Times New Roman" w:hAnsi="Times New Roman" w:cs="Times New Roman"/>
          <w:sz w:val="24"/>
          <w:szCs w:val="24"/>
          <w:lang w:val="en-US"/>
        </w:rPr>
        <w:t xml:space="preserve"> with increasing extinction rates. </w:t>
      </w:r>
      <w:ins w:id="894" w:author="Unknown Author" w:date="2023-10-22T18:26:00Z">
        <w:r>
          <w:rPr>
            <w:rFonts w:ascii="Times New Roman" w:hAnsi="Times New Roman" w:cs="Times New Roman"/>
            <w:sz w:val="24"/>
            <w:szCs w:val="24"/>
            <w:lang w:val="en-US"/>
          </w:rPr>
          <w:t xml:space="preserve">This is due to </w:t>
        </w:r>
      </w:ins>
      <w:del w:id="895" w:author="Unknown Author" w:date="2023-10-22T18:26:00Z">
        <w:r>
          <w:rPr>
            <w:rFonts w:ascii="Times New Roman" w:hAnsi="Times New Roman" w:cs="Times New Roman"/>
            <w:sz w:val="24"/>
            <w:szCs w:val="24"/>
            <w:lang w:val="en-US"/>
          </w:rPr>
          <w:delText>H</w:delText>
        </w:r>
      </w:del>
      <w:ins w:id="896" w:author="Unknown Author" w:date="2023-10-22T18:26:00Z">
        <w:r>
          <w:rPr>
            <w:rFonts w:ascii="Times New Roman" w:hAnsi="Times New Roman" w:cs="Times New Roman"/>
            <w:sz w:val="24"/>
            <w:szCs w:val="24"/>
            <w:lang w:val="en-US"/>
          </w:rPr>
          <w:t>h</w:t>
        </w:r>
      </w:ins>
      <w:r>
        <w:rPr>
          <w:rFonts w:ascii="Times New Roman" w:hAnsi="Times New Roman" w:cs="Times New Roman"/>
          <w:sz w:val="24"/>
          <w:szCs w:val="24"/>
          <w:lang w:val="en-US"/>
        </w:rPr>
        <w:t xml:space="preserve">alf of the phylogenetic age estimations in no-extinction scenarios </w:t>
      </w:r>
      <w:del w:id="897" w:author="Unknown Author" w:date="2023-10-22T18:27:00Z">
        <w:r>
          <w:rPr>
            <w:rFonts w:ascii="Times New Roman" w:hAnsi="Times New Roman" w:cs="Times New Roman"/>
            <w:sz w:val="24"/>
            <w:szCs w:val="24"/>
            <w:lang w:val="en-US"/>
          </w:rPr>
          <w:delText>always</w:delText>
        </w:r>
      </w:del>
      <w:ins w:id="898" w:author="Unknown Author" w:date="2023-10-22T18:27:00Z">
        <w:r>
          <w:rPr>
            <w:rFonts w:ascii="Times New Roman" w:hAnsi="Times New Roman" w:cs="Times New Roman"/>
            <w:sz w:val="24"/>
            <w:szCs w:val="24"/>
            <w:lang w:val="en-US"/>
          </w:rPr>
          <w:t>already</w:t>
        </w:r>
      </w:ins>
      <w:r>
        <w:rPr>
          <w:rFonts w:ascii="Times New Roman" w:hAnsi="Times New Roman" w:cs="Times New Roman"/>
          <w:sz w:val="24"/>
          <w:szCs w:val="24"/>
          <w:lang w:val="en-US"/>
        </w:rPr>
        <w:t xml:space="preserve"> underestimate the true age</w:t>
      </w:r>
      <w:ins w:id="899" w:author="Unknown Author" w:date="2023-10-22T18:27:00Z">
        <w:r>
          <w:rPr>
            <w:rFonts w:ascii="Times New Roman" w:hAnsi="Times New Roman" w:cs="Times New Roman"/>
            <w:sz w:val="24"/>
            <w:szCs w:val="24"/>
            <w:lang w:val="en-US"/>
          </w:rPr>
          <w:t xml:space="preserve"> as one of the sister lineages is the older, ancestral one</w:t>
        </w:r>
      </w:ins>
      <w:r>
        <w:rPr>
          <w:rFonts w:ascii="Times New Roman" w:hAnsi="Times New Roman" w:cs="Times New Roman"/>
          <w:sz w:val="24"/>
          <w:szCs w:val="24"/>
          <w:lang w:val="en-US"/>
        </w:rPr>
        <w:t xml:space="preserve">, </w:t>
      </w:r>
      <w:del w:id="900" w:author="Unknown Author" w:date="2023-10-22T18:27:00Z">
        <w:r>
          <w:rPr>
            <w:rFonts w:ascii="Times New Roman" w:hAnsi="Times New Roman" w:cs="Times New Roman"/>
            <w:sz w:val="24"/>
            <w:szCs w:val="24"/>
            <w:lang w:val="en-US"/>
          </w:rPr>
          <w:delText>while w</w:delText>
        </w:r>
      </w:del>
      <w:ins w:id="901" w:author="Unknown Author" w:date="2023-10-22T18:27:00Z">
        <w:r>
          <w:rPr>
            <w:rFonts w:ascii="Times New Roman" w:hAnsi="Times New Roman" w:cs="Times New Roman"/>
            <w:sz w:val="24"/>
            <w:szCs w:val="24"/>
            <w:lang w:val="en-US"/>
          </w:rPr>
          <w:t>W</w:t>
        </w:r>
      </w:ins>
      <w:r>
        <w:rPr>
          <w:rFonts w:ascii="Times New Roman" w:hAnsi="Times New Roman" w:cs="Times New Roman"/>
          <w:sz w:val="24"/>
          <w:szCs w:val="24"/>
          <w:lang w:val="en-US"/>
        </w:rPr>
        <w:t xml:space="preserve">hen extinction rates increase, overestimation </w:t>
      </w:r>
      <w:ins w:id="902" w:author="Unknown Author" w:date="2023-10-22T18:28:00Z">
        <w:r>
          <w:rPr>
            <w:rFonts w:ascii="Times New Roman" w:hAnsi="Times New Roman" w:cs="Times New Roman"/>
            <w:sz w:val="24"/>
            <w:szCs w:val="24"/>
            <w:lang w:val="en-US"/>
          </w:rPr>
          <w:t xml:space="preserve">of ages </w:t>
        </w:r>
      </w:ins>
      <w:del w:id="903" w:author="Unknown Author" w:date="2023-10-22T18:28:00Z">
        <w:r>
          <w:rPr>
            <w:rFonts w:ascii="Times New Roman" w:hAnsi="Times New Roman" w:cs="Times New Roman"/>
            <w:sz w:val="24"/>
            <w:szCs w:val="24"/>
            <w:lang w:val="en-US"/>
          </w:rPr>
          <w:delText>appears</w:delText>
        </w:r>
      </w:del>
      <w:ins w:id="904" w:author="Unknown Author" w:date="2023-10-22T18:28:00Z">
        <w:r>
          <w:rPr>
            <w:rFonts w:ascii="Times New Roman" w:hAnsi="Times New Roman" w:cs="Times New Roman"/>
            <w:sz w:val="24"/>
            <w:szCs w:val="24"/>
            <w:lang w:val="en-US"/>
          </w:rPr>
          <w:t>start</w:t>
        </w:r>
      </w:ins>
      <w:r>
        <w:rPr>
          <w:rFonts w:ascii="Times New Roman" w:hAnsi="Times New Roman" w:cs="Times New Roman"/>
          <w:sz w:val="24"/>
          <w:szCs w:val="24"/>
          <w:lang w:val="en-US"/>
        </w:rPr>
        <w:t xml:space="preserve"> and </w:t>
      </w:r>
      <w:del w:id="905" w:author="Unknown Author" w:date="2023-10-22T18:28:00Z">
        <w:r>
          <w:rPr>
            <w:rFonts w:ascii="Times New Roman" w:hAnsi="Times New Roman" w:cs="Times New Roman"/>
            <w:sz w:val="24"/>
            <w:szCs w:val="24"/>
            <w:lang w:val="en-US"/>
          </w:rPr>
          <w:delText>rises</w:delText>
        </w:r>
      </w:del>
      <w:ins w:id="906" w:author="Unknown Author" w:date="2023-10-22T18:28:00Z">
        <w:r>
          <w:rPr>
            <w:rFonts w:ascii="Times New Roman" w:hAnsi="Times New Roman" w:cs="Times New Roman"/>
            <w:sz w:val="24"/>
            <w:szCs w:val="24"/>
            <w:lang w:val="en-US"/>
          </w:rPr>
          <w:t>increase</w:t>
        </w:r>
      </w:ins>
      <w:r>
        <w:rPr>
          <w:rFonts w:ascii="Times New Roman" w:hAnsi="Times New Roman" w:cs="Times New Roman"/>
          <w:sz w:val="24"/>
          <w:szCs w:val="24"/>
          <w:lang w:val="en-US"/>
        </w:rPr>
        <w:t xml:space="preserve"> until </w:t>
      </w:r>
      <w:ins w:id="907" w:author="Unknown Author" w:date="2023-10-22T18:28:00Z">
        <w:r>
          <w:rPr>
            <w:rFonts w:ascii="Times New Roman" w:hAnsi="Times New Roman" w:cs="Times New Roman"/>
            <w:sz w:val="24"/>
            <w:szCs w:val="24"/>
            <w:lang w:val="en-US"/>
          </w:rPr>
          <w:t xml:space="preserve">it </w:t>
        </w:r>
      </w:ins>
      <w:r>
        <w:rPr>
          <w:rFonts w:ascii="Times New Roman" w:hAnsi="Times New Roman" w:cs="Times New Roman"/>
          <w:sz w:val="24"/>
          <w:szCs w:val="24"/>
          <w:lang w:val="en-US"/>
        </w:rPr>
        <w:t>balanc</w:t>
      </w:r>
      <w:del w:id="908" w:author="Unknown Author" w:date="2023-10-22T18:28:00Z">
        <w:r>
          <w:rPr>
            <w:rFonts w:ascii="Times New Roman" w:hAnsi="Times New Roman" w:cs="Times New Roman"/>
            <w:sz w:val="24"/>
            <w:szCs w:val="24"/>
            <w:lang w:val="en-US"/>
          </w:rPr>
          <w:delText>ing</w:delText>
        </w:r>
      </w:del>
      <w:ins w:id="909" w:author="Unknown Author" w:date="2023-10-22T18:28:00Z">
        <w:r>
          <w:rPr>
            <w:rFonts w:ascii="Times New Roman" w:hAnsi="Times New Roman" w:cs="Times New Roman"/>
            <w:sz w:val="24"/>
            <w:szCs w:val="24"/>
            <w:lang w:val="en-US"/>
          </w:rPr>
          <w:t>es</w:t>
        </w:r>
      </w:ins>
      <w:r>
        <w:rPr>
          <w:rFonts w:ascii="Times New Roman" w:hAnsi="Times New Roman" w:cs="Times New Roman"/>
          <w:sz w:val="24"/>
          <w:szCs w:val="24"/>
          <w:lang w:val="en-US"/>
        </w:rPr>
        <w:t xml:space="preserve"> </w:t>
      </w:r>
      <w:del w:id="910" w:author="Unknown Author" w:date="2023-10-22T18:28:00Z">
        <w:r>
          <w:rPr>
            <w:rFonts w:ascii="Times New Roman" w:hAnsi="Times New Roman" w:cs="Times New Roman"/>
            <w:sz w:val="24"/>
            <w:szCs w:val="24"/>
            <w:lang w:val="en-US"/>
          </w:rPr>
          <w:delText>with</w:delText>
        </w:r>
      </w:del>
      <w:ins w:id="911" w:author="Unknown Author" w:date="2023-10-22T18:28:00Z">
        <w:r>
          <w:rPr>
            <w:rFonts w:ascii="Times New Roman" w:hAnsi="Times New Roman" w:cs="Times New Roman"/>
            <w:sz w:val="24"/>
            <w:szCs w:val="24"/>
            <w:lang w:val="en-US"/>
          </w:rPr>
          <w:t>the inherent</w:t>
        </w:r>
      </w:ins>
      <w:r>
        <w:rPr>
          <w:rFonts w:ascii="Times New Roman" w:hAnsi="Times New Roman" w:cs="Times New Roman"/>
          <w:sz w:val="24"/>
          <w:szCs w:val="24"/>
          <w:lang w:val="en-US"/>
        </w:rPr>
        <w:t xml:space="preserve"> underestimation at high extinction scenarios. This</w:t>
      </w:r>
      <w:del w:id="912" w:author="Unknown Author" w:date="2023-10-22T18:29:00Z">
        <w:r>
          <w:rPr>
            <w:rFonts w:ascii="Times New Roman" w:hAnsi="Times New Roman" w:cs="Times New Roman"/>
            <w:sz w:val="24"/>
            <w:szCs w:val="24"/>
            <w:lang w:val="en-US"/>
          </w:rPr>
          <w:delText xml:space="preserve"> pattern</w:delText>
        </w:r>
      </w:del>
      <w:r>
        <w:rPr>
          <w:rFonts w:ascii="Times New Roman" w:hAnsi="Times New Roman" w:cs="Times New Roman"/>
          <w:sz w:val="24"/>
          <w:szCs w:val="24"/>
          <w:lang w:val="en-US"/>
        </w:rPr>
        <w:t xml:space="preserve"> happens due to the phylogenetic </w:t>
      </w:r>
      <w:del w:id="913" w:author="Unknown Author" w:date="2023-10-22T18:30:00Z">
        <w:r>
          <w:rPr>
            <w:rFonts w:ascii="Times New Roman" w:hAnsi="Times New Roman" w:cs="Times New Roman"/>
            <w:sz w:val="24"/>
            <w:szCs w:val="24"/>
            <w:lang w:val="en-US"/>
          </w:rPr>
          <w:delText xml:space="preserve">estimation </w:delText>
        </w:r>
      </w:del>
      <w:r>
        <w:rPr>
          <w:rFonts w:ascii="Times New Roman" w:hAnsi="Times New Roman" w:cs="Times New Roman"/>
          <w:sz w:val="24"/>
          <w:szCs w:val="24"/>
          <w:lang w:val="en-US"/>
        </w:rPr>
        <w:t xml:space="preserve">assumption of </w:t>
      </w:r>
      <w:del w:id="914" w:author="Unknown Author" w:date="2023-10-22T18:29:00Z">
        <w:r>
          <w:rPr>
            <w:rFonts w:ascii="Times New Roman" w:hAnsi="Times New Roman" w:cs="Times New Roman"/>
            <w:sz w:val="24"/>
            <w:szCs w:val="24"/>
            <w:lang w:val="en-US"/>
          </w:rPr>
          <w:delText xml:space="preserve">considering </w:delText>
        </w:r>
      </w:del>
      <w:r>
        <w:rPr>
          <w:rFonts w:ascii="Times New Roman" w:hAnsi="Times New Roman" w:cs="Times New Roman"/>
          <w:sz w:val="24"/>
          <w:szCs w:val="24"/>
          <w:lang w:val="en-US"/>
        </w:rPr>
        <w:t xml:space="preserve">sister species </w:t>
      </w:r>
      <w:del w:id="915" w:author="Unknown Author" w:date="2023-10-22T18:29:00Z">
        <w:r>
          <w:rPr>
            <w:rFonts w:ascii="Times New Roman" w:hAnsi="Times New Roman" w:cs="Times New Roman"/>
            <w:sz w:val="24"/>
            <w:szCs w:val="24"/>
            <w:lang w:val="en-US"/>
          </w:rPr>
          <w:delText>as</w:delText>
        </w:r>
      </w:del>
      <w:ins w:id="916" w:author="Unknown Author" w:date="2023-10-22T18:29:00Z">
        <w:r>
          <w:rPr>
            <w:rFonts w:ascii="Times New Roman" w:hAnsi="Times New Roman" w:cs="Times New Roman"/>
            <w:sz w:val="24"/>
            <w:szCs w:val="24"/>
            <w:lang w:val="en-US"/>
          </w:rPr>
          <w:t>being</w:t>
        </w:r>
      </w:ins>
      <w:r>
        <w:rPr>
          <w:rFonts w:ascii="Times New Roman" w:hAnsi="Times New Roman" w:cs="Times New Roman"/>
          <w:sz w:val="24"/>
          <w:szCs w:val="24"/>
          <w:lang w:val="en-US"/>
        </w:rPr>
        <w:t xml:space="preserve"> identical in age, which</w:t>
      </w:r>
      <w:del w:id="917" w:author="Unknown Author" w:date="2023-10-22T18:30:00Z">
        <w:r>
          <w:rPr>
            <w:rFonts w:ascii="Times New Roman" w:hAnsi="Times New Roman" w:cs="Times New Roman"/>
            <w:sz w:val="24"/>
            <w:szCs w:val="24"/>
            <w:lang w:val="en-US"/>
          </w:rPr>
          <w:delText>,</w:delText>
        </w:r>
      </w:del>
      <w:ins w:id="918" w:author="Unknown Author" w:date="2023-10-22T18:30:00Z">
        <w:r>
          <w:rPr>
            <w:rFonts w:ascii="Times New Roman" w:hAnsi="Times New Roman" w:cs="Times New Roman"/>
            <w:sz w:val="24"/>
            <w:szCs w:val="24"/>
            <w:lang w:val="en-US"/>
          </w:rPr>
          <w:t xml:space="preserve"> is (a) wrong for budding speciation, and (b)</w:t>
        </w:r>
      </w:ins>
      <w:r>
        <w:rPr>
          <w:rFonts w:ascii="Times New Roman" w:hAnsi="Times New Roman" w:cs="Times New Roman"/>
          <w:sz w:val="24"/>
          <w:szCs w:val="24"/>
          <w:lang w:val="en-US"/>
        </w:rPr>
        <w:t xml:space="preserve"> </w:t>
      </w:r>
      <w:del w:id="919" w:author="Unknown Author" w:date="2023-10-22T18:29:00Z">
        <w:r>
          <w:rPr>
            <w:rFonts w:ascii="Times New Roman" w:hAnsi="Times New Roman" w:cs="Times New Roman"/>
            <w:sz w:val="24"/>
            <w:szCs w:val="24"/>
            <w:lang w:val="en-US"/>
          </w:rPr>
          <w:delText>in</w:delText>
        </w:r>
      </w:del>
      <w:ins w:id="920" w:author="Unknown Author" w:date="2023-10-22T18:29:00Z">
        <w:r>
          <w:rPr>
            <w:rFonts w:ascii="Times New Roman" w:hAnsi="Times New Roman" w:cs="Times New Roman"/>
            <w:sz w:val="24"/>
            <w:szCs w:val="24"/>
            <w:lang w:val="en-US"/>
          </w:rPr>
          <w:t>under</w:t>
        </w:r>
      </w:ins>
      <w:r>
        <w:rPr>
          <w:rFonts w:ascii="Times New Roman" w:hAnsi="Times New Roman" w:cs="Times New Roman"/>
          <w:sz w:val="24"/>
          <w:szCs w:val="24"/>
          <w:lang w:val="en-US"/>
        </w:rPr>
        <w:t xml:space="preserve"> no extinction</w:t>
      </w:r>
      <w:del w:id="921" w:author="Unknown Author" w:date="2023-10-22T18:29:00Z">
        <w:r>
          <w:rPr>
            <w:rFonts w:ascii="Times New Roman" w:hAnsi="Times New Roman" w:cs="Times New Roman"/>
            <w:sz w:val="24"/>
            <w:szCs w:val="24"/>
            <w:lang w:val="en-US"/>
          </w:rPr>
          <w:delText xml:space="preserve"> scenario</w:delText>
        </w:r>
      </w:del>
      <w:r>
        <w:rPr>
          <w:rFonts w:ascii="Times New Roman" w:hAnsi="Times New Roman" w:cs="Times New Roman"/>
          <w:sz w:val="24"/>
          <w:szCs w:val="24"/>
          <w:lang w:val="en-US"/>
        </w:rPr>
        <w:t>, only correctly estimates the youngest species of any bifurcation</w:t>
      </w:r>
      <w:ins w:id="922" w:author="Unknown Author" w:date="2023-10-22T18:31:00Z">
        <w:r>
          <w:rPr>
            <w:rFonts w:ascii="Times New Roman" w:hAnsi="Times New Roman" w:cs="Times New Roman"/>
            <w:sz w:val="24"/>
            <w:szCs w:val="24"/>
            <w:lang w:val="en-US"/>
          </w:rPr>
          <w:t xml:space="preserve"> event</w:t>
        </w:r>
      </w:ins>
      <w:r>
        <w:rPr>
          <w:rFonts w:ascii="Times New Roman" w:hAnsi="Times New Roman" w:cs="Times New Roman"/>
          <w:sz w:val="24"/>
          <w:szCs w:val="24"/>
          <w:lang w:val="en-US"/>
        </w:rPr>
        <w:t xml:space="preserve">. </w:t>
      </w:r>
      <w:commentRangeStart w:id="923"/>
      <w:r>
        <w:rPr>
          <w:rFonts w:ascii="Times New Roman" w:hAnsi="Times New Roman" w:cs="Times New Roman"/>
          <w:sz w:val="24"/>
          <w:szCs w:val="24"/>
          <w:lang w:val="en-US"/>
        </w:rPr>
        <w:t>Moreover, when extinction rates increase, the younge</w:t>
      </w:r>
      <w:del w:id="924" w:author="Unknown Author" w:date="2023-10-22T18:31:00Z">
        <w:r>
          <w:rPr>
            <w:rFonts w:ascii="Times New Roman" w:hAnsi="Times New Roman" w:cs="Times New Roman"/>
            <w:sz w:val="24"/>
            <w:szCs w:val="24"/>
            <w:lang w:val="en-US"/>
          </w:rPr>
          <w:delText>st</w:delText>
        </w:r>
      </w:del>
      <w:ins w:id="925" w:author="Unknown Author" w:date="2023-10-22T18:31:00Z">
        <w:r>
          <w:rPr>
            <w:rFonts w:ascii="Times New Roman" w:hAnsi="Times New Roman" w:cs="Times New Roman"/>
            <w:sz w:val="24"/>
            <w:szCs w:val="24"/>
            <w:lang w:val="en-US"/>
          </w:rPr>
          <w:t>r of two</w:t>
        </w:r>
      </w:ins>
      <w:r>
        <w:rPr>
          <w:rFonts w:ascii="Times New Roman" w:hAnsi="Times New Roman" w:cs="Times New Roman"/>
          <w:sz w:val="24"/>
          <w:szCs w:val="24"/>
          <w:lang w:val="en-US"/>
        </w:rPr>
        <w:t xml:space="preserve"> species </w:t>
      </w:r>
      <w:del w:id="926" w:author="Unknown Author" w:date="2023-10-22T18:32:00Z">
        <w:r>
          <w:rPr>
            <w:rFonts w:ascii="Times New Roman" w:hAnsi="Times New Roman" w:cs="Times New Roman"/>
            <w:sz w:val="24"/>
            <w:szCs w:val="24"/>
            <w:lang w:val="en-US"/>
          </w:rPr>
          <w:delText xml:space="preserve">of a clade evolving through budding speciation </w:delText>
        </w:r>
      </w:del>
      <w:r>
        <w:rPr>
          <w:rFonts w:ascii="Times New Roman" w:hAnsi="Times New Roman" w:cs="Times New Roman"/>
          <w:sz w:val="24"/>
          <w:szCs w:val="24"/>
          <w:lang w:val="en-US"/>
        </w:rPr>
        <w:t>can be wrongly taken as phylogenetically old (i.e., having a long terminal branch) if all ancestral species to that branch are extinct.</w:t>
      </w:r>
      <w:commentRangeEnd w:id="923"/>
      <w:r>
        <w:commentReference w:id="923"/>
      </w:r>
      <w:r>
        <w:rPr>
          <w:rFonts w:ascii="Times New Roman" w:hAnsi="Times New Roman" w:cs="Times New Roman"/>
          <w:sz w:val="24"/>
          <w:szCs w:val="24"/>
          <w:lang w:val="en-US"/>
        </w:rPr>
        <w:t xml:space="preserve"> Due to these misinterpretation patterns, the qualitative error is high and increases considerably with extinction rates in the example of </w:t>
      </w:r>
      <w:r>
        <w:rPr>
          <w:rFonts w:ascii="Times New Roman" w:hAnsi="Times New Roman" w:cs="Times New Roman"/>
          <w:sz w:val="24"/>
          <w:szCs w:val="24"/>
          <w:lang w:val="en-US"/>
        </w:rPr>
        <w:lastRenderedPageBreak/>
        <w:t xml:space="preserve">the oldest vs. youngest species (Figure 5). Thus, for clades diversifying predominantly through budding speciation, the phylogenetic age is not equal to the true age for half of the species, and some of these mismatches </w:t>
      </w:r>
      <w:commentRangeStart w:id="927"/>
      <w:r>
        <w:rPr>
          <w:rFonts w:ascii="Times New Roman" w:hAnsi="Times New Roman" w:cs="Times New Roman"/>
          <w:sz w:val="24"/>
          <w:szCs w:val="24"/>
          <w:lang w:val="en-US"/>
        </w:rPr>
        <w:t xml:space="preserve">would be time </w:t>
      </w:r>
      <w:commentRangeEnd w:id="927"/>
      <w:r>
        <w:commentReference w:id="927"/>
      </w:r>
      <w:r>
        <w:rPr>
          <w:rFonts w:ascii="Times New Roman" w:hAnsi="Times New Roman" w:cs="Times New Roman"/>
          <w:sz w:val="24"/>
          <w:szCs w:val="24"/>
          <w:lang w:val="en-US"/>
        </w:rPr>
        <w:t xml:space="preserve">substantial regarding the true age. </w:t>
      </w:r>
    </w:p>
    <w:p w14:paraId="2BAEB920"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Given the large inaccuracy in phylogenetic age, especially for taxa originating under budding speciation, the question is whether this affects the inferences made from the relationship between species age and eco-evolutionary variables, such as extinction risk, range size</w:t>
      </w:r>
      <w:ins w:id="928" w:author="Unknown Author" w:date="2023-10-22T18:34: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(Gaston &amp; Blackburn 1997, Johnson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2002,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If phylogenetic ages capture </w:t>
      </w:r>
      <w:commentRangeStart w:id="929"/>
      <w:del w:id="930" w:author="Unknown Author" w:date="2023-10-22T19:10:00Z">
        <w:r>
          <w:rPr>
            <w:rFonts w:ascii="Times New Roman" w:hAnsi="Times New Roman" w:cs="Times New Roman"/>
            <w:sz w:val="24"/>
            <w:szCs w:val="24"/>
            <w:lang w:val="en-US"/>
          </w:rPr>
          <w:delText>the true age signal</w:delText>
        </w:r>
      </w:del>
      <w:commentRangeEnd w:id="929"/>
      <w:ins w:id="931" w:author="Unknown Author" w:date="2023-10-22T19:10:00Z">
        <w:r>
          <w:commentReference w:id="929"/>
        </w:r>
        <w:r>
          <w:rPr>
            <w:rFonts w:ascii="Times New Roman" w:hAnsi="Times New Roman" w:cs="Times New Roman"/>
            <w:sz w:val="24"/>
            <w:szCs w:val="24"/>
            <w:lang w:val="en-US"/>
          </w:rPr>
          <w:t>at least the relative differences in species ages</w:t>
        </w:r>
      </w:ins>
      <w:r>
        <w:rPr>
          <w:rFonts w:ascii="Times New Roman" w:hAnsi="Times New Roman" w:cs="Times New Roman"/>
          <w:sz w:val="24"/>
          <w:szCs w:val="24"/>
          <w:lang w:val="en-US"/>
        </w:rPr>
        <w:t xml:space="preserve">, it could be argued that </w:t>
      </w:r>
      <w:del w:id="932" w:author="Unknown Author" w:date="2023-10-22T19:11:00Z">
        <w:r>
          <w:rPr>
            <w:rFonts w:ascii="Times New Roman" w:hAnsi="Times New Roman" w:cs="Times New Roman"/>
            <w:sz w:val="24"/>
            <w:szCs w:val="24"/>
            <w:lang w:val="en-US"/>
          </w:rPr>
          <w:delText>phylogenetic age</w:delText>
        </w:r>
      </w:del>
      <w:ins w:id="933" w:author="Unknown Author" w:date="2023-10-22T19:11:00Z">
        <w:r>
          <w:rPr>
            <w:rFonts w:ascii="Times New Roman" w:hAnsi="Times New Roman" w:cs="Times New Roman"/>
            <w:sz w:val="24"/>
            <w:szCs w:val="24"/>
            <w:lang w:val="en-US"/>
          </w:rPr>
          <w:t>it</w:t>
        </w:r>
      </w:ins>
      <w:r>
        <w:rPr>
          <w:rFonts w:ascii="Times New Roman" w:hAnsi="Times New Roman" w:cs="Times New Roman"/>
          <w:sz w:val="24"/>
          <w:szCs w:val="24"/>
          <w:lang w:val="en-US"/>
        </w:rPr>
        <w:t xml:space="preserve"> is a valuable measure of species longevity. Some authors acknowledge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w:t>
      </w:r>
      <w:ins w:id="934" w:author="Unknown Author" w:date="2023-10-22T19:18:00Z">
        <w:r>
          <w:rPr>
            <w:rFonts w:ascii="Times New Roman" w:hAnsi="Times New Roman" w:cs="Times New Roman"/>
            <w:sz w:val="24"/>
            <w:szCs w:val="24"/>
            <w:lang w:val="en-US"/>
          </w:rPr>
          <w:t xml:space="preserve"> assessing the sensitivity of their results to </w:t>
        </w:r>
      </w:ins>
      <w:ins w:id="935" w:author="Unknown Author" w:date="2023-10-22T19:21:00Z">
        <w:r>
          <w:rPr>
            <w:rFonts w:ascii="Times New Roman" w:hAnsi="Times New Roman" w:cs="Times New Roman"/>
            <w:sz w:val="24"/>
            <w:szCs w:val="24"/>
            <w:lang w:val="en-US"/>
          </w:rPr>
          <w:t>incomplete taxon sampling, the first shortfall in species age, by</w:t>
        </w:r>
      </w:ins>
      <w:r>
        <w:rPr>
          <w:rFonts w:ascii="Times New Roman" w:hAnsi="Times New Roman" w:cs="Times New Roman"/>
          <w:sz w:val="24"/>
          <w:szCs w:val="24"/>
          <w:lang w:val="en-US"/>
        </w:rPr>
        <w:t xml:space="preserve"> generating 1000 trees </w:t>
      </w:r>
      <w:ins w:id="936" w:author="Unknown Author" w:date="2023-10-22T19:25:00Z">
        <w:r>
          <w:rPr>
            <w:rFonts w:ascii="Times New Roman" w:hAnsi="Times New Roman" w:cs="Times New Roman"/>
            <w:sz w:val="24"/>
            <w:szCs w:val="24"/>
            <w:lang w:val="en-US"/>
          </w:rPr>
          <w:t>with randomly added missing species</w:t>
        </w:r>
      </w:ins>
      <w:del w:id="937" w:author="Unknown Author" w:date="2023-10-22T19:21:00Z">
        <w:r>
          <w:rPr>
            <w:rFonts w:ascii="Times New Roman" w:hAnsi="Times New Roman" w:cs="Times New Roman"/>
            <w:sz w:val="24"/>
            <w:szCs w:val="24"/>
            <w:lang w:val="en-US"/>
          </w:rPr>
          <w:delText>and listing the species that fell into the first and fourth branch length quartile, respectively</w:delText>
        </w:r>
      </w:del>
      <w:r>
        <w:rPr>
          <w:rFonts w:ascii="Times New Roman" w:hAnsi="Times New Roman" w:cs="Times New Roman"/>
          <w:sz w:val="24"/>
          <w:szCs w:val="24"/>
          <w:lang w:val="en-US"/>
        </w:rPr>
        <w:t xml:space="preserve">, </w:t>
      </w:r>
      <w:del w:id="938" w:author="Unknown Author" w:date="2023-10-22T19:18:00Z">
        <w:r>
          <w:rPr>
            <w:rFonts w:ascii="Times New Roman" w:hAnsi="Times New Roman" w:cs="Times New Roman"/>
            <w:sz w:val="24"/>
            <w:szCs w:val="24"/>
            <w:lang w:val="en-US"/>
          </w:rPr>
          <w:delText>and then used a sensitivity analysis to evaluate the consequences on their results</w:delText>
        </w:r>
      </w:del>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(Fjeldså et al., 2012)</w:t>
      </w:r>
      <w:r>
        <w:rPr>
          <w:rFonts w:ascii="Times New Roman" w:hAnsi="Times New Roman" w:cs="Times New Roman"/>
          <w:sz w:val="24"/>
          <w:szCs w:val="24"/>
          <w:lang w:val="en-US"/>
        </w:rPr>
        <w:fldChar w:fldCharType="end"/>
      </w:r>
      <w:commentRangeStart w:id="939"/>
      <w:r>
        <w:rPr>
          <w:rFonts w:ascii="Times New Roman" w:hAnsi="Times New Roman" w:cs="Times New Roman"/>
          <w:sz w:val="24"/>
          <w:szCs w:val="24"/>
          <w:lang w:val="en-US"/>
        </w:rPr>
        <w:t>.</w:t>
      </w:r>
      <w:commentRangeStart w:id="940"/>
      <w:del w:id="941" w:author="Unknown Author" w:date="2023-10-22T19:04:00Z">
        <w:r>
          <w:rPr>
            <w:rFonts w:ascii="Times New Roman" w:hAnsi="Times New Roman" w:cs="Times New Roman"/>
            <w:sz w:val="24"/>
            <w:szCs w:val="24"/>
            <w:lang w:val="en-US"/>
          </w:rPr>
          <w:delText xml:space="preserve"> </w:delText>
        </w:r>
        <w:commentRangeEnd w:id="939"/>
        <w:r>
          <w:commentReference w:id="939"/>
        </w:r>
        <w:r>
          <w:rPr>
            <w:rFonts w:ascii="Times New Roman" w:hAnsi="Times New Roman" w:cs="Times New Roman"/>
            <w:sz w:val="24"/>
            <w:szCs w:val="24"/>
            <w:lang w:val="en-US"/>
          </w:rPr>
          <w:delText>Additionally</w:delText>
        </w:r>
        <w:commentRangeEnd w:id="940"/>
        <w:r>
          <w:commentReference w:id="940"/>
        </w:r>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w:t>
      </w:r>
      <w:del w:id="942" w:author="Unknown Author" w:date="2023-10-22T19:26:00Z">
        <w:r>
          <w:rPr>
            <w:rFonts w:ascii="Times New Roman" w:hAnsi="Times New Roman" w:cs="Times New Roman"/>
            <w:sz w:val="24"/>
            <w:szCs w:val="24"/>
            <w:lang w:val="en-US"/>
          </w:rPr>
          <w:delText>, the first shortfall in species age,</w:delText>
        </w:r>
      </w:del>
      <w:r>
        <w:rPr>
          <w:rFonts w:ascii="Times New Roman" w:hAnsi="Times New Roman" w:cs="Times New Roman"/>
          <w:sz w:val="24"/>
          <w:szCs w:val="24"/>
          <w:lang w:val="en-US"/>
        </w:rPr>
        <w:t xml:space="preserve"> by pruning </w:t>
      </w:r>
      <w:del w:id="943" w:author="Unknown Author" w:date="2023-10-22T19:26:00Z">
        <w:r>
          <w:rPr>
            <w:rFonts w:ascii="Times New Roman" w:hAnsi="Times New Roman" w:cs="Times New Roman"/>
            <w:sz w:val="24"/>
            <w:szCs w:val="24"/>
            <w:lang w:val="en-US"/>
          </w:rPr>
          <w:delText>randomly</w:delText>
        </w:r>
      </w:del>
      <w:ins w:id="944" w:author="Unknown Author" w:date="2023-10-22T19:26:00Z">
        <w:r>
          <w:rPr>
            <w:rFonts w:ascii="Times New Roman" w:hAnsi="Times New Roman" w:cs="Times New Roman"/>
            <w:sz w:val="24"/>
            <w:szCs w:val="24"/>
            <w:lang w:val="en-US"/>
          </w:rPr>
          <w:t>an additional</w:t>
        </w:r>
      </w:ins>
      <w:r>
        <w:rPr>
          <w:rFonts w:ascii="Times New Roman" w:hAnsi="Times New Roman" w:cs="Times New Roman"/>
          <w:sz w:val="24"/>
          <w:szCs w:val="24"/>
          <w:lang w:val="en-US"/>
        </w:rPr>
        <w:t xml:space="preserve"> 1 </w:t>
      </w:r>
      <w:commentRangeStart w:id="945"/>
      <w:r>
        <w:rPr>
          <w:rFonts w:ascii="Times New Roman" w:hAnsi="Times New Roman" w:cs="Times New Roman"/>
          <w:sz w:val="24"/>
          <w:szCs w:val="24"/>
          <w:lang w:val="en-US"/>
        </w:rPr>
        <w:t>~</w:t>
      </w:r>
      <w:commentRangeEnd w:id="945"/>
      <w:r>
        <w:commentReference w:id="945"/>
      </w:r>
      <w:r>
        <w:rPr>
          <w:rFonts w:ascii="Times New Roman" w:hAnsi="Times New Roman" w:cs="Times New Roman"/>
          <w:sz w:val="24"/>
          <w:szCs w:val="24"/>
          <w:lang w:val="en-US"/>
        </w:rPr>
        <w:t xml:space="preserve"> 5% of species and evaluated if their conclusions changed. </w:t>
      </w:r>
      <w:ins w:id="946" w:author="Unknown Author" w:date="2023-10-22T19:33:00Z">
        <w:r>
          <w:rPr>
            <w:rFonts w:ascii="Times New Roman" w:hAnsi="Times New Roman" w:cs="Times New Roman"/>
            <w:sz w:val="24"/>
            <w:szCs w:val="24"/>
            <w:lang w:val="en-US"/>
          </w:rPr>
          <w:t xml:space="preserve">Although incomplete taxon sampling caused the highest error rates in our evaluation of age-dependent extinction risk </w:t>
        </w:r>
        <w:commentRangeStart w:id="947"/>
        <w:r>
          <w:rPr>
            <w:rFonts w:ascii="Times New Roman" w:hAnsi="Times New Roman" w:cs="Times New Roman"/>
            <w:sz w:val="24"/>
            <w:szCs w:val="24"/>
            <w:lang w:val="en-US"/>
          </w:rPr>
          <w:t>(Figure 10)</w:t>
        </w:r>
      </w:ins>
      <w:commentRangeEnd w:id="947"/>
      <w:del w:id="948" w:author="Unknown Author" w:date="2023-10-22T19:33:00Z">
        <w:r>
          <w:commentReference w:id="947"/>
        </w:r>
        <w:r>
          <w:rPr>
            <w:rFonts w:ascii="Times New Roman" w:hAnsi="Times New Roman" w:cs="Times New Roman"/>
            <w:sz w:val="24"/>
            <w:szCs w:val="24"/>
            <w:lang w:val="en-US"/>
          </w:rPr>
          <w:delText>Nevertheless</w:delText>
        </w:r>
      </w:del>
      <w:r>
        <w:rPr>
          <w:rFonts w:ascii="Times New Roman" w:hAnsi="Times New Roman" w:cs="Times New Roman"/>
          <w:sz w:val="24"/>
          <w:szCs w:val="24"/>
          <w:lang w:val="en-US"/>
        </w:rPr>
        <w:t xml:space="preserve">, neither strategy acknowledges the </w:t>
      </w:r>
      <w:del w:id="949" w:author="Carlos Calderon del Cid" w:date="2023-10-11T17:37:00Z">
        <w:r>
          <w:rPr>
            <w:rFonts w:ascii="Times New Roman" w:hAnsi="Times New Roman" w:cs="Times New Roman"/>
            <w:sz w:val="24"/>
            <w:szCs w:val="24"/>
            <w:lang w:val="en-US"/>
          </w:rPr>
          <w:delText>most pressuring</w:delText>
        </w:r>
      </w:del>
      <w:ins w:id="950" w:author="Carlos Calderon del Cid" w:date="2023-10-11T17:37:00Z">
        <w:r>
          <w:rPr>
            <w:rFonts w:ascii="Times New Roman" w:hAnsi="Times New Roman" w:cs="Times New Roman"/>
            <w:sz w:val="24"/>
            <w:szCs w:val="24"/>
            <w:lang w:val="en-US"/>
          </w:rPr>
          <w:t>other two</w:t>
        </w:r>
      </w:ins>
      <w:r>
        <w:rPr>
          <w:rFonts w:ascii="Times New Roman" w:hAnsi="Times New Roman" w:cs="Times New Roman"/>
          <w:sz w:val="24"/>
          <w:szCs w:val="24"/>
          <w:lang w:val="en-US"/>
        </w:rPr>
        <w:t xml:space="preserve"> problems of age uncertainty: the unknown </w:t>
      </w:r>
      <w:ins w:id="951" w:author="Unknown Author" w:date="2023-10-22T19:33:00Z">
        <w:r>
          <w:rPr>
            <w:rFonts w:ascii="Times New Roman" w:hAnsi="Times New Roman" w:cs="Times New Roman"/>
            <w:sz w:val="24"/>
            <w:szCs w:val="24"/>
            <w:lang w:val="en-US"/>
          </w:rPr>
          <w:t xml:space="preserve">amount of </w:t>
        </w:r>
      </w:ins>
      <w:r>
        <w:rPr>
          <w:rFonts w:ascii="Times New Roman" w:hAnsi="Times New Roman" w:cs="Times New Roman"/>
          <w:sz w:val="24"/>
          <w:szCs w:val="24"/>
          <w:lang w:val="en-US"/>
        </w:rPr>
        <w:t>extinction</w:t>
      </w:r>
      <w:del w:id="952" w:author="Unknown Author" w:date="2023-10-22T19:33:00Z">
        <w:r>
          <w:rPr>
            <w:rFonts w:ascii="Times New Roman" w:hAnsi="Times New Roman" w:cs="Times New Roman"/>
            <w:sz w:val="24"/>
            <w:szCs w:val="24"/>
            <w:lang w:val="en-US"/>
          </w:rPr>
          <w:delText xml:space="preserve"> </w:delText>
        </w:r>
      </w:del>
      <w:del w:id="953" w:author="Unknown Author" w:date="2023-10-22T19:26:00Z">
        <w:r>
          <w:rPr>
            <w:rFonts w:ascii="Times New Roman" w:hAnsi="Times New Roman" w:cs="Times New Roman"/>
            <w:sz w:val="24"/>
            <w:szCs w:val="24"/>
            <w:lang w:val="en-US"/>
          </w:rPr>
          <w:delText>rates</w:delText>
        </w:r>
      </w:del>
      <w:r>
        <w:rPr>
          <w:rFonts w:ascii="Times New Roman" w:hAnsi="Times New Roman" w:cs="Times New Roman"/>
          <w:sz w:val="24"/>
          <w:szCs w:val="24"/>
          <w:lang w:val="en-US"/>
        </w:rPr>
        <w:t xml:space="preserve">, which for most groups is probably high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w:t>
      </w:r>
      <w:del w:id="954" w:author="Unknown Author" w:date="2023-10-22T19:03:00Z">
        <w:r>
          <w:rPr>
            <w:rFonts w:ascii="Times New Roman" w:hAnsi="Times New Roman" w:cs="Times New Roman"/>
            <w:sz w:val="24"/>
            <w:szCs w:val="24"/>
            <w:lang w:val="en-US"/>
          </w:rPr>
          <w:delText xml:space="preserve"> of phylogenies</w:delText>
        </w:r>
      </w:del>
      <w:r>
        <w:rPr>
          <w:rFonts w:ascii="Times New Roman" w:hAnsi="Times New Roman" w:cs="Times New Roman"/>
          <w:sz w:val="24"/>
          <w:szCs w:val="24"/>
          <w:lang w:val="en-US"/>
        </w:rPr>
        <w:t>. Our evaluation of the imprint of</w:t>
      </w:r>
      <w:ins w:id="955" w:author="Unknown Author" w:date="2023-10-22T19:34:00Z">
        <w:r>
          <w:rPr>
            <w:rFonts w:ascii="Times New Roman" w:hAnsi="Times New Roman" w:cs="Times New Roman"/>
            <w:sz w:val="24"/>
            <w:szCs w:val="24"/>
            <w:lang w:val="en-US"/>
          </w:rPr>
          <w:t xml:space="preserve"> </w:t>
        </w:r>
        <w:commentRangeStart w:id="956"/>
        <w:r>
          <w:rPr>
            <w:rFonts w:ascii="Times New Roman" w:hAnsi="Times New Roman" w:cs="Times New Roman"/>
            <w:sz w:val="24"/>
            <w:szCs w:val="24"/>
            <w:lang w:val="en-US"/>
          </w:rPr>
          <w:t>species ages on</w:t>
        </w:r>
      </w:ins>
      <w:r>
        <w:rPr>
          <w:rFonts w:ascii="Times New Roman" w:hAnsi="Times New Roman" w:cs="Times New Roman"/>
          <w:sz w:val="24"/>
          <w:szCs w:val="24"/>
          <w:lang w:val="en-US"/>
        </w:rPr>
        <w:t xml:space="preserve"> extinction risk</w:t>
      </w:r>
      <w:commentRangeEnd w:id="956"/>
      <w:r>
        <w:commentReference w:id="956"/>
      </w:r>
      <w:r>
        <w:rPr>
          <w:rFonts w:ascii="Times New Roman" w:hAnsi="Times New Roman" w:cs="Times New Roman"/>
          <w:sz w:val="24"/>
          <w:szCs w:val="24"/>
          <w:lang w:val="en-US"/>
        </w:rPr>
        <w:t xml:space="preserve"> on </w:t>
      </w:r>
      <w:del w:id="957" w:author="Unknown Author" w:date="2023-10-22T19:27:00Z">
        <w:r>
          <w:rPr>
            <w:rFonts w:ascii="Times New Roman" w:hAnsi="Times New Roman" w:cs="Times New Roman"/>
            <w:sz w:val="24"/>
            <w:szCs w:val="24"/>
            <w:lang w:val="en-US"/>
          </w:rPr>
          <w:delText>phylogenetic</w:delText>
        </w:r>
      </w:del>
      <w:del w:id="958" w:author="Unknown Author" w:date="2023-10-22T19:34:00Z">
        <w:r>
          <w:rPr>
            <w:rFonts w:ascii="Times New Roman" w:hAnsi="Times New Roman" w:cs="Times New Roman"/>
            <w:sz w:val="24"/>
            <w:szCs w:val="24"/>
            <w:lang w:val="en-US"/>
          </w:rPr>
          <w:delText xml:space="preserve"> ages</w:delText>
        </w:r>
      </w:del>
      <w:r>
        <w:rPr>
          <w:rFonts w:ascii="Times New Roman" w:hAnsi="Times New Roman" w:cs="Times New Roman"/>
          <w:sz w:val="24"/>
          <w:szCs w:val="24"/>
          <w:lang w:val="en-US"/>
        </w:rPr>
        <w:t xml:space="preserve"> makes this point clear because it showed that</w:t>
      </w:r>
      <w:ins w:id="959" w:author="Unknown Author" w:date="2023-10-22T19:35:00Z">
        <w:r>
          <w:rPr>
            <w:rFonts w:ascii="Times New Roman" w:hAnsi="Times New Roman" w:cs="Times New Roman"/>
            <w:sz w:val="24"/>
            <w:szCs w:val="24"/>
            <w:lang w:val="en-US"/>
          </w:rPr>
          <w:t xml:space="preserve"> the number of incorrect inferences is considerable high (around 18%) for high extinction scenarios (Figure 8)</w:t>
        </w:r>
      </w:ins>
      <w:r>
        <w:rPr>
          <w:rFonts w:ascii="Times New Roman" w:hAnsi="Times New Roman" w:cs="Times New Roman"/>
          <w:sz w:val="24"/>
          <w:szCs w:val="24"/>
          <w:lang w:val="en-US"/>
        </w:rPr>
        <w:t xml:space="preserve">, </w:t>
      </w:r>
      <w:commentRangeStart w:id="960"/>
      <w:r>
        <w:rPr>
          <w:rFonts w:ascii="Times New Roman" w:hAnsi="Times New Roman" w:cs="Times New Roman"/>
          <w:sz w:val="24"/>
          <w:szCs w:val="24"/>
          <w:lang w:val="en-US"/>
        </w:rPr>
        <w:t xml:space="preserve">even with the </w:t>
      </w:r>
      <w:ins w:id="961" w:author="Unknown Author" w:date="2023-10-22T19:36:00Z">
        <w:r>
          <w:rPr>
            <w:rFonts w:ascii="Times New Roman" w:hAnsi="Times New Roman" w:cs="Times New Roman"/>
            <w:sz w:val="24"/>
            <w:szCs w:val="24"/>
            <w:lang w:val="en-US"/>
          </w:rPr>
          <w:t xml:space="preserve">simulated </w:t>
        </w:r>
      </w:ins>
      <w:r>
        <w:rPr>
          <w:rFonts w:ascii="Times New Roman" w:hAnsi="Times New Roman" w:cs="Times New Roman"/>
          <w:sz w:val="24"/>
          <w:szCs w:val="24"/>
          <w:lang w:val="en-US"/>
        </w:rPr>
        <w:t xml:space="preserve">strong extinction signal </w:t>
      </w:r>
      <w:del w:id="962" w:author="Unknown Author" w:date="2023-10-22T19:36:00Z">
        <w:r>
          <w:rPr>
            <w:rFonts w:ascii="Times New Roman" w:hAnsi="Times New Roman" w:cs="Times New Roman"/>
            <w:sz w:val="24"/>
            <w:szCs w:val="24"/>
            <w:lang w:val="en-US"/>
          </w:rPr>
          <w:delText xml:space="preserve">we assigned on purpose to the true ages </w:delText>
        </w:r>
      </w:del>
      <w:r>
        <w:rPr>
          <w:rFonts w:ascii="Times New Roman" w:hAnsi="Times New Roman" w:cs="Times New Roman"/>
          <w:sz w:val="24"/>
          <w:szCs w:val="24"/>
          <w:lang w:val="en-US"/>
        </w:rPr>
        <w:t xml:space="preserve">and the assumption of bifurcating speciation, which presents the lowest mismatch regarding true age, </w:t>
      </w:r>
      <w:del w:id="963" w:author="Unknown Author" w:date="2023-10-22T19:35:00Z">
        <w:r>
          <w:rPr>
            <w:rFonts w:ascii="Times New Roman" w:hAnsi="Times New Roman" w:cs="Times New Roman"/>
            <w:sz w:val="24"/>
            <w:szCs w:val="24"/>
            <w:lang w:val="en-US"/>
          </w:rPr>
          <w:delText>the number of incorrect inferences is considerable high (around 18%) for high extinction scenarios (Figure 8)</w:delText>
        </w:r>
      </w:del>
      <w:r>
        <w:rPr>
          <w:rFonts w:ascii="Times New Roman" w:hAnsi="Times New Roman" w:cs="Times New Roman"/>
          <w:sz w:val="24"/>
          <w:szCs w:val="24"/>
          <w:lang w:val="en-US"/>
        </w:rPr>
        <w:t>.</w:t>
      </w:r>
      <w:commentRangeEnd w:id="960"/>
      <w:r>
        <w:commentReference w:id="960"/>
      </w:r>
    </w:p>
    <w:p w14:paraId="6900D631" w14:textId="77777777" w:rsidR="002F5B65" w:rsidRDefault="00000000">
      <w:pPr>
        <w:spacing w:after="0" w:line="360" w:lineRule="auto"/>
        <w:ind w:firstLine="709"/>
        <w:jc w:val="both"/>
        <w:rPr>
          <w:rFonts w:ascii="Times New Roman" w:hAnsi="Times New Roman" w:cs="Times New Roman"/>
          <w:sz w:val="24"/>
          <w:szCs w:val="24"/>
          <w:lang w:val="en-US"/>
        </w:rPr>
      </w:pPr>
      <w:commentRangeStart w:id="964"/>
      <w:ins w:id="965" w:author="Carlos Calderon del Cid" w:date="2023-10-11T23:22:00Z">
        <w:r>
          <w:rPr>
            <w:rFonts w:ascii="Times New Roman" w:hAnsi="Times New Roman" w:cs="Times New Roman"/>
            <w:sz w:val="24"/>
            <w:szCs w:val="24"/>
            <w:lang w:val="en-US"/>
          </w:rPr>
          <w:t xml:space="preserve">The </w:t>
        </w:r>
        <w:commentRangeEnd w:id="964"/>
        <w:r>
          <w:commentReference w:id="964"/>
        </w:r>
        <w:r>
          <w:rPr>
            <w:rFonts w:ascii="Times New Roman" w:hAnsi="Times New Roman" w:cs="Times New Roman"/>
            <w:sz w:val="24"/>
            <w:szCs w:val="24"/>
            <w:lang w:val="en-US"/>
          </w:rPr>
          <w:t xml:space="preserve">incomplete sampling of extant species </w:t>
        </w:r>
        <w:del w:id="966" w:author="Unknown Author" w:date="2023-10-22T20:49:00Z">
          <w:r>
            <w:rPr>
              <w:rFonts w:ascii="Times New Roman" w:hAnsi="Times New Roman" w:cs="Times New Roman"/>
              <w:sz w:val="24"/>
              <w:szCs w:val="24"/>
              <w:lang w:val="en-US"/>
            </w:rPr>
            <w:delText>is</w:delText>
          </w:r>
        </w:del>
      </w:ins>
      <w:ins w:id="967" w:author="Unknown Author" w:date="2023-10-22T20:49:00Z">
        <w:r>
          <w:rPr>
            <w:rFonts w:ascii="Times New Roman" w:hAnsi="Times New Roman" w:cs="Times New Roman"/>
            <w:sz w:val="24"/>
            <w:szCs w:val="24"/>
            <w:lang w:val="en-US"/>
          </w:rPr>
          <w:t xml:space="preserve">can be caused by (a) named species that are not included in a phylogeny due to, for instance, no available DNA sequence data, or </w:t>
        </w:r>
      </w:ins>
      <w:ins w:id="968" w:author="Unknown Author" w:date="2023-10-22T20:51:00Z">
        <w:r>
          <w:rPr>
            <w:rFonts w:ascii="Times New Roman" w:hAnsi="Times New Roman" w:cs="Times New Roman"/>
            <w:sz w:val="24"/>
            <w:szCs w:val="24"/>
            <w:lang w:val="en-US"/>
          </w:rPr>
          <w:t>(b) species unknown to science that have yet to be collected and described.</w:t>
        </w:r>
      </w:ins>
      <w:ins w:id="969" w:author="Carlos Calderon del Cid" w:date="2023-10-11T23:22:00Z">
        <w:r>
          <w:rPr>
            <w:rFonts w:ascii="Times New Roman" w:hAnsi="Times New Roman" w:cs="Times New Roman"/>
            <w:sz w:val="24"/>
            <w:szCs w:val="24"/>
            <w:lang w:val="en-US"/>
          </w:rPr>
          <w:t xml:space="preserve"> </w:t>
        </w:r>
        <w:del w:id="970" w:author="Unknown Author" w:date="2023-10-22T19:37:00Z">
          <w:r>
            <w:rPr>
              <w:rFonts w:ascii="Times New Roman" w:hAnsi="Times New Roman" w:cs="Times New Roman"/>
              <w:sz w:val="24"/>
              <w:szCs w:val="24"/>
              <w:lang w:val="en-US"/>
            </w:rPr>
            <w:delText>classified as</w:delText>
          </w:r>
        </w:del>
      </w:ins>
      <w:ins w:id="971" w:author="Unknown Author" w:date="2023-10-22T20:51:00Z">
        <w:r>
          <w:rPr>
            <w:rFonts w:ascii="Times New Roman" w:hAnsi="Times New Roman" w:cs="Times New Roman"/>
            <w:sz w:val="24"/>
            <w:szCs w:val="24"/>
            <w:lang w:val="en-US"/>
          </w:rPr>
          <w:t>The latter refers to</w:t>
        </w:r>
      </w:ins>
      <w:ins w:id="972" w:author="Carlos Calderon del Cid" w:date="2023-10-11T23:26:00Z">
        <w:r>
          <w:rPr>
            <w:rFonts w:ascii="Times New Roman" w:hAnsi="Times New Roman" w:cs="Times New Roman"/>
            <w:sz w:val="24"/>
            <w:szCs w:val="24"/>
            <w:lang w:val="en-US"/>
          </w:rPr>
          <w:t xml:space="preserve"> the Linnean shortfall, one of the seven key shortfalls of </w:t>
        </w:r>
      </w:ins>
      <w:ins w:id="973" w:author="Unknown Author" w:date="2023-10-22T20:53:00Z">
        <w:r>
          <w:rPr>
            <w:rFonts w:ascii="Times New Roman" w:hAnsi="Times New Roman" w:cs="Times New Roman"/>
            <w:sz w:val="24"/>
            <w:szCs w:val="24"/>
            <w:lang w:val="en-US"/>
          </w:rPr>
          <w:t>bio</w:t>
        </w:r>
      </w:ins>
      <w:ins w:id="974" w:author="Carlos Calderon del Cid" w:date="2023-10-11T23:26:00Z">
        <w:r>
          <w:rPr>
            <w:rFonts w:ascii="Times New Roman" w:hAnsi="Times New Roman" w:cs="Times New Roman"/>
            <w:sz w:val="24"/>
            <w:szCs w:val="24"/>
            <w:lang w:val="en-US"/>
          </w:rPr>
          <w:t>diversity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w:t>
        </w:r>
      </w:ins>
      <w:ins w:id="975" w:author="Carlos Calderon del Cid" w:date="2023-10-11T23:33:00Z">
        <w:r>
          <w:rPr>
            <w:rFonts w:ascii="Times New Roman" w:hAnsi="Times New Roman" w:cs="Times New Roman"/>
            <w:sz w:val="24"/>
            <w:szCs w:val="24"/>
            <w:lang w:val="en-US"/>
          </w:rPr>
          <w:t xml:space="preserve">The </w:t>
        </w:r>
      </w:ins>
      <w:ins w:id="976" w:author="Carlos Calderon del Cid" w:date="2023-10-11T23:35:00Z">
        <w:r>
          <w:rPr>
            <w:rFonts w:ascii="Times New Roman" w:hAnsi="Times New Roman" w:cs="Times New Roman"/>
            <w:sz w:val="24"/>
            <w:szCs w:val="24"/>
            <w:lang w:val="en-US"/>
          </w:rPr>
          <w:t xml:space="preserve">overall </w:t>
        </w:r>
      </w:ins>
      <w:ins w:id="977" w:author="Carlos Calderon del Cid" w:date="2023-10-11T23:33:00Z">
        <w:r>
          <w:rPr>
            <w:rFonts w:ascii="Times New Roman" w:hAnsi="Times New Roman" w:cs="Times New Roman"/>
            <w:sz w:val="24"/>
            <w:szCs w:val="24"/>
            <w:lang w:val="en-US"/>
          </w:rPr>
          <w:t>Linnean shortfall m</w:t>
        </w:r>
      </w:ins>
      <w:ins w:id="978" w:author="Carlos Calderon del Cid" w:date="2023-10-11T23:35:00Z">
        <w:r>
          <w:rPr>
            <w:rFonts w:ascii="Times New Roman" w:hAnsi="Times New Roman" w:cs="Times New Roman"/>
            <w:sz w:val="24"/>
            <w:szCs w:val="24"/>
            <w:lang w:val="en-US"/>
          </w:rPr>
          <w:t>agnitude is unknown</w:t>
        </w:r>
      </w:ins>
      <w:ins w:id="979" w:author="Unknown Author" w:date="2023-10-22T21:00:00Z">
        <w:r>
          <w:rPr>
            <w:rFonts w:ascii="Times New Roman" w:hAnsi="Times New Roman" w:cs="Times New Roman"/>
            <w:sz w:val="24"/>
            <w:szCs w:val="24"/>
            <w:lang w:val="en-US"/>
          </w:rPr>
          <w:t>, but probably enormous, as indicated by the ever</w:t>
        </w:r>
      </w:ins>
      <w:ins w:id="980" w:author="Unknown Author" w:date="2023-10-22T21:07:00Z">
        <w:r>
          <w:rPr>
            <w:rFonts w:ascii="Times New Roman" w:hAnsi="Times New Roman" w:cs="Times New Roman"/>
            <w:sz w:val="24"/>
            <w:szCs w:val="24"/>
            <w:lang w:val="en-US"/>
          </w:rPr>
          <w:t xml:space="preserve"> </w:t>
        </w:r>
      </w:ins>
      <w:ins w:id="981" w:author="Carlos Calderon del Cid" w:date="2023-10-11T23:35:00Z">
        <w:del w:id="982" w:author="Unknown Author" w:date="2023-10-22T21:01:00Z">
          <w:r>
            <w:rPr>
              <w:rFonts w:ascii="Times New Roman" w:hAnsi="Times New Roman" w:cs="Times New Roman"/>
              <w:sz w:val="24"/>
              <w:szCs w:val="24"/>
              <w:lang w:val="en-US"/>
            </w:rPr>
            <w:delText xml:space="preserve"> due to the</w:delText>
          </w:r>
        </w:del>
        <w:r>
          <w:rPr>
            <w:rFonts w:ascii="Times New Roman" w:hAnsi="Times New Roman" w:cs="Times New Roman"/>
            <w:sz w:val="24"/>
            <w:szCs w:val="24"/>
            <w:lang w:val="en-US"/>
          </w:rPr>
          <w:t xml:space="preserve"> </w:t>
        </w:r>
        <w:commentRangeStart w:id="983"/>
        <w:del w:id="984" w:author="Unknown Author" w:date="2023-10-22T21:00:00Z">
          <w:r>
            <w:rPr>
              <w:rFonts w:ascii="Times New Roman" w:hAnsi="Times New Roman" w:cs="Times New Roman"/>
              <w:sz w:val="24"/>
              <w:szCs w:val="24"/>
              <w:lang w:val="en-US"/>
            </w:rPr>
            <w:delText xml:space="preserve">constant </w:delText>
          </w:r>
        </w:del>
        <w:r>
          <w:rPr>
            <w:rFonts w:ascii="Times New Roman" w:hAnsi="Times New Roman" w:cs="Times New Roman"/>
            <w:sz w:val="24"/>
            <w:szCs w:val="24"/>
            <w:lang w:val="en-US"/>
          </w:rPr>
          <w:t>increas</w:t>
        </w:r>
      </w:ins>
      <w:ins w:id="985" w:author="Unknown Author" w:date="2023-10-22T21:00:00Z">
        <w:r>
          <w:rPr>
            <w:rFonts w:ascii="Times New Roman" w:hAnsi="Times New Roman" w:cs="Times New Roman"/>
            <w:sz w:val="24"/>
            <w:szCs w:val="24"/>
            <w:lang w:val="en-US"/>
          </w:rPr>
          <w:t>ing pace in</w:t>
        </w:r>
      </w:ins>
      <w:ins w:id="986" w:author="Carlos Calderon del Cid" w:date="2023-10-11T23:35:00Z">
        <w:del w:id="987" w:author="Unknown Author" w:date="2023-10-22T21:00:00Z">
          <w:r>
            <w:rPr>
              <w:rFonts w:ascii="Times New Roman" w:hAnsi="Times New Roman" w:cs="Times New Roman"/>
              <w:sz w:val="24"/>
              <w:szCs w:val="24"/>
              <w:lang w:val="en-US"/>
            </w:rPr>
            <w:delText>e</w:delText>
          </w:r>
        </w:del>
        <w:r>
          <w:rPr>
            <w:rFonts w:ascii="Times New Roman" w:hAnsi="Times New Roman" w:cs="Times New Roman"/>
            <w:sz w:val="24"/>
            <w:szCs w:val="24"/>
            <w:lang w:val="en-US"/>
          </w:rPr>
          <w:t xml:space="preserve"> in species </w:t>
        </w:r>
        <w:proofErr w:type="spellStart"/>
        <w:r>
          <w:rPr>
            <w:rFonts w:ascii="Times New Roman" w:hAnsi="Times New Roman" w:cs="Times New Roman"/>
            <w:sz w:val="24"/>
            <w:szCs w:val="24"/>
            <w:lang w:val="en-US"/>
          </w:rPr>
          <w:t>descriptions</w:t>
        </w:r>
      </w:ins>
      <w:ins w:id="988" w:author="Carlos Calderon del Cid" w:date="2023-10-11T23:41:00Z">
        <w:del w:id="989" w:author="Unknown Author" w:date="2023-10-22T20:53:00Z">
          <w:r>
            <w:rPr>
              <w:rFonts w:ascii="Times New Roman" w:hAnsi="Times New Roman" w:cs="Times New Roman"/>
              <w:sz w:val="24"/>
              <w:szCs w:val="24"/>
              <w:lang w:val="en-US"/>
            </w:rPr>
            <w:delText>,</w:delText>
          </w:r>
          <w:commentRangeEnd w:id="983"/>
          <w:r>
            <w:commentReference w:id="983"/>
          </w:r>
          <w:r>
            <w:rPr>
              <w:rFonts w:ascii="Times New Roman" w:hAnsi="Times New Roman" w:cs="Times New Roman"/>
              <w:sz w:val="24"/>
              <w:szCs w:val="24"/>
              <w:lang w:val="en-US"/>
            </w:rPr>
            <w:delText xml:space="preserve"> </w:delText>
          </w:r>
        </w:del>
      </w:ins>
      <w:ins w:id="990" w:author="Carlos Calderon del Cid" w:date="2023-10-11T23:38:00Z">
        <w:del w:id="991" w:author="Unknown Author" w:date="2023-10-22T20:53:00Z">
          <w:r>
            <w:rPr>
              <w:rFonts w:ascii="Times New Roman" w:hAnsi="Times New Roman" w:cs="Times New Roman"/>
              <w:sz w:val="24"/>
              <w:szCs w:val="24"/>
              <w:lang w:val="en-US"/>
            </w:rPr>
            <w:delText>~2 million eukaryote species in the Catalogue of Life</w:delText>
          </w:r>
        </w:del>
      </w:ins>
      <w:ins w:id="992" w:author="Carlos Calderon del Cid" w:date="2023-10-11T23:41:00Z">
        <w:del w:id="993" w:author="Unknown Author" w:date="2023-10-22T20:53:00Z">
          <w:r>
            <w:rPr>
              <w:rFonts w:ascii="Times New Roman" w:hAnsi="Times New Roman" w:cs="Times New Roman"/>
              <w:sz w:val="24"/>
              <w:szCs w:val="24"/>
              <w:lang w:val="en-US"/>
            </w:rPr>
            <w:delText xml:space="preserve"> (</w:delText>
          </w:r>
        </w:del>
      </w:ins>
      <w:r>
        <w:fldChar w:fldCharType="begin"/>
      </w:r>
      <w:r>
        <w:instrText>HYPERLINK "http://www.catalogueoflife.org/" \h</w:instrText>
      </w:r>
      <w:r>
        <w:fldChar w:fldCharType="separate"/>
      </w:r>
      <w:ins w:id="994" w:author="Carlos Calderon del Cid" w:date="2023-10-11T23:41:00Z">
        <w:del w:id="995" w:author="Unknown Author" w:date="2023-10-22T20:53:00Z">
          <w:r>
            <w:rPr>
              <w:rStyle w:val="Hyperlink"/>
              <w:rFonts w:ascii="Times New Roman" w:hAnsi="Times New Roman" w:cs="Times New Roman"/>
              <w:sz w:val="24"/>
              <w:szCs w:val="24"/>
              <w:lang w:val="en-US"/>
            </w:rPr>
            <w:delText>http://www.catalogueoflife.org</w:delText>
          </w:r>
        </w:del>
      </w:ins>
      <w:r>
        <w:rPr>
          <w:rStyle w:val="Hyperlink"/>
          <w:rFonts w:ascii="Times New Roman" w:hAnsi="Times New Roman" w:cs="Times New Roman"/>
          <w:sz w:val="24"/>
          <w:szCs w:val="24"/>
          <w:lang w:val="en-US"/>
        </w:rPr>
        <w:fldChar w:fldCharType="end"/>
      </w:r>
      <w:ins w:id="996" w:author="Carlos Calderon del Cid" w:date="2023-10-12T00:05:00Z">
        <w:del w:id="997" w:author="Unknown Author" w:date="2023-10-22T20:53:00Z">
          <w:r>
            <w:rPr>
              <w:rFonts w:ascii="Times New Roman" w:hAnsi="Times New Roman" w:cs="Times New Roman"/>
              <w:sz w:val="24"/>
              <w:szCs w:val="24"/>
              <w:lang w:val="en-US"/>
            </w:rPr>
            <w:delText>; September 2023</w:delText>
          </w:r>
        </w:del>
      </w:ins>
      <w:ins w:id="998" w:author="Carlos Calderon del Cid" w:date="2023-10-11T23:41:00Z">
        <w:del w:id="999" w:author="Unknown Author" w:date="2023-10-22T20:53:00Z">
          <w:r>
            <w:rPr>
              <w:rFonts w:ascii="Times New Roman" w:hAnsi="Times New Roman" w:cs="Times New Roman"/>
              <w:sz w:val="24"/>
              <w:szCs w:val="24"/>
              <w:lang w:val="en-US"/>
            </w:rPr>
            <w:delText xml:space="preserve">), </w:delText>
          </w:r>
        </w:del>
      </w:ins>
      <w:ins w:id="1000" w:author="Carlos Calderon del Cid" w:date="2023-10-11T23:36:00Z">
        <w:del w:id="1001" w:author="Unknown Author" w:date="2023-10-22T20:53:00Z">
          <w:r>
            <w:rPr>
              <w:rFonts w:ascii="Times New Roman" w:hAnsi="Times New Roman" w:cs="Times New Roman"/>
              <w:sz w:val="24"/>
              <w:szCs w:val="24"/>
              <w:lang w:val="en-US"/>
            </w:rPr>
            <w:delText xml:space="preserve">and the </w:delText>
          </w:r>
        </w:del>
      </w:ins>
      <w:ins w:id="1002" w:author="Carlos Calderon del Cid" w:date="2023-10-11T23:55:00Z">
        <w:del w:id="1003" w:author="Unknown Author" w:date="2023-10-22T20:53:00Z">
          <w:r>
            <w:rPr>
              <w:rFonts w:ascii="Times New Roman" w:hAnsi="Times New Roman" w:cs="Times New Roman"/>
              <w:sz w:val="24"/>
              <w:szCs w:val="24"/>
              <w:lang w:val="en-US"/>
            </w:rPr>
            <w:delText xml:space="preserve">lack of convergence </w:delText>
          </w:r>
        </w:del>
      </w:ins>
      <w:ins w:id="1004" w:author="Carlos Calderon del Cid" w:date="2023-10-11T23:58:00Z">
        <w:del w:id="1005" w:author="Unknown Author" w:date="2023-10-22T20:53:00Z">
          <w:r>
            <w:rPr>
              <w:rFonts w:ascii="Times New Roman" w:hAnsi="Times New Roman" w:cs="Times New Roman"/>
              <w:sz w:val="24"/>
              <w:szCs w:val="24"/>
              <w:lang w:val="en-US"/>
            </w:rPr>
            <w:delText xml:space="preserve">on the total number of predicted species </w:delText>
          </w:r>
        </w:del>
      </w:ins>
      <w:ins w:id="1006" w:author="Carlos Calderon del Cid" w:date="2023-10-11T23:55:00Z">
        <w:del w:id="1007" w:author="Unknown Author" w:date="2023-10-22T20:53:00Z">
          <w:r>
            <w:rPr>
              <w:rFonts w:ascii="Times New Roman" w:hAnsi="Times New Roman" w:cs="Times New Roman"/>
              <w:sz w:val="24"/>
              <w:szCs w:val="24"/>
              <w:lang w:val="en-US"/>
            </w:rPr>
            <w:delText>(</w:delText>
          </w:r>
        </w:del>
      </w:ins>
      <w:ins w:id="1008" w:author="Carlos Calderon del Cid" w:date="2023-10-11T23:57:00Z">
        <w:del w:id="1009" w:author="Unknown Author" w:date="2023-10-22T20:53:00Z">
          <w:r>
            <w:rPr>
              <w:rFonts w:ascii="Times New Roman" w:hAnsi="Times New Roman" w:cs="Times New Roman"/>
              <w:sz w:val="24"/>
              <w:szCs w:val="24"/>
              <w:lang w:val="en-US"/>
            </w:rPr>
            <w:delText xml:space="preserve">from 2 to 100 million species, Caley et al. 2014). </w:delText>
          </w:r>
        </w:del>
      </w:ins>
      <w:ins w:id="1010" w:author="Carlos Calderon del Cid" w:date="2023-10-12T00:22:00Z">
        <w:del w:id="1011" w:author="Unknown Author" w:date="2023-10-22T20:53:00Z">
          <w:r>
            <w:rPr>
              <w:rFonts w:ascii="Times New Roman" w:hAnsi="Times New Roman" w:cs="Times New Roman"/>
              <w:sz w:val="24"/>
              <w:szCs w:val="24"/>
              <w:lang w:val="en-US"/>
            </w:rPr>
            <w:delText>Hence, o</w:delText>
          </w:r>
        </w:del>
      </w:ins>
      <w:ins w:id="1012" w:author="Unknown Author" w:date="2023-10-22T20:53:00Z">
        <w:r>
          <w:rPr>
            <w:rFonts w:ascii="Times New Roman" w:hAnsi="Times New Roman" w:cs="Times New Roman"/>
            <w:sz w:val="24"/>
            <w:szCs w:val="24"/>
            <w:lang w:val="en-US"/>
          </w:rPr>
          <w:t>O</w:t>
        </w:r>
      </w:ins>
      <w:ins w:id="1013" w:author="Carlos Calderon del Cid" w:date="2023-10-12T00:22:00Z">
        <w:r>
          <w:rPr>
            <w:rFonts w:ascii="Times New Roman" w:hAnsi="Times New Roman" w:cs="Times New Roman"/>
            <w:sz w:val="24"/>
            <w:szCs w:val="24"/>
            <w:lang w:val="en-US"/>
          </w:rPr>
          <w:t>btaining</w:t>
        </w:r>
        <w:proofErr w:type="spellEnd"/>
        <w:r>
          <w:rPr>
            <w:rFonts w:ascii="Times New Roman" w:hAnsi="Times New Roman" w:cs="Times New Roman"/>
            <w:sz w:val="24"/>
            <w:szCs w:val="24"/>
            <w:lang w:val="en-US"/>
          </w:rPr>
          <w:t xml:space="preserve"> a precise estimate of the number of </w:t>
        </w:r>
        <w:del w:id="1014" w:author="Unknown Author" w:date="2023-10-22T20:52:00Z">
          <w:r>
            <w:rPr>
              <w:rFonts w:ascii="Times New Roman" w:hAnsi="Times New Roman" w:cs="Times New Roman"/>
              <w:sz w:val="24"/>
              <w:szCs w:val="24"/>
              <w:lang w:val="en-US"/>
            </w:rPr>
            <w:delText>missing</w:delText>
          </w:r>
        </w:del>
      </w:ins>
      <w:ins w:id="1015" w:author="Unknown Author" w:date="2023-10-22T20:52:00Z">
        <w:r>
          <w:rPr>
            <w:rFonts w:ascii="Times New Roman" w:hAnsi="Times New Roman" w:cs="Times New Roman"/>
            <w:sz w:val="24"/>
            <w:szCs w:val="24"/>
            <w:lang w:val="en-US"/>
          </w:rPr>
          <w:t>undescribed</w:t>
        </w:r>
      </w:ins>
      <w:ins w:id="1016" w:author="Carlos Calderon del Cid" w:date="2023-10-12T00:22:00Z">
        <w:r>
          <w:rPr>
            <w:rFonts w:ascii="Times New Roman" w:hAnsi="Times New Roman" w:cs="Times New Roman"/>
            <w:sz w:val="24"/>
            <w:szCs w:val="24"/>
            <w:lang w:val="en-US"/>
          </w:rPr>
          <w:t xml:space="preserve"> extant species is challenging</w:t>
        </w:r>
      </w:ins>
      <w:ins w:id="1017" w:author="Unknown Author" w:date="2023-10-22T20:53:00Z">
        <w:r>
          <w:rPr>
            <w:rFonts w:ascii="Times New Roman" w:hAnsi="Times New Roman" w:cs="Times New Roman"/>
            <w:sz w:val="24"/>
            <w:szCs w:val="24"/>
            <w:lang w:val="en-US"/>
          </w:rPr>
          <w:t xml:space="preserve"> (Caley et al. 2014) and</w:t>
        </w:r>
      </w:ins>
      <w:ins w:id="1018" w:author="Carlos Calderon del Cid" w:date="2023-10-12T00:22:00Z">
        <w:del w:id="1019" w:author="Unknown Author" w:date="2023-10-22T20:53:00Z">
          <w:r>
            <w:rPr>
              <w:rFonts w:ascii="Times New Roman" w:hAnsi="Times New Roman" w:cs="Times New Roman"/>
              <w:sz w:val="24"/>
              <w:szCs w:val="24"/>
              <w:lang w:val="en-US"/>
            </w:rPr>
            <w:delText>. This estimation would additionally</w:delText>
          </w:r>
        </w:del>
        <w:r>
          <w:rPr>
            <w:rFonts w:ascii="Times New Roman" w:hAnsi="Times New Roman" w:cs="Times New Roman"/>
            <w:sz w:val="24"/>
            <w:szCs w:val="24"/>
            <w:lang w:val="en-US"/>
          </w:rPr>
          <w:t xml:space="preserve"> var</w:t>
        </w:r>
        <w:del w:id="1020" w:author="Unknown Author" w:date="2023-10-22T20:53:00Z">
          <w:r>
            <w:rPr>
              <w:rFonts w:ascii="Times New Roman" w:hAnsi="Times New Roman" w:cs="Times New Roman"/>
              <w:sz w:val="24"/>
              <w:szCs w:val="24"/>
              <w:lang w:val="en-US"/>
            </w:rPr>
            <w:delText>y</w:delText>
          </w:r>
        </w:del>
      </w:ins>
      <w:ins w:id="1021" w:author="Unknown Author" w:date="2023-10-22T20:53:00Z">
        <w:r>
          <w:rPr>
            <w:rFonts w:ascii="Times New Roman" w:hAnsi="Times New Roman" w:cs="Times New Roman"/>
            <w:sz w:val="24"/>
            <w:szCs w:val="24"/>
            <w:lang w:val="en-US"/>
          </w:rPr>
          <w:t>ies</w:t>
        </w:r>
      </w:ins>
      <w:ins w:id="1022" w:author="Carlos Calderon del Cid" w:date="2023-10-12T00:22:00Z">
        <w:r>
          <w:rPr>
            <w:rFonts w:ascii="Times New Roman" w:hAnsi="Times New Roman" w:cs="Times New Roman"/>
            <w:sz w:val="24"/>
            <w:szCs w:val="24"/>
            <w:lang w:val="en-US"/>
          </w:rPr>
          <w:t xml:space="preserve"> based</w:t>
        </w:r>
      </w:ins>
      <w:ins w:id="1023" w:author="Carlos Calderon del Cid" w:date="2023-10-12T00:24:00Z">
        <w:r>
          <w:rPr>
            <w:rFonts w:ascii="Times New Roman" w:hAnsi="Times New Roman" w:cs="Times New Roman"/>
            <w:sz w:val="24"/>
            <w:szCs w:val="24"/>
            <w:lang w:val="en-US"/>
          </w:rPr>
          <w:t xml:space="preserve"> on the </w:t>
        </w:r>
        <w:r>
          <w:rPr>
            <w:rFonts w:ascii="Times New Roman" w:hAnsi="Times New Roman" w:cs="Times New Roman"/>
            <w:sz w:val="24"/>
            <w:szCs w:val="24"/>
            <w:lang w:val="en-US"/>
          </w:rPr>
          <w:lastRenderedPageBreak/>
          <w:t>taxonomic group and the geographical region under consideration</w:t>
        </w:r>
      </w:ins>
      <w:ins w:id="1024" w:author="Carlos Calderon del Cid" w:date="2023-10-12T00:10:00Z">
        <w:r>
          <w:rPr>
            <w:rFonts w:ascii="Times New Roman" w:hAnsi="Times New Roman" w:cs="Times New Roman"/>
            <w:sz w:val="24"/>
            <w:szCs w:val="24"/>
            <w:lang w:val="en-US"/>
          </w:rPr>
          <w:t xml:space="preserve"> (</w:t>
        </w:r>
      </w:ins>
      <w:ins w:id="1025" w:author="Carlos Calderon del Cid" w:date="2023-10-12T00:18:00Z">
        <w:r>
          <w:rPr>
            <w:rFonts w:ascii="Times New Roman" w:hAnsi="Times New Roman" w:cs="Times New Roman"/>
            <w:sz w:val="24"/>
            <w:szCs w:val="24"/>
            <w:lang w:val="en-US"/>
          </w:rPr>
          <w:t xml:space="preserve">Hopkins 2007; Vilela et al. 2014). Moreover, the </w:t>
        </w:r>
      </w:ins>
      <w:ins w:id="1026" w:author="Carlos Calderon del Cid" w:date="2023-10-12T00:20:00Z">
        <w:r>
          <w:rPr>
            <w:rFonts w:ascii="Times New Roman" w:hAnsi="Times New Roman" w:cs="Times New Roman"/>
            <w:sz w:val="24"/>
            <w:szCs w:val="24"/>
            <w:lang w:val="en-US"/>
          </w:rPr>
          <w:t>nature of the Linnean shortfall probably is nonrandom, given that is</w:t>
        </w:r>
      </w:ins>
      <w:ins w:id="1027" w:author="Carlos Calderon del Cid" w:date="2023-10-12T00:38:00Z">
        <w:r>
          <w:rPr>
            <w:rFonts w:ascii="Times New Roman" w:hAnsi="Times New Roman" w:cs="Times New Roman"/>
            <w:sz w:val="24"/>
            <w:szCs w:val="24"/>
            <w:lang w:val="en-US"/>
          </w:rPr>
          <w:t xml:space="preserve"> more</w:t>
        </w:r>
      </w:ins>
      <w:ins w:id="1028" w:author="Carlos Calderon del Cid" w:date="2023-10-12T00:20:00Z">
        <w:r>
          <w:rPr>
            <w:rFonts w:ascii="Times New Roman" w:hAnsi="Times New Roman" w:cs="Times New Roman"/>
            <w:sz w:val="24"/>
            <w:szCs w:val="24"/>
            <w:lang w:val="en-US"/>
          </w:rPr>
          <w:t xml:space="preserve"> severe for species with small </w:t>
        </w:r>
      </w:ins>
      <w:ins w:id="1029" w:author="Carlos Calderon del Cid" w:date="2023-10-12T00:24:00Z">
        <w:r>
          <w:rPr>
            <w:rFonts w:ascii="Times New Roman" w:hAnsi="Times New Roman" w:cs="Times New Roman"/>
            <w:sz w:val="24"/>
            <w:szCs w:val="24"/>
            <w:lang w:val="en-US"/>
          </w:rPr>
          <w:t xml:space="preserve">body </w:t>
        </w:r>
      </w:ins>
      <w:ins w:id="1030" w:author="Carlos Calderon del Cid" w:date="2023-10-12T00:20:00Z">
        <w:r>
          <w:rPr>
            <w:rFonts w:ascii="Times New Roman" w:hAnsi="Times New Roman" w:cs="Times New Roman"/>
            <w:sz w:val="24"/>
            <w:szCs w:val="24"/>
            <w:lang w:val="en-US"/>
          </w:rPr>
          <w:t xml:space="preserve">sizes, </w:t>
        </w:r>
      </w:ins>
      <w:ins w:id="1031" w:author="Carlos Calderon del Cid" w:date="2023-10-12T00:24:00Z">
        <w:r>
          <w:rPr>
            <w:rFonts w:ascii="Times New Roman" w:hAnsi="Times New Roman" w:cs="Times New Roman"/>
            <w:sz w:val="24"/>
            <w:szCs w:val="24"/>
            <w:lang w:val="en-US"/>
          </w:rPr>
          <w:t>spatial distributions,</w:t>
        </w:r>
      </w:ins>
      <w:ins w:id="1032" w:author="Carlos Calderon del Cid" w:date="2023-10-12T00:21:00Z">
        <w:r>
          <w:rPr>
            <w:rFonts w:ascii="Times New Roman" w:hAnsi="Times New Roman" w:cs="Times New Roman"/>
            <w:sz w:val="24"/>
            <w:szCs w:val="24"/>
            <w:lang w:val="en-US"/>
          </w:rPr>
          <w:t xml:space="preserve"> and niche widths (Riddle et al. 2011). </w:t>
        </w:r>
      </w:ins>
      <w:commentRangeStart w:id="1033"/>
      <w:ins w:id="1034" w:author="Carlos Calderon del Cid" w:date="2023-10-12T00:30:00Z">
        <w:del w:id="1035" w:author="Unknown Author" w:date="2023-10-22T21:07:00Z">
          <w:r>
            <w:rPr>
              <w:rFonts w:ascii="Times New Roman" w:hAnsi="Times New Roman" w:cs="Times New Roman"/>
              <w:sz w:val="24"/>
              <w:szCs w:val="24"/>
              <w:lang w:val="en-US"/>
            </w:rPr>
            <w:delText>The</w:delText>
          </w:r>
        </w:del>
      </w:ins>
      <w:ins w:id="1036" w:author="Carlos Calderon del Cid" w:date="2023-10-12T00:39:00Z">
        <w:del w:id="1037" w:author="Unknown Author" w:date="2023-10-22T21:07:00Z">
          <w:r>
            <w:rPr>
              <w:rFonts w:ascii="Times New Roman" w:hAnsi="Times New Roman" w:cs="Times New Roman"/>
              <w:sz w:val="24"/>
              <w:szCs w:val="24"/>
              <w:lang w:val="en-US"/>
            </w:rPr>
            <w:delText xml:space="preserve"> species age miscalculations from both</w:delText>
          </w:r>
        </w:del>
      </w:ins>
      <w:ins w:id="1038" w:author="Carlos Calderon del Cid" w:date="2023-10-12T00:51:00Z">
        <w:del w:id="1039" w:author="Unknown Author" w:date="2023-10-22T21:07:00Z">
          <w:r>
            <w:rPr>
              <w:rFonts w:ascii="Times New Roman" w:hAnsi="Times New Roman" w:cs="Times New Roman"/>
              <w:sz w:val="24"/>
              <w:szCs w:val="24"/>
              <w:lang w:val="en-US"/>
            </w:rPr>
            <w:delText xml:space="preserve"> incomplete sampling</w:delText>
          </w:r>
        </w:del>
      </w:ins>
      <w:ins w:id="1040" w:author="Carlos Calderon del Cid" w:date="2023-10-12T00:39:00Z">
        <w:del w:id="1041" w:author="Unknown Author" w:date="2023-10-22T21:07:00Z">
          <w:r>
            <w:rPr>
              <w:rFonts w:ascii="Times New Roman" w:hAnsi="Times New Roman" w:cs="Times New Roman"/>
              <w:sz w:val="24"/>
              <w:szCs w:val="24"/>
              <w:lang w:val="en-US"/>
            </w:rPr>
            <w:delText xml:space="preserve"> experiments, reflect </w:delText>
          </w:r>
        </w:del>
      </w:ins>
      <w:ins w:id="1042" w:author="Carlos Calderon del Cid" w:date="2023-10-12T00:43:00Z">
        <w:del w:id="1043" w:author="Unknown Author" w:date="2023-10-22T21:07:00Z">
          <w:r>
            <w:rPr>
              <w:rFonts w:ascii="Times New Roman" w:hAnsi="Times New Roman" w:cs="Times New Roman"/>
              <w:sz w:val="24"/>
              <w:szCs w:val="24"/>
              <w:lang w:val="en-US"/>
            </w:rPr>
            <w:delText>how</w:delText>
          </w:r>
        </w:del>
      </w:ins>
      <w:ins w:id="1044" w:author="Carlos Calderon del Cid" w:date="2023-10-12T00:40:00Z">
        <w:del w:id="1045" w:author="Unknown Author" w:date="2023-10-22T21:07:00Z">
          <w:r>
            <w:rPr>
              <w:rFonts w:ascii="Times New Roman" w:hAnsi="Times New Roman" w:cs="Times New Roman"/>
              <w:sz w:val="24"/>
              <w:szCs w:val="24"/>
              <w:lang w:val="en-US"/>
            </w:rPr>
            <w:delText xml:space="preserve"> the Linnean</w:delText>
          </w:r>
        </w:del>
      </w:ins>
      <w:ins w:id="1046" w:author="Carlos Calderon del Cid" w:date="2023-10-12T00:48:00Z">
        <w:del w:id="1047" w:author="Unknown Author" w:date="2023-10-22T21:07:00Z">
          <w:r>
            <w:rPr>
              <w:rFonts w:ascii="Times New Roman" w:hAnsi="Times New Roman" w:cs="Times New Roman"/>
              <w:sz w:val="24"/>
              <w:szCs w:val="24"/>
              <w:lang w:val="en-US"/>
            </w:rPr>
            <w:delText xml:space="preserve"> shortfall</w:delText>
          </w:r>
        </w:del>
      </w:ins>
      <w:ins w:id="1048" w:author="Carlos Calderon del Cid" w:date="2023-10-12T00:40:00Z">
        <w:del w:id="1049" w:author="Unknown Author" w:date="2023-10-22T21:07:00Z">
          <w:r>
            <w:rPr>
              <w:rFonts w:ascii="Times New Roman" w:hAnsi="Times New Roman" w:cs="Times New Roman"/>
              <w:sz w:val="24"/>
              <w:szCs w:val="24"/>
              <w:lang w:val="en-US"/>
            </w:rPr>
            <w:delText xml:space="preserve"> affects the Darwinian </w:delText>
          </w:r>
        </w:del>
      </w:ins>
      <w:ins w:id="1050" w:author="Carlos Calderon del Cid" w:date="2023-10-12T00:42:00Z">
        <w:del w:id="1051" w:author="Unknown Author" w:date="2023-10-22T21:07:00Z">
          <w:r>
            <w:rPr>
              <w:rFonts w:ascii="Times New Roman" w:hAnsi="Times New Roman" w:cs="Times New Roman"/>
              <w:sz w:val="24"/>
              <w:szCs w:val="24"/>
              <w:lang w:val="en-US"/>
            </w:rPr>
            <w:delText xml:space="preserve">shortfall, or the lack of knowledge about the </w:delText>
          </w:r>
        </w:del>
      </w:ins>
      <w:ins w:id="1052" w:author="Carlos Calderon del Cid" w:date="2023-10-12T00:44:00Z">
        <w:del w:id="1053" w:author="Unknown Author" w:date="2023-10-22T21:07:00Z">
          <w:r>
            <w:rPr>
              <w:rFonts w:ascii="Times New Roman" w:hAnsi="Times New Roman" w:cs="Times New Roman"/>
              <w:sz w:val="24"/>
              <w:szCs w:val="24"/>
              <w:lang w:val="en-US"/>
            </w:rPr>
            <w:delText>tree of life and the evolution of lineages (Diniz-Filho et al. 2013)</w:delText>
          </w:r>
        </w:del>
        <w:r>
          <w:rPr>
            <w:rFonts w:ascii="Times New Roman" w:hAnsi="Times New Roman" w:cs="Times New Roman"/>
            <w:sz w:val="24"/>
            <w:szCs w:val="24"/>
            <w:lang w:val="en-US"/>
          </w:rPr>
          <w:t xml:space="preserve">. </w:t>
        </w:r>
        <w:commentRangeEnd w:id="1033"/>
        <w:r>
          <w:commentReference w:id="1033"/>
        </w:r>
        <w:r>
          <w:rPr>
            <w:rFonts w:ascii="Times New Roman" w:hAnsi="Times New Roman" w:cs="Times New Roman"/>
            <w:sz w:val="24"/>
            <w:szCs w:val="24"/>
            <w:lang w:val="en-US"/>
          </w:rPr>
          <w:t xml:space="preserve">The missing extant species </w:t>
        </w:r>
        <w:commentRangeStart w:id="1054"/>
        <w:del w:id="1055" w:author="Unknown Author" w:date="2023-10-22T20:57:00Z">
          <w:r>
            <w:rPr>
              <w:rFonts w:ascii="Times New Roman" w:hAnsi="Times New Roman" w:cs="Times New Roman"/>
              <w:sz w:val="24"/>
              <w:szCs w:val="24"/>
              <w:lang w:val="en-US"/>
            </w:rPr>
            <w:delText xml:space="preserve">not only modify the phylogeny shape but also </w:delText>
          </w:r>
        </w:del>
        <w:commentRangeEnd w:id="1054"/>
        <w:r>
          <w:commentReference w:id="1054"/>
        </w:r>
        <w:r>
          <w:rPr>
            <w:rFonts w:ascii="Times New Roman" w:hAnsi="Times New Roman" w:cs="Times New Roman"/>
            <w:sz w:val="24"/>
            <w:szCs w:val="24"/>
            <w:lang w:val="en-US"/>
          </w:rPr>
          <w:t>s</w:t>
        </w:r>
      </w:ins>
      <w:ins w:id="1056" w:author="Carlos Calderon del Cid" w:date="2023-10-12T00:53:00Z">
        <w:r>
          <w:rPr>
            <w:rFonts w:ascii="Times New Roman" w:hAnsi="Times New Roman" w:cs="Times New Roman"/>
            <w:sz w:val="24"/>
            <w:szCs w:val="24"/>
            <w:lang w:val="en-US"/>
          </w:rPr>
          <w:t>ignificantly impacts</w:t>
        </w:r>
      </w:ins>
      <w:ins w:id="1057" w:author="Carlos Calderon del Cid" w:date="2023-10-12T00:45:00Z">
        <w:r>
          <w:rPr>
            <w:rFonts w:ascii="Times New Roman" w:hAnsi="Times New Roman" w:cs="Times New Roman"/>
            <w:sz w:val="24"/>
            <w:szCs w:val="24"/>
            <w:lang w:val="en-US"/>
          </w:rPr>
          <w:t xml:space="preserve"> the branch lengths of the sampled species</w:t>
        </w:r>
      </w:ins>
      <w:ins w:id="1058" w:author="Carlos Calderon del Cid" w:date="2023-10-12T00:49:00Z">
        <w:r>
          <w:rPr>
            <w:rFonts w:ascii="Times New Roman" w:hAnsi="Times New Roman" w:cs="Times New Roman"/>
            <w:sz w:val="24"/>
            <w:szCs w:val="24"/>
            <w:lang w:val="en-US"/>
          </w:rPr>
          <w:t xml:space="preserve">. </w:t>
        </w:r>
        <w:commentRangeStart w:id="1059"/>
        <w:del w:id="1060" w:author="Unknown Author" w:date="2023-10-22T20:56:00Z">
          <w:r>
            <w:rPr>
              <w:rFonts w:ascii="Times New Roman" w:hAnsi="Times New Roman" w:cs="Times New Roman"/>
              <w:sz w:val="24"/>
              <w:szCs w:val="24"/>
              <w:lang w:val="en-US"/>
            </w:rPr>
            <w:delText xml:space="preserve">In addition, errors in estimating branch lengths have material consequences on estimating evolutionary rates and biogeographical patterns </w:delText>
          </w:r>
        </w:del>
      </w:ins>
      <w:ins w:id="1061" w:author="Carlos Calderon del Cid" w:date="2023-10-12T00:51:00Z">
        <w:del w:id="1062" w:author="Unknown Author" w:date="2023-10-22T20:56:00Z">
          <w:r>
            <w:rPr>
              <w:rFonts w:ascii="Times New Roman" w:hAnsi="Times New Roman" w:cs="Times New Roman"/>
              <w:sz w:val="24"/>
              <w:szCs w:val="24"/>
              <w:lang w:val="en-US"/>
            </w:rPr>
            <w:delText>(Diniz-Filho et al. 2023; Slater &amp; Hannon 2013).</w:delText>
          </w:r>
        </w:del>
      </w:ins>
      <w:commentRangeEnd w:id="1059"/>
      <w:r>
        <w:commentReference w:id="1059"/>
      </w:r>
    </w:p>
    <w:p w14:paraId="60260046" w14:textId="77777777" w:rsidR="002F5B65" w:rsidRDefault="00000000">
      <w:pPr>
        <w:spacing w:after="0" w:line="360" w:lineRule="auto"/>
        <w:ind w:firstLine="709"/>
        <w:jc w:val="both"/>
        <w:rPr>
          <w:ins w:id="1063" w:author="Unknown Author" w:date="2023-10-22T19:45:00Z"/>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r>
      <w:r>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w:t>
      </w:r>
      <w:del w:id="1064" w:author="Unknown Author" w:date="2023-10-22T19:43:00Z">
        <w:r>
          <w:rPr>
            <w:rFonts w:ascii="Times New Roman" w:hAnsi="Times New Roman" w:cs="Times New Roman"/>
            <w:sz w:val="24"/>
            <w:szCs w:val="24"/>
            <w:lang w:val="en-US"/>
          </w:rPr>
          <w:delText>some</w:delText>
        </w:r>
      </w:del>
      <w:ins w:id="1065" w:author="Unknown Author" w:date="2023-10-22T19:43:00Z">
        <w:r>
          <w:rPr>
            <w:rFonts w:ascii="Times New Roman" w:hAnsi="Times New Roman" w:cs="Times New Roman"/>
            <w:sz w:val="24"/>
            <w:szCs w:val="24"/>
            <w:lang w:val="en-US"/>
          </w:rPr>
          <w:t>its</w:t>
        </w:r>
      </w:ins>
      <w:r>
        <w:rPr>
          <w:rFonts w:ascii="Times New Roman" w:hAnsi="Times New Roman" w:cs="Times New Roman"/>
          <w:sz w:val="24"/>
          <w:szCs w:val="24"/>
          <w:lang w:val="en-US"/>
        </w:rPr>
        <w:t xml:space="preserve"> signatures </w:t>
      </w:r>
      <w:del w:id="1066" w:author="Unknown Author" w:date="2023-10-22T19:44:00Z">
        <w:r>
          <w:rPr>
            <w:rFonts w:ascii="Times New Roman" w:hAnsi="Times New Roman" w:cs="Times New Roman"/>
            <w:sz w:val="24"/>
            <w:szCs w:val="24"/>
            <w:lang w:val="en-US"/>
          </w:rPr>
          <w:delText>i</w:delText>
        </w:r>
      </w:del>
      <w:ins w:id="1067" w:author="Unknown Author" w:date="2023-10-22T19:44:00Z">
        <w:r>
          <w:rPr>
            <w:rFonts w:ascii="Times New Roman" w:hAnsi="Times New Roman" w:cs="Times New Roman"/>
            <w:sz w:val="24"/>
            <w:szCs w:val="24"/>
            <w:lang w:val="en-US"/>
          </w:rPr>
          <w:t>o</w:t>
        </w:r>
      </w:ins>
      <w:r>
        <w:rPr>
          <w:rFonts w:ascii="Times New Roman" w:hAnsi="Times New Roman" w:cs="Times New Roman"/>
          <w:sz w:val="24"/>
          <w:szCs w:val="24"/>
          <w:lang w:val="en-US"/>
        </w:rPr>
        <w:t>n sister species: they should have overlapp</w:t>
      </w:r>
      <w:del w:id="1068" w:author="Unknown Author" w:date="2023-10-22T19:44:00Z">
        <w:r>
          <w:rPr>
            <w:rFonts w:ascii="Times New Roman" w:hAnsi="Times New Roman" w:cs="Times New Roman"/>
            <w:sz w:val="24"/>
            <w:szCs w:val="24"/>
            <w:lang w:val="en-US"/>
          </w:rPr>
          <w:delText>ed</w:delText>
        </w:r>
      </w:del>
      <w:ins w:id="1069" w:author="Unknown Author" w:date="2023-10-22T19:44:00Z">
        <w:r>
          <w:rPr>
            <w:rFonts w:ascii="Times New Roman" w:hAnsi="Times New Roman" w:cs="Times New Roman"/>
            <w:sz w:val="24"/>
            <w:szCs w:val="24"/>
            <w:lang w:val="en-US"/>
          </w:rPr>
          <w:t>ing</w:t>
        </w:r>
      </w:ins>
      <w:r>
        <w:rPr>
          <w:rFonts w:ascii="Times New Roman" w:hAnsi="Times New Roman" w:cs="Times New Roman"/>
          <w:sz w:val="24"/>
          <w:szCs w:val="24"/>
          <w:lang w:val="en-US"/>
        </w:rPr>
        <w:t xml:space="preserve"> or adjacent ranges, their range sizes should be asymmetrical, and specific ecological traits should differ between them. These signatures are associated with sympatric and </w:t>
      </w:r>
      <w:proofErr w:type="spellStart"/>
      <w:r>
        <w:rPr>
          <w:rFonts w:ascii="Times New Roman" w:hAnsi="Times New Roman" w:cs="Times New Roman"/>
          <w:sz w:val="24"/>
          <w:szCs w:val="24"/>
          <w:lang w:val="en-US"/>
        </w:rPr>
        <w:t>peripatric</w:t>
      </w:r>
      <w:proofErr w:type="spellEnd"/>
      <w:r>
        <w:rPr>
          <w:rFonts w:ascii="Times New Roman" w:hAnsi="Times New Roman" w:cs="Times New Roman"/>
          <w:sz w:val="24"/>
          <w:szCs w:val="24"/>
          <w:lang w:val="en-US"/>
        </w:rPr>
        <w:t xml:space="preserve"> speciation </w:t>
      </w:r>
      <w:r>
        <w:fldChar w:fldCharType="begin"/>
      </w:r>
      <w:r>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et al.,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w:t>
      </w:r>
      <w:del w:id="1070" w:author="Unknown Author" w:date="2023-10-22T19:44:00Z">
        <w:r>
          <w:rPr>
            <w:rFonts w:ascii="Times New Roman" w:hAnsi="Times New Roman" w:cs="Times New Roman"/>
            <w:sz w:val="24"/>
            <w:szCs w:val="24"/>
            <w:lang w:val="en-US"/>
          </w:rPr>
          <w:delText>i</w:delText>
        </w:r>
      </w:del>
      <w:ins w:id="1071" w:author="Unknown Author" w:date="2023-10-22T19:44:00Z">
        <w:r>
          <w:rPr>
            <w:rFonts w:ascii="Times New Roman" w:hAnsi="Times New Roman" w:cs="Times New Roman"/>
            <w:sz w:val="24"/>
            <w:szCs w:val="24"/>
            <w:lang w:val="en-US"/>
          </w:rPr>
          <w:t>o</w:t>
        </w:r>
      </w:ins>
      <w:r>
        <w:rPr>
          <w:rFonts w:ascii="Times New Roman" w:hAnsi="Times New Roman" w:cs="Times New Roman"/>
          <w:sz w:val="24"/>
          <w:szCs w:val="24"/>
          <w:lang w:val="en-US"/>
        </w:rPr>
        <w:t xml:space="preserve">n the range of sister species: ranges should not be overlapping or adjacent, range sizes should not necessarily be asymmetrical, and ecological traits should not necessarily differ between them </w:t>
      </w:r>
      <w:r>
        <w:fldChar w:fldCharType="begin"/>
      </w:r>
      <w:r>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del w:id="1072" w:author="Unknown Author" w:date="2023-10-22T19:45:00Z">
        <w:r>
          <w:rPr>
            <w:rFonts w:ascii="Times New Roman" w:hAnsi="Times New Roman" w:cs="Times New Roman"/>
            <w:sz w:val="24"/>
            <w:szCs w:val="24"/>
            <w:lang w:val="en-US"/>
          </w:rPr>
          <w:delText xml:space="preserve"> </w:delText>
        </w:r>
      </w:del>
    </w:p>
    <w:p w14:paraId="2CE55B8B" w14:textId="77777777" w:rsidR="002F5B65" w:rsidRDefault="00000000">
      <w:pPr>
        <w:spacing w:after="0" w:line="360" w:lineRule="auto"/>
        <w:ind w:firstLine="709"/>
        <w:jc w:val="both"/>
        <w:rPr>
          <w:rFonts w:ascii="Times New Roman" w:hAnsi="Times New Roman" w:cs="Times New Roman"/>
          <w:sz w:val="24"/>
          <w:szCs w:val="24"/>
          <w:lang w:val="en-US"/>
        </w:rPr>
      </w:pPr>
      <w:del w:id="1073" w:author="Unknown Author" w:date="2023-10-22T19:46:00Z">
        <w:r>
          <w:rPr>
            <w:rFonts w:ascii="Times New Roman" w:hAnsi="Times New Roman" w:cs="Times New Roman"/>
            <w:sz w:val="24"/>
            <w:szCs w:val="24"/>
            <w:lang w:val="en-US"/>
          </w:rPr>
          <w:delText>Complementarily</w:delText>
        </w:r>
      </w:del>
      <w:ins w:id="1074" w:author="Unknown Author" w:date="2023-10-22T19:46:00Z">
        <w:r>
          <w:rPr>
            <w:rFonts w:ascii="Times New Roman" w:hAnsi="Times New Roman" w:cs="Times New Roman"/>
            <w:sz w:val="24"/>
            <w:szCs w:val="24"/>
            <w:lang w:val="en-US"/>
          </w:rPr>
          <w:t xml:space="preserve">Although extinction has a lower leverage on </w:t>
        </w:r>
        <w:proofErr w:type="spellStart"/>
        <w:r>
          <w:rPr>
            <w:rFonts w:ascii="Times New Roman" w:hAnsi="Times New Roman" w:cs="Times New Roman"/>
            <w:sz w:val="24"/>
            <w:szCs w:val="24"/>
            <w:lang w:val="en-US"/>
          </w:rPr>
          <w:t>th</w:t>
        </w:r>
        <w:proofErr w:type="spellEnd"/>
        <w:r>
          <w:rPr>
            <w:rFonts w:ascii="Times New Roman" w:hAnsi="Times New Roman" w:cs="Times New Roman"/>
            <w:sz w:val="24"/>
            <w:szCs w:val="24"/>
            <w:lang w:val="en-US"/>
          </w:rPr>
          <w:t xml:space="preserve"> error of species ages than incomplete taxon sampling and the unknown mode of speciation</w:t>
        </w:r>
      </w:ins>
      <w:r>
        <w:rPr>
          <w:rFonts w:ascii="Times New Roman" w:hAnsi="Times New Roman" w:cs="Times New Roman"/>
          <w:sz w:val="24"/>
          <w:szCs w:val="24"/>
          <w:lang w:val="en-US"/>
        </w:rPr>
        <w:t xml:space="preserve">, extinction rates could be estimated from the phylogeny, the fossil record, or a combination of both </w:t>
      </w:r>
      <w:r>
        <w:fldChar w:fldCharType="begin"/>
      </w:r>
      <w:r>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 López-Martínez et al., 2023; Rabosky, 2010; Silvestro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assessing a clade’s speciation mode (through spatial dynamics) and extinction rates before performing species age analyses could help to approximate the error of phylogenetic ages. </w:t>
      </w:r>
    </w:p>
    <w:p w14:paraId="75F59C5D"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instance, </w:t>
      </w:r>
      <w:commentRangeStart w:id="1075"/>
      <w:r>
        <w:rPr>
          <w:rFonts w:ascii="Times New Roman" w:hAnsi="Times New Roman" w:cs="Times New Roman"/>
          <w:sz w:val="24"/>
          <w:szCs w:val="24"/>
          <w:lang w:val="en-US"/>
        </w:rPr>
        <w:t>let</w:t>
      </w:r>
      <w:ins w:id="1076" w:author="Unknown Author" w:date="2023-10-22T19:47:00Z">
        <w:r>
          <w:rPr>
            <w:rFonts w:ascii="Times New Roman" w:hAnsi="Times New Roman" w:cs="Times New Roman"/>
            <w:sz w:val="24"/>
            <w:szCs w:val="24"/>
            <w:lang w:val="en-US"/>
          </w:rPr>
          <w:t xml:space="preserve"> us</w:t>
        </w:r>
      </w:ins>
      <w:del w:id="1077" w:author="Unknown Author" w:date="2023-10-22T19:47:00Z">
        <w:r>
          <w:rPr>
            <w:rFonts w:ascii="Times New Roman" w:hAnsi="Times New Roman" w:cs="Times New Roman"/>
            <w:sz w:val="24"/>
            <w:szCs w:val="24"/>
            <w:lang w:val="en-US"/>
          </w:rPr>
          <w:delText>’s</w:delText>
        </w:r>
      </w:del>
      <w:commentRangeEnd w:id="1075"/>
      <w:r>
        <w:commentReference w:id="1075"/>
      </w:r>
      <w:r>
        <w:rPr>
          <w:rFonts w:ascii="Times New Roman" w:hAnsi="Times New Roman" w:cs="Times New Roman"/>
          <w:sz w:val="24"/>
          <w:szCs w:val="24"/>
          <w:lang w:val="en-US"/>
        </w:rPr>
        <w:t xml:space="preserve"> suppose that the approaches described in the previous paragraph</w:t>
      </w:r>
      <w:del w:id="1078" w:author="Unknown Author" w:date="2023-10-22T19:48:00Z">
        <w:r>
          <w:rPr>
            <w:rFonts w:ascii="Times New Roman" w:hAnsi="Times New Roman" w:cs="Times New Roman"/>
            <w:sz w:val="24"/>
            <w:szCs w:val="24"/>
            <w:lang w:val="en-US"/>
          </w:rPr>
          <w:delText>, besides estimating reliable speciation and extinction rates</w:delText>
        </w:r>
      </w:del>
      <w:r>
        <w:rPr>
          <w:rFonts w:ascii="Times New Roman" w:hAnsi="Times New Roman" w:cs="Times New Roman"/>
          <w:sz w:val="24"/>
          <w:szCs w:val="24"/>
          <w:lang w:val="en-US"/>
        </w:rPr>
        <w:t>, suggest that the studied clade speciated predominantly under bifurcating speciation</w:t>
      </w:r>
      <w:ins w:id="1079" w:author="Unknown Author" w:date="2023-10-22T19:48:00Z">
        <w:r>
          <w:rPr>
            <w:rFonts w:ascii="Times New Roman" w:hAnsi="Times New Roman" w:cs="Times New Roman"/>
            <w:sz w:val="24"/>
            <w:szCs w:val="24"/>
            <w:lang w:val="en-US"/>
          </w:rPr>
          <w:t xml:space="preserve"> and that we can reliably estimate speciation and extinction rates</w:t>
        </w:r>
      </w:ins>
      <w:del w:id="1080" w:author="Unknown Author" w:date="2023-10-22T19:50:00Z">
        <w:r>
          <w:rPr>
            <w:rFonts w:ascii="Times New Roman" w:hAnsi="Times New Roman" w:cs="Times New Roman"/>
            <w:sz w:val="24"/>
            <w:szCs w:val="24"/>
            <w:lang w:val="en-US"/>
          </w:rPr>
          <w:delText>;</w:delText>
        </w:r>
      </w:del>
      <w:ins w:id="1081" w:author="Unknown Author" w:date="2023-10-22T19:50: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1082" w:author="Unknown Author" w:date="2023-10-22T19:50:00Z">
        <w:r>
          <w:rPr>
            <w:rFonts w:ascii="Times New Roman" w:hAnsi="Times New Roman" w:cs="Times New Roman"/>
            <w:sz w:val="24"/>
            <w:szCs w:val="24"/>
            <w:lang w:val="en-US"/>
          </w:rPr>
          <w:delText>i</w:delText>
        </w:r>
      </w:del>
      <w:ins w:id="1083" w:author="Unknown Author" w:date="2023-10-22T19:50:00Z">
        <w:r>
          <w:rPr>
            <w:rFonts w:ascii="Times New Roman" w:hAnsi="Times New Roman" w:cs="Times New Roman"/>
            <w:sz w:val="24"/>
            <w:szCs w:val="24"/>
            <w:lang w:val="en-US"/>
          </w:rPr>
          <w:t>I</w:t>
        </w:r>
      </w:ins>
      <w:r>
        <w:rPr>
          <w:rFonts w:ascii="Times New Roman" w:hAnsi="Times New Roman" w:cs="Times New Roman"/>
          <w:sz w:val="24"/>
          <w:szCs w:val="24"/>
          <w:lang w:val="en-US"/>
        </w:rPr>
        <w:t>n this case, we advise t</w:t>
      </w:r>
      <w:del w:id="1084" w:author="Unknown Author" w:date="2023-10-22T19:50:00Z">
        <w:r>
          <w:rPr>
            <w:rFonts w:ascii="Times New Roman" w:hAnsi="Times New Roman" w:cs="Times New Roman"/>
            <w:sz w:val="24"/>
            <w:szCs w:val="24"/>
            <w:lang w:val="en-US"/>
          </w:rPr>
          <w:delText>he implementation of</w:delText>
        </w:r>
      </w:del>
      <w:ins w:id="1085" w:author="Unknown Author" w:date="2023-10-22T19:50:00Z">
        <w:r>
          <w:rPr>
            <w:rFonts w:ascii="Times New Roman" w:hAnsi="Times New Roman" w:cs="Times New Roman"/>
            <w:sz w:val="24"/>
            <w:szCs w:val="24"/>
            <w:lang w:val="en-US"/>
          </w:rPr>
          <w:t>o use</w:t>
        </w:r>
      </w:ins>
      <w:r>
        <w:rPr>
          <w:rFonts w:ascii="Times New Roman" w:hAnsi="Times New Roman" w:cs="Times New Roman"/>
          <w:sz w:val="24"/>
          <w:szCs w:val="24"/>
          <w:lang w:val="en-US"/>
        </w:rPr>
        <w:t xml:space="preserve"> our probabilistic age estimator to correct phylogenetic ages. When compared with phylogenetic age, this estimator improved the overall accuracy of age estimation across species in a phylogenetic tree, particularly </w:t>
      </w:r>
      <w:del w:id="1086" w:author="Unknown Author" w:date="2023-10-22T19:50:00Z">
        <w:r>
          <w:rPr>
            <w:rFonts w:ascii="Times New Roman" w:hAnsi="Times New Roman" w:cs="Times New Roman"/>
            <w:sz w:val="24"/>
            <w:szCs w:val="24"/>
            <w:lang w:val="en-US"/>
          </w:rPr>
          <w:delText>in</w:delText>
        </w:r>
      </w:del>
      <w:ins w:id="1087" w:author="Unknown Author" w:date="2023-10-22T19:50:00Z">
        <w:r>
          <w:rPr>
            <w:rFonts w:ascii="Times New Roman" w:hAnsi="Times New Roman" w:cs="Times New Roman"/>
            <w:sz w:val="24"/>
            <w:szCs w:val="24"/>
            <w:lang w:val="en-US"/>
          </w:rPr>
          <w:t>under</w:t>
        </w:r>
      </w:ins>
      <w:r>
        <w:rPr>
          <w:rFonts w:ascii="Times New Roman" w:hAnsi="Times New Roman" w:cs="Times New Roman"/>
          <w:sz w:val="24"/>
          <w:szCs w:val="24"/>
          <w:lang w:val="en-US"/>
        </w:rPr>
        <w:t xml:space="preserve"> a high extinction scenario. Additionally, the function enhanced the </w:t>
      </w:r>
      <w:del w:id="1088" w:author="Unknown Author" w:date="2023-10-22T19:51:00Z">
        <w:r>
          <w:rPr>
            <w:rFonts w:ascii="Times New Roman" w:hAnsi="Times New Roman" w:cs="Times New Roman"/>
            <w:sz w:val="24"/>
            <w:szCs w:val="24"/>
            <w:lang w:val="en-US"/>
          </w:rPr>
          <w:delText>capacity</w:delText>
        </w:r>
      </w:del>
      <w:ins w:id="1089" w:author="Unknown Author" w:date="2023-10-22T19:51:00Z">
        <w:r>
          <w:rPr>
            <w:rFonts w:ascii="Times New Roman" w:hAnsi="Times New Roman" w:cs="Times New Roman"/>
            <w:sz w:val="24"/>
            <w:szCs w:val="24"/>
            <w:lang w:val="en-US"/>
          </w:rPr>
          <w:t>power</w:t>
        </w:r>
      </w:ins>
      <w:r>
        <w:rPr>
          <w:rFonts w:ascii="Times New Roman" w:hAnsi="Times New Roman" w:cs="Times New Roman"/>
          <w:sz w:val="24"/>
          <w:szCs w:val="24"/>
          <w:lang w:val="en-US"/>
        </w:rPr>
        <w:t xml:space="preserve"> to capture the proper relationship between species age and extinction </w:t>
      </w:r>
      <w:r>
        <w:rPr>
          <w:rFonts w:ascii="Times New Roman" w:hAnsi="Times New Roman" w:cs="Times New Roman"/>
          <w:sz w:val="24"/>
          <w:szCs w:val="24"/>
          <w:lang w:val="en-US"/>
        </w:rPr>
        <w:lastRenderedPageBreak/>
        <w:t>risk</w:t>
      </w:r>
      <w:del w:id="1090" w:author="Unknown Author" w:date="2023-10-22T19:51:00Z">
        <w:r>
          <w:rPr>
            <w:rFonts w:ascii="Times New Roman" w:hAnsi="Times New Roman" w:cs="Times New Roman"/>
            <w:sz w:val="24"/>
            <w:szCs w:val="24"/>
            <w:lang w:val="en-US"/>
          </w:rPr>
          <w:delText>, pointing out that under these conditions is a good proxy of species longevity</w:delText>
        </w:r>
      </w:del>
      <w:r>
        <w:rPr>
          <w:rFonts w:ascii="Times New Roman" w:hAnsi="Times New Roman" w:cs="Times New Roman"/>
          <w:sz w:val="24"/>
          <w:szCs w:val="24"/>
          <w:lang w:val="en-US"/>
        </w:rPr>
        <w:t>. Therefore, it</w:t>
      </w:r>
      <w:del w:id="1091" w:author="Unknown Author" w:date="2023-10-22T19:51:00Z">
        <w:r>
          <w:rPr>
            <w:rFonts w:ascii="Times New Roman" w:hAnsi="Times New Roman" w:cs="Times New Roman"/>
            <w:sz w:val="24"/>
            <w:szCs w:val="24"/>
            <w:lang w:val="en-US"/>
          </w:rPr>
          <w:delText>s point estimates</w:delText>
        </w:r>
      </w:del>
      <w:r>
        <w:rPr>
          <w:rFonts w:ascii="Times New Roman" w:hAnsi="Times New Roman" w:cs="Times New Roman"/>
          <w:sz w:val="24"/>
          <w:szCs w:val="24"/>
          <w:lang w:val="en-US"/>
        </w:rPr>
        <w:t xml:space="preserve"> can be used to test more </w:t>
      </w:r>
      <w:del w:id="1092" w:author="Unknown Author" w:date="2023-10-22T19:51:00Z">
        <w:r>
          <w:rPr>
            <w:rFonts w:ascii="Times New Roman" w:hAnsi="Times New Roman" w:cs="Times New Roman"/>
            <w:sz w:val="24"/>
            <w:szCs w:val="24"/>
            <w:lang w:val="en-US"/>
          </w:rPr>
          <w:delText>safely</w:delText>
        </w:r>
      </w:del>
      <w:ins w:id="1093" w:author="Unknown Author" w:date="2023-10-22T19:51:00Z">
        <w:r>
          <w:rPr>
            <w:rFonts w:ascii="Times New Roman" w:hAnsi="Times New Roman" w:cs="Times New Roman"/>
            <w:sz w:val="24"/>
            <w:szCs w:val="24"/>
            <w:lang w:val="en-US"/>
          </w:rPr>
          <w:t>robustly</w:t>
        </w:r>
      </w:ins>
      <w:r>
        <w:rPr>
          <w:rFonts w:ascii="Times New Roman" w:hAnsi="Times New Roman" w:cs="Times New Roman"/>
          <w:sz w:val="24"/>
          <w:szCs w:val="24"/>
          <w:lang w:val="en-US"/>
        </w:rPr>
        <w:t xml:space="preserve"> how species age </w:t>
      </w:r>
      <w:proofErr w:type="gramStart"/>
      <w:r>
        <w:rPr>
          <w:rFonts w:ascii="Times New Roman" w:hAnsi="Times New Roman" w:cs="Times New Roman"/>
          <w:sz w:val="24"/>
          <w:szCs w:val="24"/>
          <w:lang w:val="en-US"/>
        </w:rPr>
        <w:t>influence</w:t>
      </w:r>
      <w:proofErr w:type="gramEnd"/>
      <w:r>
        <w:rPr>
          <w:rFonts w:ascii="Times New Roman" w:hAnsi="Times New Roman" w:cs="Times New Roman"/>
          <w:sz w:val="24"/>
          <w:szCs w:val="24"/>
          <w:lang w:val="en-US"/>
        </w:rPr>
        <w:t xml:space="preserve"> eco-evolutionary dynamics. </w:t>
      </w:r>
    </w:p>
    <w:p w14:paraId="6A7C96D1" w14:textId="77777777" w:rsidR="002F5B65" w:rsidRDefault="00000000">
      <w:pPr>
        <w:spacing w:after="0" w:line="360" w:lineRule="auto"/>
        <w:ind w:firstLine="709"/>
        <w:jc w:val="both"/>
        <w:rPr>
          <w:rFonts w:ascii="Times New Roman" w:hAnsi="Times New Roman" w:cs="Times New Roman"/>
          <w:sz w:val="24"/>
          <w:szCs w:val="24"/>
          <w:lang w:val="en-US"/>
        </w:rPr>
      </w:pPr>
      <w:commentRangeStart w:id="1094"/>
      <w:r>
        <w:rPr>
          <w:rFonts w:ascii="Times New Roman" w:hAnsi="Times New Roman" w:cs="Times New Roman"/>
          <w:sz w:val="24"/>
          <w:szCs w:val="24"/>
          <w:lang w:val="en-US"/>
        </w:rPr>
        <w:t>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w:t>
      </w:r>
      <w:ins w:id="1095" w:author="Carlos Calderon del Cid" w:date="2023-10-12T00:54:00Z">
        <w:r>
          <w:rPr>
            <w:rFonts w:ascii="Times New Roman" w:hAnsi="Times New Roman" w:cs="Times New Roman"/>
            <w:sz w:val="24"/>
            <w:szCs w:val="24"/>
            <w:lang w:val="en-US"/>
          </w:rPr>
          <w:t xml:space="preserve"> and missing species</w:t>
        </w:r>
      </w:ins>
      <w:r>
        <w:rPr>
          <w:rFonts w:ascii="Times New Roman" w:hAnsi="Times New Roman" w:cs="Times New Roman"/>
          <w:sz w:val="24"/>
          <w:szCs w:val="24"/>
          <w:lang w:val="en-US"/>
        </w:rPr>
        <w:t>. Thus, the phylogenetic age provides some information 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probability age estimator,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commentRangeEnd w:id="1094"/>
      <w:r>
        <w:commentReference w:id="1094"/>
      </w:r>
    </w:p>
    <w:p w14:paraId="48B2B3A8" w14:textId="77777777" w:rsidR="002F5B65" w:rsidRDefault="002F5B65">
      <w:pPr>
        <w:spacing w:after="0" w:line="360" w:lineRule="auto"/>
        <w:jc w:val="both"/>
        <w:rPr>
          <w:rFonts w:ascii="Times New Roman" w:hAnsi="Times New Roman" w:cs="Times New Roman"/>
          <w:sz w:val="24"/>
          <w:szCs w:val="24"/>
          <w:lang w:val="en-US"/>
        </w:rPr>
      </w:pPr>
    </w:p>
    <w:p w14:paraId="0AA304CF"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2AFC2555"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study aimed to estimate the potential deviations between true and phylogenetic age due to </w:t>
      </w:r>
      <w:commentRangeStart w:id="1096"/>
      <w:ins w:id="1097" w:author="Unknown Author" w:date="2023-10-22T19:55:00Z">
        <w:r>
          <w:rPr>
            <w:rFonts w:ascii="Times New Roman" w:hAnsi="Times New Roman" w:cs="Times New Roman"/>
            <w:sz w:val="24"/>
            <w:szCs w:val="24"/>
            <w:lang w:val="en-US"/>
          </w:rPr>
          <w:t xml:space="preserve">incomplete </w:t>
        </w:r>
      </w:ins>
      <w:ins w:id="1098" w:author="Unknown Author" w:date="2023-10-22T19:56:00Z">
        <w:r>
          <w:rPr>
            <w:rFonts w:ascii="Times New Roman" w:hAnsi="Times New Roman" w:cs="Times New Roman"/>
            <w:sz w:val="24"/>
            <w:szCs w:val="24"/>
            <w:lang w:val="en-US"/>
          </w:rPr>
          <w:t xml:space="preserve">taxon </w:t>
        </w:r>
      </w:ins>
      <w:ins w:id="1099" w:author="Unknown Author" w:date="2023-10-22T19:55:00Z">
        <w:r>
          <w:rPr>
            <w:rFonts w:ascii="Times New Roman" w:hAnsi="Times New Roman" w:cs="Times New Roman"/>
            <w:sz w:val="24"/>
            <w:szCs w:val="24"/>
            <w:lang w:val="en-US"/>
          </w:rPr>
          <w:t>sampling</w:t>
        </w:r>
        <w:r>
          <w:rPr>
            <w:rFonts w:ascii="Times New Roman" w:hAnsi="Times New Roman" w:cs="Times New Roman"/>
            <w:sz w:val="24"/>
            <w:szCs w:val="24"/>
            <w:lang w:val="en-US"/>
          </w:rPr>
          <w:t xml:space="preserve">, </w:t>
        </w:r>
      </w:ins>
      <w:proofErr w:type="spellStart"/>
      <w:r>
        <w:rPr>
          <w:rFonts w:ascii="Times New Roman" w:hAnsi="Times New Roman" w:cs="Times New Roman"/>
          <w:sz w:val="24"/>
          <w:szCs w:val="24"/>
          <w:lang w:val="en-US"/>
        </w:rPr>
        <w:t>extinction</w:t>
      </w:r>
      <w:del w:id="1100" w:author="Unknown Author" w:date="2023-10-22T19:55:00Z">
        <w:r>
          <w:rPr>
            <w:rFonts w:ascii="Times New Roman" w:hAnsi="Times New Roman" w:cs="Times New Roman"/>
            <w:sz w:val="24"/>
            <w:szCs w:val="24"/>
            <w:lang w:val="en-US"/>
          </w:rPr>
          <w:delText xml:space="preserve"> rates</w:delText>
        </w:r>
      </w:del>
      <w:ins w:id="1101" w:author="Carlos Calderon del Cid" w:date="2023-10-12T00:54:00Z">
        <w:r>
          <w:rPr>
            <w:rFonts w:ascii="Times New Roman" w:hAnsi="Times New Roman" w:cs="Times New Roman"/>
            <w:sz w:val="24"/>
            <w:szCs w:val="24"/>
            <w:lang w:val="en-US"/>
          </w:rPr>
          <w:t>,</w:t>
        </w:r>
      </w:ins>
      <w:del w:id="1102" w:author="Carlos Calderon del Cid" w:date="2023-10-12T00:54:00Z">
        <w:r>
          <w:rPr>
            <w:rFonts w:ascii="Times New Roman" w:hAnsi="Times New Roman" w:cs="Times New Roman"/>
            <w:sz w:val="24"/>
            <w:szCs w:val="24"/>
            <w:lang w:val="en-US"/>
          </w:rPr>
          <w:delText xml:space="preserve"> and </w:delText>
        </w:r>
      </w:del>
      <w:ins w:id="1103" w:author="Unknown Author" w:date="2023-10-22T19:55:00Z">
        <w:r>
          <w:rPr>
            <w:rFonts w:ascii="Times New Roman" w:hAnsi="Times New Roman" w:cs="Times New Roman"/>
            <w:sz w:val="24"/>
            <w:szCs w:val="24"/>
            <w:lang w:val="en-US"/>
          </w:rPr>
          <w:t>and</w:t>
        </w:r>
        <w:proofErr w:type="spellEnd"/>
        <w:r>
          <w:rPr>
            <w:rFonts w:ascii="Times New Roman" w:hAnsi="Times New Roman" w:cs="Times New Roman"/>
            <w:sz w:val="24"/>
            <w:szCs w:val="24"/>
            <w:lang w:val="en-US"/>
          </w:rPr>
          <w:t xml:space="preserve"> unknown </w:t>
        </w:r>
      </w:ins>
      <w:r>
        <w:rPr>
          <w:rFonts w:ascii="Times New Roman" w:hAnsi="Times New Roman" w:cs="Times New Roman"/>
          <w:sz w:val="24"/>
          <w:szCs w:val="24"/>
          <w:lang w:val="en-US"/>
        </w:rPr>
        <w:t>speciation modes</w:t>
      </w:r>
      <w:commentRangeEnd w:id="1096"/>
      <w:ins w:id="1104" w:author="Carlos Calderon del Cid" w:date="2023-10-12T00:54:00Z">
        <w:del w:id="1105" w:author="Unknown Author" w:date="2023-10-22T19:55:00Z">
          <w:r>
            <w:commentReference w:id="1096"/>
          </w:r>
          <w:r>
            <w:rPr>
              <w:rFonts w:ascii="Times New Roman" w:hAnsi="Times New Roman" w:cs="Times New Roman"/>
              <w:sz w:val="24"/>
              <w:szCs w:val="24"/>
              <w:lang w:val="en-US"/>
            </w:rPr>
            <w:delText>, and</w:delText>
          </w:r>
          <w:r>
            <w:rPr>
              <w:rFonts w:ascii="Times New Roman" w:hAnsi="Times New Roman" w:cs="Times New Roman"/>
              <w:sz w:val="24"/>
              <w:szCs w:val="24"/>
              <w:lang w:val="en-US"/>
            </w:rPr>
            <w:delText xml:space="preserve"> incomplete sampling</w:delText>
          </w:r>
        </w:del>
      </w:ins>
      <w:r>
        <w:rPr>
          <w:rFonts w:ascii="Times New Roman" w:hAnsi="Times New Roman" w:cs="Times New Roman"/>
          <w:sz w:val="24"/>
          <w:szCs w:val="24"/>
          <w:lang w:val="en-US"/>
        </w:rPr>
        <w:t xml:space="preserve">. </w:t>
      </w:r>
      <w:ins w:id="1106" w:author="Unknown Author" w:date="2023-10-22T20:20:00Z">
        <w:r>
          <w:rPr>
            <w:rFonts w:ascii="Times New Roman" w:hAnsi="Times New Roman" w:cs="Times New Roman"/>
            <w:sz w:val="24"/>
            <w:szCs w:val="24"/>
            <w:lang w:val="en-US"/>
          </w:rPr>
          <w:t xml:space="preserve">Using simulations, </w:t>
        </w:r>
      </w:ins>
      <w:del w:id="1107" w:author="Unknown Author" w:date="2023-10-22T20:20:00Z">
        <w:r>
          <w:rPr>
            <w:rFonts w:ascii="Times New Roman" w:hAnsi="Times New Roman" w:cs="Times New Roman"/>
            <w:sz w:val="24"/>
            <w:szCs w:val="24"/>
            <w:lang w:val="en-US"/>
          </w:rPr>
          <w:delText>W</w:delText>
        </w:r>
      </w:del>
      <w:ins w:id="1108" w:author="Unknown Author" w:date="2023-10-22T20:20:00Z">
        <w:r>
          <w:rPr>
            <w:rFonts w:ascii="Times New Roman" w:hAnsi="Times New Roman" w:cs="Times New Roman"/>
            <w:sz w:val="24"/>
            <w:szCs w:val="24"/>
            <w:lang w:val="en-US"/>
          </w:rPr>
          <w:t>w</w:t>
        </w:r>
      </w:ins>
      <w:r>
        <w:rPr>
          <w:rFonts w:ascii="Times New Roman" w:hAnsi="Times New Roman" w:cs="Times New Roman"/>
          <w:sz w:val="24"/>
          <w:szCs w:val="24"/>
          <w:lang w:val="en-US"/>
        </w:rPr>
        <w:t>e identified that</w:t>
      </w:r>
      <w:ins w:id="1109" w:author="Unknown Author" w:date="2023-10-22T19:57:00Z">
        <w:r>
          <w:rPr>
            <w:rFonts w:ascii="Times New Roman" w:hAnsi="Times New Roman" w:cs="Times New Roman"/>
            <w:sz w:val="24"/>
            <w:szCs w:val="24"/>
            <w:lang w:val="en-US"/>
          </w:rPr>
          <w:t xml:space="preserve"> mostly</w:t>
        </w:r>
      </w:ins>
      <w:ins w:id="1110" w:author="Carlos Calderon del Cid" w:date="2023-10-12T00:54:00Z">
        <w:r>
          <w:rPr>
            <w:rFonts w:ascii="Times New Roman" w:hAnsi="Times New Roman" w:cs="Times New Roman"/>
            <w:sz w:val="24"/>
            <w:szCs w:val="24"/>
            <w:lang w:val="en-US"/>
          </w:rPr>
          <w:t xml:space="preserve"> missing species and</w:t>
        </w:r>
      </w:ins>
      <w:r>
        <w:rPr>
          <w:rFonts w:ascii="Times New Roman" w:hAnsi="Times New Roman" w:cs="Times New Roman"/>
          <w:sz w:val="24"/>
          <w:szCs w:val="24"/>
          <w:lang w:val="en-US"/>
        </w:rPr>
        <w:t xml:space="preserve"> budding and anagenetic speciation</w:t>
      </w:r>
      <w:del w:id="1111" w:author="Unknown Author" w:date="2023-10-22T19:57:00Z">
        <w:r>
          <w:rPr>
            <w:rFonts w:ascii="Times New Roman" w:hAnsi="Times New Roman" w:cs="Times New Roman"/>
            <w:sz w:val="24"/>
            <w:szCs w:val="24"/>
            <w:lang w:val="en-US"/>
          </w:rPr>
          <w:delText xml:space="preserve"> considerably</w:delText>
        </w:r>
      </w:del>
      <w:r>
        <w:rPr>
          <w:rFonts w:ascii="Times New Roman" w:hAnsi="Times New Roman" w:cs="Times New Roman"/>
          <w:sz w:val="24"/>
          <w:szCs w:val="24"/>
          <w:lang w:val="en-US"/>
        </w:rPr>
        <w:t xml:space="preserve"> </w:t>
      </w:r>
      <w:del w:id="1112" w:author="Unknown Author" w:date="2023-10-22T19:57:00Z">
        <w:r>
          <w:rPr>
            <w:rFonts w:ascii="Times New Roman" w:hAnsi="Times New Roman" w:cs="Times New Roman"/>
            <w:sz w:val="24"/>
            <w:szCs w:val="24"/>
            <w:lang w:val="en-US"/>
          </w:rPr>
          <w:delText>influence</w:delText>
        </w:r>
      </w:del>
      <w:ins w:id="1113" w:author="Unknown Author" w:date="2023-10-22T19:57:00Z">
        <w:r>
          <w:rPr>
            <w:rFonts w:ascii="Times New Roman" w:hAnsi="Times New Roman" w:cs="Times New Roman"/>
            <w:sz w:val="24"/>
            <w:szCs w:val="24"/>
            <w:lang w:val="en-US"/>
          </w:rPr>
          <w:t>cause a high</w:t>
        </w:r>
      </w:ins>
      <w:del w:id="1114" w:author="Unknown Author" w:date="2023-10-22T19:57:00Z">
        <w:r>
          <w:rPr>
            <w:rFonts w:ascii="Times New Roman" w:hAnsi="Times New Roman" w:cs="Times New Roman"/>
            <w:sz w:val="24"/>
            <w:szCs w:val="24"/>
            <w:lang w:val="en-US"/>
          </w:rPr>
          <w:delText xml:space="preserve"> the</w:delText>
        </w:r>
      </w:del>
      <w:r>
        <w:rPr>
          <w:rFonts w:ascii="Times New Roman" w:hAnsi="Times New Roman" w:cs="Times New Roman"/>
          <w:sz w:val="24"/>
          <w:szCs w:val="24"/>
          <w:lang w:val="en-US"/>
        </w:rPr>
        <w:t xml:space="preserve"> mismatch between phylogenetic age and true species age. By contrast, </w:t>
      </w:r>
      <w:ins w:id="1115" w:author="Unknown Author" w:date="2023-10-22T19:59:00Z">
        <w:r>
          <w:rPr>
            <w:rFonts w:ascii="Times New Roman" w:hAnsi="Times New Roman" w:cs="Times New Roman"/>
            <w:sz w:val="24"/>
            <w:szCs w:val="24"/>
            <w:lang w:val="en-US"/>
          </w:rPr>
          <w:t xml:space="preserve">only </w:t>
        </w:r>
      </w:ins>
      <w:r>
        <w:rPr>
          <w:rFonts w:ascii="Times New Roman" w:hAnsi="Times New Roman" w:cs="Times New Roman"/>
          <w:sz w:val="24"/>
          <w:szCs w:val="24"/>
          <w:lang w:val="en-US"/>
        </w:rPr>
        <w:t>when a clade</w:t>
      </w:r>
      <w:ins w:id="1116" w:author="Carlos Calderon del Cid" w:date="2023-10-12T00:55:00Z">
        <w:r>
          <w:rPr>
            <w:rFonts w:ascii="Times New Roman" w:hAnsi="Times New Roman" w:cs="Times New Roman"/>
            <w:sz w:val="24"/>
            <w:szCs w:val="24"/>
            <w:lang w:val="en-US"/>
          </w:rPr>
          <w:t xml:space="preserve"> </w:t>
        </w:r>
        <w:del w:id="1117" w:author="Unknown Author" w:date="2023-10-22T19:59:00Z">
          <w:r>
            <w:rPr>
              <w:rFonts w:ascii="Times New Roman" w:hAnsi="Times New Roman" w:cs="Times New Roman"/>
              <w:sz w:val="24"/>
              <w:szCs w:val="24"/>
              <w:lang w:val="en-US"/>
            </w:rPr>
            <w:delText>was</w:delText>
          </w:r>
        </w:del>
      </w:ins>
      <w:ins w:id="1118" w:author="Unknown Author" w:date="2023-10-22T19:59:00Z">
        <w:r>
          <w:rPr>
            <w:rFonts w:ascii="Times New Roman" w:hAnsi="Times New Roman" w:cs="Times New Roman"/>
            <w:sz w:val="24"/>
            <w:szCs w:val="24"/>
            <w:lang w:val="en-US"/>
          </w:rPr>
          <w:t>is</w:t>
        </w:r>
      </w:ins>
      <w:ins w:id="1119" w:author="Carlos Calderon del Cid" w:date="2023-10-12T00:55:00Z">
        <w:r>
          <w:rPr>
            <w:rFonts w:ascii="Times New Roman" w:hAnsi="Times New Roman" w:cs="Times New Roman"/>
            <w:sz w:val="24"/>
            <w:szCs w:val="24"/>
            <w:lang w:val="en-US"/>
          </w:rPr>
          <w:t xml:space="preserve"> fully sampled,</w:t>
        </w:r>
      </w:ins>
      <w:r>
        <w:rPr>
          <w:rFonts w:ascii="Times New Roman" w:hAnsi="Times New Roman" w:cs="Times New Roman"/>
          <w:sz w:val="24"/>
          <w:szCs w:val="24"/>
          <w:lang w:val="en-US"/>
        </w:rPr>
        <w:t xml:space="preserve"> speciated under bifurcating speciation</w:t>
      </w:r>
      <w:ins w:id="1120" w:author="Unknown Author" w:date="2023-10-22T19:57: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and possesses a low extinction rate</w:t>
      </w:r>
      <w:del w:id="1121" w:author="Carlos Calderon del Cid" w:date="2023-10-12T00:56:00Z">
        <w:r>
          <w:rPr>
            <w:rFonts w:ascii="Times New Roman" w:hAnsi="Times New Roman" w:cs="Times New Roman"/>
            <w:sz w:val="24"/>
            <w:szCs w:val="24"/>
            <w:lang w:val="en-US"/>
          </w:rPr>
          <w:delText xml:space="preserve"> due to phylogenies' bifurcating node structure,</w:delText>
        </w:r>
      </w:del>
      <w:r>
        <w:rPr>
          <w:rFonts w:ascii="Times New Roman" w:hAnsi="Times New Roman" w:cs="Times New Roman"/>
          <w:sz w:val="24"/>
          <w:szCs w:val="24"/>
          <w:lang w:val="en-US"/>
        </w:rPr>
        <w:t xml:space="preserve"> phylogenetic age is a good proxy of species age</w:t>
      </w:r>
      <w:ins w:id="1122" w:author="Unknown Author" w:date="2023-10-22T19:58:00Z">
        <w:r>
          <w:rPr>
            <w:rFonts w:ascii="Times New Roman" w:hAnsi="Times New Roman" w:cs="Times New Roman"/>
            <w:sz w:val="24"/>
            <w:szCs w:val="24"/>
            <w:lang w:val="en-US"/>
          </w:rPr>
          <w:t>.</w:t>
        </w:r>
      </w:ins>
      <w:del w:id="1123" w:author="Unknown Author" w:date="2023-10-22T19:58: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del w:id="1124" w:author="Unknown Author" w:date="2023-10-22T19:58:00Z">
        <w:r>
          <w:rPr>
            <w:rFonts w:ascii="Times New Roman" w:hAnsi="Times New Roman" w:cs="Times New Roman"/>
            <w:sz w:val="24"/>
            <w:szCs w:val="24"/>
            <w:lang w:val="en-US"/>
          </w:rPr>
          <w:delText>nevertheless, the tree's overall error rate augments exponentially with higher extinction rates</w:delText>
        </w:r>
      </w:del>
      <w:ins w:id="1125" w:author="Carlos Calderon del Cid" w:date="2023-10-12T00:56:00Z">
        <w:del w:id="1126" w:author="Unknown Author" w:date="2023-10-22T19:58:00Z">
          <w:r>
            <w:rPr>
              <w:rFonts w:ascii="Times New Roman" w:hAnsi="Times New Roman" w:cs="Times New Roman"/>
              <w:sz w:val="24"/>
              <w:szCs w:val="24"/>
              <w:lang w:val="en-US"/>
            </w:rPr>
            <w:delText xml:space="preserve"> and missing species</w:delText>
          </w:r>
        </w:del>
      </w:ins>
      <w:del w:id="1127" w:author="Unknown Author" w:date="2023-10-22T19:58: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Thus, inferences made with phylogenetic age should be taken with caution. Besides pointing out these shortfalls, we </w:t>
      </w:r>
      <w:del w:id="1128" w:author="Unknown Author" w:date="2023-10-22T20:08:00Z">
        <w:r>
          <w:rPr>
            <w:rFonts w:ascii="Times New Roman" w:hAnsi="Times New Roman" w:cs="Times New Roman"/>
            <w:sz w:val="24"/>
            <w:szCs w:val="24"/>
            <w:lang w:val="en-US"/>
          </w:rPr>
          <w:delText>proposed</w:delText>
        </w:r>
      </w:del>
      <w:ins w:id="1129" w:author="Unknown Author" w:date="2023-10-22T20:08:00Z">
        <w:r>
          <w:rPr>
            <w:rFonts w:ascii="Times New Roman" w:hAnsi="Times New Roman" w:cs="Times New Roman"/>
            <w:sz w:val="24"/>
            <w:szCs w:val="24"/>
            <w:lang w:val="en-US"/>
          </w:rPr>
          <w:t>derived</w:t>
        </w:r>
      </w:ins>
      <w:r>
        <w:rPr>
          <w:rFonts w:ascii="Times New Roman" w:hAnsi="Times New Roman" w:cs="Times New Roman"/>
          <w:sz w:val="24"/>
          <w:szCs w:val="24"/>
          <w:lang w:val="en-US"/>
        </w:rPr>
        <w:t xml:space="preserve"> a probabilistic </w:t>
      </w:r>
      <w:ins w:id="1130" w:author="Unknown Author" w:date="2023-10-22T19:59:00Z">
        <w:r>
          <w:rPr>
            <w:rFonts w:ascii="Times New Roman" w:hAnsi="Times New Roman" w:cs="Times New Roman"/>
            <w:sz w:val="24"/>
            <w:szCs w:val="24"/>
            <w:lang w:val="en-US"/>
          </w:rPr>
          <w:t xml:space="preserve">age </w:t>
        </w:r>
      </w:ins>
      <w:r>
        <w:rPr>
          <w:rFonts w:ascii="Times New Roman" w:hAnsi="Times New Roman" w:cs="Times New Roman"/>
          <w:sz w:val="24"/>
          <w:szCs w:val="24"/>
          <w:lang w:val="en-US"/>
        </w:rPr>
        <w:t>estimator</w:t>
      </w:r>
      <w:del w:id="1131" w:author="Unknown Author" w:date="2023-10-22T19:59:00Z">
        <w:r>
          <w:rPr>
            <w:rFonts w:ascii="Times New Roman" w:hAnsi="Times New Roman" w:cs="Times New Roman"/>
            <w:sz w:val="24"/>
            <w:szCs w:val="24"/>
            <w:lang w:val="en-US"/>
          </w:rPr>
          <w:delText>, based on the birth-death process,</w:delText>
        </w:r>
      </w:del>
      <w:r>
        <w:rPr>
          <w:rFonts w:ascii="Times New Roman" w:hAnsi="Times New Roman" w:cs="Times New Roman"/>
          <w:sz w:val="24"/>
          <w:szCs w:val="24"/>
          <w:lang w:val="en-US"/>
        </w:rPr>
        <w:t xml:space="preserve"> to correct species age under the assumption of bifurcating speciation</w:t>
      </w:r>
      <w:ins w:id="1132" w:author="Carlos Calderon del Cid" w:date="2023-10-12T00:56:00Z">
        <w:r>
          <w:rPr>
            <w:rFonts w:ascii="Times New Roman" w:hAnsi="Times New Roman" w:cs="Times New Roman"/>
            <w:sz w:val="24"/>
            <w:szCs w:val="24"/>
            <w:lang w:val="en-US"/>
          </w:rPr>
          <w:t xml:space="preserve"> and a complete</w:t>
        </w:r>
      </w:ins>
      <w:ins w:id="1133" w:author="Unknown Author" w:date="2023-10-22T20:00:00Z">
        <w:r>
          <w:rPr>
            <w:rFonts w:ascii="Times New Roman" w:hAnsi="Times New Roman" w:cs="Times New Roman"/>
            <w:sz w:val="24"/>
            <w:szCs w:val="24"/>
            <w:lang w:val="en-US"/>
          </w:rPr>
          <w:t>ly</w:t>
        </w:r>
      </w:ins>
      <w:ins w:id="1134" w:author="Carlos Calderon del Cid" w:date="2023-10-12T00:56:00Z">
        <w:r>
          <w:rPr>
            <w:rFonts w:ascii="Times New Roman" w:hAnsi="Times New Roman" w:cs="Times New Roman"/>
            <w:sz w:val="24"/>
            <w:szCs w:val="24"/>
            <w:lang w:val="en-US"/>
          </w:rPr>
          <w:t xml:space="preserve"> sampled tree</w:t>
        </w:r>
      </w:ins>
      <w:r>
        <w:rPr>
          <w:rFonts w:ascii="Times New Roman" w:hAnsi="Times New Roman" w:cs="Times New Roman"/>
          <w:sz w:val="24"/>
          <w:szCs w:val="24"/>
          <w:lang w:val="en-US"/>
        </w:rPr>
        <w:t>. We showed that the probabilistic estimator has a good performance, particularly in high extinction scenarios, both in the overall age accuracy</w:t>
      </w:r>
      <w:commentRangeStart w:id="1135"/>
      <w:del w:id="1136" w:author="Unknown Author" w:date="2023-10-22T20:09:00Z">
        <w:r>
          <w:rPr>
            <w:rFonts w:ascii="Times New Roman" w:hAnsi="Times New Roman" w:cs="Times New Roman"/>
            <w:sz w:val="24"/>
            <w:szCs w:val="24"/>
            <w:lang w:val="en-US"/>
          </w:rPr>
          <w:delText xml:space="preserve"> of the phylogenetic tree</w:delText>
        </w:r>
      </w:del>
      <w:commentRangeEnd w:id="1135"/>
      <w:r>
        <w:commentReference w:id="1135"/>
      </w:r>
      <w:r>
        <w:rPr>
          <w:rFonts w:ascii="Times New Roman" w:hAnsi="Times New Roman" w:cs="Times New Roman"/>
          <w:sz w:val="24"/>
          <w:szCs w:val="24"/>
          <w:lang w:val="en-US"/>
        </w:rPr>
        <w:t xml:space="preserve"> and when species ages are used in eco-evolutionary analyses. Thus, we advise its implementation when the assumptions are met. We hope this paper will stimulate discussions about the </w:t>
      </w:r>
      <w:commentRangeStart w:id="1137"/>
      <w:del w:id="1138" w:author="Unknown Author" w:date="2023-10-22T20:15:00Z">
        <w:r>
          <w:rPr>
            <w:rFonts w:ascii="Times New Roman" w:hAnsi="Times New Roman" w:cs="Times New Roman"/>
            <w:sz w:val="24"/>
            <w:szCs w:val="24"/>
            <w:lang w:val="en-US"/>
          </w:rPr>
          <w:delText>evolutionary</w:delText>
        </w:r>
      </w:del>
      <w:commentRangeEnd w:id="1137"/>
      <w:ins w:id="1139" w:author="Unknown Author" w:date="2023-10-22T20:15:00Z">
        <w:r>
          <w:commentReference w:id="1137"/>
        </w:r>
        <w:r>
          <w:rPr>
            <w:rFonts w:ascii="Times New Roman" w:hAnsi="Times New Roman" w:cs="Times New Roman"/>
            <w:sz w:val="24"/>
            <w:szCs w:val="24"/>
            <w:lang w:val="en-US"/>
          </w:rPr>
          <w:t>species age</w:t>
        </w:r>
      </w:ins>
      <w:r>
        <w:rPr>
          <w:rFonts w:ascii="Times New Roman" w:hAnsi="Times New Roman" w:cs="Times New Roman"/>
          <w:sz w:val="24"/>
          <w:szCs w:val="24"/>
          <w:lang w:val="en-US"/>
        </w:rPr>
        <w:t xml:space="preserve"> information in phylogenetic trees and a critical evaluation of the </w:t>
      </w:r>
      <w:del w:id="1140" w:author="Unknown Author" w:date="2023-10-22T20:17:00Z">
        <w:r>
          <w:rPr>
            <w:rFonts w:ascii="Times New Roman" w:hAnsi="Times New Roman" w:cs="Times New Roman"/>
            <w:sz w:val="24"/>
            <w:szCs w:val="24"/>
            <w:lang w:val="en-US"/>
          </w:rPr>
          <w:delText>pertinence</w:delText>
        </w:r>
      </w:del>
      <w:ins w:id="1141" w:author="Unknown Author" w:date="2023-10-22T20:17:00Z">
        <w:r>
          <w:rPr>
            <w:rFonts w:ascii="Times New Roman" w:hAnsi="Times New Roman" w:cs="Times New Roman"/>
            <w:sz w:val="24"/>
            <w:szCs w:val="24"/>
            <w:lang w:val="en-US"/>
          </w:rPr>
          <w:t>robustness</w:t>
        </w:r>
      </w:ins>
      <w:r>
        <w:rPr>
          <w:rFonts w:ascii="Times New Roman" w:hAnsi="Times New Roman" w:cs="Times New Roman"/>
          <w:sz w:val="24"/>
          <w:szCs w:val="24"/>
          <w:lang w:val="en-US"/>
        </w:rPr>
        <w:t xml:space="preserve"> of </w:t>
      </w:r>
      <w:del w:id="1142" w:author="Unknown Author" w:date="2023-10-22T20:17:00Z">
        <w:r>
          <w:rPr>
            <w:rFonts w:ascii="Times New Roman" w:hAnsi="Times New Roman" w:cs="Times New Roman"/>
            <w:sz w:val="24"/>
            <w:szCs w:val="24"/>
            <w:lang w:val="en-US"/>
          </w:rPr>
          <w:delText>using them to</w:delText>
        </w:r>
      </w:del>
      <w:r>
        <w:rPr>
          <w:rFonts w:ascii="Times New Roman" w:hAnsi="Times New Roman" w:cs="Times New Roman"/>
          <w:sz w:val="24"/>
          <w:szCs w:val="24"/>
          <w:lang w:val="en-US"/>
        </w:rPr>
        <w:t xml:space="preserve"> </w:t>
      </w:r>
      <w:del w:id="1143" w:author="Unknown Author" w:date="2023-10-22T20:17:00Z">
        <w:r>
          <w:rPr>
            <w:rFonts w:ascii="Times New Roman" w:hAnsi="Times New Roman" w:cs="Times New Roman"/>
            <w:sz w:val="24"/>
            <w:szCs w:val="24"/>
            <w:lang w:val="en-US"/>
          </w:rPr>
          <w:delText>infer species ages</w:delText>
        </w:r>
      </w:del>
      <w:ins w:id="1144" w:author="Unknown Author" w:date="2023-10-22T20:17:00Z">
        <w:r>
          <w:rPr>
            <w:rFonts w:ascii="Times New Roman" w:hAnsi="Times New Roman" w:cs="Times New Roman"/>
            <w:sz w:val="24"/>
            <w:szCs w:val="24"/>
            <w:lang w:val="en-US"/>
          </w:rPr>
          <w:t xml:space="preserve">correlating with species traits or </w:t>
        </w:r>
      </w:ins>
      <w:ins w:id="1145" w:author="Unknown Author" w:date="2023-10-22T20:18:00Z">
        <w:r>
          <w:rPr>
            <w:rFonts w:ascii="Times New Roman" w:hAnsi="Times New Roman" w:cs="Times New Roman"/>
            <w:sz w:val="24"/>
            <w:szCs w:val="24"/>
            <w:lang w:val="en-US"/>
          </w:rPr>
          <w:t>ecological variables</w:t>
        </w:r>
      </w:ins>
      <w:r>
        <w:rPr>
          <w:rFonts w:ascii="Times New Roman" w:hAnsi="Times New Roman" w:cs="Times New Roman"/>
          <w:sz w:val="24"/>
          <w:szCs w:val="24"/>
          <w:lang w:val="en-US"/>
        </w:rPr>
        <w:t>.</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41EDD06C" w14:textId="77777777" w:rsidR="002F5B65" w:rsidRDefault="00000000">
      <w:pPr>
        <w:spacing w:after="0" w:line="360" w:lineRule="auto"/>
        <w:jc w:val="both"/>
        <w:rPr>
          <w:ins w:id="1146" w:author="Carlos Calderon del Cid" w:date="2023-10-12T02:07:00Z"/>
          <w:rFonts w:ascii="Times New Roman" w:hAnsi="Times New Roman" w:cs="Times New Roman"/>
          <w:b/>
          <w:bCs/>
          <w:sz w:val="24"/>
          <w:szCs w:val="24"/>
          <w:lang w:val="en-US"/>
        </w:rPr>
      </w:pPr>
      <w:ins w:id="1147" w:author="Carlos Calderon del Cid" w:date="2023-10-12T02:07:00Z">
        <w:r>
          <w:rPr>
            <w:rFonts w:ascii="Times New Roman" w:hAnsi="Times New Roman" w:cs="Times New Roman"/>
            <w:b/>
            <w:bCs/>
            <w:sz w:val="24"/>
            <w:szCs w:val="24"/>
            <w:lang w:val="en-US"/>
          </w:rPr>
          <w:t xml:space="preserve">Acknowledgements </w:t>
        </w:r>
      </w:ins>
    </w:p>
    <w:p w14:paraId="5B618F1B" w14:textId="77777777" w:rsidR="002F5B65" w:rsidRDefault="00000000">
      <w:pPr>
        <w:spacing w:after="0" w:line="360" w:lineRule="auto"/>
        <w:jc w:val="both"/>
        <w:rPr>
          <w:rFonts w:ascii="Times New Roman" w:hAnsi="Times New Roman" w:cs="Times New Roman"/>
          <w:sz w:val="24"/>
          <w:szCs w:val="24"/>
          <w:lang w:val="en-US"/>
        </w:rPr>
      </w:pPr>
      <w:commentRangeStart w:id="1148"/>
      <w:ins w:id="1149" w:author="Carlos Calderon del Cid" w:date="2023-10-12T02:09:00Z">
        <w:r>
          <w:rPr>
            <w:rFonts w:ascii="Times New Roman" w:hAnsi="Times New Roman" w:cs="Times New Roman"/>
            <w:sz w:val="24"/>
            <w:szCs w:val="24"/>
            <w:lang w:val="en-US"/>
          </w:rPr>
          <w:t>CC received a Ph.D. scholarship from CAPES (88887.814725/2023-00) and an abroad internship CAPES-Print scholarship (88887.682496/2022-00)</w:t>
        </w:r>
      </w:ins>
      <w:commentRangeEnd w:id="1148"/>
      <w:r>
        <w:commentReference w:id="1148"/>
      </w:r>
      <w:r>
        <w:rPr>
          <w:rFonts w:ascii="Times New Roman" w:hAnsi="Times New Roman" w:cs="Times New Roman"/>
          <w:sz w:val="24"/>
          <w:szCs w:val="24"/>
          <w:lang w:val="en-US"/>
        </w:rPr>
        <w:t xml:space="preserve">. D.S. and TH received funding from the Swiss National Science Foundation (PCEFP3_187012). D.S. </w:t>
      </w:r>
      <w:proofErr w:type="spellStart"/>
      <w:r>
        <w:rPr>
          <w:rFonts w:ascii="Times New Roman" w:hAnsi="Times New Roman" w:cs="Times New Roman"/>
          <w:sz w:val="24"/>
          <w:szCs w:val="24"/>
          <w:lang w:val="en-US"/>
        </w:rPr>
        <w:t>alos</w:t>
      </w:r>
      <w:proofErr w:type="spellEnd"/>
      <w:r>
        <w:rPr>
          <w:rFonts w:ascii="Times New Roman" w:hAnsi="Times New Roman" w:cs="Times New Roman"/>
          <w:sz w:val="24"/>
          <w:szCs w:val="24"/>
          <w:lang w:val="en-US"/>
        </w:rPr>
        <w:t xml:space="preserve"> received funding the Swedish Research Council (VR: 2019-04739), and the Swedish Foundation for Strategic Environmental Research MISTRA within the framework of the research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BIOPATH (F 2022/1448).</w:t>
      </w: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rcRect l="22246" t="10834" r="22355" b="8556"/>
                    <a:stretch>
                      <a:fillRect/>
                    </a:stretch>
                  </pic:blipFill>
                  <pic:spPr bwMode="auto">
                    <a:xfrm>
                      <a:off x="0" y="0"/>
                      <a:ext cx="4945380" cy="4048760"/>
                    </a:xfrm>
                    <a:prstGeom prst="rect">
                      <a:avLst/>
                    </a:prstGeom>
                  </pic:spPr>
                </pic:pic>
              </a:graphicData>
            </a:graphic>
          </wp:inline>
        </w:drawing>
      </w:r>
    </w:p>
    <w:p w14:paraId="36AF660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4"/>
                    <a:stretch>
                      <a:fillRect/>
                    </a:stretch>
                  </pic:blipFill>
                  <pic:spPr bwMode="auto">
                    <a:xfrm>
                      <a:off x="0" y="0"/>
                      <a:ext cx="5923280" cy="3331210"/>
                    </a:xfrm>
                    <a:prstGeom prst="rect">
                      <a:avLst/>
                    </a:prstGeom>
                  </pic:spPr>
                </pic:pic>
              </a:graphicData>
            </a:graphic>
          </wp:inline>
        </w:drawing>
      </w:r>
    </w:p>
    <w:p w14:paraId="42605F1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5"/>
                    <a:stretch>
                      <a:fillRect/>
                    </a:stretch>
                  </pic:blipFill>
                  <pic:spPr bwMode="auto">
                    <a:xfrm>
                      <a:off x="0" y="0"/>
                      <a:ext cx="5851525" cy="4131310"/>
                    </a:xfrm>
                    <a:prstGeom prst="rect">
                      <a:avLst/>
                    </a:prstGeom>
                  </pic:spPr>
                </pic:pic>
              </a:graphicData>
            </a:graphic>
          </wp:inline>
        </w:drawing>
      </w:r>
    </w:p>
    <w:p w14:paraId="0C06A8F3" w14:textId="77777777" w:rsidR="002F5B65" w:rsidRDefault="00000000">
      <w:pPr>
        <w:spacing w:after="0" w:line="360" w:lineRule="auto"/>
        <w:jc w:val="both"/>
        <w:rPr>
          <w:rFonts w:ascii="Times New Roman" w:hAnsi="Times New Roman" w:cs="Times New Roman"/>
          <w:sz w:val="24"/>
          <w:szCs w:val="24"/>
          <w:lang w:val="en-US"/>
        </w:rPr>
      </w:pPr>
      <w:commentRangeStart w:id="1150"/>
      <w:r>
        <w:rPr>
          <w:rFonts w:ascii="Times New Roman" w:hAnsi="Times New Roman" w:cs="Times New Roman"/>
          <w:b/>
          <w:bCs/>
          <w:sz w:val="24"/>
          <w:szCs w:val="24"/>
          <w:lang w:val="en-US"/>
        </w:rPr>
        <w:t xml:space="preserve">Figure 3. </w:t>
      </w:r>
      <w:commentRangeEnd w:id="1150"/>
      <w:r>
        <w:commentReference w:id="1150"/>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5FAF17E2" wp14:editId="5B341EEE">
            <wp:extent cx="5671820" cy="378206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6"/>
                    <a:stretch>
                      <a:fillRect/>
                    </a:stretch>
                  </pic:blipFill>
                  <pic:spPr bwMode="auto">
                    <a:xfrm>
                      <a:off x="0" y="0"/>
                      <a:ext cx="5671820" cy="3782060"/>
                    </a:xfrm>
                    <a:prstGeom prst="rect">
                      <a:avLst/>
                    </a:prstGeom>
                  </pic:spPr>
                </pic:pic>
              </a:graphicData>
            </a:graphic>
          </wp:inline>
        </w:drawing>
      </w:r>
    </w:p>
    <w:p w14:paraId="1967D90A"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Default="002F5B65">
      <w:pPr>
        <w:spacing w:after="0" w:line="360" w:lineRule="auto"/>
        <w:jc w:val="both"/>
      </w:pPr>
    </w:p>
    <w:p w14:paraId="3CB924C6" w14:textId="77777777" w:rsidR="002F5B65" w:rsidRDefault="002F5B65">
      <w:pPr>
        <w:spacing w:after="0" w:line="360" w:lineRule="auto"/>
        <w:jc w:val="both"/>
      </w:pPr>
    </w:p>
    <w:p w14:paraId="25C48D1C" w14:textId="77777777" w:rsidR="002F5B65" w:rsidRDefault="002F5B65">
      <w:pPr>
        <w:spacing w:after="0" w:line="360" w:lineRule="auto"/>
        <w:jc w:val="both"/>
      </w:pPr>
    </w:p>
    <w:p w14:paraId="00662219" w14:textId="77777777" w:rsidR="002F5B65" w:rsidRDefault="002F5B65">
      <w:pPr>
        <w:spacing w:after="0" w:line="360" w:lineRule="auto"/>
        <w:jc w:val="both"/>
      </w:pPr>
    </w:p>
    <w:p w14:paraId="6936D206" w14:textId="77777777" w:rsidR="002F5B65" w:rsidRDefault="002F5B65">
      <w:pPr>
        <w:spacing w:after="0" w:line="360" w:lineRule="auto"/>
        <w:jc w:val="both"/>
      </w:pPr>
    </w:p>
    <w:p w14:paraId="7724322E" w14:textId="77777777" w:rsidR="002F5B65" w:rsidRDefault="002F5B65">
      <w:pPr>
        <w:spacing w:after="0" w:line="360" w:lineRule="auto"/>
        <w:jc w:val="both"/>
      </w:pPr>
    </w:p>
    <w:p w14:paraId="42A5FC8E" w14:textId="77777777" w:rsidR="002F5B65" w:rsidRDefault="002F5B65">
      <w:pPr>
        <w:spacing w:after="0" w:line="360" w:lineRule="auto"/>
        <w:jc w:val="both"/>
      </w:pPr>
    </w:p>
    <w:p w14:paraId="74D6B883" w14:textId="77777777" w:rsidR="002F5B65" w:rsidRDefault="002F5B65">
      <w:pPr>
        <w:spacing w:after="0" w:line="360" w:lineRule="auto"/>
        <w:jc w:val="both"/>
      </w:pPr>
    </w:p>
    <w:p w14:paraId="6C716D20" w14:textId="77777777" w:rsidR="002F5B65" w:rsidRDefault="002F5B65">
      <w:pPr>
        <w:spacing w:after="0" w:line="360" w:lineRule="auto"/>
        <w:jc w:val="both"/>
      </w:pPr>
    </w:p>
    <w:p w14:paraId="5674686C" w14:textId="77777777" w:rsidR="002F5B65" w:rsidRDefault="002F5B65">
      <w:pPr>
        <w:spacing w:after="0" w:line="360" w:lineRule="auto"/>
        <w:jc w:val="both"/>
      </w:pPr>
    </w:p>
    <w:p w14:paraId="4AD6E48E" w14:textId="77777777" w:rsidR="002F5B65" w:rsidRDefault="002F5B65">
      <w:pPr>
        <w:spacing w:after="0" w:line="360" w:lineRule="auto"/>
        <w:jc w:val="both"/>
      </w:pPr>
    </w:p>
    <w:p w14:paraId="310AF5F3" w14:textId="77777777" w:rsidR="002F5B65" w:rsidRDefault="00000000">
      <w:pPr>
        <w:spacing w:after="0" w:line="360" w:lineRule="auto"/>
        <w:jc w:val="both"/>
      </w:pPr>
      <w:r>
        <w:rPr>
          <w:noProof/>
        </w:rPr>
        <w:lastRenderedPageBreak/>
        <w:drawing>
          <wp:inline distT="0" distB="0" distL="0" distR="0" wp14:anchorId="79936487" wp14:editId="2684879B">
            <wp:extent cx="5398135" cy="5398135"/>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7"/>
                    <a:stretch>
                      <a:fillRect/>
                    </a:stretch>
                  </pic:blipFill>
                  <pic:spPr bwMode="auto">
                    <a:xfrm>
                      <a:off x="0" y="0"/>
                      <a:ext cx="5398135" cy="5398135"/>
                    </a:xfrm>
                    <a:prstGeom prst="rect">
                      <a:avLst/>
                    </a:prstGeom>
                  </pic:spPr>
                </pic:pic>
              </a:graphicData>
            </a:graphic>
          </wp:inline>
        </w:drawing>
      </w:r>
    </w:p>
    <w:p w14:paraId="0C8A475E" w14:textId="77777777" w:rsidR="002F5B65" w:rsidRDefault="00000000">
      <w:pPr>
        <w:spacing w:after="0" w:line="360" w:lineRule="auto"/>
        <w:jc w:val="both"/>
        <w:rPr>
          <w:rFonts w:ascii="Times New Roman" w:hAnsi="Times New Roman" w:cs="Times New Roman"/>
          <w:sz w:val="24"/>
          <w:szCs w:val="24"/>
          <w:lang w:val="en-US"/>
        </w:rPr>
      </w:pPr>
      <w:commentRangeStart w:id="1151"/>
      <w:r>
        <w:rPr>
          <w:rFonts w:ascii="Times New Roman" w:hAnsi="Times New Roman" w:cs="Times New Roman"/>
          <w:b/>
          <w:bCs/>
          <w:sz w:val="24"/>
          <w:szCs w:val="24"/>
          <w:lang w:val="en-US"/>
        </w:rPr>
        <w:t xml:space="preserve">Figure 5. </w:t>
      </w:r>
      <w:r>
        <w:rPr>
          <w:rFonts w:ascii="Times New Roman" w:hAnsi="Times New Roman" w:cs="Times New Roman"/>
          <w:sz w:val="24"/>
          <w:szCs w:val="24"/>
          <w:lang w:val="en-US"/>
        </w:rPr>
        <w:t>Err</w:t>
      </w:r>
      <w:commentRangeEnd w:id="1151"/>
      <w:r>
        <w:commentReference w:id="1151"/>
      </w:r>
      <w:r>
        <w:rPr>
          <w:rFonts w:ascii="Times New Roman" w:hAnsi="Times New Roman" w:cs="Times New Roman"/>
          <w:sz w:val="24"/>
          <w:szCs w:val="24"/>
          <w:lang w:val="en-US"/>
        </w:rPr>
        <w:t>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2FE09DB1" w14:textId="77777777" w:rsidR="002F5B65" w:rsidRDefault="002F5B65">
      <w:pPr>
        <w:spacing w:after="0" w:line="360" w:lineRule="auto"/>
        <w:jc w:val="both"/>
        <w:rPr>
          <w:rFonts w:ascii="Times New Roman" w:hAnsi="Times New Roman" w:cs="Times New Roman"/>
          <w:sz w:val="24"/>
          <w:szCs w:val="24"/>
          <w:lang w:val="en-US"/>
        </w:rPr>
      </w:pPr>
    </w:p>
    <w:p w14:paraId="570E6026" w14:textId="77777777" w:rsidR="002F5B65" w:rsidRDefault="002F5B65">
      <w:pPr>
        <w:spacing w:after="0" w:line="360" w:lineRule="auto"/>
        <w:jc w:val="both"/>
        <w:rPr>
          <w:rFonts w:ascii="Times New Roman" w:hAnsi="Times New Roman" w:cs="Times New Roman"/>
          <w:sz w:val="24"/>
          <w:szCs w:val="24"/>
          <w:lang w:val="en-US"/>
        </w:rPr>
      </w:pPr>
    </w:p>
    <w:p w14:paraId="5D8B6B45"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55302D3" wp14:editId="1CA0375D">
            <wp:extent cx="5398135" cy="5398135"/>
            <wp:effectExtent l="0" t="0" r="0" b="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489F0B42" w14:textId="77777777" w:rsidR="002F5B65" w:rsidRDefault="00000000">
      <w:pPr>
        <w:spacing w:after="0" w:line="360" w:lineRule="auto"/>
        <w:jc w:val="both"/>
        <w:rPr>
          <w:rFonts w:ascii="Times New Roman" w:hAnsi="Times New Roman" w:cs="Times New Roman"/>
          <w:sz w:val="24"/>
          <w:szCs w:val="24"/>
          <w:lang w:val="en-US"/>
        </w:rPr>
      </w:pPr>
      <w:commentRangeStart w:id="1152"/>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w:t>
      </w:r>
      <w:commentRangeEnd w:id="1152"/>
      <w:r>
        <w:commentReference w:id="1152"/>
      </w:r>
      <w:r>
        <w:rPr>
          <w:rFonts w:ascii="Times New Roman" w:hAnsi="Times New Roman" w:cs="Times New Roman"/>
          <w:sz w:val="24"/>
          <w:szCs w:val="24"/>
          <w:lang w:val="en-US"/>
        </w:rPr>
        <w:t>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187FD0F9" w14:textId="77777777" w:rsidR="002F5B65" w:rsidRDefault="002F5B65">
      <w:pPr>
        <w:spacing w:after="0" w:line="360" w:lineRule="auto"/>
        <w:jc w:val="both"/>
        <w:rPr>
          <w:rFonts w:ascii="Times New Roman" w:hAnsi="Times New Roman" w:cs="Times New Roman"/>
          <w:sz w:val="24"/>
          <w:szCs w:val="24"/>
          <w:lang w:val="en-US"/>
        </w:rPr>
      </w:pPr>
    </w:p>
    <w:p w14:paraId="7A80ACCE" w14:textId="77777777" w:rsidR="002F5B65" w:rsidRDefault="002F5B65">
      <w:pPr>
        <w:spacing w:after="0" w:line="360" w:lineRule="auto"/>
        <w:jc w:val="both"/>
      </w:pPr>
    </w:p>
    <w:p w14:paraId="35725E90" w14:textId="77777777" w:rsidR="002F5B65" w:rsidRDefault="002F5B65">
      <w:pPr>
        <w:spacing w:after="0" w:line="360" w:lineRule="auto"/>
        <w:jc w:val="both"/>
      </w:pPr>
    </w:p>
    <w:p w14:paraId="7FA27A5F" w14:textId="77777777" w:rsidR="002F5B65" w:rsidRDefault="00000000">
      <w:pPr>
        <w:spacing w:after="0" w:line="360" w:lineRule="auto"/>
        <w:jc w:val="both"/>
      </w:pPr>
      <w:r>
        <w:rPr>
          <w:noProof/>
        </w:rPr>
        <w:lastRenderedPageBreak/>
        <w:drawing>
          <wp:inline distT="0" distB="0" distL="0" distR="0" wp14:anchorId="4978B50A" wp14:editId="36C61AB3">
            <wp:extent cx="5612130" cy="4952365"/>
            <wp:effectExtent l="0" t="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9"/>
                    <a:stretch>
                      <a:fillRect/>
                    </a:stretch>
                  </pic:blipFill>
                  <pic:spPr bwMode="auto">
                    <a:xfrm>
                      <a:off x="0" y="0"/>
                      <a:ext cx="5612130" cy="4952365"/>
                    </a:xfrm>
                    <a:prstGeom prst="rect">
                      <a:avLst/>
                    </a:prstGeom>
                  </pic:spPr>
                </pic:pic>
              </a:graphicData>
            </a:graphic>
          </wp:inline>
        </w:drawing>
      </w:r>
    </w:p>
    <w:p w14:paraId="173D9A55" w14:textId="77777777" w:rsidR="002F5B65" w:rsidRDefault="00000000">
      <w:pPr>
        <w:spacing w:after="0" w:line="360" w:lineRule="auto"/>
        <w:jc w:val="both"/>
        <w:rPr>
          <w:rFonts w:ascii="Times New Roman" w:hAnsi="Times New Roman" w:cs="Times New Roman"/>
          <w:b/>
          <w:bCs/>
          <w:sz w:val="24"/>
          <w:szCs w:val="24"/>
          <w:lang w:val="en-US"/>
        </w:rPr>
      </w:pPr>
      <w:commentRangeStart w:id="1153"/>
      <w:r>
        <w:rPr>
          <w:rFonts w:ascii="Times New Roman" w:hAnsi="Times New Roman" w:cs="Times New Roman"/>
          <w:b/>
          <w:bCs/>
          <w:sz w:val="24"/>
          <w:szCs w:val="24"/>
          <w:lang w:val="en-US"/>
        </w:rPr>
        <w:t>Figure 7</w:t>
      </w:r>
      <w:commentRangeEnd w:id="1153"/>
      <w:r>
        <w:commentReference w:id="1153"/>
      </w:r>
      <w:r>
        <w:rPr>
          <w:rFonts w:ascii="Times New Roman" w:hAnsi="Times New Roman" w:cs="Times New Roman"/>
          <w:b/>
          <w:bCs/>
          <w:sz w:val="24"/>
          <w:szCs w:val="24"/>
          <w:lang w:val="en-US"/>
        </w:rPr>
        <w:t xml:space="preserve">. </w:t>
      </w:r>
      <w:ins w:id="1154" w:author="Unknown Author" w:date="2023-10-22T10:10:00Z">
        <w:r>
          <w:rPr>
            <w:rFonts w:ascii="Times New Roman" w:hAnsi="Times New Roman" w:cs="Times New Roman"/>
            <w:sz w:val="24"/>
            <w:szCs w:val="24"/>
            <w:lang w:val="en-US"/>
          </w:rPr>
          <w:t xml:space="preserve">Effect of incomplete taxon sampling on error in species ages. </w:t>
        </w:r>
      </w:ins>
      <w:r>
        <w:rPr>
          <w:rFonts w:ascii="Times New Roman" w:hAnsi="Times New Roman" w:cs="Times New Roman"/>
          <w:sz w:val="24"/>
          <w:szCs w:val="24"/>
          <w:lang w:val="en-US"/>
        </w:rPr>
        <w:t>Error in equating the phylogenetic age with true species age for three levels of uniform incomplete sampling (0%, 25%, and 50% missing extant species</w:t>
      </w:r>
      <w:del w:id="1155" w:author="Unknown Author" w:date="2023-10-22T11:33:00Z">
        <w:r>
          <w:rPr>
            <w:rFonts w:ascii="Times New Roman" w:hAnsi="Times New Roman" w:cs="Times New Roman"/>
            <w:sz w:val="24"/>
            <w:szCs w:val="24"/>
            <w:lang w:val="en-US"/>
          </w:rPr>
          <w:delText>; from left to right</w:delText>
        </w:r>
      </w:del>
      <w:r>
        <w:rPr>
          <w:rFonts w:ascii="Times New Roman" w:hAnsi="Times New Roman" w:cs="Times New Roman"/>
          <w:sz w:val="24"/>
          <w:szCs w:val="24"/>
          <w:lang w:val="en-US"/>
        </w:rPr>
        <w:t xml:space="preserve">) </w:t>
      </w:r>
      <w:del w:id="1156" w:author="Unknown Author" w:date="2023-10-22T11:33:00Z">
        <w:r>
          <w:rPr>
            <w:rFonts w:ascii="Times New Roman" w:hAnsi="Times New Roman" w:cs="Times New Roman"/>
            <w:sz w:val="24"/>
            <w:szCs w:val="24"/>
            <w:lang w:val="en-US"/>
          </w:rPr>
          <w:delText>with</w:delText>
        </w:r>
      </w:del>
      <w:ins w:id="1157" w:author="Unknown Author" w:date="2023-10-22T11:33:00Z">
        <w:r>
          <w:rPr>
            <w:rFonts w:ascii="Times New Roman" w:hAnsi="Times New Roman" w:cs="Times New Roman"/>
            <w:sz w:val="24"/>
            <w:szCs w:val="24"/>
            <w:lang w:val="en-US"/>
          </w:rPr>
          <w:t>and</w:t>
        </w:r>
      </w:ins>
      <w:r>
        <w:rPr>
          <w:rFonts w:ascii="Times New Roman" w:hAnsi="Times New Roman" w:cs="Times New Roman"/>
          <w:sz w:val="24"/>
          <w:szCs w:val="24"/>
          <w:lang w:val="en-US"/>
        </w:rPr>
        <w:t xml:space="preserve"> an intermediate extinction rate. The error was quantified as mean absolute percentage error (MAPE) between the true phylogenetic ages across 100 species for each of 1000 trees for each missing species scenario simulated under bifurcating (left) and budding (right) speciation.</w:t>
      </w:r>
    </w:p>
    <w:p w14:paraId="31566042" w14:textId="77777777" w:rsidR="002F5B65" w:rsidRDefault="002F5B65">
      <w:pPr>
        <w:spacing w:after="0" w:line="360" w:lineRule="auto"/>
        <w:jc w:val="both"/>
      </w:pPr>
    </w:p>
    <w:p w14:paraId="59B7925A"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68FB053D" wp14:editId="0104E88E">
            <wp:extent cx="5840730" cy="3569970"/>
            <wp:effectExtent l="0" t="0" r="0" b="0"/>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0"/>
                    <a:stretch>
                      <a:fillRect/>
                    </a:stretch>
                  </pic:blipFill>
                  <pic:spPr bwMode="auto">
                    <a:xfrm>
                      <a:off x="0" y="0"/>
                      <a:ext cx="5840730" cy="3569970"/>
                    </a:xfrm>
                    <a:prstGeom prst="rect">
                      <a:avLst/>
                    </a:prstGeom>
                  </pic:spPr>
                </pic:pic>
              </a:graphicData>
            </a:graphic>
          </wp:inline>
        </w:drawing>
      </w:r>
    </w:p>
    <w:p w14:paraId="72766062" w14:textId="77777777" w:rsidR="002F5B65" w:rsidRDefault="00000000">
      <w:pPr>
        <w:spacing w:after="0" w:line="360" w:lineRule="auto"/>
        <w:jc w:val="both"/>
        <w:rPr>
          <w:rFonts w:ascii="Times New Roman" w:hAnsi="Times New Roman" w:cs="Times New Roman"/>
          <w:b/>
          <w:bCs/>
          <w:sz w:val="24"/>
          <w:szCs w:val="24"/>
          <w:lang w:val="en-US"/>
        </w:rPr>
      </w:pPr>
      <w:commentRangeStart w:id="1158"/>
      <w:r>
        <w:rPr>
          <w:rFonts w:ascii="Times New Roman" w:hAnsi="Times New Roman" w:cs="Times New Roman"/>
          <w:b/>
          <w:bCs/>
          <w:sz w:val="24"/>
          <w:szCs w:val="24"/>
          <w:lang w:val="en-US"/>
        </w:rPr>
        <w:t>Figure 8</w:t>
      </w:r>
      <w:commentRangeEnd w:id="1158"/>
      <w:r>
        <w:commentReference w:id="1158"/>
      </w:r>
      <w:r>
        <w:rPr>
          <w:rFonts w:ascii="Times New Roman" w:hAnsi="Times New Roman" w:cs="Times New Roman"/>
          <w:b/>
          <w:bCs/>
          <w:sz w:val="24"/>
          <w:szCs w:val="24"/>
          <w:lang w:val="en-US"/>
        </w:rPr>
        <w:t xml:space="preserve">. </w:t>
      </w:r>
      <w:ins w:id="1159" w:author="Unknown Author" w:date="2023-10-22T10:16:00Z">
        <w:r>
          <w:rPr>
            <w:rFonts w:ascii="Times New Roman" w:hAnsi="Times New Roman" w:cs="Times New Roman"/>
            <w:sz w:val="24"/>
            <w:szCs w:val="24"/>
            <w:lang w:val="en-US"/>
          </w:rPr>
          <w:t>Performance</w:t>
        </w:r>
      </w:ins>
      <w:ins w:id="1160" w:author="Unknown Author" w:date="2023-10-22T10:12:00Z">
        <w:r>
          <w:rPr>
            <w:rFonts w:ascii="Times New Roman" w:hAnsi="Times New Roman" w:cs="Times New Roman"/>
            <w:sz w:val="24"/>
            <w:szCs w:val="24"/>
            <w:lang w:val="en-US"/>
          </w:rPr>
          <w:t xml:space="preserve"> of a probabilistic age estimator. </w:t>
        </w:r>
      </w:ins>
      <w:r>
        <w:rPr>
          <w:rFonts w:ascii="Times New Roman" w:hAnsi="Times New Roman" w:cs="Times New Roman"/>
          <w:sz w:val="24"/>
          <w:szCs w:val="24"/>
          <w:lang w:val="en-US"/>
        </w:rPr>
        <w:t>Error in equating the phylogenetic age and the probability estimator point estimates (</w:t>
      </w:r>
      <w:commentRangeStart w:id="1161"/>
      <w:del w:id="1162" w:author="Unknown Author" w:date="2023-10-22T09:52:00Z">
        <w:r>
          <w:rPr>
            <w:rFonts w:ascii="Times New Roman" w:hAnsi="Times New Roman" w:cs="Times New Roman"/>
            <w:sz w:val="24"/>
            <w:szCs w:val="24"/>
            <w:lang w:val="en-US"/>
          </w:rPr>
          <w:delText>Expected</w:delText>
        </w:r>
      </w:del>
      <w:commentRangeEnd w:id="1161"/>
      <w:ins w:id="1163" w:author="Unknown Author" w:date="2023-10-22T09:52:00Z">
        <w:r>
          <w:commentReference w:id="1161"/>
        </w:r>
        <w:r>
          <w:rPr>
            <w:rFonts w:ascii="Times New Roman" w:hAnsi="Times New Roman" w:cs="Times New Roman"/>
            <w:sz w:val="24"/>
            <w:szCs w:val="24"/>
            <w:lang w:val="en-US"/>
          </w:rPr>
          <w:t>mean</w:t>
        </w:r>
      </w:ins>
      <w:r>
        <w:rPr>
          <w:rFonts w:ascii="Times New Roman" w:hAnsi="Times New Roman" w:cs="Times New Roman"/>
          <w:sz w:val="24"/>
          <w:szCs w:val="24"/>
          <w:lang w:val="en-US"/>
        </w:rPr>
        <w:t xml:space="preserve"> and </w:t>
      </w:r>
      <w:del w:id="1164" w:author="Unknown Author" w:date="2023-10-22T09:52:00Z">
        <w:r>
          <w:rPr>
            <w:rFonts w:ascii="Times New Roman" w:hAnsi="Times New Roman" w:cs="Times New Roman"/>
            <w:sz w:val="24"/>
            <w:szCs w:val="24"/>
            <w:lang w:val="en-US"/>
          </w:rPr>
          <w:delText>M</w:delText>
        </w:r>
      </w:del>
      <w:ins w:id="1165" w:author="Unknown Author" w:date="2023-10-22T09:52:00Z">
        <w:r>
          <w:rPr>
            <w:rFonts w:ascii="Times New Roman" w:hAnsi="Times New Roman" w:cs="Times New Roman"/>
            <w:sz w:val="24"/>
            <w:szCs w:val="24"/>
            <w:lang w:val="en-US"/>
          </w:rPr>
          <w:t>m</w:t>
        </w:r>
      </w:ins>
      <w:r>
        <w:rPr>
          <w:rFonts w:ascii="Times New Roman" w:hAnsi="Times New Roman" w:cs="Times New Roman"/>
          <w:sz w:val="24"/>
          <w:szCs w:val="24"/>
          <w:lang w:val="en-US"/>
        </w:rPr>
        <w:t xml:space="preserve">edian) with </w:t>
      </w:r>
      <w:ins w:id="1166" w:author="Unknown Author" w:date="2023-10-22T11:33:00Z">
        <w:r>
          <w:rPr>
            <w:rFonts w:ascii="Times New Roman" w:hAnsi="Times New Roman" w:cs="Times New Roman"/>
            <w:sz w:val="24"/>
            <w:szCs w:val="24"/>
            <w:lang w:val="en-US"/>
          </w:rPr>
          <w:t xml:space="preserve">the </w:t>
        </w:r>
      </w:ins>
      <w:r>
        <w:rPr>
          <w:rFonts w:ascii="Times New Roman" w:hAnsi="Times New Roman" w:cs="Times New Roman"/>
          <w:sz w:val="24"/>
          <w:szCs w:val="24"/>
          <w:lang w:val="en-US"/>
        </w:rPr>
        <w:t>true species age for three extinction scenarios (low, intermediate, and high; from left to right). The error was quantified as mean absolute percentage error (MAPE) between the true and point estimates or phylogenetic ages across 100 species for each of 1000 trees for each extinction scenario simulated under bifurcating speciation.</w:t>
      </w:r>
    </w:p>
    <w:p w14:paraId="425C79B3" w14:textId="77777777" w:rsidR="002F5B65" w:rsidRDefault="002F5B65">
      <w:pPr>
        <w:spacing w:after="0" w:line="360" w:lineRule="auto"/>
        <w:jc w:val="both"/>
        <w:rPr>
          <w:rFonts w:ascii="Times New Roman" w:hAnsi="Times New Roman" w:cs="Times New Roman"/>
          <w:sz w:val="24"/>
          <w:szCs w:val="24"/>
          <w:lang w:val="en-US"/>
        </w:rPr>
      </w:pPr>
    </w:p>
    <w:p w14:paraId="70B5A9A8" w14:textId="77777777" w:rsidR="002F5B65" w:rsidRDefault="002F5B65">
      <w:pPr>
        <w:spacing w:after="0" w:line="360" w:lineRule="auto"/>
        <w:jc w:val="both"/>
        <w:rPr>
          <w:rFonts w:ascii="Times New Roman" w:hAnsi="Times New Roman" w:cs="Times New Roman"/>
          <w:sz w:val="24"/>
          <w:szCs w:val="24"/>
          <w:lang w:val="en-US"/>
        </w:rPr>
      </w:pPr>
    </w:p>
    <w:p w14:paraId="043A85E0" w14:textId="77777777" w:rsidR="002F5B65" w:rsidRDefault="002F5B65">
      <w:pPr>
        <w:spacing w:after="0" w:line="360" w:lineRule="auto"/>
        <w:jc w:val="both"/>
        <w:rPr>
          <w:rFonts w:ascii="Times New Roman" w:hAnsi="Times New Roman" w:cs="Times New Roman"/>
          <w:sz w:val="24"/>
          <w:szCs w:val="24"/>
          <w:lang w:val="en-US"/>
        </w:rPr>
      </w:pPr>
    </w:p>
    <w:p w14:paraId="542E8EF5" w14:textId="77777777" w:rsidR="002F5B65" w:rsidRDefault="002F5B65">
      <w:pPr>
        <w:spacing w:after="0" w:line="360" w:lineRule="auto"/>
        <w:jc w:val="both"/>
        <w:rPr>
          <w:rFonts w:ascii="Times New Roman" w:hAnsi="Times New Roman" w:cs="Times New Roman"/>
          <w:sz w:val="24"/>
          <w:szCs w:val="24"/>
          <w:lang w:val="en-US"/>
        </w:rPr>
      </w:pPr>
    </w:p>
    <w:p w14:paraId="192F29C5" w14:textId="77777777" w:rsidR="002F5B65" w:rsidRDefault="002F5B65">
      <w:pPr>
        <w:spacing w:after="0" w:line="360" w:lineRule="auto"/>
        <w:jc w:val="both"/>
        <w:rPr>
          <w:rFonts w:ascii="Times New Roman" w:hAnsi="Times New Roman" w:cs="Times New Roman"/>
          <w:sz w:val="24"/>
          <w:szCs w:val="24"/>
          <w:lang w:val="en-US"/>
        </w:rPr>
      </w:pPr>
    </w:p>
    <w:p w14:paraId="41621919" w14:textId="77777777" w:rsidR="002F5B65" w:rsidRDefault="002F5B65">
      <w:pPr>
        <w:spacing w:after="0" w:line="360" w:lineRule="auto"/>
        <w:jc w:val="both"/>
        <w:rPr>
          <w:rFonts w:ascii="Times New Roman" w:hAnsi="Times New Roman" w:cs="Times New Roman"/>
          <w:sz w:val="24"/>
          <w:szCs w:val="24"/>
          <w:lang w:val="en-US"/>
        </w:rPr>
      </w:pPr>
    </w:p>
    <w:p w14:paraId="6B69A633" w14:textId="77777777" w:rsidR="002F5B65" w:rsidRDefault="002F5B65">
      <w:pPr>
        <w:spacing w:after="0" w:line="360" w:lineRule="auto"/>
        <w:jc w:val="both"/>
        <w:rPr>
          <w:rFonts w:ascii="Times New Roman" w:hAnsi="Times New Roman" w:cs="Times New Roman"/>
          <w:sz w:val="24"/>
          <w:szCs w:val="24"/>
          <w:lang w:val="en-US"/>
        </w:rPr>
      </w:pPr>
    </w:p>
    <w:p w14:paraId="4F19F5BA" w14:textId="77777777" w:rsidR="002F5B65" w:rsidRDefault="002F5B65">
      <w:pPr>
        <w:spacing w:after="0" w:line="360" w:lineRule="auto"/>
        <w:jc w:val="both"/>
        <w:rPr>
          <w:rFonts w:ascii="Times New Roman" w:hAnsi="Times New Roman" w:cs="Times New Roman"/>
          <w:sz w:val="24"/>
          <w:szCs w:val="24"/>
          <w:lang w:val="en-US"/>
        </w:rPr>
      </w:pPr>
    </w:p>
    <w:p w14:paraId="31F4BC82" w14:textId="77777777" w:rsidR="002F5B65" w:rsidRDefault="002F5B65">
      <w:pPr>
        <w:spacing w:after="0" w:line="360" w:lineRule="auto"/>
        <w:jc w:val="both"/>
        <w:rPr>
          <w:rFonts w:ascii="Times New Roman" w:hAnsi="Times New Roman" w:cs="Times New Roman"/>
          <w:sz w:val="24"/>
          <w:szCs w:val="24"/>
          <w:lang w:val="en-US"/>
        </w:rPr>
      </w:pPr>
    </w:p>
    <w:p w14:paraId="14F09C33" w14:textId="77777777" w:rsidR="002F5B65" w:rsidRDefault="002F5B65">
      <w:pPr>
        <w:spacing w:after="0" w:line="360" w:lineRule="auto"/>
        <w:jc w:val="both"/>
        <w:rPr>
          <w:rFonts w:ascii="Times New Roman" w:hAnsi="Times New Roman" w:cs="Times New Roman"/>
          <w:sz w:val="24"/>
          <w:szCs w:val="24"/>
          <w:lang w:val="en-US"/>
        </w:rPr>
      </w:pPr>
    </w:p>
    <w:p w14:paraId="6DA50340" w14:textId="77777777" w:rsidR="002F5B65" w:rsidRDefault="002F5B65">
      <w:pPr>
        <w:spacing w:after="0" w:line="360" w:lineRule="auto"/>
        <w:jc w:val="both"/>
        <w:rPr>
          <w:rFonts w:ascii="Times New Roman" w:hAnsi="Times New Roman" w:cs="Times New Roman"/>
          <w:sz w:val="24"/>
          <w:szCs w:val="24"/>
          <w:lang w:val="en-US"/>
        </w:rPr>
      </w:pPr>
    </w:p>
    <w:p w14:paraId="6E7AAD53"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345A3893" wp14:editId="04392098">
            <wp:extent cx="5661660" cy="481012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1"/>
                    <a:srcRect t="24407"/>
                    <a:stretch>
                      <a:fillRect/>
                    </a:stretch>
                  </pic:blipFill>
                  <pic:spPr bwMode="auto">
                    <a:xfrm>
                      <a:off x="0" y="0"/>
                      <a:ext cx="5661660" cy="4810125"/>
                    </a:xfrm>
                    <a:prstGeom prst="rect">
                      <a:avLst/>
                    </a:prstGeom>
                  </pic:spPr>
                </pic:pic>
              </a:graphicData>
            </a:graphic>
          </wp:inline>
        </w:drawing>
      </w:r>
    </w:p>
    <w:p w14:paraId="73584BC0" w14:textId="77777777" w:rsidR="002F5B65" w:rsidRDefault="00000000">
      <w:pPr>
        <w:spacing w:after="0" w:line="360" w:lineRule="auto"/>
        <w:jc w:val="both"/>
        <w:rPr>
          <w:rFonts w:ascii="Times New Roman" w:hAnsi="Times New Roman" w:cs="Times New Roman"/>
          <w:sz w:val="24"/>
          <w:szCs w:val="24"/>
          <w:lang w:val="en-US"/>
        </w:rPr>
      </w:pPr>
      <w:commentRangeStart w:id="1167"/>
      <w:r>
        <w:rPr>
          <w:rFonts w:ascii="Times New Roman" w:hAnsi="Times New Roman" w:cs="Times New Roman"/>
          <w:b/>
          <w:bCs/>
          <w:sz w:val="24"/>
          <w:szCs w:val="24"/>
          <w:lang w:val="en-US"/>
        </w:rPr>
        <w:t>Figure 9.</w:t>
      </w:r>
      <w:commentRangeEnd w:id="1167"/>
      <w:r>
        <w:commentReference w:id="1167"/>
      </w:r>
      <w:r>
        <w:rPr>
          <w:rFonts w:ascii="Times New Roman" w:hAnsi="Times New Roman" w:cs="Times New Roman"/>
          <w:sz w:val="24"/>
          <w:szCs w:val="24"/>
          <w:lang w:val="en-US"/>
          <w:rPrChange w:id="1168" w:author="Unknown Author" w:date="2023-10-22T10:30:00Z">
            <w:rPr>
              <w:b/>
              <w:bCs/>
              <w:sz w:val="24"/>
              <w:szCs w:val="24"/>
            </w:rPr>
          </w:rPrChange>
        </w:rPr>
        <w:t xml:space="preserve"> </w:t>
      </w:r>
      <w:ins w:id="1169" w:author="Unknown Author" w:date="2023-10-22T10:30:00Z">
        <w:r>
          <w:rPr>
            <w:rFonts w:ascii="Times New Roman" w:hAnsi="Times New Roman" w:cs="Times New Roman"/>
            <w:sz w:val="24"/>
            <w:szCs w:val="24"/>
            <w:lang w:val="en-US"/>
          </w:rPr>
          <w:t>Power to recover an age extinction-risk relationship.</w:t>
        </w:r>
      </w:ins>
      <w:ins w:id="1170" w:author="Unknown Author" w:date="2023-10-22T10:21:00Z">
        <w:r>
          <w:rPr>
            <w:rFonts w:ascii="Times New Roman" w:hAnsi="Times New Roman" w:cs="Times New Roman"/>
            <w:sz w:val="24"/>
            <w:szCs w:val="24"/>
            <w:lang w:val="en-US"/>
          </w:rPr>
          <w:t xml:space="preserve"> </w:t>
        </w:r>
      </w:ins>
      <w:ins w:id="1171" w:author="Unknown Author" w:date="2023-10-22T11:50:00Z">
        <w:r>
          <w:rPr>
            <w:rFonts w:ascii="Times New Roman" w:hAnsi="Times New Roman" w:cs="Times New Roman"/>
            <w:sz w:val="24"/>
            <w:szCs w:val="24"/>
            <w:lang w:val="en-US"/>
          </w:rPr>
          <w:t xml:space="preserve">Simulated species ages under </w:t>
        </w:r>
        <w:commentRangeStart w:id="1172"/>
        <w:r>
          <w:rPr>
            <w:rFonts w:ascii="Times New Roman" w:hAnsi="Times New Roman" w:cs="Times New Roman"/>
            <w:sz w:val="24"/>
            <w:szCs w:val="24"/>
            <w:lang w:val="en-US"/>
          </w:rPr>
          <w:t>three extinction scenarios</w:t>
        </w:r>
        <w:commentRangeEnd w:id="1172"/>
        <w:r>
          <w:commentReference w:id="1172"/>
        </w:r>
        <w:r>
          <w:rPr>
            <w:rFonts w:ascii="Times New Roman" w:hAnsi="Times New Roman" w:cs="Times New Roman"/>
            <w:sz w:val="24"/>
            <w:szCs w:val="24"/>
            <w:lang w:val="en-US"/>
          </w:rPr>
          <w:t xml:space="preserve"> and assuming bifurcating speciation were binned into </w:t>
        </w:r>
      </w:ins>
      <w:ins w:id="1173" w:author="Unknown Author" w:date="2023-10-22T11:48:00Z">
        <w:r>
          <w:rPr>
            <w:rFonts w:ascii="Times New Roman" w:hAnsi="Times New Roman" w:cs="Times New Roman"/>
            <w:sz w:val="24"/>
            <w:szCs w:val="24"/>
            <w:lang w:val="en-US"/>
          </w:rPr>
          <w:t>conservation status categories</w:t>
        </w:r>
      </w:ins>
      <w:ins w:id="1174" w:author="Unknown Author" w:date="2023-10-22T11:51:00Z">
        <w:r>
          <w:rPr>
            <w:rFonts w:ascii="Times New Roman" w:hAnsi="Times New Roman" w:cs="Times New Roman"/>
            <w:sz w:val="24"/>
            <w:szCs w:val="24"/>
            <w:lang w:val="en-US"/>
          </w:rPr>
          <w:t>, which represents an increase in extinction risk</w:t>
        </w:r>
      </w:ins>
      <w:ins w:id="1175" w:author="Unknown Author" w:date="2023-10-22T11:55:00Z">
        <w:r>
          <w:rPr>
            <w:rFonts w:ascii="Times New Roman" w:hAnsi="Times New Roman" w:cs="Times New Roman"/>
            <w:sz w:val="24"/>
            <w:szCs w:val="24"/>
            <w:lang w:val="en-US"/>
          </w:rPr>
          <w:t xml:space="preserve"> by age</w:t>
        </w:r>
      </w:ins>
      <w:ins w:id="1176" w:author="Unknown Author" w:date="2023-10-22T11:48:00Z">
        <w:r>
          <w:rPr>
            <w:rFonts w:ascii="Times New Roman" w:hAnsi="Times New Roman" w:cs="Times New Roman"/>
            <w:sz w:val="24"/>
            <w:szCs w:val="24"/>
            <w:lang w:val="en-US"/>
          </w:rPr>
          <w:t xml:space="preserve"> (LC = Least Concern; NT = Near Threatened; VU = Vulnerable; EN = Endangered; CR = Critically Endangered)</w:t>
        </w:r>
      </w:ins>
      <w:ins w:id="1177" w:author="Unknown Author" w:date="2023-10-22T11:51:00Z">
        <w:r>
          <w:rPr>
            <w:rFonts w:ascii="Times New Roman" w:hAnsi="Times New Roman" w:cs="Times New Roman"/>
            <w:sz w:val="24"/>
            <w:szCs w:val="24"/>
            <w:lang w:val="en-US"/>
          </w:rPr>
          <w:t xml:space="preserve">. </w:t>
        </w:r>
      </w:ins>
      <w:ins w:id="1178" w:author="Unknown Author" w:date="2023-10-22T12:04:00Z">
        <w:r>
          <w:rPr>
            <w:rFonts w:ascii="Times New Roman" w:hAnsi="Times New Roman" w:cs="Times New Roman"/>
            <w:sz w:val="24"/>
            <w:szCs w:val="24"/>
            <w:lang w:val="en-US"/>
          </w:rPr>
          <w:t>W</w:t>
        </w:r>
      </w:ins>
      <w:ins w:id="1179" w:author="Unknown Author" w:date="2023-10-22T12:02:00Z">
        <w:r>
          <w:rPr>
            <w:rFonts w:ascii="Times New Roman" w:hAnsi="Times New Roman" w:cs="Times New Roman"/>
            <w:sz w:val="24"/>
            <w:szCs w:val="24"/>
            <w:lang w:val="en-US"/>
          </w:rPr>
          <w:t xml:space="preserve">e </w:t>
        </w:r>
      </w:ins>
      <w:ins w:id="1180" w:author="Unknown Author" w:date="2023-10-22T12:04:00Z">
        <w:r>
          <w:rPr>
            <w:rFonts w:ascii="Times New Roman" w:hAnsi="Times New Roman" w:cs="Times New Roman"/>
            <w:sz w:val="24"/>
            <w:szCs w:val="24"/>
            <w:lang w:val="en-US"/>
          </w:rPr>
          <w:t>used</w:t>
        </w:r>
      </w:ins>
      <w:ins w:id="1181" w:author="Unknown Author" w:date="2023-10-22T12:00:00Z">
        <w:r>
          <w:rPr>
            <w:rFonts w:ascii="Times New Roman" w:hAnsi="Times New Roman" w:cs="Times New Roman"/>
            <w:sz w:val="24"/>
            <w:szCs w:val="24"/>
            <w:lang w:val="en-US"/>
          </w:rPr>
          <w:t xml:space="preserve"> the </w:t>
        </w:r>
      </w:ins>
      <w:commentRangeStart w:id="1182"/>
      <w:del w:id="1183" w:author="Unknown Author" w:date="2023-10-22T12:00:00Z">
        <w:r>
          <w:rPr>
            <w:rFonts w:ascii="Times New Roman" w:hAnsi="Times New Roman" w:cs="Times New Roman"/>
            <w:sz w:val="24"/>
            <w:szCs w:val="24"/>
            <w:lang w:val="en-US"/>
          </w:rPr>
          <w:delText xml:space="preserve">Positive </w:delText>
        </w:r>
      </w:del>
      <w:del w:id="1184" w:author="Unknown Author" w:date="2023-10-22T11:34:00Z">
        <w:r>
          <w:rPr>
            <w:rFonts w:ascii="Times New Roman" w:hAnsi="Times New Roman" w:cs="Times New Roman"/>
            <w:sz w:val="24"/>
            <w:szCs w:val="24"/>
            <w:lang w:val="en-US"/>
          </w:rPr>
          <w:delText>E</w:delText>
        </w:r>
      </w:del>
      <w:del w:id="1185" w:author="Unknown Author" w:date="2023-10-22T12:00:00Z">
        <w:r>
          <w:rPr>
            <w:rFonts w:ascii="Times New Roman" w:hAnsi="Times New Roman" w:cs="Times New Roman"/>
            <w:sz w:val="24"/>
            <w:szCs w:val="24"/>
            <w:lang w:val="en-US"/>
          </w:rPr>
          <w:delText>xtinction signal</w:delText>
        </w:r>
        <w:commentRangeEnd w:id="1182"/>
        <w:r>
          <w:commentReference w:id="1182"/>
        </w:r>
        <w:r>
          <w:rPr>
            <w:rFonts w:ascii="Times New Roman" w:hAnsi="Times New Roman" w:cs="Times New Roman"/>
            <w:sz w:val="24"/>
            <w:szCs w:val="24"/>
            <w:lang w:val="en-US"/>
          </w:rPr>
          <w:delText xml:space="preserve"> comparison between</w:delText>
        </w:r>
      </w:del>
      <w:r>
        <w:rPr>
          <w:rFonts w:ascii="Times New Roman" w:hAnsi="Times New Roman" w:cs="Times New Roman"/>
          <w:sz w:val="24"/>
          <w:szCs w:val="24"/>
          <w:lang w:val="en-US"/>
        </w:rPr>
        <w:t xml:space="preserve"> </w:t>
      </w:r>
      <w:del w:id="1186" w:author="Unknown Author" w:date="2023-10-22T11:34:00Z">
        <w:r>
          <w:rPr>
            <w:rFonts w:ascii="Times New Roman" w:hAnsi="Times New Roman" w:cs="Times New Roman"/>
            <w:sz w:val="24"/>
            <w:szCs w:val="24"/>
            <w:lang w:val="en-US"/>
          </w:rPr>
          <w:delText>P</w:delText>
        </w:r>
      </w:del>
      <w:ins w:id="1187" w:author="Unknown Author" w:date="2023-10-22T11:34:00Z">
        <w:r>
          <w:rPr>
            <w:rFonts w:ascii="Times New Roman" w:hAnsi="Times New Roman" w:cs="Times New Roman"/>
            <w:sz w:val="24"/>
            <w:szCs w:val="24"/>
            <w:lang w:val="en-US"/>
          </w:rPr>
          <w:t>p</w:t>
        </w:r>
      </w:ins>
      <w:r>
        <w:rPr>
          <w:rFonts w:ascii="Times New Roman" w:hAnsi="Times New Roman" w:cs="Times New Roman"/>
          <w:sz w:val="24"/>
          <w:szCs w:val="24"/>
          <w:lang w:val="en-US"/>
        </w:rPr>
        <w:t xml:space="preserve">hylogenetic age, and the </w:t>
      </w:r>
      <w:commentRangeStart w:id="1188"/>
      <w:del w:id="1189" w:author="Unknown Author" w:date="2023-10-22T11:35:00Z">
        <w:r>
          <w:rPr>
            <w:rFonts w:ascii="Times New Roman" w:hAnsi="Times New Roman" w:cs="Times New Roman"/>
            <w:sz w:val="24"/>
            <w:szCs w:val="24"/>
            <w:lang w:val="en-US"/>
          </w:rPr>
          <w:delText>Expected</w:delText>
        </w:r>
      </w:del>
      <w:ins w:id="1190" w:author="Unknown Author" w:date="2023-10-22T11:35:00Z">
        <w:r>
          <w:rPr>
            <w:rFonts w:ascii="Times New Roman" w:hAnsi="Times New Roman" w:cs="Times New Roman"/>
            <w:sz w:val="24"/>
            <w:szCs w:val="24"/>
            <w:lang w:val="en-US"/>
          </w:rPr>
          <w:t>mean</w:t>
        </w:r>
      </w:ins>
      <w:r>
        <w:rPr>
          <w:rFonts w:ascii="Times New Roman" w:hAnsi="Times New Roman" w:cs="Times New Roman"/>
          <w:sz w:val="24"/>
          <w:szCs w:val="24"/>
          <w:lang w:val="en-US"/>
        </w:rPr>
        <w:t xml:space="preserve"> and </w:t>
      </w:r>
      <w:del w:id="1191" w:author="Unknown Author" w:date="2023-10-22T11:34:00Z">
        <w:r>
          <w:rPr>
            <w:rFonts w:ascii="Times New Roman" w:hAnsi="Times New Roman" w:cs="Times New Roman"/>
            <w:sz w:val="24"/>
            <w:szCs w:val="24"/>
            <w:lang w:val="en-US"/>
          </w:rPr>
          <w:delText>M</w:delText>
        </w:r>
      </w:del>
      <w:ins w:id="1192" w:author="Unknown Author" w:date="2023-10-22T11:34:00Z">
        <w:r>
          <w:rPr>
            <w:rFonts w:ascii="Times New Roman" w:hAnsi="Times New Roman" w:cs="Times New Roman"/>
            <w:sz w:val="24"/>
            <w:szCs w:val="24"/>
            <w:lang w:val="en-US"/>
          </w:rPr>
          <w:t>m</w:t>
        </w:r>
      </w:ins>
      <w:r>
        <w:rPr>
          <w:rFonts w:ascii="Times New Roman" w:hAnsi="Times New Roman" w:cs="Times New Roman"/>
          <w:sz w:val="24"/>
          <w:szCs w:val="24"/>
          <w:lang w:val="en-US"/>
        </w:rPr>
        <w:t xml:space="preserve">edian age </w:t>
      </w:r>
      <w:commentRangeEnd w:id="1188"/>
      <w:del w:id="1193" w:author="Unknown Author" w:date="2023-10-22T12:01:00Z">
        <w:r>
          <w:commentReference w:id="1188"/>
        </w:r>
        <w:r>
          <w:rPr>
            <w:rFonts w:ascii="Times New Roman" w:hAnsi="Times New Roman" w:cs="Times New Roman"/>
            <w:sz w:val="24"/>
            <w:szCs w:val="24"/>
            <w:lang w:val="en-US"/>
          </w:rPr>
          <w:delText xml:space="preserve">generated </w:delText>
        </w:r>
      </w:del>
      <w:ins w:id="1194" w:author="Unknown Author" w:date="2023-10-22T12:01:00Z">
        <w:r>
          <w:rPr>
            <w:rFonts w:ascii="Times New Roman" w:hAnsi="Times New Roman" w:cs="Times New Roman"/>
            <w:sz w:val="24"/>
            <w:szCs w:val="24"/>
            <w:lang w:val="en-US"/>
          </w:rPr>
          <w:t xml:space="preserve">obtained from our </w:t>
        </w:r>
        <w:proofErr w:type="spellStart"/>
        <w:r>
          <w:rPr>
            <w:rFonts w:ascii="Times New Roman" w:hAnsi="Times New Roman" w:cs="Times New Roman"/>
            <w:sz w:val="24"/>
            <w:szCs w:val="24"/>
            <w:lang w:val="en-US"/>
          </w:rPr>
          <w:t>probabilist</w:t>
        </w:r>
        <w:proofErr w:type="spellEnd"/>
        <w:r>
          <w:rPr>
            <w:rFonts w:ascii="Times New Roman" w:hAnsi="Times New Roman" w:cs="Times New Roman"/>
            <w:sz w:val="24"/>
            <w:szCs w:val="24"/>
            <w:lang w:val="en-US"/>
          </w:rPr>
          <w:t xml:space="preserve"> corrective</w:t>
        </w:r>
      </w:ins>
      <w:del w:id="1195" w:author="Unknown Author" w:date="2023-10-22T12:01:00Z">
        <w:r>
          <w:rPr>
            <w:rFonts w:ascii="Times New Roman" w:hAnsi="Times New Roman" w:cs="Times New Roman"/>
            <w:sz w:val="24"/>
            <w:szCs w:val="24"/>
            <w:lang w:val="en-US"/>
          </w:rPr>
          <w:delText>by the bifurcating</w:delText>
        </w:r>
      </w:del>
      <w:r>
        <w:rPr>
          <w:rFonts w:ascii="Times New Roman" w:hAnsi="Times New Roman" w:cs="Times New Roman"/>
          <w:sz w:val="24"/>
          <w:szCs w:val="24"/>
          <w:lang w:val="en-US"/>
        </w:rPr>
        <w:t xml:space="preserve"> function</w:t>
      </w:r>
      <w:ins w:id="1196" w:author="Unknown Author" w:date="2023-10-22T12:01:00Z">
        <w:r>
          <w:rPr>
            <w:rFonts w:ascii="Times New Roman" w:hAnsi="Times New Roman" w:cs="Times New Roman"/>
            <w:sz w:val="24"/>
            <w:szCs w:val="24"/>
            <w:lang w:val="en-US"/>
          </w:rPr>
          <w:t xml:space="preserve"> to calculate the mean age per conservation status category and assess if every mean age increase over the one of the previous category with lower extinction risk.</w:t>
        </w:r>
      </w:ins>
      <w:del w:id="1197" w:author="Unknown Author" w:date="2023-10-22T12:05:00Z">
        <w:r>
          <w:rPr>
            <w:rFonts w:ascii="Times New Roman" w:hAnsi="Times New Roman" w:cs="Times New Roman"/>
            <w:sz w:val="24"/>
            <w:szCs w:val="24"/>
            <w:lang w:val="en-US"/>
          </w:rPr>
          <w:delText>,</w:delText>
        </w:r>
      </w:del>
      <w:del w:id="1198" w:author="Unknown Author" w:date="2023-10-22T11:57:00Z">
        <w:r>
          <w:rPr>
            <w:rFonts w:ascii="Times New Roman" w:hAnsi="Times New Roman" w:cs="Times New Roman"/>
            <w:sz w:val="24"/>
            <w:szCs w:val="24"/>
            <w:lang w:val="en-US"/>
          </w:rPr>
          <w:delText xml:space="preserve"> for three extinction scenarios</w:delText>
        </w:r>
      </w:del>
      <w:del w:id="1199" w:author="Unknown Author" w:date="2023-10-22T12:05:00Z">
        <w:r>
          <w:rPr>
            <w:rFonts w:ascii="Times New Roman" w:hAnsi="Times New Roman" w:cs="Times New Roman"/>
            <w:sz w:val="24"/>
            <w:szCs w:val="24"/>
            <w:lang w:val="en-US"/>
          </w:rPr>
          <w:delText xml:space="preserve"> (</w:delText>
        </w:r>
      </w:del>
      <w:commentRangeStart w:id="1200"/>
      <w:del w:id="1201" w:author="Unknown Author" w:date="2023-10-22T11:35:00Z">
        <w:r>
          <w:rPr>
            <w:rFonts w:ascii="Times New Roman" w:hAnsi="Times New Roman" w:cs="Times New Roman"/>
            <w:sz w:val="24"/>
            <w:szCs w:val="24"/>
            <w:lang w:val="en-US"/>
          </w:rPr>
          <w:delText>L</w:delText>
        </w:r>
      </w:del>
      <w:commentRangeEnd w:id="1200"/>
      <w:del w:id="1202" w:author="Unknown Author" w:date="2023-10-22T12:05:00Z">
        <w:r>
          <w:commentReference w:id="1200"/>
        </w:r>
        <w:r>
          <w:rPr>
            <w:rFonts w:ascii="Times New Roman" w:hAnsi="Times New Roman" w:cs="Times New Roman"/>
            <w:sz w:val="24"/>
            <w:szCs w:val="24"/>
            <w:lang w:val="en-US"/>
          </w:rPr>
          <w:delText xml:space="preserve">ow, </w:delText>
        </w:r>
      </w:del>
      <w:del w:id="1203" w:author="Unknown Author" w:date="2023-10-22T11:35:00Z">
        <w:r>
          <w:rPr>
            <w:rFonts w:ascii="Times New Roman" w:hAnsi="Times New Roman" w:cs="Times New Roman"/>
            <w:sz w:val="24"/>
            <w:szCs w:val="24"/>
            <w:lang w:val="en-US"/>
          </w:rPr>
          <w:delText>I</w:delText>
        </w:r>
      </w:del>
      <w:del w:id="1204" w:author="Unknown Author" w:date="2023-10-22T12:05:00Z">
        <w:r>
          <w:rPr>
            <w:rFonts w:ascii="Times New Roman" w:hAnsi="Times New Roman" w:cs="Times New Roman"/>
            <w:sz w:val="24"/>
            <w:szCs w:val="24"/>
            <w:lang w:val="en-US"/>
          </w:rPr>
          <w:delText xml:space="preserve">ntermediate, and </w:delText>
        </w:r>
      </w:del>
      <w:del w:id="1205" w:author="Unknown Author" w:date="2023-10-22T11:35:00Z">
        <w:r>
          <w:rPr>
            <w:rFonts w:ascii="Times New Roman" w:hAnsi="Times New Roman" w:cs="Times New Roman"/>
            <w:sz w:val="24"/>
            <w:szCs w:val="24"/>
            <w:lang w:val="en-US"/>
          </w:rPr>
          <w:delText>H</w:delText>
        </w:r>
      </w:del>
      <w:del w:id="1206" w:author="Unknown Author" w:date="2023-10-22T12:05:00Z">
        <w:r>
          <w:rPr>
            <w:rFonts w:ascii="Times New Roman" w:hAnsi="Times New Roman" w:cs="Times New Roman"/>
            <w:sz w:val="24"/>
            <w:szCs w:val="24"/>
            <w:lang w:val="en-US"/>
          </w:rPr>
          <w:delText xml:space="preserve">igh) regarding the phylogeny simulation (1000 trees). </w:delText>
        </w:r>
      </w:del>
      <w:del w:id="1207" w:author="Unknown Author" w:date="2023-10-22T11:49:00Z">
        <w:r>
          <w:rPr>
            <w:rFonts w:ascii="Times New Roman" w:hAnsi="Times New Roman" w:cs="Times New Roman"/>
            <w:sz w:val="24"/>
            <w:szCs w:val="24"/>
            <w:lang w:val="en-US"/>
          </w:rPr>
          <w:delText>Extinction signal is represented by the conservation status categories (LC = Least Concern; NT = Near Threatened; VU = Vulnerable; EN = Endangered; CR = Critically Endangered)</w:delText>
        </w:r>
      </w:del>
      <w:del w:id="1208" w:author="Unknown Author" w:date="2023-10-22T12:09: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The </w:t>
      </w:r>
      <w:del w:id="1209" w:author="Unknown Author" w:date="2023-10-22T12:09:00Z">
        <w:r>
          <w:rPr>
            <w:rFonts w:ascii="Times New Roman" w:hAnsi="Times New Roman" w:cs="Times New Roman"/>
            <w:sz w:val="24"/>
            <w:szCs w:val="24"/>
            <w:lang w:val="en-US"/>
          </w:rPr>
          <w:delText>E</w:delText>
        </w:r>
      </w:del>
      <w:ins w:id="1210" w:author="Unknown Author" w:date="2023-10-22T12:09:00Z">
        <w:r>
          <w:rPr>
            <w:rFonts w:ascii="Times New Roman" w:hAnsi="Times New Roman" w:cs="Times New Roman"/>
            <w:sz w:val="24"/>
            <w:szCs w:val="24"/>
            <w:lang w:val="en-US"/>
          </w:rPr>
          <w:t>e</w:t>
        </w:r>
      </w:ins>
      <w:r>
        <w:rPr>
          <w:rFonts w:ascii="Times New Roman" w:hAnsi="Times New Roman" w:cs="Times New Roman"/>
          <w:sz w:val="24"/>
          <w:szCs w:val="24"/>
          <w:lang w:val="en-US"/>
        </w:rPr>
        <w:t xml:space="preserve">rror rate is </w:t>
      </w:r>
      <w:del w:id="1211" w:author="Unknown Author" w:date="2023-10-22T12:09:00Z">
        <w:r>
          <w:rPr>
            <w:rFonts w:ascii="Times New Roman" w:hAnsi="Times New Roman" w:cs="Times New Roman"/>
            <w:sz w:val="24"/>
            <w:szCs w:val="24"/>
            <w:lang w:val="en-US"/>
          </w:rPr>
          <w:delText>based on</w:delText>
        </w:r>
      </w:del>
      <w:r>
        <w:rPr>
          <w:rFonts w:ascii="Times New Roman" w:hAnsi="Times New Roman" w:cs="Times New Roman"/>
          <w:sz w:val="24"/>
          <w:szCs w:val="24"/>
          <w:lang w:val="en-US"/>
        </w:rPr>
        <w:t xml:space="preserve"> the percentage </w:t>
      </w:r>
      <w:del w:id="1212" w:author="Unknown Author" w:date="2023-10-22T12:15:00Z">
        <w:r>
          <w:rPr>
            <w:rFonts w:ascii="Times New Roman" w:hAnsi="Times New Roman" w:cs="Times New Roman"/>
            <w:sz w:val="24"/>
            <w:szCs w:val="24"/>
            <w:lang w:val="en-US"/>
          </w:rPr>
          <w:delText>of</w:delText>
        </w:r>
      </w:del>
      <w:ins w:id="1213" w:author="Unknown Author" w:date="2023-10-22T12:15:00Z">
        <w:r>
          <w:rPr>
            <w:rFonts w:ascii="Times New Roman" w:hAnsi="Times New Roman" w:cs="Times New Roman"/>
            <w:sz w:val="24"/>
            <w:szCs w:val="24"/>
            <w:lang w:val="en-US"/>
          </w:rPr>
          <w:t>across</w:t>
        </w:r>
      </w:ins>
      <w:r>
        <w:rPr>
          <w:rFonts w:ascii="Times New Roman" w:hAnsi="Times New Roman" w:cs="Times New Roman"/>
          <w:sz w:val="24"/>
          <w:szCs w:val="24"/>
          <w:lang w:val="en-US"/>
        </w:rPr>
        <w:t xml:space="preserve"> </w:t>
      </w:r>
      <w:del w:id="1214" w:author="Unknown Author" w:date="2023-10-22T12:09:00Z">
        <w:r>
          <w:rPr>
            <w:rFonts w:ascii="Times New Roman" w:hAnsi="Times New Roman" w:cs="Times New Roman"/>
            <w:sz w:val="24"/>
            <w:szCs w:val="24"/>
            <w:lang w:val="en-US"/>
          </w:rPr>
          <w:delText>trees</w:delText>
        </w:r>
      </w:del>
      <w:ins w:id="1215" w:author="Unknown Author" w:date="2023-10-22T12:09:00Z">
        <w:r>
          <w:rPr>
            <w:rFonts w:ascii="Times New Roman" w:hAnsi="Times New Roman" w:cs="Times New Roman"/>
            <w:sz w:val="24"/>
            <w:szCs w:val="24"/>
            <w:lang w:val="en-US"/>
          </w:rPr>
          <w:t>all 1000 phylogenies</w:t>
        </w:r>
      </w:ins>
      <w:r>
        <w:rPr>
          <w:rFonts w:ascii="Times New Roman" w:hAnsi="Times New Roman" w:cs="Times New Roman"/>
          <w:sz w:val="24"/>
          <w:szCs w:val="24"/>
          <w:lang w:val="en-US"/>
        </w:rPr>
        <w:t xml:space="preserve"> </w:t>
      </w:r>
      <w:del w:id="1216" w:author="Unknown Author" w:date="2023-10-22T12:10:00Z">
        <w:r>
          <w:rPr>
            <w:rFonts w:ascii="Times New Roman" w:hAnsi="Times New Roman" w:cs="Times New Roman"/>
            <w:sz w:val="24"/>
            <w:szCs w:val="24"/>
            <w:lang w:val="en-US"/>
          </w:rPr>
          <w:delText xml:space="preserve">that </w:delText>
        </w:r>
      </w:del>
      <w:r>
        <w:rPr>
          <w:rFonts w:ascii="Times New Roman" w:hAnsi="Times New Roman" w:cs="Times New Roman"/>
          <w:sz w:val="24"/>
          <w:szCs w:val="24"/>
          <w:lang w:val="en-US"/>
        </w:rPr>
        <w:t>w</w:t>
      </w:r>
      <w:ins w:id="1217" w:author="Unknown Author" w:date="2023-10-22T12:10:00Z">
        <w:r>
          <w:rPr>
            <w:rFonts w:ascii="Times New Roman" w:hAnsi="Times New Roman" w:cs="Times New Roman"/>
            <w:sz w:val="24"/>
            <w:szCs w:val="24"/>
            <w:lang w:val="en-US"/>
          </w:rPr>
          <w:t>h</w:t>
        </w:r>
      </w:ins>
      <w:r>
        <w:rPr>
          <w:rFonts w:ascii="Times New Roman" w:hAnsi="Times New Roman" w:cs="Times New Roman"/>
          <w:sz w:val="24"/>
          <w:szCs w:val="24"/>
          <w:lang w:val="en-US"/>
        </w:rPr>
        <w:t xml:space="preserve">ere </w:t>
      </w:r>
      <w:del w:id="1218" w:author="Unknown Author" w:date="2023-10-22T12:10:00Z">
        <w:r>
          <w:rPr>
            <w:rFonts w:ascii="Times New Roman" w:hAnsi="Times New Roman" w:cs="Times New Roman"/>
            <w:sz w:val="24"/>
            <w:szCs w:val="24"/>
            <w:lang w:val="en-US"/>
          </w:rPr>
          <w:delText xml:space="preserve">estimated wrong regarding </w:delText>
        </w:r>
      </w:del>
      <w:r>
        <w:rPr>
          <w:rFonts w:ascii="Times New Roman" w:hAnsi="Times New Roman" w:cs="Times New Roman"/>
          <w:sz w:val="24"/>
          <w:szCs w:val="24"/>
          <w:lang w:val="en-US"/>
        </w:rPr>
        <w:t>the relationship between the</w:t>
      </w:r>
      <w:ins w:id="1219" w:author="Unknown Author" w:date="2023-10-22T12:12:00Z">
        <w:r>
          <w:rPr>
            <w:rFonts w:ascii="Times New Roman" w:hAnsi="Times New Roman" w:cs="Times New Roman"/>
            <w:sz w:val="24"/>
            <w:szCs w:val="24"/>
            <w:lang w:val="en-US"/>
          </w:rPr>
          <w:t xml:space="preserve"> mean</w:t>
        </w:r>
      </w:ins>
      <w:r>
        <w:rPr>
          <w:rFonts w:ascii="Times New Roman" w:hAnsi="Times New Roman" w:cs="Times New Roman"/>
          <w:sz w:val="24"/>
          <w:szCs w:val="24"/>
          <w:lang w:val="en-US"/>
        </w:rPr>
        <w:t xml:space="preserve"> </w:t>
      </w:r>
      <w:commentRangeStart w:id="1220"/>
      <w:del w:id="1221" w:author="Unknown Author" w:date="2023-10-22T11:35:00Z">
        <w:r>
          <w:rPr>
            <w:rFonts w:ascii="Times New Roman" w:hAnsi="Times New Roman" w:cs="Times New Roman"/>
            <w:sz w:val="24"/>
            <w:szCs w:val="24"/>
            <w:lang w:val="en-US"/>
          </w:rPr>
          <w:delText>T</w:delText>
        </w:r>
      </w:del>
      <w:del w:id="1222" w:author="Unknown Author" w:date="2023-10-22T12:10:00Z">
        <w:r>
          <w:rPr>
            <w:rFonts w:ascii="Times New Roman" w:hAnsi="Times New Roman" w:cs="Times New Roman"/>
            <w:sz w:val="24"/>
            <w:szCs w:val="24"/>
            <w:lang w:val="en-US"/>
          </w:rPr>
          <w:delText xml:space="preserve">rue </w:delText>
        </w:r>
      </w:del>
      <w:commentRangeEnd w:id="1220"/>
      <w:r>
        <w:commentReference w:id="1220"/>
      </w:r>
      <w:r>
        <w:rPr>
          <w:rFonts w:ascii="Times New Roman" w:hAnsi="Times New Roman" w:cs="Times New Roman"/>
          <w:sz w:val="24"/>
          <w:szCs w:val="24"/>
          <w:lang w:val="en-US"/>
        </w:rPr>
        <w:t>age</w:t>
      </w:r>
      <w:ins w:id="1223" w:author="Unknown Author" w:date="2023-10-22T12:16:00Z">
        <w:r>
          <w:rPr>
            <w:rFonts w:ascii="Times New Roman" w:hAnsi="Times New Roman" w:cs="Times New Roman"/>
            <w:sz w:val="24"/>
            <w:szCs w:val="24"/>
            <w:lang w:val="en-US"/>
          </w:rPr>
          <w:t>s</w:t>
        </w:r>
      </w:ins>
      <w:r>
        <w:rPr>
          <w:rFonts w:ascii="Times New Roman" w:hAnsi="Times New Roman" w:cs="Times New Roman"/>
          <w:sz w:val="24"/>
          <w:szCs w:val="24"/>
          <w:lang w:val="en-US"/>
        </w:rPr>
        <w:t xml:space="preserve"> and </w:t>
      </w:r>
      <w:del w:id="1224" w:author="Unknown Author" w:date="2023-10-22T12:16:00Z">
        <w:r>
          <w:rPr>
            <w:rFonts w:ascii="Times New Roman" w:hAnsi="Times New Roman" w:cs="Times New Roman"/>
            <w:sz w:val="24"/>
            <w:szCs w:val="24"/>
            <w:lang w:val="en-US"/>
          </w:rPr>
          <w:delText xml:space="preserve">all </w:delText>
        </w:r>
      </w:del>
      <w:r>
        <w:rPr>
          <w:rFonts w:ascii="Times New Roman" w:hAnsi="Times New Roman" w:cs="Times New Roman"/>
          <w:sz w:val="24"/>
          <w:szCs w:val="24"/>
          <w:lang w:val="en-US"/>
        </w:rPr>
        <w:t xml:space="preserve">the </w:t>
      </w:r>
      <w:del w:id="1225" w:author="Unknown Author" w:date="2023-10-22T11:35:00Z">
        <w:r>
          <w:rPr>
            <w:rFonts w:ascii="Times New Roman" w:hAnsi="Times New Roman" w:cs="Times New Roman"/>
            <w:sz w:val="24"/>
            <w:szCs w:val="24"/>
            <w:lang w:val="en-US"/>
          </w:rPr>
          <w:delText>C</w:delText>
        </w:r>
      </w:del>
      <w:ins w:id="1226" w:author="Unknown Author" w:date="2023-10-22T12:10:00Z">
        <w:r>
          <w:rPr>
            <w:rFonts w:ascii="Times New Roman" w:hAnsi="Times New Roman" w:cs="Times New Roman"/>
            <w:sz w:val="24"/>
            <w:szCs w:val="24"/>
            <w:lang w:val="en-US"/>
          </w:rPr>
          <w:t>c</w:t>
        </w:r>
      </w:ins>
      <w:r>
        <w:rPr>
          <w:rFonts w:ascii="Times New Roman" w:hAnsi="Times New Roman" w:cs="Times New Roman"/>
          <w:sz w:val="24"/>
          <w:szCs w:val="24"/>
          <w:lang w:val="en-US"/>
        </w:rPr>
        <w:t>onservation status categories</w:t>
      </w:r>
      <w:ins w:id="1227" w:author="Unknown Author" w:date="2023-10-22T12:16:00Z">
        <w:r>
          <w:rPr>
            <w:rFonts w:ascii="Times New Roman" w:hAnsi="Times New Roman" w:cs="Times New Roman"/>
            <w:sz w:val="24"/>
            <w:szCs w:val="24"/>
            <w:lang w:val="en-US"/>
          </w:rPr>
          <w:t xml:space="preserve"> is not always increasing</w:t>
        </w:r>
      </w:ins>
      <w:ins w:id="1228" w:author="Unknown Author" w:date="2023-10-22T12:18:00Z">
        <w:r>
          <w:rPr>
            <w:rFonts w:ascii="Times New Roman" w:hAnsi="Times New Roman" w:cs="Times New Roman"/>
            <w:sz w:val="24"/>
            <w:szCs w:val="24"/>
            <w:lang w:val="en-US"/>
          </w:rPr>
          <w:t xml:space="preserve"> (shown by grey lines)</w:t>
        </w:r>
      </w:ins>
      <w:r>
        <w:rPr>
          <w:rFonts w:ascii="Times New Roman" w:hAnsi="Times New Roman" w:cs="Times New Roman"/>
          <w:sz w:val="24"/>
          <w:szCs w:val="24"/>
          <w:lang w:val="en-US"/>
        </w:rPr>
        <w:t xml:space="preserve">. </w:t>
      </w:r>
    </w:p>
    <w:p w14:paraId="1D5EF5AB" w14:textId="77777777" w:rsidR="002F5B65" w:rsidRDefault="002F5B65">
      <w:pPr>
        <w:spacing w:after="0" w:line="360" w:lineRule="auto"/>
        <w:jc w:val="both"/>
        <w:rPr>
          <w:rFonts w:ascii="Times New Roman" w:hAnsi="Times New Roman" w:cs="Times New Roman"/>
          <w:sz w:val="24"/>
          <w:szCs w:val="24"/>
          <w:lang w:val="en-US"/>
        </w:rPr>
      </w:pPr>
    </w:p>
    <w:p w14:paraId="5F0370C5" w14:textId="77777777" w:rsidR="002F5B65" w:rsidRDefault="002F5B65">
      <w:pPr>
        <w:spacing w:after="0" w:line="360" w:lineRule="auto"/>
        <w:jc w:val="both"/>
        <w:rPr>
          <w:rFonts w:ascii="Times New Roman" w:hAnsi="Times New Roman" w:cs="Times New Roman"/>
          <w:sz w:val="24"/>
          <w:szCs w:val="24"/>
          <w:lang w:val="en-US"/>
        </w:rPr>
      </w:pPr>
    </w:p>
    <w:p w14:paraId="220A12A1" w14:textId="77777777" w:rsidR="002F5B65" w:rsidRDefault="002F5B65">
      <w:pPr>
        <w:spacing w:after="0" w:line="360" w:lineRule="auto"/>
        <w:jc w:val="both"/>
        <w:rPr>
          <w:rFonts w:ascii="Times New Roman" w:hAnsi="Times New Roman" w:cs="Times New Roman"/>
          <w:sz w:val="24"/>
          <w:szCs w:val="24"/>
          <w:lang w:val="en-US"/>
        </w:rPr>
      </w:pPr>
    </w:p>
    <w:p w14:paraId="777974E4" w14:textId="77777777" w:rsidR="002F5B65" w:rsidRDefault="002F5B65">
      <w:pPr>
        <w:spacing w:after="0" w:line="360" w:lineRule="auto"/>
        <w:jc w:val="both"/>
        <w:rPr>
          <w:rFonts w:ascii="Times New Roman" w:hAnsi="Times New Roman" w:cs="Times New Roman"/>
          <w:sz w:val="24"/>
          <w:szCs w:val="24"/>
          <w:lang w:val="en-US"/>
        </w:rPr>
      </w:pPr>
    </w:p>
    <w:p w14:paraId="098636D5" w14:textId="77777777" w:rsidR="002F5B65" w:rsidRDefault="002F5B65">
      <w:pPr>
        <w:spacing w:after="0" w:line="360" w:lineRule="auto"/>
        <w:jc w:val="both"/>
        <w:rPr>
          <w:rFonts w:ascii="Times New Roman" w:hAnsi="Times New Roman" w:cs="Times New Roman"/>
          <w:sz w:val="24"/>
          <w:szCs w:val="24"/>
          <w:lang w:val="en-US"/>
        </w:rPr>
      </w:pPr>
    </w:p>
    <w:p w14:paraId="7CF24159" w14:textId="77777777" w:rsidR="002F5B65" w:rsidRDefault="002F5B65">
      <w:pPr>
        <w:spacing w:after="0" w:line="360" w:lineRule="auto"/>
        <w:jc w:val="both"/>
        <w:rPr>
          <w:rFonts w:ascii="Times New Roman" w:hAnsi="Times New Roman" w:cs="Times New Roman"/>
          <w:sz w:val="24"/>
          <w:szCs w:val="24"/>
          <w:lang w:val="en-US"/>
        </w:rPr>
      </w:pPr>
    </w:p>
    <w:p w14:paraId="74C1E778"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1EA4273F" wp14:editId="1A826AAD">
            <wp:extent cx="5038090" cy="6117590"/>
            <wp:effectExtent l="0" t="0" r="0" b="0"/>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2"/>
                    <a:stretch>
                      <a:fillRect/>
                    </a:stretch>
                  </pic:blipFill>
                  <pic:spPr bwMode="auto">
                    <a:xfrm>
                      <a:off x="0" y="0"/>
                      <a:ext cx="5038090" cy="6117590"/>
                    </a:xfrm>
                    <a:prstGeom prst="rect">
                      <a:avLst/>
                    </a:prstGeom>
                  </pic:spPr>
                </pic:pic>
              </a:graphicData>
            </a:graphic>
          </wp:inline>
        </w:drawing>
      </w:r>
    </w:p>
    <w:p w14:paraId="4DD9D56A" w14:textId="77777777" w:rsidR="002F5B65" w:rsidRDefault="00000000">
      <w:pPr>
        <w:spacing w:after="0" w:line="360" w:lineRule="auto"/>
        <w:jc w:val="both"/>
        <w:rPr>
          <w:rFonts w:ascii="Times New Roman" w:hAnsi="Times New Roman" w:cs="Times New Roman"/>
          <w:lang w:val="en-US"/>
        </w:rPr>
      </w:pPr>
      <w:commentRangeStart w:id="1229"/>
      <w:r>
        <w:rPr>
          <w:rFonts w:ascii="Times New Roman" w:hAnsi="Times New Roman" w:cs="Times New Roman"/>
          <w:b/>
          <w:bCs/>
          <w:lang w:val="en-US"/>
        </w:rPr>
        <w:t>Figure 10.</w:t>
      </w:r>
      <w:commentRangeEnd w:id="1229"/>
      <w:r>
        <w:commentReference w:id="1229"/>
      </w:r>
      <w:r>
        <w:rPr>
          <w:rFonts w:ascii="Times New Roman" w:hAnsi="Times New Roman" w:cs="Times New Roman"/>
          <w:b/>
          <w:bCs/>
          <w:lang w:val="en-US"/>
        </w:rPr>
        <w:t xml:space="preserve"> </w:t>
      </w:r>
      <w:ins w:id="1230" w:author="Unknown Author" w:date="2023-10-22T10:31:00Z">
        <w:r>
          <w:rPr>
            <w:rFonts w:ascii="Times New Roman" w:hAnsi="Times New Roman" w:cs="Times New Roman"/>
            <w:lang w:val="en-US"/>
          </w:rPr>
          <w:t xml:space="preserve">Impact of </w:t>
        </w:r>
        <w:r>
          <w:rPr>
            <w:rFonts w:ascii="Times New Roman" w:hAnsi="Times New Roman" w:cs="Times New Roman"/>
            <w:sz w:val="24"/>
            <w:szCs w:val="24"/>
            <w:lang w:val="en-US"/>
          </w:rPr>
          <w:t xml:space="preserve">incomplete taxon sampling on detecting an age extinction-risk relationship. </w:t>
        </w:r>
      </w:ins>
      <w:r>
        <w:rPr>
          <w:rFonts w:ascii="Times New Roman" w:hAnsi="Times New Roman" w:cs="Times New Roman"/>
          <w:lang w:val="en-US"/>
        </w:rPr>
        <w:t xml:space="preserve">Positive Extinction signal demonstrations for trees assuming bifurcating (left) and budding (right) speciation, for three nonrandom incomplete sampling (older species are less likely to be sampled) levels (0%, 25%, and 50% missing extant species; from top to down).  Extinction signal is represented by the conservation status categories (LC = Least Concern; NT = Near Threatened; VU </w:t>
      </w:r>
      <w:r>
        <w:rPr>
          <w:rFonts w:ascii="Times New Roman" w:hAnsi="Times New Roman" w:cs="Times New Roman"/>
          <w:lang w:val="en-US"/>
        </w:rPr>
        <w:lastRenderedPageBreak/>
        <w:t xml:space="preserve">= Vulnerable; EN = Endangered; CR = Critically Endangered). The Error rate is based on the percentage of trees that were estimated wrong regarding the relationship between the True age and all the Conservation status categories. Trees with the correct relationship are green (0% missing species), orange (25%), and red (50%). Trees with the incorrect relationship are gray. </w:t>
      </w:r>
    </w:p>
    <w:p w14:paraId="38DD0FDC" w14:textId="77777777" w:rsidR="002F5B65" w:rsidRDefault="002F5B65">
      <w:pPr>
        <w:spacing w:after="0" w:line="360" w:lineRule="auto"/>
        <w:jc w:val="both"/>
        <w:rPr>
          <w:rFonts w:ascii="Times New Roman" w:hAnsi="Times New Roman" w:cs="Times New Roman"/>
          <w:sz w:val="24"/>
          <w:szCs w:val="24"/>
          <w:lang w:val="en-US"/>
        </w:rPr>
      </w:pPr>
    </w:p>
    <w:p w14:paraId="13B64849"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52FFD86F" w14:textId="77777777" w:rsidR="002F5B65"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z w:val="24"/>
          <w:szCs w:val="24"/>
        </w:rPr>
        <w:t xml:space="preserve">Alroy, J., Marshall, C. R., Bambach, R. K., Bezusko, K., Foote, M., Fürsich, et al., (2001). Effects of sampling standardization on estimates of phanerozoic marine diversification.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(11), 6261–6266. doi: 10.1073/pnas.111144698</w:t>
      </w:r>
    </w:p>
    <w:p w14:paraId="3C1EF1D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Anacker, B. L., &amp; Strauss, S. Y. (2014). The geography and ecology of plant speciation: Range overlap and niche divergence in sister species.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281</w:t>
      </w:r>
      <w:r>
        <w:rPr>
          <w:rFonts w:ascii="Times New Roman" w:hAnsi="Times New Roman" w:cs="Times New Roman"/>
          <w:sz w:val="24"/>
          <w:szCs w:val="24"/>
        </w:rPr>
        <w:t>(1778). doi: 10.1098/rspb.2013.2980</w:t>
      </w:r>
    </w:p>
    <w:p w14:paraId="0A30A4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Aze, T., Ezard, T. H. G., Purvis, A., Coxall, H. K., Stewart, D. R. M., Wade, B. S., &amp; Pearson, P. N. (2011). A phylogeny of Cenozoic macroperforate planktonic foraminifera from fossil data. </w:t>
      </w:r>
      <w:r>
        <w:rPr>
          <w:rFonts w:ascii="Times New Roman" w:hAnsi="Times New Roman" w:cs="Times New Roman"/>
          <w:i/>
          <w:iCs/>
          <w:sz w:val="24"/>
          <w:szCs w:val="24"/>
        </w:rPr>
        <w:t>Biological Reviews</w:t>
      </w:r>
      <w:r>
        <w:rPr>
          <w:rFonts w:ascii="Times New Roman" w:hAnsi="Times New Roman" w:cs="Times New Roman"/>
          <w:sz w:val="24"/>
          <w:szCs w:val="24"/>
        </w:rPr>
        <w:t xml:space="preserve">, </w:t>
      </w:r>
      <w:r>
        <w:rPr>
          <w:rFonts w:ascii="Times New Roman" w:hAnsi="Times New Roman" w:cs="Times New Roman"/>
          <w:i/>
          <w:iCs/>
          <w:sz w:val="24"/>
          <w:szCs w:val="24"/>
        </w:rPr>
        <w:t>86</w:t>
      </w:r>
      <w:r>
        <w:rPr>
          <w:rFonts w:ascii="Times New Roman" w:hAnsi="Times New Roman" w:cs="Times New Roman"/>
          <w:sz w:val="24"/>
          <w:szCs w:val="24"/>
        </w:rPr>
        <w:t>(4), 900–927. doi: 10.1111/j.1469-185X.2011.00178.x</w:t>
      </w:r>
    </w:p>
    <w:p w14:paraId="0734713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Balmford, A. (1996). Extinction filters and current resilience: The significance of past selection pressures for conservation biology. </w:t>
      </w:r>
      <w:r>
        <w:rPr>
          <w:rFonts w:ascii="Times New Roman" w:hAnsi="Times New Roman" w:cs="Times New Roman"/>
          <w:i/>
          <w:iCs/>
          <w:sz w:val="24"/>
          <w:szCs w:val="24"/>
        </w:rPr>
        <w:t>Trends in Ecology and Evolution</w:t>
      </w:r>
      <w:r>
        <w:rPr>
          <w:rFonts w:ascii="Times New Roman" w:hAnsi="Times New Roman" w:cs="Times New Roman"/>
          <w:sz w:val="24"/>
          <w:szCs w:val="24"/>
        </w:rPr>
        <w:t>. doi: 10.1016/0169-5347(96)10026-4</w:t>
      </w:r>
    </w:p>
    <w:p w14:paraId="01E91A2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Barido-Sottani, J., Pett, W., O’Reilly, J. E., &amp; Warnock, R. C. M. (2019). FossilSim: An r package for simulating fossil occurrence data under mechanistic models of preservation and recovery.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10</w:t>
      </w:r>
      <w:r>
        <w:rPr>
          <w:rFonts w:ascii="Times New Roman" w:hAnsi="Times New Roman" w:cs="Times New Roman"/>
          <w:sz w:val="24"/>
          <w:szCs w:val="24"/>
        </w:rPr>
        <w:t>(6), 835–840. doi: 10.1111/2041-210X.13170</w:t>
      </w:r>
    </w:p>
    <w:p w14:paraId="669C76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&amp; Vogler, A. P. (2000). Detecting the geographical pattern of speciation from species-level phylogenies. </w:t>
      </w:r>
      <w:r>
        <w:rPr>
          <w:rFonts w:ascii="Times New Roman" w:hAnsi="Times New Roman" w:cs="Times New Roman"/>
          <w:i/>
          <w:iCs/>
          <w:sz w:val="24"/>
          <w:szCs w:val="24"/>
        </w:rPr>
        <w:t>The American Naturalist</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419–434. doi: 10.1086/303332</w:t>
      </w:r>
    </w:p>
    <w:p w14:paraId="1B7CBDC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Vogler, A. P., &amp; Harvey, P. H. (1998). Revealing the factors that promote speciation.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353</w:t>
      </w:r>
      <w:r>
        <w:rPr>
          <w:rFonts w:ascii="Times New Roman" w:hAnsi="Times New Roman" w:cs="Times New Roman"/>
          <w:sz w:val="24"/>
          <w:szCs w:val="24"/>
        </w:rPr>
        <w:t>(1366), 241–249. doi: 10.1098/rstb.1998.0206</w:t>
      </w:r>
    </w:p>
    <w:p w14:paraId="1B89D29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Baum, D. A., Smith, S. D. W., &amp; Donovan, S. S. S. (2005). The tree-thinking challenge.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310</w:t>
      </w:r>
      <w:r>
        <w:rPr>
          <w:rFonts w:ascii="Times New Roman" w:hAnsi="Times New Roman" w:cs="Times New Roman"/>
          <w:sz w:val="24"/>
          <w:szCs w:val="24"/>
        </w:rPr>
        <w:t>(5750), 979–980. doi: 10.1126/science.1117727</w:t>
      </w:r>
    </w:p>
    <w:p w14:paraId="115FB28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Beaulieu, J. M., &amp; O’Meara, B. C. (2016). Detecting hidden diversification shifts in models of trait-dependent speciation and extinction.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(4), 583–601. doi: 10.1093/sysbio/syw022</w:t>
      </w:r>
    </w:p>
    <w:p w14:paraId="1F50EB8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(2013). Origins of biodiversity. </w:t>
      </w:r>
      <w:r>
        <w:rPr>
          <w:rFonts w:ascii="Times New Roman" w:hAnsi="Times New Roman" w:cs="Times New Roman"/>
          <w:i/>
          <w:iCs/>
          <w:sz w:val="24"/>
          <w:szCs w:val="24"/>
        </w:rPr>
        <w:t>Palaeontology</w:t>
      </w:r>
      <w:r>
        <w:rPr>
          <w:rFonts w:ascii="Times New Roman" w:hAnsi="Times New Roman" w:cs="Times New Roman"/>
          <w:sz w:val="24"/>
          <w:szCs w:val="24"/>
        </w:rPr>
        <w:t>. doi: 10.1111/pala.12012</w:t>
      </w:r>
    </w:p>
    <w:p w14:paraId="7E68E8B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(2016). Origins of Biodiversity. </w:t>
      </w:r>
      <w:r>
        <w:rPr>
          <w:rFonts w:ascii="Times New Roman" w:hAnsi="Times New Roman" w:cs="Times New Roman"/>
          <w:i/>
          <w:iCs/>
          <w:sz w:val="24"/>
          <w:szCs w:val="24"/>
        </w:rPr>
        <w:t>PLoS Biology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(11), 1–7. doi: 10.1371/journal.pbio.2000724</w:t>
      </w:r>
    </w:p>
    <w:p w14:paraId="19B3CD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21906. doi:</w:t>
      </w:r>
      <w:r>
        <w:t xml:space="preserve"> </w:t>
      </w:r>
      <w:r>
        <w:rPr>
          <w:rFonts w:ascii="Times New Roman" w:hAnsi="Times New Roman" w:cs="Times New Roman"/>
          <w:sz w:val="24"/>
          <w:szCs w:val="24"/>
        </w:rPr>
        <w:t xml:space="preserve">10.1038/s41598-022-26010-7 </w:t>
      </w:r>
    </w:p>
    <w:p w14:paraId="21D23E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Caetano, D. S., &amp; Quental, T. B. (2022). How important is budding speciaiton for comparative studies? </w:t>
      </w:r>
      <w:r>
        <w:rPr>
          <w:rFonts w:ascii="Times New Roman" w:hAnsi="Times New Roman" w:cs="Times New Roman"/>
          <w:i/>
          <w:iCs/>
          <w:sz w:val="24"/>
          <w:szCs w:val="24"/>
        </w:rPr>
        <w:t>BioRxiv</w:t>
      </w:r>
      <w:r>
        <w:rPr>
          <w:rFonts w:ascii="Times New Roman" w:hAnsi="Times New Roman" w:cs="Times New Roman"/>
          <w:sz w:val="24"/>
          <w:szCs w:val="24"/>
        </w:rPr>
        <w:t>. doi: 10.1101/2022.05.24.493296</w:t>
      </w:r>
    </w:p>
    <w:p w14:paraId="19C55B0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Caley, M. J., Fisher, R., &amp; Mengersen, K. (2014). Global species richness estimates have not converged. Trends in Ecology &amp; Evolution, 29(4), 187-188. doi:10.1016/j.tree.2014.02.002</w:t>
      </w:r>
    </w:p>
    <w:p w14:paraId="4340D25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Callaway, E. (2017). Oldest Homo sapiens fossil claim rewrites our species’ history. </w:t>
      </w:r>
      <w:r>
        <w:rPr>
          <w:rFonts w:ascii="Times New Roman" w:hAnsi="Times New Roman" w:cs="Times New Roman"/>
          <w:i/>
          <w:iCs/>
          <w:sz w:val="24"/>
          <w:szCs w:val="24"/>
        </w:rPr>
        <w:t>Nature</w:t>
      </w:r>
      <w:r>
        <w:rPr>
          <w:rFonts w:ascii="Times New Roman" w:hAnsi="Times New Roman" w:cs="Times New Roman"/>
          <w:sz w:val="24"/>
          <w:szCs w:val="24"/>
        </w:rPr>
        <w:t>, 546, 289-293. doi: 10.1038/nature.2017.22114</w:t>
      </w:r>
    </w:p>
    <w:p w14:paraId="28D2F89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117</w:t>
      </w:r>
      <w:r>
        <w:rPr>
          <w:rFonts w:ascii="Times New Roman" w:hAnsi="Times New Roman" w:cs="Times New Roman"/>
          <w:sz w:val="24"/>
          <w:szCs w:val="24"/>
        </w:rPr>
        <w:t>(42), 26281–26287. doi: 10.1073/pnas.2009397117</w:t>
      </w:r>
    </w:p>
    <w:p w14:paraId="4097017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Forasiepi, A., Jaramillo, C., Sánchez-villagra, M. R., &amp; Richardson, J. E. (2015). </w:t>
      </w:r>
      <w:r>
        <w:rPr>
          <w:rFonts w:ascii="Times New Roman" w:hAnsi="Times New Roman" w:cs="Times New Roman"/>
          <w:i/>
          <w:iCs/>
          <w:sz w:val="24"/>
          <w:szCs w:val="24"/>
        </w:rPr>
        <w:t>Neotropical mammal diversity and the Great American Biotic Interchange : spatial and temporal variation in South America ’ s fossil record</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(January), 1–11. doi: 10.3389/fgene.2014.00451</w:t>
      </w:r>
    </w:p>
    <w:p w14:paraId="7C20C2F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Chang, J., Rabosky, D. L., &amp; Alfaro, M. E. (2020). Estimating Diversification Rates on Incompletely Sampled Phylogenies: Theoretical Concerns and Practical Solutions.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602–611. doi: 10.1093/sysbio/syz081</w:t>
      </w:r>
    </w:p>
    <w:p w14:paraId="0FE4848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Davies, T. J., Smith, G. F., Bellstedt, D. U., Boatwright, J. S., Bytebier, B., Cowling, R. M., et al., (2011). Extinction risk and diversification are linked in a plant biodiversity </w:t>
      </w:r>
      <w:r>
        <w:rPr>
          <w:rFonts w:ascii="Times New Roman" w:hAnsi="Times New Roman" w:cs="Times New Roman"/>
          <w:sz w:val="24"/>
          <w:szCs w:val="24"/>
        </w:rPr>
        <w:lastRenderedPageBreak/>
        <w:t xml:space="preserve">hotspot. </w:t>
      </w:r>
      <w:r>
        <w:rPr>
          <w:rFonts w:ascii="Times New Roman" w:hAnsi="Times New Roman" w:cs="Times New Roman"/>
          <w:i/>
          <w:iCs/>
          <w:sz w:val="24"/>
          <w:szCs w:val="24"/>
        </w:rPr>
        <w:t>PLoS Biology</w:t>
      </w:r>
      <w:r>
        <w:rPr>
          <w:rFonts w:ascii="Times New Roman" w:hAnsi="Times New Roman" w:cs="Times New Roman"/>
          <w:sz w:val="24"/>
          <w:szCs w:val="24"/>
        </w:rPr>
        <w:t>. 9(5), e1000620. doi: 10.1371/journal.pbio.1000620</w:t>
      </w:r>
    </w:p>
    <w:p w14:paraId="4CBD003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Diniz-Filho, J. A. F., Loyola, R. D., Raia, P., Mooers, A. O., &amp; Bini, L. M. (2013). Darwinian shortfalls in biodiversity conservation. Trends in Ecology &amp; Evolution, 28(12), 689-695. doi: 10.1016/j.tree.2013.09.003</w:t>
      </w:r>
    </w:p>
    <w:p w14:paraId="09BD26C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Diniz Filho, J. A. F., Jardim, L., Guedes, J. J., Meyer, L., Stropp, J., Frateles, L. E. F., ... &amp; Hortal, J. (2023). Macroecological links between the Linnean, Wallacean, and Darwinian shortfalls. </w:t>
      </w:r>
      <w:r>
        <w:rPr>
          <w:rFonts w:ascii="Times New Roman" w:hAnsi="Times New Roman" w:cs="Times New Roman"/>
          <w:i/>
          <w:iCs/>
          <w:sz w:val="24"/>
          <w:szCs w:val="24"/>
        </w:rPr>
        <w:t>Frontiers of Biogeography</w:t>
      </w:r>
      <w:r>
        <w:rPr>
          <w:rFonts w:ascii="Times New Roman" w:hAnsi="Times New Roman" w:cs="Times New Roman"/>
          <w:sz w:val="24"/>
          <w:szCs w:val="24"/>
        </w:rPr>
        <w:t>, 15(2). doi: 10.21425/F5FBG59566</w:t>
      </w:r>
    </w:p>
    <w:p w14:paraId="3885650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Eldredge, N., Thompson, J. N., Brakefield, P. M., Gavrilets, S., Jablonski, D., Jackson, J. B. C., et al., (2005). The dynamics of evolutionary stasis. </w:t>
      </w:r>
      <w:r>
        <w:rPr>
          <w:rFonts w:ascii="Times New Roman" w:hAnsi="Times New Roman" w:cs="Times New Roman"/>
          <w:i/>
          <w:iCs/>
          <w:sz w:val="24"/>
          <w:szCs w:val="24"/>
        </w:rPr>
        <w:t>Paleobiology</w:t>
      </w:r>
      <w:r>
        <w:rPr>
          <w:rFonts w:ascii="Times New Roman" w:hAnsi="Times New Roman" w:cs="Times New Roman"/>
          <w:sz w:val="24"/>
          <w:szCs w:val="24"/>
        </w:rPr>
        <w:t xml:space="preserve"> 31(S2), 133-145. doi: 10.1666/0094-8373(2005)031</w:t>
      </w:r>
    </w:p>
    <w:p w14:paraId="7080A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Emerson, B. C., &amp; Patiño, J. (2018). Anagenesis, Cladogenesis, and Speciation on Islands.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(7), 488–491. doi: 10.1016/j.tree.2018.04.006</w:t>
      </w:r>
    </w:p>
    <w:p w14:paraId="1199E66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Fitzpatrick, B. M., &amp; Turelli, M. (2006). The Geography of Mammalian Speciation: Mixed Signals From Phylogenies and Range Maps.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60</w:t>
      </w:r>
      <w:r>
        <w:rPr>
          <w:rFonts w:ascii="Times New Roman" w:hAnsi="Times New Roman" w:cs="Times New Roman"/>
          <w:sz w:val="24"/>
          <w:szCs w:val="24"/>
        </w:rPr>
        <w:t>(3), 601–615. doi: 10.1111/j.0014-3820.2006.tb01140.x</w:t>
      </w:r>
    </w:p>
    <w:p w14:paraId="5828D5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Fjeldså, J., Bowie, R. C. K., &amp; Rahbek, C. (2012). The role of mountain ranges in the diversification of birds.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249–265. doi: 10.1146/annurev-ecolsys-102710-145113</w:t>
      </w:r>
    </w:p>
    <w:p w14:paraId="318654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(1996). </w:t>
      </w:r>
      <w:r>
        <w:rPr>
          <w:rFonts w:ascii="Times New Roman" w:hAnsi="Times New Roman" w:cs="Times New Roman"/>
          <w:i/>
          <w:iCs/>
          <w:sz w:val="24"/>
          <w:szCs w:val="24"/>
        </w:rPr>
        <w:t>On the Probability of Ancestors in the Fossil Record</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141–151. doi: 10.1017/S0094837300016146</w:t>
      </w:r>
    </w:p>
    <w:p w14:paraId="095BB4C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&amp; Raup, D. M. (1996). </w:t>
      </w:r>
      <w:r>
        <w:rPr>
          <w:rFonts w:ascii="Times New Roman" w:hAnsi="Times New Roman" w:cs="Times New Roman"/>
          <w:i/>
          <w:iCs/>
          <w:sz w:val="24"/>
          <w:szCs w:val="24"/>
        </w:rPr>
        <w:t>Fossil Preservation and the Stratigraphic Ranges of Taxa</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121–140. doi: 10.1017/S0094837300016134</w:t>
      </w:r>
    </w:p>
    <w:p w14:paraId="1E323A3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Gaston, K. J., &amp; Blackburn, T. M. (1997). Evolutionary age and risk of extinction in the global avifauna. </w:t>
      </w:r>
      <w:r>
        <w:rPr>
          <w:rFonts w:ascii="Times New Roman" w:hAnsi="Times New Roman" w:cs="Times New Roman"/>
          <w:i/>
          <w:iCs/>
          <w:sz w:val="24"/>
          <w:szCs w:val="24"/>
        </w:rPr>
        <w:t xml:space="preserve">Evolutionary Ecology, </w:t>
      </w:r>
      <w:r>
        <w:rPr>
          <w:rFonts w:ascii="Times New Roman" w:hAnsi="Times New Roman" w:cs="Times New Roman"/>
          <w:sz w:val="24"/>
          <w:szCs w:val="24"/>
        </w:rPr>
        <w:t>11, 557–565. doi: 10.1007/s10682-997-1511-4</w:t>
      </w:r>
    </w:p>
    <w:p w14:paraId="07F00B4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Harvey, P. H., May, R. M., &amp; Nee, S. (1994). Phylogenies without fossils.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48</w:t>
      </w:r>
      <w:r>
        <w:rPr>
          <w:rFonts w:ascii="Times New Roman" w:hAnsi="Times New Roman" w:cs="Times New Roman"/>
          <w:sz w:val="24"/>
          <w:szCs w:val="24"/>
        </w:rPr>
        <w:t>(3), 523–529. doi: 10.1111/j.1558-5646.1994.tb01341.x</w:t>
      </w:r>
    </w:p>
    <w:p w14:paraId="1EEC63B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Heath, T. A., Hedtke, S. M., &amp; Hillis, D. M. (2008). Taxon sampling and the accuracy of phylogenetic analyses. </w:t>
      </w:r>
      <w:r>
        <w:rPr>
          <w:rFonts w:ascii="Times New Roman" w:hAnsi="Times New Roman" w:cs="Times New Roman"/>
          <w:i/>
          <w:iCs/>
          <w:sz w:val="24"/>
          <w:szCs w:val="24"/>
        </w:rPr>
        <w:t>Journal of Systematics and Evolution</w:t>
      </w:r>
      <w:r>
        <w:rPr>
          <w:rFonts w:ascii="Times New Roman" w:hAnsi="Times New Roman" w:cs="Times New Roman"/>
          <w:sz w:val="24"/>
          <w:szCs w:val="24"/>
        </w:rPr>
        <w:t xml:space="preserve">, </w:t>
      </w:r>
      <w:r>
        <w:rPr>
          <w:rFonts w:ascii="Times New Roman" w:hAnsi="Times New Roman" w:cs="Times New Roman"/>
          <w:i/>
          <w:iCs/>
          <w:sz w:val="24"/>
          <w:szCs w:val="24"/>
        </w:rPr>
        <w:t>46</w:t>
      </w:r>
      <w:r>
        <w:rPr>
          <w:rFonts w:ascii="Times New Roman" w:hAnsi="Times New Roman" w:cs="Times New Roman"/>
          <w:sz w:val="24"/>
          <w:szCs w:val="24"/>
        </w:rPr>
        <w:t>(3), 239–257. doi: 10.3724/SP.J.1002.2008.08016</w:t>
      </w:r>
    </w:p>
    <w:p w14:paraId="6DBAA95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Henning, W. (1999). </w:t>
      </w:r>
      <w:r>
        <w:rPr>
          <w:rFonts w:ascii="Times New Roman" w:hAnsi="Times New Roman" w:cs="Times New Roman"/>
          <w:i/>
          <w:iCs/>
          <w:sz w:val="24"/>
          <w:szCs w:val="24"/>
        </w:rPr>
        <w:t>Phylogenetic systematics</w:t>
      </w:r>
      <w:r>
        <w:rPr>
          <w:rFonts w:ascii="Times New Roman" w:hAnsi="Times New Roman" w:cs="Times New Roman"/>
          <w:sz w:val="24"/>
          <w:szCs w:val="24"/>
        </w:rPr>
        <w:t>. University of Illinois Press.</w:t>
      </w:r>
    </w:p>
    <w:p w14:paraId="2D0049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Hopkins, M. J. (2007). Modelling the known and unknown plant biodiversity of the </w:t>
      </w:r>
      <w:r>
        <w:rPr>
          <w:rFonts w:ascii="Times New Roman" w:hAnsi="Times New Roman" w:cs="Times New Roman"/>
          <w:sz w:val="24"/>
          <w:szCs w:val="24"/>
        </w:rPr>
        <w:lastRenderedPageBreak/>
        <w:t xml:space="preserve">Amazon Basin. </w:t>
      </w:r>
      <w:r>
        <w:rPr>
          <w:rFonts w:ascii="Times New Roman" w:hAnsi="Times New Roman" w:cs="Times New Roman"/>
          <w:i/>
          <w:iCs/>
          <w:sz w:val="24"/>
          <w:szCs w:val="24"/>
        </w:rPr>
        <w:t>Journal of Biogeography</w:t>
      </w:r>
      <w:r>
        <w:rPr>
          <w:rFonts w:ascii="Times New Roman" w:hAnsi="Times New Roman" w:cs="Times New Roman"/>
          <w:sz w:val="24"/>
          <w:szCs w:val="24"/>
        </w:rPr>
        <w:t>, 34(8), 1400-1411. doi: 10.1111/j.1365-2699.2007.01737.x</w:t>
      </w:r>
    </w:p>
    <w:p w14:paraId="7F22B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Hortal, J., de Bello, F., Diniz-Filho, J. A. F., Lewinsohn, T. M., Lobo, J. M., &amp; Ladle, R. J. (2015). Seven shortfalls that beset large-scale knowledge of biodiversity.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46, 523-549. doi: 10.1146/annurev-ecolsys-112414-054400</w:t>
      </w:r>
    </w:p>
    <w:p w14:paraId="712A4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IUCN. (2016). IUCN Red List of Threatened Species. Version 2016-2. </w:t>
      </w:r>
      <w:r>
        <w:rPr>
          <w:rFonts w:ascii="Times New Roman" w:hAnsi="Times New Roman" w:cs="Times New Roman"/>
          <w:i/>
          <w:iCs/>
          <w:sz w:val="24"/>
          <w:szCs w:val="24"/>
        </w:rPr>
        <w:t>Fourth Quarter</w:t>
      </w:r>
      <w:r>
        <w:rPr>
          <w:rFonts w:ascii="Times New Roman" w:hAnsi="Times New Roman" w:cs="Times New Roman"/>
          <w:sz w:val="24"/>
          <w:szCs w:val="24"/>
        </w:rPr>
        <w:t>.</w:t>
      </w:r>
    </w:p>
    <w:p w14:paraId="7D497EE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Johnson, C. N., Delean, S., &amp; Balmford, A. (2002). </w:t>
      </w:r>
      <w:r>
        <w:rPr>
          <w:rFonts w:ascii="Times New Roman" w:hAnsi="Times New Roman" w:cs="Times New Roman"/>
          <w:i/>
          <w:iCs/>
          <w:sz w:val="24"/>
          <w:szCs w:val="24"/>
        </w:rPr>
        <w:t>Phylogeny and the selectivity of extinction in Australian marsupials</w:t>
      </w:r>
      <w:r>
        <w:rPr>
          <w:rFonts w:ascii="Times New Roman" w:hAnsi="Times New Roman" w:cs="Times New Roman"/>
          <w:sz w:val="24"/>
          <w:szCs w:val="24"/>
        </w:rPr>
        <w:t>. 135–142. doi: 10.1017/S1367943002002196</w:t>
      </w:r>
    </w:p>
    <w:p w14:paraId="079590D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Kendall, M. G. (1946). </w:t>
      </w:r>
      <w:r>
        <w:rPr>
          <w:rFonts w:ascii="Times New Roman" w:hAnsi="Times New Roman" w:cs="Times New Roman"/>
          <w:i/>
          <w:iCs/>
          <w:sz w:val="24"/>
          <w:szCs w:val="24"/>
        </w:rPr>
        <w:t>The advanced theory of statistics</w:t>
      </w:r>
      <w:r>
        <w:rPr>
          <w:rFonts w:ascii="Times New Roman" w:hAnsi="Times New Roman" w:cs="Times New Roman"/>
          <w:sz w:val="24"/>
          <w:szCs w:val="24"/>
        </w:rPr>
        <w:t xml:space="preserve"> (2nd ed.). Charles Griffin adn Co., Ltd., London.</w:t>
      </w:r>
    </w:p>
    <w:p w14:paraId="0FE1B7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syad017</w:t>
      </w:r>
      <w:r>
        <w:rPr>
          <w:rFonts w:ascii="Times New Roman" w:hAnsi="Times New Roman" w:cs="Times New Roman"/>
          <w:sz w:val="24"/>
          <w:szCs w:val="24"/>
        </w:rPr>
        <w:t>. doi: 10.1093/sysbio/syad017</w:t>
      </w:r>
    </w:p>
    <w:p w14:paraId="6151786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Losos, J. B., &amp; Glor, R. E. (2003). Phylogenetic comparative methods and the geography of speciation.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(5), 220–227. doi: 10.1016/S0169-5347(03)00037-5</w:t>
      </w:r>
    </w:p>
    <w:p w14:paraId="0D85564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Meier, R., &amp; Willmann, R. (2000). A defense of the Hennigian Species Concept.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 167).</w:t>
      </w:r>
    </w:p>
    <w:p w14:paraId="4F4C68A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72</w:t>
      </w:r>
      <w:r>
        <w:rPr>
          <w:rFonts w:ascii="Times New Roman" w:hAnsi="Times New Roman" w:cs="Times New Roman"/>
          <w:sz w:val="24"/>
          <w:szCs w:val="24"/>
        </w:rPr>
        <w:t>(1), 106–119. doi: 10.1093/sysbio/syad001</w:t>
      </w:r>
    </w:p>
    <w:p w14:paraId="41573CE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Nee, S., &amp; May, R. M. (1997). Extinction and the Loss of Evolutionary History.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278</w:t>
      </w:r>
      <w:r>
        <w:rPr>
          <w:rFonts w:ascii="Times New Roman" w:hAnsi="Times New Roman" w:cs="Times New Roman"/>
          <w:sz w:val="24"/>
          <w:szCs w:val="24"/>
        </w:rPr>
        <w:t>(5338), 692–694. doi: 10.1126/science.278.5338.692</w:t>
      </w:r>
    </w:p>
    <w:p w14:paraId="4AC88E9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Pearson, P. N. (1995). Investigating age-dependency of species extinction rates using dynamic survivorship analysis. </w:t>
      </w:r>
      <w:r>
        <w:rPr>
          <w:rFonts w:ascii="Times New Roman" w:hAnsi="Times New Roman" w:cs="Times New Roman"/>
          <w:i/>
          <w:iCs/>
          <w:sz w:val="24"/>
          <w:szCs w:val="24"/>
        </w:rPr>
        <w:t>Historical Biology</w:t>
      </w:r>
      <w:r>
        <w:rPr>
          <w:rFonts w:ascii="Times New Roman" w:hAnsi="Times New Roman" w:cs="Times New Roman"/>
          <w:sz w:val="24"/>
          <w:szCs w:val="24"/>
        </w:rPr>
        <w:t>, 10(2), 119–136. doi: 10.1080/10292389509380516</w:t>
      </w:r>
    </w:p>
    <w:p w14:paraId="0B13D9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Pie, M. R., &amp; Caron, F. (2023). Substantial variation in species ages among vertebrate clades. </w:t>
      </w:r>
      <w:r>
        <w:rPr>
          <w:rFonts w:ascii="Times New Roman" w:hAnsi="Times New Roman" w:cs="Times New Roman"/>
          <w:i/>
          <w:iCs/>
          <w:sz w:val="24"/>
          <w:szCs w:val="24"/>
        </w:rPr>
        <w:t>BioRxiv</w:t>
      </w:r>
      <w:r>
        <w:rPr>
          <w:rFonts w:ascii="Times New Roman" w:hAnsi="Times New Roman" w:cs="Times New Roman"/>
          <w:sz w:val="24"/>
          <w:szCs w:val="24"/>
        </w:rPr>
        <w:t xml:space="preserve">, </w:t>
      </w:r>
      <w:r>
        <w:rPr>
          <w:rFonts w:ascii="Times New Roman" w:hAnsi="Times New Roman" w:cs="Times New Roman"/>
          <w:i/>
          <w:iCs/>
          <w:sz w:val="24"/>
          <w:szCs w:val="24"/>
        </w:rPr>
        <w:t>06</w:t>
      </w:r>
      <w:r>
        <w:rPr>
          <w:rFonts w:ascii="Times New Roman" w:hAnsi="Times New Roman" w:cs="Times New Roman"/>
          <w:sz w:val="24"/>
          <w:szCs w:val="24"/>
        </w:rPr>
        <w:t>. doi: 10.1101/2023.06.08.544238</w:t>
      </w:r>
    </w:p>
    <w:p w14:paraId="139D32F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Pimm, S. L., Jenkins, C. N., Abell, R., Brooks, T. M., Gittleman, J. L., Joppa, L. N., … Sexton, J. O. (2014). The biodiversity of species and their rates of extinction, distribution, and protection.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344</w:t>
      </w:r>
      <w:r>
        <w:rPr>
          <w:rFonts w:ascii="Times New Roman" w:hAnsi="Times New Roman" w:cs="Times New Roman"/>
          <w:sz w:val="24"/>
          <w:szCs w:val="24"/>
        </w:rPr>
        <w:t>(6187). doi: 10.1126/science.1246752</w:t>
      </w:r>
    </w:p>
    <w:p w14:paraId="10B918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 Core Team. (2019). R: A language and environment for statistical computing. Vienna, Austria: </w:t>
      </w:r>
      <w:r>
        <w:rPr>
          <w:rFonts w:ascii="Times New Roman" w:hAnsi="Times New Roman" w:cs="Times New Roman"/>
          <w:i/>
          <w:iCs/>
          <w:sz w:val="24"/>
          <w:szCs w:val="24"/>
        </w:rPr>
        <w:t>R Foundation for Statistical Computing</w:t>
      </w:r>
      <w:r>
        <w:rPr>
          <w:rFonts w:ascii="Times New Roman" w:hAnsi="Times New Roman" w:cs="Times New Roman"/>
          <w:sz w:val="24"/>
          <w:szCs w:val="24"/>
        </w:rPr>
        <w:t>. Retrieved from https://www.r-project.org/</w:t>
      </w:r>
    </w:p>
    <w:p w14:paraId="27FF1F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Rabosky, D. L. (2010). Extinction rates should not be estimated from molecular phylogenies. </w:t>
      </w:r>
      <w:r>
        <w:rPr>
          <w:rFonts w:ascii="Times New Roman" w:hAnsi="Times New Roman" w:cs="Times New Roman"/>
          <w:i/>
          <w:iCs/>
          <w:sz w:val="24"/>
          <w:szCs w:val="24"/>
        </w:rPr>
        <w:t>Evolution</w:t>
      </w:r>
      <w:r>
        <w:rPr>
          <w:rFonts w:ascii="Times New Roman" w:hAnsi="Times New Roman" w:cs="Times New Roman"/>
          <w:sz w:val="24"/>
          <w:szCs w:val="24"/>
        </w:rPr>
        <w:t>, 64(6), 1816–1824. doi: 10.1111/j.1558-5646.2009.00926.x</w:t>
      </w:r>
    </w:p>
    <w:p w14:paraId="01703F2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Riddle, B. R., Ladle, R. J., Lourie, S. A., &amp; Whittaker, R. J. (2011). Basic biogeography: estimating biodiversity and mapping nature. </w:t>
      </w:r>
      <w:r>
        <w:rPr>
          <w:rFonts w:ascii="Times New Roman" w:hAnsi="Times New Roman" w:cs="Times New Roman"/>
          <w:i/>
          <w:iCs/>
          <w:sz w:val="24"/>
          <w:szCs w:val="24"/>
        </w:rPr>
        <w:t>Conservation biogeography</w:t>
      </w:r>
      <w:r>
        <w:rPr>
          <w:rFonts w:ascii="Times New Roman" w:hAnsi="Times New Roman" w:cs="Times New Roman"/>
          <w:sz w:val="24"/>
          <w:szCs w:val="24"/>
        </w:rPr>
        <w:t>, 45-92. doi: 10.1002/9781444390001.ch4</w:t>
      </w:r>
    </w:p>
    <w:p w14:paraId="4A332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Rivas-Gonzáles, I., Rousselle, M., Li, F., Zhou, L., Dutheil, J., Munch, K., et al., (2023). Pervasive incomplete lineage sorting illuminates speciation and selection in primates.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380</w:t>
      </w:r>
      <w:r>
        <w:rPr>
          <w:rFonts w:ascii="Times New Roman" w:hAnsi="Times New Roman" w:cs="Times New Roman"/>
          <w:sz w:val="24"/>
          <w:szCs w:val="24"/>
        </w:rPr>
        <w:t>(6648), eabn4409. doi:</w:t>
      </w:r>
      <w:r>
        <w:t xml:space="preserve"> </w:t>
      </w:r>
      <w:r>
        <w:rPr>
          <w:rFonts w:ascii="Times New Roman" w:hAnsi="Times New Roman" w:cs="Times New Roman"/>
          <w:sz w:val="24"/>
          <w:szCs w:val="24"/>
        </w:rPr>
        <w:t xml:space="preserve">10.1126/science.abn4409 </w:t>
      </w:r>
    </w:p>
    <w:p w14:paraId="2672688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Roopnarine, P. D., Byars, G., Fitzgerald, P., Paleobiology, S., &amp; Winter, N. (1999). Anagenetic evolution, stratophenetic patterns, and random walk models. </w:t>
      </w:r>
      <w:r>
        <w:rPr>
          <w:rFonts w:ascii="Times New Roman" w:hAnsi="Times New Roman" w:cs="Times New Roman"/>
          <w:i/>
          <w:iCs/>
          <w:sz w:val="24"/>
          <w:szCs w:val="24"/>
        </w:rPr>
        <w:t xml:space="preserve">Paleobiology, </w:t>
      </w:r>
      <w:r>
        <w:rPr>
          <w:rFonts w:ascii="Times New Roman" w:hAnsi="Times New Roman" w:cs="Times New Roman"/>
          <w:sz w:val="24"/>
          <w:szCs w:val="24"/>
        </w:rPr>
        <w:t>25(1), 41–57. doi: 10.1666/0094-8373(1999)0252.3.CO;2</w:t>
      </w:r>
    </w:p>
    <w:p w14:paraId="0E1FDCE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ascii="Times New Roman" w:hAnsi="Times New Roman" w:cs="Times New Roman"/>
          <w:i/>
          <w:iCs/>
          <w:sz w:val="24"/>
          <w:szCs w:val="24"/>
        </w:rPr>
        <w:t>Evolutionary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(2), 255–261. doi: 10.1007/s11692-012-9171-x</w:t>
      </w:r>
    </w:p>
    <w:p w14:paraId="776B55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&amp; Schnitzler, J. (2014). PyRate: a new program to estimate speciation and extinction rates from incomplete fossil data. </w:t>
      </w:r>
      <w:r>
        <w:rPr>
          <w:rFonts w:ascii="Times New Roman" w:hAnsi="Times New Roman" w:cs="Times New Roman"/>
          <w:i/>
          <w:iCs/>
          <w:sz w:val="24"/>
          <w:szCs w:val="24"/>
        </w:rPr>
        <w:t>Methods in Ecology and Evolution2</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(10), 1126–1131. doi: 10.1111/2041-210X.12263</w:t>
      </w:r>
    </w:p>
    <w:p w14:paraId="6BBDD9D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Castiglione, S., Mondanaro, A., Serio, C., Melchionna, M., Piras, P.,  et al., (2020). A 450 million years long latitudinal gradient in age-dependent extinction. </w:t>
      </w:r>
      <w:r>
        <w:rPr>
          <w:rFonts w:ascii="Times New Roman" w:hAnsi="Times New Roman" w:cs="Times New Roman"/>
          <w:i/>
          <w:iCs/>
          <w:sz w:val="24"/>
          <w:szCs w:val="24"/>
        </w:rPr>
        <w:t>Ecology Letters</w:t>
      </w:r>
      <w:r>
        <w:rPr>
          <w:rFonts w:ascii="Times New Roman" w:hAnsi="Times New Roman" w:cs="Times New Roman"/>
          <w:sz w:val="24"/>
          <w:szCs w:val="24"/>
        </w:rPr>
        <w:t xml:space="preserve">, </w:t>
      </w:r>
      <w:r>
        <w:rPr>
          <w:rFonts w:ascii="Times New Roman" w:hAnsi="Times New Roman" w:cs="Times New Roman"/>
          <w:i/>
          <w:iCs/>
          <w:sz w:val="24"/>
          <w:szCs w:val="24"/>
        </w:rPr>
        <w:t>23</w:t>
      </w:r>
      <w:r>
        <w:rPr>
          <w:rFonts w:ascii="Times New Roman" w:hAnsi="Times New Roman" w:cs="Times New Roman"/>
          <w:sz w:val="24"/>
          <w:szCs w:val="24"/>
        </w:rPr>
        <w:t>(3), 439–446. doi: 10.1111/ele.13441</w:t>
      </w:r>
    </w:p>
    <w:p w14:paraId="6D59E77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Antonelli, A., &amp; Meyer, X. (2019). Improved estimation of macroevolutionary rates from fossil data using a Bayesian framework.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t>45</w:t>
      </w:r>
      <w:r>
        <w:rPr>
          <w:rFonts w:ascii="Times New Roman" w:hAnsi="Times New Roman" w:cs="Times New Roman"/>
          <w:sz w:val="24"/>
          <w:szCs w:val="24"/>
        </w:rPr>
        <w:t>(4), 546–570. doi: 10.1017/pab.2019.23</w:t>
      </w:r>
    </w:p>
    <w:p w14:paraId="2D109C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Warnock, R. C. M., Gavryushkina, A., &amp; Stadler, T. (2018). Closing the gap </w:t>
      </w:r>
      <w:r>
        <w:rPr>
          <w:rFonts w:ascii="Times New Roman" w:hAnsi="Times New Roman" w:cs="Times New Roman"/>
          <w:sz w:val="24"/>
          <w:szCs w:val="24"/>
        </w:rPr>
        <w:lastRenderedPageBreak/>
        <w:t xml:space="preserve">between palaeontological and neontological speciation and extinction rate estimates. </w:t>
      </w:r>
      <w:r>
        <w:rPr>
          <w:rFonts w:ascii="Times New Roman" w:hAnsi="Times New Roman" w:cs="Times New Roman"/>
          <w:i/>
          <w:iCs/>
          <w:sz w:val="24"/>
          <w:szCs w:val="24"/>
        </w:rPr>
        <w:t>Nature Communications</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(1). doi: 10.1038/s41467-018-07622-y</w:t>
      </w:r>
    </w:p>
    <w:p w14:paraId="7156EB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(1961). </w:t>
      </w:r>
      <w:r>
        <w:rPr>
          <w:rFonts w:ascii="Times New Roman" w:hAnsi="Times New Roman" w:cs="Times New Roman"/>
          <w:i/>
          <w:iCs/>
          <w:sz w:val="24"/>
          <w:szCs w:val="24"/>
        </w:rPr>
        <w:t>Principles of animal taxonomy</w:t>
      </w:r>
      <w:r>
        <w:rPr>
          <w:rFonts w:ascii="Times New Roman" w:hAnsi="Times New Roman" w:cs="Times New Roman"/>
          <w:sz w:val="24"/>
          <w:szCs w:val="24"/>
        </w:rPr>
        <w:t>. Columbia University Press.</w:t>
      </w:r>
    </w:p>
    <w:p w14:paraId="2E9BC4A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(1984). </w:t>
      </w:r>
      <w:r>
        <w:rPr>
          <w:rFonts w:ascii="Times New Roman" w:hAnsi="Times New Roman" w:cs="Times New Roman"/>
          <w:i/>
          <w:iCs/>
          <w:sz w:val="24"/>
          <w:szCs w:val="24"/>
        </w:rPr>
        <w:t>Tempo and mode in evolution</w:t>
      </w:r>
      <w:r>
        <w:rPr>
          <w:rFonts w:ascii="Times New Roman" w:hAnsi="Times New Roman" w:cs="Times New Roman"/>
          <w:sz w:val="24"/>
          <w:szCs w:val="24"/>
        </w:rPr>
        <w:t>. Columbia University Press.</w:t>
      </w:r>
    </w:p>
    <w:p w14:paraId="28D42A1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Geroge G. (1951). The species concept.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(4), 285–298.</w:t>
      </w:r>
    </w:p>
    <w:p w14:paraId="6E5F6BA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Skeels, A., &amp; Cardillo, M. (2019). Reconstructing the geography of speciation from contemporary biodiversity data. </w:t>
      </w:r>
      <w:r>
        <w:rPr>
          <w:rFonts w:ascii="Times New Roman" w:hAnsi="Times New Roman" w:cs="Times New Roman"/>
          <w:i/>
          <w:iCs/>
          <w:sz w:val="24"/>
          <w:szCs w:val="24"/>
        </w:rPr>
        <w:t>American Naturalist</w:t>
      </w:r>
      <w:r>
        <w:rPr>
          <w:rFonts w:ascii="Times New Roman" w:hAnsi="Times New Roman" w:cs="Times New Roman"/>
          <w:sz w:val="24"/>
          <w:szCs w:val="24"/>
        </w:rPr>
        <w:t xml:space="preserve">, </w:t>
      </w:r>
      <w:r>
        <w:rPr>
          <w:rFonts w:ascii="Times New Roman" w:hAnsi="Times New Roman" w:cs="Times New Roman"/>
          <w:i/>
          <w:iCs/>
          <w:sz w:val="24"/>
          <w:szCs w:val="24"/>
        </w:rPr>
        <w:t>193</w:t>
      </w:r>
      <w:r>
        <w:rPr>
          <w:rFonts w:ascii="Times New Roman" w:hAnsi="Times New Roman" w:cs="Times New Roman"/>
          <w:sz w:val="24"/>
          <w:szCs w:val="24"/>
        </w:rPr>
        <w:t>(2), 240–255. doi: 10.1086/701125</w:t>
      </w:r>
    </w:p>
    <w:p w14:paraId="5DB1C17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Slater, G. J., &amp; Harmon, L. J. (2013). Unifying fossils and phylogenies for comparative analyses of diversification and trait evolution. </w:t>
      </w:r>
      <w:r>
        <w:rPr>
          <w:rFonts w:ascii="Times New Roman" w:hAnsi="Times New Roman" w:cs="Times New Roman"/>
          <w:i/>
          <w:iCs/>
          <w:sz w:val="24"/>
          <w:szCs w:val="24"/>
        </w:rPr>
        <w:t>Methods in Ecology and Evolution</w:t>
      </w:r>
      <w:r>
        <w:rPr>
          <w:rFonts w:ascii="Times New Roman" w:hAnsi="Times New Roman" w:cs="Times New Roman"/>
          <w:sz w:val="24"/>
          <w:szCs w:val="24"/>
        </w:rPr>
        <w:t>, 4(8), 699-702. doi: 10.1111/2041-210X.12091</w:t>
      </w:r>
    </w:p>
    <w:p w14:paraId="07576C9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Sonne, J., Dalsgaard, B., Borregaard, M. K., Kennedy, J., Fjeldså, J., &amp; Rahbek, C. (2022). Biodiversity cradles and museums segregating within hotspots of endemism.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(1981), 20221102. doi: 10.1098/rspb.2022.1102</w:t>
      </w:r>
    </w:p>
    <w:p w14:paraId="3FEE84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Stadler T (2019). TreeSim: Simulating Phylogenetic Trees. R package version</w:t>
      </w:r>
    </w:p>
    <w:p w14:paraId="3C70184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  2.4, https://CRAN.R-project.org/package=TreeSim</w:t>
      </w:r>
    </w:p>
    <w:p w14:paraId="336125A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Swenson, N. G. (2019). </w:t>
      </w:r>
      <w:r>
        <w:rPr>
          <w:rFonts w:ascii="Times New Roman" w:hAnsi="Times New Roman" w:cs="Times New Roman"/>
          <w:i/>
          <w:iCs/>
          <w:sz w:val="24"/>
          <w:szCs w:val="24"/>
        </w:rPr>
        <w:t>Phylogenetic ecology: A history, critique, and remodeling</w:t>
      </w:r>
      <w:r>
        <w:rPr>
          <w:rFonts w:ascii="Times New Roman" w:hAnsi="Times New Roman" w:cs="Times New Roman"/>
          <w:sz w:val="24"/>
          <w:szCs w:val="24"/>
        </w:rPr>
        <w:t>. University of Chicago Press.</w:t>
      </w:r>
    </w:p>
    <w:p w14:paraId="30ED5B4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ascii="Times New Roman" w:hAnsi="Times New Roman" w:cs="Times New Roman"/>
          <w:i/>
          <w:iCs/>
          <w:sz w:val="24"/>
          <w:szCs w:val="24"/>
        </w:rPr>
        <w:t>New Phytologist</w:t>
      </w:r>
      <w:r>
        <w:rPr>
          <w:rFonts w:ascii="Times New Roman" w:hAnsi="Times New Roman" w:cs="Times New Roman"/>
          <w:sz w:val="24"/>
          <w:szCs w:val="24"/>
        </w:rPr>
        <w:t xml:space="preserve">, </w:t>
      </w:r>
      <w:r>
        <w:rPr>
          <w:rFonts w:ascii="Times New Roman" w:hAnsi="Times New Roman" w:cs="Times New Roman"/>
          <w:i/>
          <w:iCs/>
          <w:sz w:val="24"/>
          <w:szCs w:val="24"/>
        </w:rPr>
        <w:t>207</w:t>
      </w:r>
      <w:r>
        <w:rPr>
          <w:rFonts w:ascii="Times New Roman" w:hAnsi="Times New Roman" w:cs="Times New Roman"/>
          <w:sz w:val="24"/>
          <w:szCs w:val="24"/>
        </w:rPr>
        <w:t>(2), 468–479. doi: 10.1111/nph.13362</w:t>
      </w:r>
    </w:p>
    <w:p w14:paraId="1CD422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Igea, J., Johnston, M. G., &amp; Larcombe, M. J. (2020). Does evolutionary history correlate with contemporary extinction risk by influencing range size dynamics? </w:t>
      </w:r>
      <w:r>
        <w:rPr>
          <w:rFonts w:ascii="Times New Roman" w:hAnsi="Times New Roman" w:cs="Times New Roman"/>
          <w:i/>
          <w:iCs/>
          <w:sz w:val="24"/>
          <w:szCs w:val="24"/>
        </w:rPr>
        <w:t>American Naturalist</w:t>
      </w:r>
      <w:r>
        <w:rPr>
          <w:rFonts w:ascii="Times New Roman" w:hAnsi="Times New Roman" w:cs="Times New Roman"/>
          <w:sz w:val="24"/>
          <w:szCs w:val="24"/>
        </w:rPr>
        <w:t>, 195(3), 569–576. doi: 10.1086/707207</w:t>
      </w:r>
    </w:p>
    <w:p w14:paraId="114A513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Thomas, G. H., Hartmann, K., Jetz, W., Joy, J. B., Mimoto, A., &amp; Mooers, A. O. (2013). PASTIS: An R package to facilitate phylogenetic assembly with soft taxonomic inferences.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(11), 1011–1017. doi: 10.1111/2041-</w:t>
      </w:r>
      <w:r>
        <w:rPr>
          <w:rFonts w:ascii="Times New Roman" w:hAnsi="Times New Roman" w:cs="Times New Roman"/>
          <w:sz w:val="24"/>
          <w:szCs w:val="24"/>
        </w:rPr>
        <w:lastRenderedPageBreak/>
        <w:t>210X.12117</w:t>
      </w:r>
    </w:p>
    <w:p w14:paraId="6B1AE8D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Upham, N. S., Esselstyn, J. A., &amp; Jetz, W. (2019). Inferring the mammal tree: Species-level sets of phylogenies for questions in ecology, evolution, and conservation. In </w:t>
      </w:r>
      <w:r>
        <w:rPr>
          <w:rFonts w:ascii="Times New Roman" w:hAnsi="Times New Roman" w:cs="Times New Roman"/>
          <w:i/>
          <w:iCs/>
          <w:sz w:val="24"/>
          <w:szCs w:val="24"/>
        </w:rPr>
        <w:t>PLoS Biology</w:t>
      </w:r>
      <w:r>
        <w:rPr>
          <w:rFonts w:ascii="Times New Roman" w:hAnsi="Times New Roman" w:cs="Times New Roman"/>
          <w:sz w:val="24"/>
          <w:szCs w:val="24"/>
        </w:rPr>
        <w:t>, 17(12), e3000494. doi: 10.1371/journal.pbio.3000494</w:t>
      </w:r>
    </w:p>
    <w:p w14:paraId="0263B15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Van Valen, L. (1973). A new evolutionary law. </w:t>
      </w:r>
      <w:r>
        <w:rPr>
          <w:rFonts w:ascii="Times New Roman" w:hAnsi="Times New Roman" w:cs="Times New Roman"/>
          <w:i/>
          <w:iCs/>
          <w:sz w:val="24"/>
          <w:szCs w:val="24"/>
        </w:rPr>
        <w:t>Evolutionary Theory</w:t>
      </w:r>
      <w:r>
        <w:rPr>
          <w:rFonts w:ascii="Times New Roman" w:hAnsi="Times New Roman" w:cs="Times New Roman"/>
          <w:sz w:val="24"/>
          <w:szCs w:val="24"/>
        </w:rPr>
        <w:t>. 1, 1–30.</w:t>
      </w:r>
    </w:p>
    <w:p w14:paraId="459613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Verde Arregoitia, L. D., Blomberg, S. P., &amp; Fisher, D. O. (2013). Phylogenetic correlates of extinction risk in mammals: Species in older lineages are not at greater risk.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280(1765), 20131092. doi: 10.1098/rspb.2013.1092</w:t>
      </w:r>
    </w:p>
    <w:p w14:paraId="298502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Vilela, B., Villalobos, F., Rodríguez, M. Á., &amp; Terribile, L. C. (2014). Body size, extinction risk and knowledge bias in New World snakes. PloS one, 9(11), e113429. doi: 10.1371/journal.pone.0113429</w:t>
      </w:r>
    </w:p>
    <w:p w14:paraId="6EB4DAA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Wagner, P. J., Erwin, D. H., &amp; Anstey, R. L. (1995). Phylogenetic patterns as tests of speciation models. In </w:t>
      </w:r>
      <w:r>
        <w:rPr>
          <w:rFonts w:ascii="Times New Roman" w:hAnsi="Times New Roman" w:cs="Times New Roman"/>
          <w:i/>
          <w:iCs/>
          <w:sz w:val="24"/>
          <w:szCs w:val="24"/>
        </w:rPr>
        <w:t>New approaches to speciaiton in the fossil record</w:t>
      </w:r>
      <w:r>
        <w:rPr>
          <w:rFonts w:ascii="Times New Roman" w:hAnsi="Times New Roman" w:cs="Times New Roman"/>
          <w:sz w:val="24"/>
          <w:szCs w:val="24"/>
        </w:rPr>
        <w:t xml:space="preserve"> (pp. 87–122). New York: Columbia University Press.</w:t>
      </w:r>
    </w:p>
    <w:p w14:paraId="2B34D405" w14:textId="77777777" w:rsidR="002F5B65" w:rsidRDefault="00000000">
      <w:pPr>
        <w:widowControl w:val="0"/>
        <w:spacing w:after="0" w:line="360" w:lineRule="auto"/>
        <w:ind w:left="480" w:hanging="480"/>
        <w:rPr>
          <w:rFonts w:ascii="Times New Roman" w:hAnsi="Times New Roman" w:cs="Times New Roman"/>
          <w:sz w:val="24"/>
        </w:rPr>
      </w:pPr>
      <w:r>
        <w:rPr>
          <w:rFonts w:ascii="Times New Roman" w:hAnsi="Times New Roman" w:cs="Times New Roman"/>
          <w:sz w:val="24"/>
          <w:szCs w:val="24"/>
        </w:rPr>
        <w:t xml:space="preserve">Willmann, R., &amp; Meier, R. (2000). A critique from the Hennigian species concept perspective.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(pp. 101–118). New York: Columbia University Press.</w:t>
      </w:r>
    </w:p>
    <w:p w14:paraId="24B682D5"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p>
    <w:sectPr w:rsidR="002F5B65">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10-12T02:05:00Z" w:initials="CC">
    <w:p w14:paraId="3166FB0B"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Do you think that we should change the title due to the new results? </w:t>
      </w:r>
    </w:p>
  </w:comment>
  <w:comment w:id="2" w:author="Unknown Author" w:date="2023-10-23T08:35:00Z" w:initials="">
    <w:p w14:paraId="56B9B5E1" w14:textId="77777777" w:rsidR="002F5B65" w:rsidRDefault="00000000">
      <w:pPr>
        <w:overflowPunct w:val="0"/>
        <w:spacing w:after="0" w:line="240" w:lineRule="auto"/>
      </w:pPr>
      <w:r>
        <w:rPr>
          <w:rFonts w:ascii="Calibri" w:eastAsia="DengXian" w:hAnsi="Calibri"/>
          <w:sz w:val="20"/>
          <w:lang w:val="en-US"/>
        </w:rPr>
        <w:t xml:space="preserve">I would not change the title due to the incomplete sampling because the results of these experiments are expected (which is why we did not explore this shortfall in the first place). </w:t>
      </w:r>
    </w:p>
  </w:comment>
  <w:comment w:id="3" w:author="Daniele Silvestro" w:date="2023-10-30T11:07:00Z" w:initials="DS">
    <w:p w14:paraId="2EF6C9CE" w14:textId="48983AFF" w:rsidR="006A5FDC" w:rsidRDefault="006A5FDC">
      <w:pPr>
        <w:pStyle w:val="CommentText"/>
      </w:pPr>
      <w:r>
        <w:rPr>
          <w:rStyle w:val="CommentReference"/>
        </w:rPr>
        <w:annotationRef/>
      </w:r>
      <w:r>
        <w:t>agreed</w:t>
      </w:r>
    </w:p>
  </w:comment>
  <w:comment w:id="5" w:author="Daniele Silvestro" w:date="2023-10-30T11:12:00Z" w:initials="DS">
    <w:p w14:paraId="0E198FC9" w14:textId="201DDE90" w:rsidR="006A5FDC" w:rsidRDefault="006A5FDC">
      <w:pPr>
        <w:pStyle w:val="CommentText"/>
      </w:pPr>
      <w:r>
        <w:rPr>
          <w:rStyle w:val="CommentReference"/>
        </w:rPr>
        <w:annotationRef/>
      </w:r>
      <w:r>
        <w:t>what about this?</w:t>
      </w:r>
    </w:p>
  </w:comment>
  <w:comment w:id="9" w:author="Daniele Silvestro" w:date="2023-10-12T09:48:00Z" w:initials="DS">
    <w:p w14:paraId="2D834D42" w14:textId="77777777" w:rsidR="002F5B65" w:rsidRDefault="00000000">
      <w:pPr>
        <w:overflowPunct w:val="0"/>
        <w:spacing w:after="0" w:line="240" w:lineRule="auto"/>
      </w:pPr>
      <w:proofErr w:type="gramStart"/>
      <w:r>
        <w:rPr>
          <w:rFonts w:ascii="Liberation Serif" w:eastAsia="DejaVu Sans" w:hAnsi="Liberation Serif" w:cs="DejaVu Sans"/>
          <w:sz w:val="24"/>
          <w:szCs w:val="24"/>
          <w:lang w:val="en-US" w:eastAsia="en-US" w:bidi="en-US"/>
        </w:rPr>
        <w:t>Rachel</w:t>
      </w:r>
      <w:proofErr w:type="gramEnd"/>
      <w:r>
        <w:rPr>
          <w:rFonts w:ascii="Liberation Serif" w:eastAsia="DejaVu Sans" w:hAnsi="Liberation Serif" w:cs="DejaVu Sans"/>
          <w:sz w:val="24"/>
          <w:szCs w:val="24"/>
          <w:lang w:val="en-US" w:eastAsia="en-US" w:bidi="en-US"/>
        </w:rPr>
        <w:t xml:space="preserve"> can you add this?</w:t>
      </w:r>
    </w:p>
  </w:comment>
  <w:comment w:id="10" w:author="Unknown Author" w:date="2023-10-23T09:29:00Z" w:initials="">
    <w:p w14:paraId="2137B29F" w14:textId="77777777" w:rsidR="002F5B65" w:rsidRDefault="00000000">
      <w:pPr>
        <w:overflowPunct w:val="0"/>
        <w:spacing w:after="0" w:line="240" w:lineRule="auto"/>
      </w:pPr>
      <w:r>
        <w:rPr>
          <w:rFonts w:ascii="Calibri" w:hAnsi="Calibri"/>
          <w:sz w:val="20"/>
          <w:lang w:val="en-US"/>
        </w:rPr>
        <w:t>I did not work on the abstract because we have no target journal yet.</w:t>
      </w:r>
    </w:p>
  </w:comment>
  <w:comment w:id="12" w:author="Unknown Author" w:date="2023-10-23T09:29:00Z" w:initials="">
    <w:p w14:paraId="70CC48D6" w14:textId="77777777" w:rsidR="002F5B65" w:rsidRDefault="00000000">
      <w:pPr>
        <w:overflowPunct w:val="0"/>
        <w:spacing w:after="0" w:line="240" w:lineRule="auto"/>
      </w:pPr>
      <w:r>
        <w:rPr>
          <w:rFonts w:ascii="Calibri" w:hAnsi="Calibri"/>
          <w:sz w:val="20"/>
          <w:lang w:val="en-US"/>
        </w:rPr>
        <w:t xml:space="preserve">The order in the </w:t>
      </w:r>
      <w:proofErr w:type="spellStart"/>
      <w:r>
        <w:rPr>
          <w:rFonts w:ascii="Calibri" w:hAnsi="Calibri"/>
          <w:sz w:val="20"/>
          <w:lang w:val="en-US"/>
        </w:rPr>
        <w:t>intorduction</w:t>
      </w:r>
      <w:proofErr w:type="spellEnd"/>
      <w:r>
        <w:rPr>
          <w:rFonts w:ascii="Calibri" w:hAnsi="Calibri"/>
          <w:sz w:val="20"/>
          <w:lang w:val="en-US"/>
        </w:rPr>
        <w:t xml:space="preserve"> is different.</w:t>
      </w:r>
    </w:p>
  </w:comment>
  <w:comment w:id="71" w:author="Unknown Author" w:date="2023-10-22T20:47:00Z" w:initials="">
    <w:p w14:paraId="68133A18" w14:textId="77777777" w:rsidR="002F5B65" w:rsidRDefault="00000000">
      <w:pPr>
        <w:spacing w:after="0" w:line="240" w:lineRule="auto"/>
      </w:pPr>
      <w:r>
        <w:rPr>
          <w:rFonts w:ascii="Calibri" w:eastAsia="DengXian" w:hAnsi="Calibri"/>
          <w:sz w:val="20"/>
          <w:lang w:val="en-US"/>
        </w:rPr>
        <w:t>For me incomplete sampling refers to species that are named but not included in the phylogeny. However, in the discussion you refer to the Linnean shortfall of not knowing the species at all. We should prepare the reader for the latter case already here in the introduction.</w:t>
      </w:r>
    </w:p>
  </w:comment>
  <w:comment w:id="75" w:author="Daniele Silvestro" w:date="2023-10-30T11:27:00Z" w:initials="DS">
    <w:p w14:paraId="48017499" w14:textId="77777777" w:rsidR="001C1F2C" w:rsidRDefault="001C1F2C">
      <w:pPr>
        <w:pStyle w:val="CommentText"/>
      </w:pPr>
      <w:r>
        <w:rPr>
          <w:rStyle w:val="CommentReference"/>
        </w:rPr>
        <w:annotationRef/>
      </w:r>
      <w:r>
        <w:t>Cite:</w:t>
      </w:r>
    </w:p>
    <w:p w14:paraId="305E5D54" w14:textId="77777777" w:rsidR="001C1F2C" w:rsidRDefault="001C1F2C">
      <w:pPr>
        <w:pStyle w:val="CommentText"/>
      </w:pPr>
      <w:hyperlink w:history="1">
        <w:r>
          <w:rPr>
            <w:rStyle w:val="Hyperlink"/>
            <w:rFonts w:ascii="Segoe UI" w:hAnsi="Segoe UI" w:cs="Segoe UI"/>
            <w:color w:val="303030"/>
            <w:sz w:val="17"/>
            <w:szCs w:val="17"/>
          </w:rPr>
          <w:t>doi: 10.1098/rstb.1994.0068 </w:t>
        </w:r>
      </w:hyperlink>
    </w:p>
    <w:p w14:paraId="6E1613E5" w14:textId="77777777" w:rsidR="001C1F2C" w:rsidRDefault="001C1F2C">
      <w:pPr>
        <w:pStyle w:val="CommentText"/>
      </w:pPr>
      <w:hyperlink w:history="1">
        <w:r>
          <w:rPr>
            <w:rStyle w:val="Hyperlink"/>
            <w:rFonts w:ascii="Segoe UI" w:hAnsi="Segoe UI" w:cs="Segoe UI"/>
            <w:color w:val="303030"/>
            <w:sz w:val="17"/>
            <w:szCs w:val="17"/>
          </w:rPr>
          <w:t>doi: 10.1016/j.jtbi.2008.04.005 </w:t>
        </w:r>
      </w:hyperlink>
    </w:p>
    <w:p w14:paraId="7BAF9006" w14:textId="02979DE3" w:rsidR="001C1F2C" w:rsidRDefault="001C1F2C">
      <w:pPr>
        <w:pStyle w:val="CommentText"/>
      </w:pPr>
      <w:hyperlink w:history="1">
        <w:r>
          <w:rPr>
            <w:rStyle w:val="Hyperlink"/>
            <w:rFonts w:ascii="Segoe UI" w:hAnsi="Segoe UI" w:cs="Segoe UI"/>
            <w:color w:val="303030"/>
            <w:sz w:val="17"/>
            <w:szCs w:val="17"/>
          </w:rPr>
          <w:t>doi: 10.1111/jeb.12139 </w:t>
        </w:r>
      </w:hyperlink>
    </w:p>
  </w:comment>
  <w:comment w:id="106" w:author="Unknown Author" w:date="2023-10-23T08:43:00Z" w:initials="">
    <w:p w14:paraId="44A88A67" w14:textId="77777777" w:rsidR="002F5B65" w:rsidRDefault="00000000">
      <w:pPr>
        <w:overflowPunct w:val="0"/>
        <w:spacing w:after="0" w:line="240" w:lineRule="auto"/>
      </w:pPr>
      <w:r>
        <w:rPr>
          <w:rFonts w:ascii="Calibri" w:eastAsia="DengXian" w:hAnsi="Calibri"/>
          <w:sz w:val="20"/>
          <w:lang w:val="en-US"/>
        </w:rPr>
        <w:t>This is more detailed/technical than the other aims.</w:t>
      </w:r>
    </w:p>
  </w:comment>
  <w:comment w:id="127" w:author="Unknown Author" w:date="2023-10-23T08:45:00Z" w:initials="">
    <w:p w14:paraId="10D26989" w14:textId="77777777" w:rsidR="002F5B65" w:rsidRDefault="00000000">
      <w:pPr>
        <w:overflowPunct w:val="0"/>
        <w:spacing w:after="0" w:line="240" w:lineRule="auto"/>
      </w:pPr>
      <w:r>
        <w:rPr>
          <w:rFonts w:ascii="Calibri" w:eastAsia="DengXian" w:hAnsi="Calibri"/>
          <w:sz w:val="20"/>
          <w:lang w:val="en-US"/>
        </w:rPr>
        <w:t xml:space="preserve">Now it is not very general </w:t>
      </w:r>
      <w:proofErr w:type="gramStart"/>
      <w:r>
        <w:rPr>
          <w:rFonts w:ascii="Calibri" w:eastAsia="DengXian" w:hAnsi="Calibri"/>
          <w:sz w:val="20"/>
          <w:lang w:val="en-US"/>
        </w:rPr>
        <w:t>any more</w:t>
      </w:r>
      <w:proofErr w:type="gramEnd"/>
      <w:r>
        <w:rPr>
          <w:rFonts w:ascii="Calibri" w:eastAsia="DengXian" w:hAnsi="Calibri"/>
          <w:sz w:val="20"/>
          <w:lang w:val="en-US"/>
        </w:rPr>
        <w:t>. It sounds like that you only did the incomplete sampling but not the other stuff.</w:t>
      </w:r>
    </w:p>
  </w:comment>
  <w:comment w:id="128" w:author="Daniele Silvestro" w:date="2023-10-30T11:42:00Z" w:initials="DS">
    <w:p w14:paraId="7D2BA51D" w14:textId="480DD3A3" w:rsidR="00124FD3" w:rsidRDefault="00124FD3">
      <w:pPr>
        <w:pStyle w:val="CommentText"/>
      </w:pPr>
      <w:r>
        <w:rPr>
          <w:rStyle w:val="CommentReference"/>
        </w:rPr>
        <w:annotationRef/>
      </w:r>
      <w:r>
        <w:t>Agreed, i revised accordingly</w:t>
      </w:r>
    </w:p>
  </w:comment>
  <w:comment w:id="230" w:author="Unknown Author" w:date="2023-10-20T12:31:00Z" w:initials="">
    <w:p w14:paraId="7327779F" w14:textId="77777777" w:rsidR="002F5B65" w:rsidRDefault="00000000">
      <w:pPr>
        <w:overflowPunct w:val="0"/>
        <w:spacing w:after="0" w:line="240" w:lineRule="auto"/>
      </w:pPr>
      <w:r>
        <w:rPr>
          <w:rFonts w:ascii="Calibri" w:eastAsia="DengXian" w:hAnsi="Calibri"/>
          <w:sz w:val="20"/>
          <w:lang w:val="en-US"/>
        </w:rPr>
        <w:t>I found this “group1” “group2” difficult to understand because I did not get to which simulation each group belonged.</w:t>
      </w:r>
    </w:p>
  </w:comment>
  <w:comment w:id="244" w:author="Unknown Author" w:date="2023-10-20T12:27:00Z" w:initials="">
    <w:p w14:paraId="4C24FA35" w14:textId="77777777" w:rsidR="002F5B65" w:rsidRDefault="00000000">
      <w:pPr>
        <w:overflowPunct w:val="0"/>
        <w:spacing w:after="0" w:line="240" w:lineRule="auto"/>
      </w:pPr>
      <w:r>
        <w:rPr>
          <w:rFonts w:ascii="Calibri" w:eastAsia="DengXian" w:hAnsi="Calibri"/>
          <w:sz w:val="20"/>
          <w:lang w:val="en-US"/>
        </w:rPr>
        <w:t xml:space="preserve">Maybe there are more? I </w:t>
      </w:r>
      <w:proofErr w:type="gramStart"/>
      <w:r>
        <w:rPr>
          <w:rFonts w:ascii="Calibri" w:eastAsia="DengXian" w:hAnsi="Calibri"/>
          <w:sz w:val="20"/>
          <w:lang w:val="en-US"/>
        </w:rPr>
        <w:t>have to</w:t>
      </w:r>
      <w:proofErr w:type="gramEnd"/>
      <w:r>
        <w:rPr>
          <w:rFonts w:ascii="Calibri" w:eastAsia="DengXian" w:hAnsi="Calibri"/>
          <w:sz w:val="20"/>
          <w:lang w:val="en-US"/>
        </w:rPr>
        <w:t xml:space="preserve"> admit, I do not understand all the combinations of rates for the scenarios.</w:t>
      </w:r>
    </w:p>
  </w:comment>
  <w:comment w:id="235" w:author="Carlos Calderon del Cid" w:date="2023-09-26T21:57:00Z" w:initials="CC">
    <w:p w14:paraId="419FAF60"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Rachel suggested to state in the beginning why we used different extinction approaches in our simulations.</w:t>
      </w:r>
    </w:p>
  </w:comment>
  <w:comment w:id="311" w:author="Unknown Author" w:date="2023-10-20T12:52:00Z" w:initials="">
    <w:p w14:paraId="2617D3D6" w14:textId="77777777" w:rsidR="002F5B65" w:rsidRDefault="00000000">
      <w:pPr>
        <w:overflowPunct w:val="0"/>
        <w:spacing w:after="0" w:line="240" w:lineRule="auto"/>
      </w:pPr>
      <w:r>
        <w:rPr>
          <w:rFonts w:ascii="Calibri" w:eastAsia="DengXian" w:hAnsi="Calibri"/>
          <w:sz w:val="20"/>
          <w:lang w:val="en-US"/>
        </w:rPr>
        <w:t>Since all errors are quantified as MAPE, the different height of the trees should not matter for comparison.</w:t>
      </w:r>
    </w:p>
  </w:comment>
  <w:comment w:id="362" w:author="Daniele Silvestro" w:date="2023-10-30T11:58:00Z" w:initials="DS">
    <w:p w14:paraId="42CB409E" w14:textId="57387AD7" w:rsidR="00350EF5" w:rsidRDefault="00350EF5">
      <w:pPr>
        <w:pStyle w:val="CommentText"/>
      </w:pPr>
      <w:r>
        <w:rPr>
          <w:rStyle w:val="CommentReference"/>
        </w:rPr>
        <w:annotationRef/>
      </w:r>
      <w:r>
        <w:t>0% is not incomplete sampling, we shouldn’t mention it</w:t>
      </w:r>
    </w:p>
  </w:comment>
  <w:comment w:id="400" w:author="Unknown Author" w:date="2023-10-23T08:53:00Z" w:initials="">
    <w:p w14:paraId="108A7E8C" w14:textId="77777777" w:rsidR="002F5B65" w:rsidRDefault="00000000">
      <w:pPr>
        <w:overflowPunct w:val="0"/>
        <w:spacing w:after="0" w:line="240" w:lineRule="auto"/>
      </w:pPr>
      <w:r>
        <w:rPr>
          <w:rFonts w:ascii="Calibri" w:eastAsia="DengXian" w:hAnsi="Calibri"/>
          <w:sz w:val="20"/>
          <w:lang w:val="en-US"/>
        </w:rPr>
        <w:t xml:space="preserve">I would merge this and the next section. Moreover, it sounds odd if both sections start with </w:t>
      </w:r>
      <w:proofErr w:type="gramStart"/>
      <w:r>
        <w:rPr>
          <w:rFonts w:ascii="Calibri" w:eastAsia="DengXian" w:hAnsi="Calibri"/>
          <w:sz w:val="20"/>
          <w:lang w:val="en-US"/>
        </w:rPr>
        <w:t>exactly the same</w:t>
      </w:r>
      <w:proofErr w:type="gramEnd"/>
      <w:r>
        <w:rPr>
          <w:rFonts w:ascii="Calibri" w:eastAsia="DengXian" w:hAnsi="Calibri"/>
          <w:sz w:val="20"/>
          <w:lang w:val="en-US"/>
        </w:rPr>
        <w:t xml:space="preserve"> sentence.</w:t>
      </w:r>
    </w:p>
  </w:comment>
  <w:comment w:id="419" w:author="Unknown Author" w:date="2023-10-20T20:32:00Z" w:initials="">
    <w:p w14:paraId="2C257D54" w14:textId="77777777" w:rsidR="002F5B65" w:rsidRDefault="00000000">
      <w:pPr>
        <w:overflowPunct w:val="0"/>
        <w:spacing w:after="0" w:line="240" w:lineRule="auto"/>
      </w:pPr>
      <w:r>
        <w:rPr>
          <w:rFonts w:ascii="Calibri" w:eastAsia="DengXian" w:hAnsi="Calibri"/>
          <w:sz w:val="20"/>
          <w:lang w:val="en-US"/>
        </w:rPr>
        <w:t>What is the ecology in this example? “Eco-evolutionary” is a nice term but is meaningless here.</w:t>
      </w:r>
    </w:p>
  </w:comment>
  <w:comment w:id="421" w:author="Unknown Author" w:date="2023-10-20T20:52:00Z" w:initials="">
    <w:p w14:paraId="3545C965" w14:textId="77777777" w:rsidR="002F5B65" w:rsidRDefault="00000000">
      <w:pPr>
        <w:overflowPunct w:val="0"/>
        <w:spacing w:after="0" w:line="240" w:lineRule="auto"/>
      </w:pPr>
      <w:r>
        <w:rPr>
          <w:rFonts w:ascii="Calibri" w:eastAsia="DengXian" w:hAnsi="Calibri"/>
          <w:sz w:val="20"/>
          <w:lang w:val="en-US"/>
        </w:rPr>
        <w:t>Or: present-day</w:t>
      </w:r>
    </w:p>
  </w:comment>
  <w:comment w:id="438" w:author="Unknown Author" w:date="2023-10-20T20:42:00Z" w:initials="">
    <w:p w14:paraId="514C0547" w14:textId="77777777" w:rsidR="002F5B65" w:rsidRDefault="00000000">
      <w:pPr>
        <w:overflowPunct w:val="0"/>
        <w:spacing w:after="0" w:line="240" w:lineRule="auto"/>
      </w:pPr>
      <w:r>
        <w:rPr>
          <w:rFonts w:ascii="Calibri" w:eastAsia="DengXian" w:hAnsi="Calibri"/>
          <w:sz w:val="20"/>
          <w:lang w:val="en-US"/>
        </w:rPr>
        <w:t>We should stress that these categories aim to reflect extinction risk.</w:t>
      </w:r>
    </w:p>
  </w:comment>
  <w:comment w:id="440" w:author="Daniele Silvestro" w:date="2023-10-30T11:57:00Z" w:initials="DS">
    <w:p w14:paraId="39CC5EFA" w14:textId="6E5309D0" w:rsidR="00350EF5" w:rsidRDefault="00350EF5">
      <w:pPr>
        <w:pStyle w:val="CommentText"/>
      </w:pPr>
      <w:r>
        <w:rPr>
          <w:rStyle w:val="CommentReference"/>
        </w:rPr>
        <w:annotationRef/>
      </w:r>
      <w:r>
        <w:t>How?</w:t>
      </w:r>
    </w:p>
  </w:comment>
  <w:comment w:id="497" w:author="Unknown Author" w:date="2023-10-20T20:59:00Z" w:initials="">
    <w:p w14:paraId="6C73499C" w14:textId="77777777" w:rsidR="002F5B65" w:rsidRDefault="00000000">
      <w:pPr>
        <w:overflowPunct w:val="0"/>
        <w:spacing w:after="0" w:line="240" w:lineRule="auto"/>
      </w:pPr>
      <w:r>
        <w:rPr>
          <w:rFonts w:ascii="Calibri" w:eastAsia="DengXian" w:hAnsi="Calibri"/>
          <w:sz w:val="20"/>
          <w:lang w:val="en-US"/>
        </w:rPr>
        <w:t>Four nouns in a row a hard to understand.</w:t>
      </w:r>
    </w:p>
    <w:p w14:paraId="1DDBD731" w14:textId="77777777" w:rsidR="002F5B65" w:rsidRDefault="00000000">
      <w:pPr>
        <w:overflowPunct w:val="0"/>
        <w:spacing w:after="0" w:line="240" w:lineRule="auto"/>
      </w:pPr>
      <w:r>
        <w:rPr>
          <w:rFonts w:ascii="Calibri" w:eastAsia="DengXian" w:hAnsi="Calibri"/>
          <w:sz w:val="20"/>
          <w:lang w:val="en-US"/>
        </w:rPr>
        <w:t xml:space="preserve">You did not say that these phylogenies are of the intermediate extinction scenario from the uniform incomplete sampling. (There are many other intermediate extinction scenarios, which can be confusing) I would not give this detail because it should not matter if you use existing </w:t>
      </w:r>
      <w:proofErr w:type="spellStart"/>
      <w:r>
        <w:rPr>
          <w:rFonts w:ascii="Calibri" w:eastAsia="DengXian" w:hAnsi="Calibri"/>
          <w:sz w:val="20"/>
          <w:lang w:val="en-US"/>
        </w:rPr>
        <w:t>phyllogenies</w:t>
      </w:r>
      <w:proofErr w:type="spellEnd"/>
      <w:r>
        <w:rPr>
          <w:rFonts w:ascii="Calibri" w:eastAsia="DengXian" w:hAnsi="Calibri"/>
          <w:sz w:val="20"/>
          <w:lang w:val="en-US"/>
        </w:rPr>
        <w:t xml:space="preserve"> or generate new ones.</w:t>
      </w:r>
    </w:p>
  </w:comment>
  <w:comment w:id="551" w:author="Unknown Author" w:date="2023-10-21T08:53:00Z" w:initials="">
    <w:p w14:paraId="15DB2D79" w14:textId="77777777" w:rsidR="002F5B65" w:rsidRDefault="00000000">
      <w:pPr>
        <w:overflowPunct w:val="0"/>
        <w:spacing w:after="0" w:line="240" w:lineRule="auto"/>
      </w:pPr>
      <w:r>
        <w:rPr>
          <w:rFonts w:ascii="Calibri" w:eastAsia="DengXian" w:hAnsi="Calibri"/>
          <w:sz w:val="20"/>
          <w:lang w:val="en-US"/>
        </w:rPr>
        <w:t>Do you mean in comparison to the 96 and 73% above?</w:t>
      </w:r>
    </w:p>
  </w:comment>
  <w:comment w:id="553" w:author="Unknown Author" w:date="2023-10-21T08:53:00Z" w:initials="">
    <w:p w14:paraId="146C370D" w14:textId="77777777" w:rsidR="002F5B65" w:rsidRDefault="00000000">
      <w:pPr>
        <w:overflowPunct w:val="0"/>
        <w:spacing w:after="0" w:line="240" w:lineRule="auto"/>
      </w:pPr>
      <w:r>
        <w:rPr>
          <w:rFonts w:ascii="Calibri" w:eastAsia="DengXian" w:hAnsi="Calibri"/>
          <w:sz w:val="20"/>
          <w:lang w:val="en-US"/>
        </w:rPr>
        <w:t>We are already speaking about budding in the sentences before, right?</w:t>
      </w:r>
    </w:p>
  </w:comment>
  <w:comment w:id="559" w:author="Unknown Author" w:date="2023-10-21T09:07:00Z" w:initials="">
    <w:p w14:paraId="1688BB20" w14:textId="77777777" w:rsidR="002F5B65" w:rsidRDefault="00000000">
      <w:pPr>
        <w:overflowPunct w:val="0"/>
        <w:spacing w:after="0" w:line="240" w:lineRule="auto"/>
      </w:pPr>
      <w:r>
        <w:rPr>
          <w:rFonts w:ascii="Calibri" w:eastAsia="DengXian" w:hAnsi="Calibri"/>
          <w:sz w:val="20"/>
          <w:lang w:val="en-US"/>
        </w:rPr>
        <w:t>“Scenario” sounds like predefined extinction fraction (as we did later)</w:t>
      </w:r>
    </w:p>
  </w:comment>
  <w:comment w:id="561" w:author="Unknown Author" w:date="2023-10-21T08:58:00Z" w:initials="">
    <w:p w14:paraId="167F8675" w14:textId="77777777" w:rsidR="002F5B65" w:rsidRDefault="00000000">
      <w:pPr>
        <w:overflowPunct w:val="0"/>
        <w:spacing w:after="0" w:line="240" w:lineRule="auto"/>
      </w:pPr>
      <w:r>
        <w:rPr>
          <w:rFonts w:ascii="Calibri" w:eastAsia="DengXian" w:hAnsi="Calibri"/>
          <w:sz w:val="20"/>
          <w:lang w:val="en-US"/>
        </w:rPr>
        <w:t>What is the level to compare with? Are we (a) overestimating more often than underestimating, or (b) overestimating more often than with lower extinction? Sorry, I really do not understand what is said here.</w:t>
      </w:r>
    </w:p>
  </w:comment>
  <w:comment w:id="574" w:author="Unknown Author" w:date="2023-07-08T09:09:00Z" w:initials="">
    <w:p w14:paraId="3555E316" w14:textId="77777777" w:rsidR="002F5B65" w:rsidRDefault="00000000">
      <w:pPr>
        <w:overflowPunct w:val="0"/>
        <w:spacing w:after="0" w:line="240" w:lineRule="auto"/>
      </w:pPr>
      <w:r>
        <w:rPr>
          <w:rFonts w:ascii="Calibri" w:eastAsia="DengXian" w:hAnsi="Calibri" w:cs="DejaVu Sans"/>
          <w:sz w:val="20"/>
          <w:szCs w:val="24"/>
          <w:lang w:val="en-US" w:eastAsia="en-US" w:bidi="en-US"/>
        </w:rPr>
        <w:t>I wonder if this would change with the correction function.</w:t>
      </w:r>
    </w:p>
  </w:comment>
  <w:comment w:id="575" w:author="Daniele Silvestro" w:date="2023-07-11T16:18:00Z" w:initials="DS">
    <w:p w14:paraId="3AF59FC1"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I am not 100% sure we need to </w:t>
      </w:r>
      <w:proofErr w:type="spellStart"/>
      <w:r>
        <w:rPr>
          <w:rFonts w:ascii="Liberation Serif" w:eastAsia="DejaVu Sans" w:hAnsi="Liberation Serif" w:cs="DejaVu Sans"/>
          <w:sz w:val="24"/>
          <w:szCs w:val="24"/>
          <w:lang w:val="en-US" w:eastAsia="en-US" w:bidi="en-US"/>
        </w:rPr>
        <w:t>keepo</w:t>
      </w:r>
      <w:proofErr w:type="spellEnd"/>
      <w:r>
        <w:rPr>
          <w:rFonts w:ascii="Liberation Serif" w:eastAsia="DejaVu Sans" w:hAnsi="Liberation Serif" w:cs="DejaVu Sans"/>
          <w:sz w:val="24"/>
          <w:szCs w:val="24"/>
          <w:lang w:val="en-US" w:eastAsia="en-US" w:bidi="en-US"/>
        </w:rPr>
        <w:t xml:space="preserve"> this section but if we </w:t>
      </w:r>
      <w:proofErr w:type="gramStart"/>
      <w:r>
        <w:rPr>
          <w:rFonts w:ascii="Liberation Serif" w:eastAsia="DejaVu Sans" w:hAnsi="Liberation Serif" w:cs="DejaVu Sans"/>
          <w:sz w:val="24"/>
          <w:szCs w:val="24"/>
          <w:lang w:val="en-US" w:eastAsia="en-US" w:bidi="en-US"/>
        </w:rPr>
        <w:t>do</w:t>
      </w:r>
      <w:proofErr w:type="gramEnd"/>
      <w:r>
        <w:rPr>
          <w:rFonts w:ascii="Liberation Serif" w:eastAsia="DejaVu Sans" w:hAnsi="Liberation Serif" w:cs="DejaVu Sans"/>
          <w:sz w:val="24"/>
          <w:szCs w:val="24"/>
          <w:lang w:val="en-US" w:eastAsia="en-US" w:bidi="en-US"/>
        </w:rPr>
        <w:t xml:space="preserve"> we </w:t>
      </w:r>
      <w:proofErr w:type="spellStart"/>
      <w:r>
        <w:rPr>
          <w:rFonts w:ascii="Liberation Serif" w:eastAsia="DejaVu Sans" w:hAnsi="Liberation Serif" w:cs="DejaVu Sans"/>
          <w:sz w:val="24"/>
          <w:szCs w:val="24"/>
          <w:lang w:val="en-US" w:eastAsia="en-US" w:bidi="en-US"/>
        </w:rPr>
        <w:t>shoult</w:t>
      </w:r>
      <w:proofErr w:type="spellEnd"/>
      <w:r>
        <w:rPr>
          <w:rFonts w:ascii="Liberation Serif" w:eastAsia="DejaVu Sans" w:hAnsi="Liberation Serif" w:cs="DejaVu Sans"/>
          <w:sz w:val="24"/>
          <w:szCs w:val="24"/>
          <w:lang w:val="en-US" w:eastAsia="en-US" w:bidi="en-US"/>
        </w:rPr>
        <w:t xml:space="preserve"> structure it with:</w:t>
      </w:r>
    </w:p>
    <w:p w14:paraId="7BFE8401"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Comparisons for </w:t>
      </w:r>
      <w:proofErr w:type="spellStart"/>
      <w:r>
        <w:rPr>
          <w:rFonts w:ascii="Liberation Serif" w:eastAsia="DejaVu Sans" w:hAnsi="Liberation Serif" w:cs="DejaVu Sans"/>
          <w:sz w:val="24"/>
          <w:szCs w:val="24"/>
          <w:lang w:val="en-US" w:eastAsia="en-US" w:bidi="en-US"/>
        </w:rPr>
        <w:t>buddin</w:t>
      </w:r>
      <w:proofErr w:type="spellEnd"/>
      <w:r>
        <w:rPr>
          <w:rFonts w:ascii="Liberation Serif" w:eastAsia="DejaVu Sans" w:hAnsi="Liberation Serif" w:cs="DejaVu Sans"/>
          <w:sz w:val="24"/>
          <w:szCs w:val="24"/>
          <w:lang w:val="en-US" w:eastAsia="en-US" w:bidi="en-US"/>
        </w:rPr>
        <w:t xml:space="preserve"> speciation (random species case and extreme case)</w:t>
      </w:r>
    </w:p>
    <w:p w14:paraId="6E1B12D8"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Bifurcation (random species) including corrected </w:t>
      </w:r>
      <w:proofErr w:type="gramStart"/>
      <w:r>
        <w:rPr>
          <w:rFonts w:ascii="Liberation Serif" w:eastAsia="DejaVu Sans" w:hAnsi="Liberation Serif" w:cs="DejaVu Sans"/>
          <w:sz w:val="24"/>
          <w:szCs w:val="24"/>
          <w:lang w:val="en-US" w:eastAsia="en-US" w:bidi="en-US"/>
        </w:rPr>
        <w:t>ages</w:t>
      </w:r>
      <w:proofErr w:type="gramEnd"/>
    </w:p>
    <w:p w14:paraId="1FAEEBAC" w14:textId="77777777" w:rsidR="002F5B65" w:rsidRDefault="002F5B65">
      <w:pPr>
        <w:overflowPunct w:val="0"/>
        <w:spacing w:after="0" w:line="240" w:lineRule="auto"/>
      </w:pPr>
    </w:p>
    <w:p w14:paraId="1493DB10"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Ultimately though, I am not convinced that </w:t>
      </w:r>
      <w:proofErr w:type="gramStart"/>
      <w:r>
        <w:rPr>
          <w:rFonts w:ascii="Liberation Serif" w:eastAsia="DejaVu Sans" w:hAnsi="Liberation Serif" w:cs="DejaVu Sans"/>
          <w:sz w:val="24"/>
          <w:szCs w:val="24"/>
          <w:lang w:val="en-US" w:eastAsia="en-US" w:bidi="en-US"/>
        </w:rPr>
        <w:t>this experiments</w:t>
      </w:r>
      <w:proofErr w:type="gramEnd"/>
      <w:r>
        <w:rPr>
          <w:rFonts w:ascii="Liberation Serif" w:eastAsia="DejaVu Sans" w:hAnsi="Liberation Serif" w:cs="DejaVu Sans"/>
          <w:sz w:val="24"/>
          <w:szCs w:val="24"/>
          <w:lang w:val="en-US" w:eastAsia="en-US" w:bidi="en-US"/>
        </w:rPr>
        <w:t xml:space="preserve"> is adding much compared with the extinction risk one</w:t>
      </w:r>
    </w:p>
  </w:comment>
  <w:comment w:id="576" w:author="Carlos Calderon del Cid" w:date="2023-07-14T23:29:00Z" w:initials="CCdC">
    <w:p w14:paraId="0747A36C"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I would like to keep this section. We used these results to point out important issues in the Discussion and I think it is very eloquent that under budding speciation is </w:t>
      </w:r>
      <w:proofErr w:type="spellStart"/>
      <w:r>
        <w:rPr>
          <w:rFonts w:ascii="Liberation Serif" w:eastAsia="DejaVu Sans" w:hAnsi="Liberation Serif" w:cs="DejaVu Sans"/>
          <w:sz w:val="24"/>
          <w:szCs w:val="24"/>
          <w:lang w:val="en-US" w:eastAsia="en-US" w:bidi="en-US"/>
        </w:rPr>
        <w:t>posible</w:t>
      </w:r>
      <w:proofErr w:type="spellEnd"/>
      <w:r>
        <w:rPr>
          <w:rFonts w:ascii="Liberation Serif" w:eastAsia="DejaVu Sans" w:hAnsi="Liberation Serif" w:cs="DejaVu Sans"/>
          <w:sz w:val="24"/>
          <w:szCs w:val="24"/>
          <w:lang w:val="en-US" w:eastAsia="en-US" w:bidi="en-US"/>
        </w:rPr>
        <w:t xml:space="preserve"> to estimate wrongly the oldest species of a clade according to the phylogenetic age. Even, in some papers which make inferences about extinction risk and species age (e.g. </w:t>
      </w:r>
      <w:hyperlink r:id="rId1">
        <w:r>
          <w:rPr>
            <w:rFonts w:ascii="Liberation Serif" w:eastAsia="DejaVu Sans" w:hAnsi="Liberation Serif" w:cs="DejaVu Sans"/>
            <w:sz w:val="24"/>
            <w:szCs w:val="24"/>
            <w:lang w:val="en-US" w:eastAsia="en-US" w:bidi="en-US"/>
          </w:rPr>
          <w:t>https://doi.org/10.1017/S1367943002002196</w:t>
        </w:r>
      </w:hyperlink>
      <w:r>
        <w:rPr>
          <w:rFonts w:ascii="Liberation Serif" w:eastAsia="DejaVu Sans" w:hAnsi="Liberation Serif" w:cs="DejaVu Sans"/>
          <w:sz w:val="24"/>
          <w:szCs w:val="24"/>
          <w:lang w:val="en-US" w:eastAsia="en-US" w:bidi="en-US"/>
        </w:rPr>
        <w:t xml:space="preserve">), the discussion is centered in singletons as old species and it can be the case (under high extinction and budding speciation) that this species are indeed young. </w:t>
      </w:r>
    </w:p>
    <w:p w14:paraId="625518F6"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Also, given the point estimates figure that I sent in slack, I think we should not change the figures, however, I agree that they could appear in the Supplementary. </w:t>
      </w:r>
    </w:p>
  </w:comment>
  <w:comment w:id="577" w:author="Unknown Author" w:date="2023-10-23T09:26:00Z" w:initials="">
    <w:p w14:paraId="75AB6E14" w14:textId="77777777" w:rsidR="002F5B65" w:rsidRDefault="00000000">
      <w:pPr>
        <w:spacing w:after="0" w:line="240" w:lineRule="auto"/>
      </w:pPr>
      <w:r>
        <w:rPr>
          <w:rFonts w:ascii="Calibri" w:eastAsia="DengXian" w:hAnsi="Calibri"/>
          <w:sz w:val="20"/>
          <w:lang w:val="en-US"/>
        </w:rPr>
        <w:t xml:space="preserve">I would also keep the results. (However, I do not find the figure on slack because there are so many). But definitively you should move the figures to the supplements because there are </w:t>
      </w:r>
      <w:proofErr w:type="spellStart"/>
      <w:r>
        <w:rPr>
          <w:rFonts w:ascii="Calibri" w:eastAsia="DengXian" w:hAnsi="Calibri"/>
          <w:sz w:val="20"/>
          <w:lang w:val="en-US"/>
        </w:rPr>
        <w:t>to</w:t>
      </w:r>
      <w:proofErr w:type="spellEnd"/>
      <w:r>
        <w:rPr>
          <w:rFonts w:ascii="Calibri" w:eastAsia="DengXian" w:hAnsi="Calibri"/>
          <w:sz w:val="20"/>
          <w:lang w:val="en-US"/>
        </w:rPr>
        <w:t xml:space="preserve"> many figures.</w:t>
      </w:r>
    </w:p>
  </w:comment>
  <w:comment w:id="604" w:author="Unknown Author" w:date="2023-10-21T19:15:00Z" w:initials="">
    <w:p w14:paraId="4CAAF7DD" w14:textId="77777777" w:rsidR="002F5B65" w:rsidRDefault="00000000">
      <w:pPr>
        <w:spacing w:after="0" w:line="240" w:lineRule="auto"/>
      </w:pPr>
      <w:r>
        <w:rPr>
          <w:rFonts w:ascii="Calibri" w:eastAsia="DengXian" w:hAnsi="Calibri"/>
          <w:sz w:val="20"/>
          <w:lang w:val="en-US"/>
        </w:rPr>
        <w:t>Please check all these numbers. The boxplots suggest lower values. The distribution does not look very skewed so that the mean and median differ drastically.</w:t>
      </w:r>
    </w:p>
  </w:comment>
  <w:comment w:id="584" w:author="Daniele Silvestro" w:date="2023-10-30T12:10:00Z" w:initials="DS">
    <w:p w14:paraId="72BED4FD" w14:textId="6D00E1CF" w:rsidR="00BB789E" w:rsidRDefault="00BB789E">
      <w:pPr>
        <w:pStyle w:val="CommentText"/>
      </w:pPr>
      <w:r>
        <w:rPr>
          <w:rStyle w:val="CommentReference"/>
        </w:rPr>
        <w:annotationRef/>
      </w:r>
      <w:r>
        <w:t xml:space="preserve">Honestly I don;t think these numbers are very useful. I would only refer to orders of magnitude. E.g. the error under 25% missing species increased by 2-3 orders of magnitude. </w:t>
      </w:r>
    </w:p>
  </w:comment>
  <w:comment w:id="652" w:author="Unknown Author" w:date="2023-10-22T15:11:00Z" w:initials="">
    <w:p w14:paraId="55F3CA33" w14:textId="77777777" w:rsidR="002F5B65" w:rsidRDefault="00000000">
      <w:pPr>
        <w:spacing w:after="0" w:line="240" w:lineRule="auto"/>
      </w:pPr>
      <w:r>
        <w:rPr>
          <w:rFonts w:ascii="Calibri" w:eastAsia="DengXian" w:hAnsi="Calibri"/>
          <w:sz w:val="20"/>
          <w:lang w:val="en-US"/>
        </w:rPr>
        <w:t xml:space="preserve">I suggest </w:t>
      </w:r>
      <w:proofErr w:type="gramStart"/>
      <w:r>
        <w:rPr>
          <w:rFonts w:ascii="Calibri" w:eastAsia="DengXian" w:hAnsi="Calibri"/>
          <w:sz w:val="20"/>
          <w:lang w:val="en-US"/>
        </w:rPr>
        <w:t>to use</w:t>
      </w:r>
      <w:proofErr w:type="gramEnd"/>
      <w:r>
        <w:rPr>
          <w:rFonts w:ascii="Calibri" w:eastAsia="DengXian" w:hAnsi="Calibri"/>
          <w:sz w:val="20"/>
          <w:lang w:val="en-US"/>
        </w:rPr>
        <w:t xml:space="preserve"> the difference in MAPE between the one obtained for the probabilistic function minus the one for the phylogenetic age. That way, a positive value shows an improvement thanks to the probabilistic function. Maybe use this figure for the supplement?</w:t>
      </w:r>
    </w:p>
  </w:comment>
  <w:comment w:id="664" w:author="Unknown Author" w:date="2023-10-22T09:20:00Z" w:initials="">
    <w:p w14:paraId="04A0FC78" w14:textId="77777777" w:rsidR="002F5B65" w:rsidRDefault="00000000">
      <w:pPr>
        <w:spacing w:after="0" w:line="240" w:lineRule="auto"/>
      </w:pPr>
      <w:r>
        <w:rPr>
          <w:rFonts w:ascii="Calibri" w:eastAsia="DengXian" w:hAnsi="Calibri"/>
          <w:sz w:val="20"/>
          <w:lang w:val="en-US"/>
        </w:rPr>
        <w:t xml:space="preserve">This term is not defined in the Method section on the </w:t>
      </w:r>
      <w:proofErr w:type="spellStart"/>
      <w:r>
        <w:rPr>
          <w:rFonts w:ascii="Calibri" w:eastAsia="DengXian" w:hAnsi="Calibri"/>
          <w:sz w:val="20"/>
          <w:lang w:val="en-US"/>
        </w:rPr>
        <w:t>probablistic</w:t>
      </w:r>
      <w:proofErr w:type="spellEnd"/>
      <w:r>
        <w:rPr>
          <w:rFonts w:ascii="Calibri" w:eastAsia="DengXian" w:hAnsi="Calibri"/>
          <w:sz w:val="20"/>
          <w:lang w:val="en-US"/>
        </w:rPr>
        <w:t xml:space="preserve"> </w:t>
      </w:r>
      <w:proofErr w:type="gramStart"/>
      <w:r>
        <w:rPr>
          <w:rFonts w:ascii="Calibri" w:eastAsia="DengXian" w:hAnsi="Calibri"/>
          <w:sz w:val="20"/>
          <w:lang w:val="en-US"/>
        </w:rPr>
        <w:t>function</w:t>
      </w:r>
      <w:proofErr w:type="gramEnd"/>
    </w:p>
  </w:comment>
  <w:comment w:id="706" w:author="Unknown Author" w:date="2023-10-22T16:50:00Z" w:initials="">
    <w:p w14:paraId="2F023753" w14:textId="77777777" w:rsidR="002F5B65" w:rsidRDefault="00000000">
      <w:pPr>
        <w:spacing w:after="0" w:line="240" w:lineRule="auto"/>
      </w:pPr>
      <w:r>
        <w:rPr>
          <w:rFonts w:ascii="Calibri" w:eastAsia="DengXian" w:hAnsi="Calibri"/>
          <w:sz w:val="20"/>
          <w:lang w:val="en-US"/>
        </w:rPr>
        <w:t xml:space="preserve">I would merge </w:t>
      </w:r>
      <w:proofErr w:type="gramStart"/>
      <w:r>
        <w:rPr>
          <w:rFonts w:ascii="Calibri" w:eastAsia="DengXian" w:hAnsi="Calibri"/>
          <w:sz w:val="20"/>
          <w:lang w:val="en-US"/>
        </w:rPr>
        <w:t>this two short</w:t>
      </w:r>
      <w:proofErr w:type="gramEnd"/>
      <w:r>
        <w:rPr>
          <w:rFonts w:ascii="Calibri" w:eastAsia="DengXian" w:hAnsi="Calibri"/>
          <w:sz w:val="20"/>
          <w:lang w:val="en-US"/>
        </w:rPr>
        <w:t xml:space="preserve"> paragraphs</w:t>
      </w:r>
    </w:p>
  </w:comment>
  <w:comment w:id="723" w:author="Unknown Author" w:date="2023-10-22T17:25:00Z" w:initials="">
    <w:p w14:paraId="031139AE" w14:textId="77777777" w:rsidR="002F5B65" w:rsidRDefault="00000000">
      <w:pPr>
        <w:spacing w:after="0" w:line="240" w:lineRule="auto"/>
      </w:pPr>
      <w:r>
        <w:rPr>
          <w:rFonts w:ascii="Calibri" w:eastAsia="DengXian" w:hAnsi="Calibri"/>
          <w:sz w:val="20"/>
          <w:lang w:val="en-US"/>
        </w:rPr>
        <w:t>It bothers me when the exact same wording is used as in the paragraph before (this is also the case for some figure captions)</w:t>
      </w:r>
    </w:p>
  </w:comment>
  <w:comment w:id="755" w:author="Daniele Silvestro" w:date="2023-10-30T12:16:00Z" w:initials="DS">
    <w:p w14:paraId="203A9892" w14:textId="0E8966DC" w:rsidR="004A6BEB" w:rsidRDefault="004A6BEB">
      <w:pPr>
        <w:pStyle w:val="CommentText"/>
      </w:pPr>
      <w:r>
        <w:rPr>
          <w:rStyle w:val="CommentReference"/>
        </w:rPr>
        <w:annotationRef/>
      </w:r>
      <w:r>
        <w:t>Again we should not report this</w:t>
      </w:r>
    </w:p>
  </w:comment>
  <w:comment w:id="760" w:author="Unknown Author" w:date="2023-10-22T17:28:00Z" w:initials="">
    <w:p w14:paraId="46DE8979" w14:textId="77777777" w:rsidR="002F5B65" w:rsidRDefault="00000000">
      <w:pPr>
        <w:spacing w:after="0" w:line="240" w:lineRule="auto"/>
      </w:pPr>
      <w:r>
        <w:rPr>
          <w:rFonts w:ascii="Calibri" w:eastAsia="DengXian" w:hAnsi="Calibri"/>
          <w:sz w:val="20"/>
          <w:lang w:val="en-US"/>
        </w:rPr>
        <w:t>I would move this to the supplements.</w:t>
      </w:r>
    </w:p>
  </w:comment>
  <w:comment w:id="763" w:author="Daniele Silvestro" w:date="2023-10-30T12:17:00Z" w:initials="DS">
    <w:p w14:paraId="25F3B18E" w14:textId="1CE15CF0" w:rsidR="004A6BEB" w:rsidRDefault="004A6BEB">
      <w:pPr>
        <w:pStyle w:val="CommentText"/>
      </w:pPr>
      <w:r>
        <w:rPr>
          <w:rStyle w:val="CommentReference"/>
        </w:rPr>
        <w:annotationRef/>
      </w:r>
      <w:r>
        <w:t>I dont think we should talk about budding speciation for this experiment</w:t>
      </w:r>
    </w:p>
  </w:comment>
  <w:comment w:id="790" w:author="Unknown Author" w:date="2023-10-22T17:31:00Z" w:initials="">
    <w:p w14:paraId="624CC8D0" w14:textId="77777777" w:rsidR="002F5B65" w:rsidRDefault="00000000">
      <w:pPr>
        <w:spacing w:after="0" w:line="240" w:lineRule="auto"/>
      </w:pPr>
      <w:r>
        <w:rPr>
          <w:rFonts w:ascii="Calibri" w:eastAsia="DengXian" w:hAnsi="Calibri"/>
          <w:sz w:val="20"/>
          <w:lang w:val="en-US"/>
        </w:rPr>
        <w:t>Sounds bad but I do not know an alternative. However, “extinction rate” is not the shortfall itself, just our way to simulate it.</w:t>
      </w:r>
    </w:p>
  </w:comment>
  <w:comment w:id="809" w:author="Unknown Author" w:date="2023-10-22T17:36:00Z" w:initials="">
    <w:p w14:paraId="36C0CCF2" w14:textId="77777777" w:rsidR="002F5B65" w:rsidRDefault="00000000">
      <w:pPr>
        <w:spacing w:after="0" w:line="240" w:lineRule="auto"/>
      </w:pPr>
      <w:r>
        <w:rPr>
          <w:rFonts w:ascii="Calibri" w:eastAsia="DengXian" w:hAnsi="Calibri"/>
          <w:sz w:val="20"/>
          <w:lang w:val="en-US"/>
        </w:rPr>
        <w:t xml:space="preserve">For me, it </w:t>
      </w:r>
      <w:proofErr w:type="gramStart"/>
      <w:r>
        <w:rPr>
          <w:rFonts w:ascii="Calibri" w:eastAsia="DengXian" w:hAnsi="Calibri"/>
          <w:sz w:val="20"/>
          <w:lang w:val="en-US"/>
        </w:rPr>
        <w:t>make</w:t>
      </w:r>
      <w:proofErr w:type="gramEnd"/>
      <w:r>
        <w:rPr>
          <w:rFonts w:ascii="Calibri" w:eastAsia="DengXian" w:hAnsi="Calibri"/>
          <w:sz w:val="20"/>
          <w:lang w:val="en-US"/>
        </w:rPr>
        <w:t xml:space="preserve"> little sense if you say “we expected” and then give a reference to it because then the </w:t>
      </w:r>
      <w:proofErr w:type="spellStart"/>
      <w:r>
        <w:rPr>
          <w:rFonts w:ascii="Calibri" w:eastAsia="DengXian" w:hAnsi="Calibri"/>
          <w:sz w:val="20"/>
          <w:lang w:val="en-US"/>
        </w:rPr>
        <w:t>expectency</w:t>
      </w:r>
      <w:proofErr w:type="spellEnd"/>
      <w:r>
        <w:rPr>
          <w:rFonts w:ascii="Calibri" w:eastAsia="DengXian" w:hAnsi="Calibri"/>
          <w:sz w:val="20"/>
          <w:lang w:val="en-US"/>
        </w:rPr>
        <w:t xml:space="preserve"> should be taken from the ref, right?</w:t>
      </w:r>
    </w:p>
  </w:comment>
  <w:comment w:id="825" w:author="Unknown Author" w:date="2023-10-22T17:44:00Z" w:initials="">
    <w:p w14:paraId="1D8343A5" w14:textId="77777777" w:rsidR="002F5B65" w:rsidRDefault="00000000">
      <w:pPr>
        <w:spacing w:after="0" w:line="240" w:lineRule="auto"/>
      </w:pPr>
      <w:r>
        <w:rPr>
          <w:rFonts w:ascii="Calibri" w:eastAsia="DengXian" w:hAnsi="Calibri"/>
          <w:sz w:val="20"/>
          <w:lang w:val="en-US"/>
        </w:rPr>
        <w:t>“No rate” sounds out because even mu = 0 is a rate.</w:t>
      </w:r>
    </w:p>
  </w:comment>
  <w:comment w:id="837" w:author="Unknown Author" w:date="2023-10-22T17:56:00Z" w:initials="">
    <w:p w14:paraId="4FC6E1B7" w14:textId="77777777" w:rsidR="002F5B65" w:rsidRDefault="00000000">
      <w:pPr>
        <w:spacing w:after="0" w:line="240" w:lineRule="auto"/>
      </w:pPr>
      <w:r>
        <w:rPr>
          <w:rFonts w:ascii="Calibri" w:eastAsia="DengXian" w:hAnsi="Calibri"/>
          <w:sz w:val="20"/>
          <w:lang w:val="en-US"/>
        </w:rPr>
        <w:t>http://onlinelibrary.wiley.com/doi/10.1111/bij.12665/abstract</w:t>
      </w:r>
    </w:p>
  </w:comment>
  <w:comment w:id="838" w:author="Unknown Author" w:date="2023-10-22T17:57:00Z" w:initials="">
    <w:p w14:paraId="1BCDFBFB" w14:textId="77777777" w:rsidR="002F5B65" w:rsidRDefault="00000000">
      <w:pPr>
        <w:spacing w:after="0" w:line="240" w:lineRule="auto"/>
      </w:pPr>
      <w:hyperlink r:id="rId2">
        <w:r>
          <w:rPr>
            <w:rFonts w:ascii="Calibri" w:eastAsia="DengXian" w:hAnsi="Calibri"/>
            <w:sz w:val="20"/>
            <w:lang w:val="en-US"/>
          </w:rPr>
          <w:t>https://www.cell.com/trends/ecology-evolution/abstract/S0169-5347(18)30225-8</w:t>
        </w:r>
      </w:hyperlink>
    </w:p>
    <w:p w14:paraId="48487F22" w14:textId="77777777" w:rsidR="002F5B65" w:rsidRDefault="00000000">
      <w:pPr>
        <w:spacing w:after="0" w:line="240" w:lineRule="auto"/>
      </w:pPr>
      <w:r>
        <w:rPr>
          <w:rFonts w:ascii="Calibri" w:eastAsia="DengXian" w:hAnsi="Calibri"/>
          <w:sz w:val="20"/>
          <w:lang w:val="en-US"/>
        </w:rPr>
        <w:t>http://www.sciencedirect.com/science/article/pii/S016953471830082X</w:t>
      </w:r>
    </w:p>
  </w:comment>
  <w:comment w:id="842" w:author="Unknown Author" w:date="2023-10-22T18:10:00Z" w:initials="">
    <w:p w14:paraId="204228F9" w14:textId="77777777" w:rsidR="002F5B65" w:rsidRDefault="00000000">
      <w:pPr>
        <w:spacing w:after="0" w:line="240" w:lineRule="auto"/>
      </w:pPr>
      <w:r>
        <w:rPr>
          <w:rFonts w:ascii="Calibri" w:eastAsia="DengXian" w:hAnsi="Calibri"/>
          <w:sz w:val="20"/>
          <w:lang w:val="en-US"/>
        </w:rPr>
        <w:t>I feel this detailed discussion on the effect of incomplete taxon sampling is wrong at this place of the discussion. Basically, you summarize your results in this first paragraph and for the speciation mode or extinction events you (correctly so) do not provide such a detailed discussion (and nowhere else, which is fine). I would not discuss it so much in detail anyway because the effect of incomplete sampling is not a surprise (which is why initially we did not explore it). Therefore, I would delete this section (sorry for the work you put in it).</w:t>
      </w:r>
    </w:p>
  </w:comment>
  <w:comment w:id="876" w:author="Unknown Author" w:date="2023-10-22T18:20:00Z" w:initials="">
    <w:p w14:paraId="252AA855" w14:textId="77777777" w:rsidR="002F5B65" w:rsidRDefault="00000000">
      <w:pPr>
        <w:spacing w:after="0" w:line="240" w:lineRule="auto"/>
      </w:pPr>
      <w:r>
        <w:rPr>
          <w:rFonts w:ascii="Calibri" w:eastAsia="DengXian" w:hAnsi="Calibri"/>
          <w:sz w:val="20"/>
          <w:lang w:val="en-US"/>
        </w:rPr>
        <w:t>Sounds like conclusion and I disagree here: incomplete sampling is (unsurprisingly) way worse.</w:t>
      </w:r>
    </w:p>
  </w:comment>
  <w:comment w:id="878" w:author="Unknown Author" w:date="2023-10-22T18:23:00Z" w:initials="">
    <w:p w14:paraId="7088907B" w14:textId="77777777" w:rsidR="002F5B65" w:rsidRDefault="00000000">
      <w:pPr>
        <w:spacing w:after="0" w:line="240" w:lineRule="auto"/>
      </w:pPr>
      <w:r>
        <w:rPr>
          <w:rFonts w:ascii="Calibri" w:eastAsia="DengXian" w:hAnsi="Calibri"/>
          <w:sz w:val="20"/>
          <w:lang w:val="en-US"/>
        </w:rPr>
        <w:t>I would move them to the supplements.</w:t>
      </w:r>
    </w:p>
  </w:comment>
  <w:comment w:id="923" w:author="Unknown Author" w:date="2023-10-22T18:32:00Z" w:initials="">
    <w:p w14:paraId="421BA316" w14:textId="77777777" w:rsidR="002F5B65" w:rsidRDefault="00000000">
      <w:pPr>
        <w:spacing w:after="0" w:line="240" w:lineRule="auto"/>
      </w:pPr>
      <w:r>
        <w:rPr>
          <w:rFonts w:ascii="Calibri" w:eastAsia="DengXian" w:hAnsi="Calibri"/>
          <w:sz w:val="20"/>
          <w:lang w:val="en-US"/>
        </w:rPr>
        <w:t>Isn’t this always the case and not just for budding? Why it only affects the younger species. Sorry, I do not get this explanation.</w:t>
      </w:r>
    </w:p>
  </w:comment>
  <w:comment w:id="927" w:author="Unknown Author" w:date="2023-10-22T18:33:00Z" w:initials="">
    <w:p w14:paraId="394C6C1E" w14:textId="77777777" w:rsidR="002F5B65" w:rsidRDefault="00000000">
      <w:pPr>
        <w:spacing w:after="0" w:line="240" w:lineRule="auto"/>
      </w:pPr>
      <w:r>
        <w:rPr>
          <w:rFonts w:ascii="Calibri" w:eastAsia="DengXian" w:hAnsi="Calibri"/>
          <w:sz w:val="20"/>
          <w:lang w:val="en-US"/>
        </w:rPr>
        <w:t>What does this mean?</w:t>
      </w:r>
    </w:p>
  </w:comment>
  <w:comment w:id="929" w:author="Unknown Author" w:date="2023-10-22T19:10:00Z" w:initials="">
    <w:p w14:paraId="43DC8EAB" w14:textId="77777777" w:rsidR="002F5B65" w:rsidRDefault="00000000">
      <w:pPr>
        <w:spacing w:after="0" w:line="240" w:lineRule="auto"/>
      </w:pPr>
      <w:r>
        <w:rPr>
          <w:rFonts w:ascii="Calibri" w:eastAsia="DengXian" w:hAnsi="Calibri"/>
          <w:sz w:val="20"/>
          <w:lang w:val="en-US"/>
        </w:rPr>
        <w:t xml:space="preserve">In the sentence before you already say that the true age is not reflected by </w:t>
      </w:r>
      <w:proofErr w:type="spellStart"/>
      <w:r>
        <w:rPr>
          <w:rFonts w:ascii="Calibri" w:eastAsia="DengXian" w:hAnsi="Calibri"/>
          <w:sz w:val="20"/>
          <w:lang w:val="en-US"/>
        </w:rPr>
        <w:t>phylo</w:t>
      </w:r>
      <w:proofErr w:type="spellEnd"/>
      <w:r>
        <w:rPr>
          <w:rFonts w:ascii="Calibri" w:eastAsia="DengXian" w:hAnsi="Calibri"/>
          <w:sz w:val="20"/>
          <w:lang w:val="en-US"/>
        </w:rPr>
        <w:t xml:space="preserve"> ages.</w:t>
      </w:r>
    </w:p>
  </w:comment>
  <w:comment w:id="939" w:author="Unknown Author" w:date="2023-10-22T19:12:00Z" w:initials="">
    <w:p w14:paraId="7F5A12CE" w14:textId="77777777" w:rsidR="002F5B65" w:rsidRDefault="00000000">
      <w:pPr>
        <w:spacing w:after="0" w:line="240" w:lineRule="auto"/>
      </w:pPr>
      <w:r>
        <w:rPr>
          <w:rFonts w:ascii="Calibri" w:eastAsia="DengXian" w:hAnsi="Calibri"/>
          <w:sz w:val="20"/>
          <w:lang w:val="en-US"/>
        </w:rPr>
        <w:t xml:space="preserve">I do not get the reference. What has </w:t>
      </w:r>
      <w:proofErr w:type="spellStart"/>
      <w:r>
        <w:rPr>
          <w:rFonts w:ascii="Calibri" w:eastAsia="DengXian" w:hAnsi="Calibri"/>
          <w:sz w:val="20"/>
          <w:lang w:val="en-US"/>
        </w:rPr>
        <w:t>Fjeldsa</w:t>
      </w:r>
      <w:proofErr w:type="spellEnd"/>
      <w:r>
        <w:rPr>
          <w:rFonts w:ascii="Calibri" w:eastAsia="DengXian" w:hAnsi="Calibri"/>
          <w:sz w:val="20"/>
          <w:lang w:val="en-US"/>
        </w:rPr>
        <w:t xml:space="preserve"> to do with </w:t>
      </w:r>
      <w:proofErr w:type="spellStart"/>
      <w:r>
        <w:rPr>
          <w:rFonts w:ascii="Calibri" w:eastAsia="DengXian" w:hAnsi="Calibri"/>
          <w:sz w:val="20"/>
          <w:lang w:val="en-US"/>
        </w:rPr>
        <w:t>Sonne</w:t>
      </w:r>
      <w:proofErr w:type="spellEnd"/>
      <w:r>
        <w:rPr>
          <w:rFonts w:ascii="Calibri" w:eastAsia="DengXian" w:hAnsi="Calibri"/>
          <w:sz w:val="20"/>
          <w:lang w:val="en-US"/>
        </w:rPr>
        <w:t xml:space="preserve"> et al? Is the sensitivity analysis invented by </w:t>
      </w:r>
      <w:proofErr w:type="spellStart"/>
      <w:r>
        <w:rPr>
          <w:rFonts w:ascii="Calibri" w:eastAsia="DengXian" w:hAnsi="Calibri"/>
          <w:sz w:val="20"/>
          <w:lang w:val="en-US"/>
        </w:rPr>
        <w:t>Fjeldsa</w:t>
      </w:r>
      <w:proofErr w:type="spellEnd"/>
      <w:r>
        <w:rPr>
          <w:rFonts w:ascii="Calibri" w:eastAsia="DengXian" w:hAnsi="Calibri"/>
          <w:sz w:val="20"/>
          <w:lang w:val="en-US"/>
        </w:rPr>
        <w:t>? If so, you do not cite them.</w:t>
      </w:r>
    </w:p>
  </w:comment>
  <w:comment w:id="940" w:author="Unknown Author" w:date="2023-10-22T19:08:00Z" w:initials="">
    <w:p w14:paraId="3D905D20" w14:textId="77777777" w:rsidR="002F5B65" w:rsidRDefault="00000000">
      <w:pPr>
        <w:spacing w:after="0" w:line="240" w:lineRule="auto"/>
      </w:pPr>
      <w:r>
        <w:rPr>
          <w:rFonts w:ascii="Calibri" w:eastAsia="DengXian" w:hAnsi="Calibri"/>
          <w:sz w:val="20"/>
          <w:lang w:val="en-US"/>
        </w:rPr>
        <w:t xml:space="preserve">The additionally implies that Pie &amp; Caron used the method of </w:t>
      </w:r>
      <w:proofErr w:type="spellStart"/>
      <w:r>
        <w:rPr>
          <w:rFonts w:ascii="Calibri" w:eastAsia="DengXian" w:hAnsi="Calibri"/>
          <w:sz w:val="20"/>
          <w:lang w:val="en-US"/>
        </w:rPr>
        <w:t>Sonne</w:t>
      </w:r>
      <w:proofErr w:type="spellEnd"/>
      <w:r>
        <w:rPr>
          <w:rFonts w:ascii="Calibri" w:eastAsia="DengXian" w:hAnsi="Calibri"/>
          <w:sz w:val="20"/>
          <w:lang w:val="en-US"/>
        </w:rPr>
        <w:t xml:space="preserve"> et al plus pruning species.</w:t>
      </w:r>
    </w:p>
  </w:comment>
  <w:comment w:id="945" w:author="Unknown Author" w:date="2023-10-22T18:34:00Z" w:initials="">
    <w:p w14:paraId="66516ADE" w14:textId="77777777" w:rsidR="002F5B65" w:rsidRDefault="00000000">
      <w:pPr>
        <w:spacing w:after="0" w:line="240" w:lineRule="auto"/>
      </w:pPr>
      <w:r>
        <w:rPr>
          <w:rFonts w:ascii="Calibri" w:eastAsia="DengXian" w:hAnsi="Calibri"/>
          <w:sz w:val="20"/>
          <w:lang w:val="en-US"/>
        </w:rPr>
        <w:t xml:space="preserve">This means 1 to 5%? Then use an </w:t>
      </w:r>
      <w:proofErr w:type="spellStart"/>
      <w:r>
        <w:rPr>
          <w:rFonts w:ascii="Calibri" w:eastAsia="DengXian" w:hAnsi="Calibri"/>
          <w:sz w:val="20"/>
          <w:lang w:val="en-US"/>
        </w:rPr>
        <w:t>en</w:t>
      </w:r>
      <w:proofErr w:type="spellEnd"/>
      <w:r>
        <w:rPr>
          <w:rFonts w:ascii="Calibri" w:eastAsia="DengXian" w:hAnsi="Calibri"/>
          <w:sz w:val="20"/>
          <w:lang w:val="en-US"/>
        </w:rPr>
        <w:t xml:space="preserve"> </w:t>
      </w:r>
      <w:proofErr w:type="gramStart"/>
      <w:r>
        <w:rPr>
          <w:rFonts w:ascii="Calibri" w:eastAsia="DengXian" w:hAnsi="Calibri"/>
          <w:sz w:val="20"/>
          <w:lang w:val="en-US"/>
        </w:rPr>
        <w:t>dash</w:t>
      </w:r>
      <w:proofErr w:type="gramEnd"/>
    </w:p>
  </w:comment>
  <w:comment w:id="947" w:author="Unknown Author" w:date="2023-10-22T19:32:00Z" w:initials="">
    <w:p w14:paraId="5C7DA31C" w14:textId="77777777" w:rsidR="002F5B65" w:rsidRDefault="00000000">
      <w:pPr>
        <w:spacing w:after="0" w:line="240" w:lineRule="auto"/>
      </w:pPr>
      <w:r>
        <w:rPr>
          <w:rFonts w:ascii="Calibri" w:eastAsia="DengXian" w:hAnsi="Calibri"/>
          <w:sz w:val="20"/>
          <w:lang w:val="en-US"/>
        </w:rPr>
        <w:t>Which I would move to the supplements</w:t>
      </w:r>
    </w:p>
  </w:comment>
  <w:comment w:id="956" w:author="Unknown Author" w:date="2023-10-22T19:34:00Z" w:initials="">
    <w:p w14:paraId="5AE7488E" w14:textId="77777777" w:rsidR="002F5B65" w:rsidRDefault="00000000">
      <w:pPr>
        <w:spacing w:after="0" w:line="240" w:lineRule="auto"/>
      </w:pPr>
      <w:r>
        <w:rPr>
          <w:rFonts w:ascii="Calibri" w:eastAsia="DengXian" w:hAnsi="Calibri"/>
          <w:sz w:val="20"/>
          <w:lang w:val="en-US"/>
        </w:rPr>
        <w:t>Isn’t the causality that way around?</w:t>
      </w:r>
    </w:p>
  </w:comment>
  <w:comment w:id="960" w:author="Unknown Author" w:date="2023-10-22T19:36:00Z" w:initials="">
    <w:p w14:paraId="75D75230" w14:textId="77777777" w:rsidR="002F5B65" w:rsidRDefault="00000000">
      <w:pPr>
        <w:spacing w:after="0" w:line="240" w:lineRule="auto"/>
      </w:pPr>
      <w:r>
        <w:rPr>
          <w:rFonts w:ascii="Calibri" w:eastAsia="DengXian" w:hAnsi="Calibri"/>
          <w:sz w:val="20"/>
          <w:lang w:val="en-US"/>
        </w:rPr>
        <w:t>This part was difficult to understand because all the stuff between “showed” and what has been shown (</w:t>
      </w:r>
      <w:proofErr w:type="gramStart"/>
      <w:r>
        <w:rPr>
          <w:rFonts w:ascii="Calibri" w:eastAsia="DengXian" w:hAnsi="Calibri"/>
          <w:sz w:val="20"/>
          <w:lang w:val="en-US"/>
        </w:rPr>
        <w:t>i.e.</w:t>
      </w:r>
      <w:proofErr w:type="gramEnd"/>
      <w:r>
        <w:rPr>
          <w:rFonts w:ascii="Calibri" w:eastAsia="DengXian" w:hAnsi="Calibri"/>
          <w:sz w:val="20"/>
          <w:lang w:val="en-US"/>
        </w:rPr>
        <w:t xml:space="preserve"> the incorrect inference)</w:t>
      </w:r>
    </w:p>
  </w:comment>
  <w:comment w:id="964" w:author="Unknown Author" w:date="2023-10-22T20:55:00Z" w:initials="">
    <w:p w14:paraId="6078FD23" w14:textId="77777777" w:rsidR="002F5B65" w:rsidRDefault="00000000">
      <w:pPr>
        <w:spacing w:after="0" w:line="240" w:lineRule="auto"/>
      </w:pPr>
      <w:r>
        <w:rPr>
          <w:rFonts w:ascii="Calibri" w:eastAsia="DengXian" w:hAnsi="Calibri"/>
          <w:sz w:val="20"/>
          <w:lang w:val="en-US"/>
        </w:rPr>
        <w:t xml:space="preserve">I think this section is too </w:t>
      </w:r>
      <w:proofErr w:type="spellStart"/>
      <w:r>
        <w:rPr>
          <w:rFonts w:ascii="Calibri" w:eastAsia="DengXian" w:hAnsi="Calibri"/>
          <w:sz w:val="20"/>
          <w:lang w:val="en-US"/>
        </w:rPr>
        <w:t>phylosophically</w:t>
      </w:r>
      <w:proofErr w:type="spellEnd"/>
      <w:r>
        <w:rPr>
          <w:rFonts w:ascii="Calibri" w:eastAsia="DengXian" w:hAnsi="Calibri"/>
          <w:sz w:val="20"/>
          <w:lang w:val="en-US"/>
        </w:rPr>
        <w:t xml:space="preserve"> and should be shorter.</w:t>
      </w:r>
    </w:p>
  </w:comment>
  <w:comment w:id="983" w:author="Unknown Author" w:date="2023-10-22T20:54:00Z" w:initials="">
    <w:p w14:paraId="1C9411BE" w14:textId="77777777" w:rsidR="002F5B65" w:rsidRDefault="00000000">
      <w:pPr>
        <w:spacing w:after="0" w:line="240" w:lineRule="auto"/>
      </w:pPr>
      <w:proofErr w:type="gramStart"/>
      <w:r>
        <w:rPr>
          <w:rFonts w:ascii="Calibri" w:eastAsia="DengXian" w:hAnsi="Calibri"/>
          <w:sz w:val="20"/>
          <w:lang w:val="en-US"/>
        </w:rPr>
        <w:t>Fortunately</w:t>
      </w:r>
      <w:proofErr w:type="gramEnd"/>
      <w:r>
        <w:rPr>
          <w:rFonts w:ascii="Calibri" w:eastAsia="DengXian" w:hAnsi="Calibri"/>
          <w:sz w:val="20"/>
          <w:lang w:val="en-US"/>
        </w:rPr>
        <w:t xml:space="preserve"> the rate of species description (for all the stuff besides tetrapods) is not constant but exponentially increasing.</w:t>
      </w:r>
    </w:p>
  </w:comment>
  <w:comment w:id="1033" w:author="Unknown Author" w:date="2023-10-22T21:08:00Z" w:initials="">
    <w:p w14:paraId="77795A52" w14:textId="77777777" w:rsidR="002F5B65" w:rsidRDefault="00000000">
      <w:pPr>
        <w:spacing w:after="0" w:line="240" w:lineRule="auto"/>
      </w:pPr>
      <w:r>
        <w:rPr>
          <w:rFonts w:ascii="Calibri" w:eastAsia="DengXian" w:hAnsi="Calibri"/>
          <w:sz w:val="20"/>
          <w:lang w:val="en-US"/>
        </w:rPr>
        <w:t>This is not our discussion and I disagree: Even with missing extant species, deeper parts of the tree of life are resolved and teach use something about evolution.</w:t>
      </w:r>
    </w:p>
  </w:comment>
  <w:comment w:id="1054" w:author="Unknown Author" w:date="2023-10-22T20:57:00Z" w:initials="">
    <w:p w14:paraId="058AF3C1" w14:textId="77777777" w:rsidR="002F5B65" w:rsidRDefault="00000000">
      <w:pPr>
        <w:spacing w:after="0" w:line="240" w:lineRule="auto"/>
      </w:pPr>
      <w:r>
        <w:rPr>
          <w:rFonts w:ascii="Calibri" w:eastAsia="DengXian" w:hAnsi="Calibri"/>
          <w:sz w:val="20"/>
          <w:lang w:val="en-US"/>
        </w:rPr>
        <w:t xml:space="preserve">We did not quantify the shape of the phylogenies </w:t>
      </w:r>
      <w:proofErr w:type="gramStart"/>
      <w:r>
        <w:rPr>
          <w:rFonts w:ascii="Calibri" w:eastAsia="DengXian" w:hAnsi="Calibri"/>
          <w:sz w:val="20"/>
          <w:lang w:val="en-US"/>
        </w:rPr>
        <w:t>e.g.</w:t>
      </w:r>
      <w:proofErr w:type="gramEnd"/>
      <w:r>
        <w:rPr>
          <w:rFonts w:ascii="Calibri" w:eastAsia="DengXian" w:hAnsi="Calibri"/>
          <w:sz w:val="20"/>
          <w:lang w:val="en-US"/>
        </w:rPr>
        <w:t xml:space="preserve"> </w:t>
      </w:r>
      <w:hyperlink r:id="rId3">
        <w:r>
          <w:rPr>
            <w:rFonts w:ascii="Calibri" w:eastAsia="DengXian" w:hAnsi="Calibri"/>
            <w:sz w:val="20"/>
            <w:lang w:val="en-US"/>
          </w:rPr>
          <w:t>http://journals.plos.org/plosbiology/article?id=10.1371/journal.pbio.1002532</w:t>
        </w:r>
      </w:hyperlink>
    </w:p>
    <w:p w14:paraId="3EB5DF3F" w14:textId="77777777" w:rsidR="002F5B65" w:rsidRDefault="00000000">
      <w:pPr>
        <w:spacing w:after="0" w:line="240" w:lineRule="auto"/>
      </w:pPr>
      <w:r>
        <w:rPr>
          <w:rFonts w:ascii="Calibri" w:eastAsia="DengXian" w:hAnsi="Calibri"/>
          <w:sz w:val="20"/>
          <w:lang w:val="en-US"/>
        </w:rPr>
        <w:t>I would delete the sentence because it adds nothing.</w:t>
      </w:r>
    </w:p>
  </w:comment>
  <w:comment w:id="1059" w:author="Unknown Author" w:date="2023-10-22T20:56:00Z" w:initials="">
    <w:p w14:paraId="62424D33" w14:textId="77777777" w:rsidR="002F5B65" w:rsidRDefault="00000000">
      <w:pPr>
        <w:spacing w:after="0" w:line="240" w:lineRule="auto"/>
      </w:pPr>
      <w:r>
        <w:rPr>
          <w:rFonts w:ascii="Calibri" w:eastAsia="DengXian" w:hAnsi="Calibri"/>
          <w:sz w:val="20"/>
          <w:lang w:val="en-US"/>
        </w:rPr>
        <w:t>Not really what we are interested in.</w:t>
      </w:r>
    </w:p>
  </w:comment>
  <w:comment w:id="1075" w:author="Unknown Author" w:date="2023-10-22T19:47:00Z" w:initials="">
    <w:p w14:paraId="24988B26" w14:textId="77777777" w:rsidR="002F5B65" w:rsidRDefault="00000000">
      <w:pPr>
        <w:spacing w:after="0" w:line="240" w:lineRule="auto"/>
      </w:pPr>
      <w:r>
        <w:rPr>
          <w:rFonts w:ascii="Calibri" w:eastAsia="DengXian" w:hAnsi="Calibri"/>
          <w:sz w:val="20"/>
          <w:lang w:val="en-US"/>
        </w:rPr>
        <w:t xml:space="preserve">Let’s, don’t, can’t </w:t>
      </w:r>
      <w:proofErr w:type="spellStart"/>
      <w:r>
        <w:rPr>
          <w:rFonts w:ascii="Calibri" w:eastAsia="DengXian" w:hAnsi="Calibri"/>
          <w:sz w:val="20"/>
          <w:lang w:val="en-US"/>
        </w:rPr>
        <w:t>etc</w:t>
      </w:r>
      <w:proofErr w:type="spellEnd"/>
      <w:r>
        <w:rPr>
          <w:rFonts w:ascii="Calibri" w:eastAsia="DengXian" w:hAnsi="Calibri"/>
          <w:sz w:val="20"/>
          <w:lang w:val="en-US"/>
        </w:rPr>
        <w:t xml:space="preserve"> is </w:t>
      </w:r>
      <w:proofErr w:type="spellStart"/>
      <w:r>
        <w:rPr>
          <w:rFonts w:ascii="Calibri" w:eastAsia="DengXian" w:hAnsi="Calibri"/>
          <w:sz w:val="20"/>
          <w:lang w:val="en-US"/>
        </w:rPr>
        <w:t>typicallynot</w:t>
      </w:r>
      <w:proofErr w:type="spellEnd"/>
      <w:r>
        <w:rPr>
          <w:rFonts w:ascii="Calibri" w:eastAsia="DengXian" w:hAnsi="Calibri"/>
          <w:sz w:val="20"/>
          <w:lang w:val="en-US"/>
        </w:rPr>
        <w:t xml:space="preserve"> used in manuscripts.</w:t>
      </w:r>
    </w:p>
  </w:comment>
  <w:comment w:id="1094" w:author="Unknown Author" w:date="2023-10-22T20:20:00Z" w:initials="">
    <w:p w14:paraId="0B1F00AF" w14:textId="77777777" w:rsidR="002F5B65" w:rsidRDefault="00000000">
      <w:pPr>
        <w:spacing w:after="0" w:line="240" w:lineRule="auto"/>
      </w:pPr>
      <w:r>
        <w:rPr>
          <w:rFonts w:ascii="Calibri" w:eastAsia="DengXian" w:hAnsi="Calibri"/>
          <w:sz w:val="20"/>
          <w:lang w:val="en-US"/>
        </w:rPr>
        <w:t>This sounds very much like a conclusion. I would delete it and opt for the conclusions below.</w:t>
      </w:r>
    </w:p>
  </w:comment>
  <w:comment w:id="1096" w:author="Unknown Author" w:date="2023-10-22T19:55:00Z" w:initials="">
    <w:p w14:paraId="3F69DED0" w14:textId="77777777" w:rsidR="002F5B65" w:rsidRDefault="00000000">
      <w:pPr>
        <w:spacing w:after="0" w:line="240" w:lineRule="auto"/>
      </w:pPr>
      <w:r>
        <w:rPr>
          <w:rFonts w:ascii="Calibri" w:eastAsia="DengXian" w:hAnsi="Calibri"/>
          <w:sz w:val="20"/>
          <w:lang w:val="en-US"/>
        </w:rPr>
        <w:t>Just to maintain the same order as listed by the shortfalls.</w:t>
      </w:r>
    </w:p>
  </w:comment>
  <w:comment w:id="1135" w:author="Unknown Author" w:date="2023-10-22T20:09:00Z" w:initials="">
    <w:p w14:paraId="5B95B5F7" w14:textId="77777777" w:rsidR="002F5B65" w:rsidRDefault="00000000">
      <w:pPr>
        <w:spacing w:after="0" w:line="240" w:lineRule="auto"/>
      </w:pPr>
      <w:r>
        <w:rPr>
          <w:rFonts w:ascii="Calibri" w:eastAsia="DengXian" w:hAnsi="Calibri"/>
          <w:sz w:val="20"/>
          <w:lang w:val="en-US"/>
        </w:rPr>
        <w:t xml:space="preserve">This sounds like dating a </w:t>
      </w:r>
      <w:proofErr w:type="gramStart"/>
      <w:r>
        <w:rPr>
          <w:rFonts w:ascii="Calibri" w:eastAsia="DengXian" w:hAnsi="Calibri"/>
          <w:sz w:val="20"/>
          <w:lang w:val="en-US"/>
        </w:rPr>
        <w:t>tree</w:t>
      </w:r>
      <w:proofErr w:type="gramEnd"/>
      <w:r>
        <w:rPr>
          <w:rFonts w:ascii="Calibri" w:eastAsia="DengXian" w:hAnsi="Calibri"/>
          <w:sz w:val="20"/>
          <w:lang w:val="en-US"/>
        </w:rPr>
        <w:t xml:space="preserve"> but our study is about the age of the species.</w:t>
      </w:r>
    </w:p>
  </w:comment>
  <w:comment w:id="1137" w:author="Unknown Author" w:date="2023-10-22T20:15:00Z" w:initials="">
    <w:p w14:paraId="1972ADDC" w14:textId="77777777" w:rsidR="002F5B65" w:rsidRDefault="00000000">
      <w:pPr>
        <w:spacing w:after="0" w:line="240" w:lineRule="auto"/>
      </w:pPr>
      <w:r>
        <w:rPr>
          <w:rFonts w:ascii="Calibri" w:eastAsia="DengXian" w:hAnsi="Calibri"/>
          <w:sz w:val="20"/>
          <w:lang w:val="en-US"/>
        </w:rPr>
        <w:t xml:space="preserve">This term is very wide. Nobody will doubt that there is some evolutionary information in trees, </w:t>
      </w:r>
      <w:proofErr w:type="gramStart"/>
      <w:r>
        <w:rPr>
          <w:rFonts w:ascii="Calibri" w:eastAsia="DengXian" w:hAnsi="Calibri"/>
          <w:sz w:val="20"/>
          <w:lang w:val="en-US"/>
        </w:rPr>
        <w:t>e.g.</w:t>
      </w:r>
      <w:proofErr w:type="gramEnd"/>
      <w:r>
        <w:rPr>
          <w:rFonts w:ascii="Calibri" w:eastAsia="DengXian" w:hAnsi="Calibri"/>
          <w:sz w:val="20"/>
          <w:lang w:val="en-US"/>
        </w:rPr>
        <w:t xml:space="preserve"> on rates.</w:t>
      </w:r>
    </w:p>
  </w:comment>
  <w:comment w:id="1148" w:author="Carlos Calderon del Cid" w:date="2023-10-12T02:11:00Z" w:initials="CC">
    <w:p w14:paraId="5F847E54"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Add your funding, please. </w:t>
      </w:r>
    </w:p>
  </w:comment>
  <w:comment w:id="1150" w:author="Unknown Author" w:date="2023-10-21T08:56:00Z" w:initials="">
    <w:p w14:paraId="78EF3933" w14:textId="77777777" w:rsidR="002F5B65" w:rsidRDefault="00000000">
      <w:pPr>
        <w:overflowPunct w:val="0"/>
        <w:spacing w:after="0" w:line="240" w:lineRule="auto"/>
      </w:pPr>
      <w:r>
        <w:rPr>
          <w:rFonts w:ascii="Calibri" w:eastAsia="DengXian" w:hAnsi="Calibri"/>
          <w:sz w:val="20"/>
          <w:lang w:val="en-US"/>
        </w:rPr>
        <w:t xml:space="preserve">Are all simulations with </w:t>
      </w:r>
      <w:proofErr w:type="gramStart"/>
      <w:r>
        <w:rPr>
          <w:rFonts w:ascii="Calibri" w:eastAsia="DengXian" w:hAnsi="Calibri"/>
          <w:sz w:val="20"/>
          <w:lang w:val="en-US"/>
        </w:rPr>
        <w:t>a</w:t>
      </w:r>
      <w:proofErr w:type="gramEnd"/>
      <w:r>
        <w:rPr>
          <w:rFonts w:ascii="Calibri" w:eastAsia="DengXian" w:hAnsi="Calibri"/>
          <w:sz w:val="20"/>
          <w:lang w:val="en-US"/>
        </w:rPr>
        <w:t xml:space="preserve"> extinction fraction of 0.25-0.75 removed from the plot? What was the reason for this?</w:t>
      </w:r>
    </w:p>
  </w:comment>
  <w:comment w:id="1151" w:author="Unknown Author" w:date="2023-10-22T12:22:00Z" w:initials="">
    <w:p w14:paraId="0C724DD2" w14:textId="77777777" w:rsidR="002F5B65" w:rsidRDefault="00000000">
      <w:pPr>
        <w:spacing w:after="0" w:line="240" w:lineRule="auto"/>
      </w:pPr>
      <w:r>
        <w:rPr>
          <w:rFonts w:ascii="Calibri" w:eastAsia="DengXian" w:hAnsi="Calibri"/>
          <w:sz w:val="20"/>
          <w:lang w:val="en-US"/>
        </w:rPr>
        <w:t>Move to the supplements. We cannot have 10 figures.</w:t>
      </w:r>
    </w:p>
  </w:comment>
  <w:comment w:id="1152" w:author="Unknown Author" w:date="2023-10-22T12:21:00Z" w:initials="">
    <w:p w14:paraId="1820212C" w14:textId="77777777" w:rsidR="002F5B65" w:rsidRDefault="00000000">
      <w:pPr>
        <w:spacing w:after="0" w:line="240" w:lineRule="auto"/>
      </w:pPr>
      <w:r>
        <w:rPr>
          <w:rFonts w:ascii="Calibri" w:eastAsia="DengXian" w:hAnsi="Calibri"/>
          <w:sz w:val="20"/>
          <w:lang w:val="en-US"/>
        </w:rPr>
        <w:t>Move to the supplements. We cannot have 10 figures.</w:t>
      </w:r>
    </w:p>
  </w:comment>
  <w:comment w:id="1153" w:author="Unknown Author" w:date="2023-10-22T10:09:00Z" w:initials="">
    <w:p w14:paraId="23A54B16" w14:textId="77777777" w:rsidR="002F5B65" w:rsidRDefault="00000000">
      <w:pPr>
        <w:spacing w:after="0" w:line="240" w:lineRule="auto"/>
      </w:pPr>
      <w:r>
        <w:rPr>
          <w:rFonts w:ascii="Calibri" w:eastAsia="DengXian" w:hAnsi="Calibri"/>
          <w:sz w:val="20"/>
          <w:lang w:val="en-US"/>
        </w:rPr>
        <w:t>The captions of figures 7-10 do not have a short, first sentence describing what you see (like a title). Instead, they provide already a lot of detail.</w:t>
      </w:r>
    </w:p>
  </w:comment>
  <w:comment w:id="1158" w:author="Unknown Author" w:date="2023-10-22T09:21:00Z" w:initials="">
    <w:p w14:paraId="173E4404" w14:textId="77777777" w:rsidR="002F5B65" w:rsidRDefault="00000000">
      <w:pPr>
        <w:spacing w:after="0" w:line="240" w:lineRule="auto"/>
      </w:pPr>
      <w:r>
        <w:rPr>
          <w:rFonts w:ascii="Calibri" w:eastAsia="DengXian" w:hAnsi="Calibri"/>
          <w:sz w:val="20"/>
          <w:lang w:val="en-US"/>
        </w:rPr>
        <w:t xml:space="preserve"> Would it be a lot of work to change the figure in a way to show the change of the probabilistic estimates over the phylogenetic ages? </w:t>
      </w:r>
      <w:proofErr w:type="gramStart"/>
      <w:r>
        <w:rPr>
          <w:rFonts w:ascii="Calibri" w:eastAsia="DengXian" w:hAnsi="Calibri"/>
          <w:sz w:val="20"/>
          <w:lang w:val="en-US"/>
        </w:rPr>
        <w:t>i.e.</w:t>
      </w:r>
      <w:proofErr w:type="gramEnd"/>
      <w:r>
        <w:rPr>
          <w:rFonts w:ascii="Calibri" w:eastAsia="DengXian" w:hAnsi="Calibri"/>
          <w:sz w:val="20"/>
          <w:lang w:val="en-US"/>
        </w:rPr>
        <w:t xml:space="preserve"> Delta MAPE = </w:t>
      </w:r>
      <w:proofErr w:type="spellStart"/>
      <w:r>
        <w:rPr>
          <w:rFonts w:ascii="Calibri" w:eastAsia="DengXian" w:hAnsi="Calibri"/>
          <w:sz w:val="20"/>
          <w:lang w:val="en-US"/>
        </w:rPr>
        <w:t>MAPEmean</w:t>
      </w:r>
      <w:proofErr w:type="spellEnd"/>
      <w:r>
        <w:rPr>
          <w:rFonts w:ascii="Calibri" w:eastAsia="DengXian" w:hAnsi="Calibri"/>
          <w:sz w:val="20"/>
          <w:lang w:val="en-US"/>
        </w:rPr>
        <w:t xml:space="preserve"> - </w:t>
      </w:r>
      <w:proofErr w:type="spellStart"/>
      <w:r>
        <w:rPr>
          <w:rFonts w:ascii="Calibri" w:eastAsia="DengXian" w:hAnsi="Calibri"/>
          <w:sz w:val="20"/>
          <w:lang w:val="en-US"/>
        </w:rPr>
        <w:t>MAPEphlyo</w:t>
      </w:r>
      <w:proofErr w:type="spellEnd"/>
      <w:r>
        <w:rPr>
          <w:rFonts w:ascii="Calibri" w:eastAsia="DengXian" w:hAnsi="Calibri"/>
          <w:sz w:val="20"/>
          <w:lang w:val="en-US"/>
        </w:rPr>
        <w:t xml:space="preserve">. That way, values </w:t>
      </w:r>
      <w:proofErr w:type="gramStart"/>
      <w:r>
        <w:rPr>
          <w:rFonts w:ascii="Calibri" w:eastAsia="DengXian" w:hAnsi="Calibri"/>
          <w:sz w:val="20"/>
          <w:lang w:val="en-US"/>
        </w:rPr>
        <w:t>&gt;  0</w:t>
      </w:r>
      <w:proofErr w:type="gramEnd"/>
      <w:r>
        <w:rPr>
          <w:rFonts w:ascii="Calibri" w:eastAsia="DengXian" w:hAnsi="Calibri"/>
          <w:sz w:val="20"/>
          <w:lang w:val="en-US"/>
        </w:rPr>
        <w:t xml:space="preserve"> indicate an improvement thanks to the estimator.</w:t>
      </w:r>
    </w:p>
  </w:comment>
  <w:comment w:id="1161" w:author="Unknown Author" w:date="2023-10-22T10:35:00Z" w:initials="">
    <w:p w14:paraId="4AC409B2" w14:textId="77777777" w:rsidR="002F5B65" w:rsidRDefault="00000000">
      <w:pPr>
        <w:spacing w:after="0" w:line="240" w:lineRule="auto"/>
      </w:pPr>
      <w:r>
        <w:rPr>
          <w:rFonts w:ascii="Calibri" w:eastAsia="DengXian" w:hAnsi="Calibri"/>
          <w:sz w:val="20"/>
          <w:lang w:val="en-US"/>
        </w:rPr>
        <w:t>The term “expected” is not defined in the Methods. Why not using “mean”?</w:t>
      </w:r>
    </w:p>
  </w:comment>
  <w:comment w:id="1167" w:author="Unknown Author" w:date="2023-10-22T11:36:00Z" w:initials="">
    <w:p w14:paraId="5DB4CD00" w14:textId="77777777" w:rsidR="002F5B65" w:rsidRDefault="00000000">
      <w:pPr>
        <w:spacing w:after="0" w:line="240" w:lineRule="auto"/>
      </w:pPr>
      <w:r>
        <w:rPr>
          <w:rFonts w:ascii="Calibri" w:eastAsia="DengXian" w:hAnsi="Calibri"/>
          <w:sz w:val="20"/>
          <w:lang w:val="en-US"/>
        </w:rPr>
        <w:t>As in Fig. 10, I would color the wrong trajectories in grey.</w:t>
      </w:r>
    </w:p>
  </w:comment>
  <w:comment w:id="1172" w:author="Unknown Author" w:date="2023-10-22T12:01:00Z" w:initials="">
    <w:p w14:paraId="7C2962F2" w14:textId="77777777" w:rsidR="002F5B65" w:rsidRDefault="00000000">
      <w:pPr>
        <w:spacing w:after="0" w:line="240" w:lineRule="auto"/>
      </w:pPr>
      <w:r>
        <w:rPr>
          <w:rFonts w:ascii="Calibri" w:eastAsia="DengXian" w:hAnsi="Calibri"/>
          <w:sz w:val="20"/>
          <w:lang w:val="en-US"/>
        </w:rPr>
        <w:t>We do not need to say, low, inter, high because you can see this in the figure.</w:t>
      </w:r>
    </w:p>
  </w:comment>
  <w:comment w:id="1182" w:author="Unknown Author" w:date="2023-10-22T12:19:00Z" w:initials="">
    <w:p w14:paraId="5AC5D7F9" w14:textId="77777777" w:rsidR="002F5B65" w:rsidRDefault="00000000">
      <w:pPr>
        <w:spacing w:after="0" w:line="240" w:lineRule="auto"/>
      </w:pPr>
      <w:r>
        <w:rPr>
          <w:rFonts w:ascii="Calibri" w:eastAsia="DengXian" w:hAnsi="Calibri"/>
          <w:sz w:val="20"/>
          <w:lang w:val="en-US"/>
        </w:rPr>
        <w:t>I think this “</w:t>
      </w:r>
      <w:proofErr w:type="spellStart"/>
      <w:r>
        <w:rPr>
          <w:rFonts w:ascii="Calibri" w:eastAsia="DengXian" w:hAnsi="Calibri"/>
          <w:sz w:val="20"/>
          <w:lang w:val="en-US"/>
        </w:rPr>
        <w:t>positiv</w:t>
      </w:r>
      <w:proofErr w:type="spellEnd"/>
      <w:r>
        <w:rPr>
          <w:rFonts w:ascii="Calibri" w:eastAsia="DengXian" w:hAnsi="Calibri"/>
          <w:sz w:val="20"/>
          <w:lang w:val="en-US"/>
        </w:rPr>
        <w:t xml:space="preserve"> signal” is </w:t>
      </w:r>
      <w:proofErr w:type="spellStart"/>
      <w:r>
        <w:rPr>
          <w:rFonts w:ascii="Calibri" w:eastAsia="DengXian" w:hAnsi="Calibri"/>
          <w:sz w:val="20"/>
          <w:lang w:val="en-US"/>
        </w:rPr>
        <w:t>extremly</w:t>
      </w:r>
      <w:proofErr w:type="spellEnd"/>
      <w:r>
        <w:rPr>
          <w:rFonts w:ascii="Calibri" w:eastAsia="DengXian" w:hAnsi="Calibri"/>
          <w:sz w:val="20"/>
          <w:lang w:val="en-US"/>
        </w:rPr>
        <w:t xml:space="preserve"> hard to understand as a reader of the paper. </w:t>
      </w:r>
    </w:p>
  </w:comment>
  <w:comment w:id="1188" w:author="Unknown Author" w:date="2023-10-22T11:54:00Z" w:initials="">
    <w:p w14:paraId="72FB413F" w14:textId="77777777" w:rsidR="002F5B65" w:rsidRDefault="00000000">
      <w:pPr>
        <w:spacing w:after="0" w:line="240" w:lineRule="auto"/>
      </w:pPr>
      <w:r>
        <w:rPr>
          <w:rFonts w:ascii="Calibri" w:eastAsia="DengXian" w:hAnsi="Calibri"/>
          <w:sz w:val="20"/>
          <w:lang w:val="en-US"/>
        </w:rPr>
        <w:t xml:space="preserve">This refers to the probabilistic correction </w:t>
      </w:r>
      <w:proofErr w:type="gramStart"/>
      <w:r>
        <w:rPr>
          <w:rFonts w:ascii="Calibri" w:eastAsia="DengXian" w:hAnsi="Calibri"/>
          <w:sz w:val="20"/>
          <w:lang w:val="en-US"/>
        </w:rPr>
        <w:t>function?</w:t>
      </w:r>
      <w:proofErr w:type="gramEnd"/>
      <w:r>
        <w:rPr>
          <w:rFonts w:ascii="Calibri" w:eastAsia="DengXian" w:hAnsi="Calibri"/>
          <w:sz w:val="20"/>
          <w:lang w:val="en-US"/>
        </w:rPr>
        <w:t xml:space="preserve"> What is the bifurcating function?</w:t>
      </w:r>
    </w:p>
  </w:comment>
  <w:comment w:id="1200" w:author="Unknown Author" w:date="2023-10-22T12:05:00Z" w:initials="">
    <w:p w14:paraId="2C030D44" w14:textId="77777777" w:rsidR="002F5B65" w:rsidRDefault="00000000">
      <w:pPr>
        <w:spacing w:after="0" w:line="240" w:lineRule="auto"/>
      </w:pPr>
      <w:r>
        <w:rPr>
          <w:rFonts w:ascii="Calibri" w:eastAsia="DengXian" w:hAnsi="Calibri"/>
          <w:sz w:val="20"/>
          <w:lang w:val="en-US"/>
        </w:rPr>
        <w:t xml:space="preserve">Why you do all </w:t>
      </w:r>
      <w:proofErr w:type="gramStart"/>
      <w:r>
        <w:rPr>
          <w:rFonts w:ascii="Calibri" w:eastAsia="DengXian" w:hAnsi="Calibri"/>
          <w:sz w:val="20"/>
          <w:lang w:val="en-US"/>
        </w:rPr>
        <w:t>this random capitalizations</w:t>
      </w:r>
      <w:proofErr w:type="gramEnd"/>
      <w:r>
        <w:rPr>
          <w:rFonts w:ascii="Calibri" w:eastAsia="DengXian" w:hAnsi="Calibri"/>
          <w:sz w:val="20"/>
          <w:lang w:val="en-US"/>
        </w:rPr>
        <w:t>?</w:t>
      </w:r>
    </w:p>
  </w:comment>
  <w:comment w:id="1220" w:author="Unknown Author" w:date="2023-10-22T12:10:00Z" w:initials="">
    <w:p w14:paraId="0C20BB74" w14:textId="77777777" w:rsidR="002F5B65" w:rsidRDefault="00000000">
      <w:pPr>
        <w:spacing w:after="0" w:line="240" w:lineRule="auto"/>
      </w:pPr>
      <w:r>
        <w:rPr>
          <w:rFonts w:ascii="Calibri" w:eastAsia="DengXian" w:hAnsi="Calibri"/>
          <w:sz w:val="20"/>
          <w:lang w:val="en-US"/>
        </w:rPr>
        <w:t xml:space="preserve">Why the true age? Should it not be the </w:t>
      </w:r>
      <w:proofErr w:type="spellStart"/>
      <w:r>
        <w:rPr>
          <w:rFonts w:ascii="Calibri" w:eastAsia="DengXian" w:hAnsi="Calibri"/>
          <w:sz w:val="20"/>
          <w:lang w:val="en-US"/>
        </w:rPr>
        <w:t>phylo</w:t>
      </w:r>
      <w:proofErr w:type="spellEnd"/>
      <w:r>
        <w:rPr>
          <w:rFonts w:ascii="Calibri" w:eastAsia="DengXian" w:hAnsi="Calibri"/>
          <w:sz w:val="20"/>
          <w:lang w:val="en-US"/>
        </w:rPr>
        <w:t xml:space="preserve"> age and the one from the probabilistic </w:t>
      </w:r>
      <w:proofErr w:type="spellStart"/>
      <w:r>
        <w:rPr>
          <w:rFonts w:ascii="Calibri" w:eastAsia="DengXian" w:hAnsi="Calibri"/>
          <w:sz w:val="20"/>
          <w:lang w:val="en-US"/>
        </w:rPr>
        <w:t>fuunction</w:t>
      </w:r>
      <w:proofErr w:type="spellEnd"/>
      <w:r>
        <w:rPr>
          <w:rFonts w:ascii="Calibri" w:eastAsia="DengXian" w:hAnsi="Calibri"/>
          <w:sz w:val="20"/>
          <w:lang w:val="en-US"/>
        </w:rPr>
        <w:t xml:space="preserve">? The relationship between </w:t>
      </w:r>
      <w:r>
        <w:rPr>
          <w:rFonts w:ascii="Calibri" w:eastAsia="DengXian" w:hAnsi="Calibri"/>
          <w:b/>
          <w:sz w:val="20"/>
          <w:lang w:val="en-US"/>
        </w:rPr>
        <w:t>true</w:t>
      </w:r>
      <w:r>
        <w:rPr>
          <w:rFonts w:ascii="Calibri" w:eastAsia="DengXian" w:hAnsi="Calibri"/>
          <w:sz w:val="20"/>
          <w:lang w:val="en-US"/>
        </w:rPr>
        <w:t xml:space="preserve"> age and categories will never be wrong, right?</w:t>
      </w:r>
    </w:p>
  </w:comment>
  <w:comment w:id="1229" w:author="Unknown Author" w:date="2023-10-22T12:18:00Z" w:initials="">
    <w:p w14:paraId="5EC40B22" w14:textId="77777777" w:rsidR="002F5B65" w:rsidRDefault="00000000">
      <w:pPr>
        <w:spacing w:after="0" w:line="240" w:lineRule="auto"/>
      </w:pPr>
      <w:r>
        <w:rPr>
          <w:rFonts w:ascii="Calibri" w:eastAsia="DengXian" w:hAnsi="Calibri"/>
          <w:sz w:val="20"/>
          <w:lang w:val="en-US"/>
        </w:rPr>
        <w:t>Please, re-write it in a similar way as in the caption of Fig. 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66FB0B" w15:done="0"/>
  <w15:commentEx w15:paraId="56B9B5E1" w15:done="0"/>
  <w15:commentEx w15:paraId="2EF6C9CE" w15:paraIdParent="56B9B5E1" w15:done="0"/>
  <w15:commentEx w15:paraId="0E198FC9" w15:done="0"/>
  <w15:commentEx w15:paraId="2D834D42" w15:done="0"/>
  <w15:commentEx w15:paraId="2137B29F" w15:done="0"/>
  <w15:commentEx w15:paraId="70CC48D6" w15:done="0"/>
  <w15:commentEx w15:paraId="68133A18" w15:done="0"/>
  <w15:commentEx w15:paraId="7BAF9006" w15:done="0"/>
  <w15:commentEx w15:paraId="44A88A67" w15:done="0"/>
  <w15:commentEx w15:paraId="10D26989" w15:done="0"/>
  <w15:commentEx w15:paraId="7D2BA51D" w15:paraIdParent="10D26989" w15:done="0"/>
  <w15:commentEx w15:paraId="7327779F" w15:done="0"/>
  <w15:commentEx w15:paraId="4C24FA35" w15:done="0"/>
  <w15:commentEx w15:paraId="419FAF60" w15:done="0"/>
  <w15:commentEx w15:paraId="2617D3D6" w15:done="0"/>
  <w15:commentEx w15:paraId="42CB409E" w15:done="0"/>
  <w15:commentEx w15:paraId="108A7E8C" w15:done="0"/>
  <w15:commentEx w15:paraId="2C257D54" w15:done="0"/>
  <w15:commentEx w15:paraId="3545C965" w15:done="0"/>
  <w15:commentEx w15:paraId="514C0547" w15:done="0"/>
  <w15:commentEx w15:paraId="39CC5EFA" w15:done="0"/>
  <w15:commentEx w15:paraId="1DDBD731" w15:done="0"/>
  <w15:commentEx w15:paraId="15DB2D79" w15:done="0"/>
  <w15:commentEx w15:paraId="146C370D" w15:done="0"/>
  <w15:commentEx w15:paraId="1688BB20" w15:done="0"/>
  <w15:commentEx w15:paraId="167F8675" w15:done="0"/>
  <w15:commentEx w15:paraId="3555E316" w15:done="0"/>
  <w15:commentEx w15:paraId="1493DB10" w15:done="0"/>
  <w15:commentEx w15:paraId="625518F6" w15:done="0"/>
  <w15:commentEx w15:paraId="75AB6E14" w15:done="0"/>
  <w15:commentEx w15:paraId="4CAAF7DD" w15:done="0"/>
  <w15:commentEx w15:paraId="72BED4FD" w15:done="0"/>
  <w15:commentEx w15:paraId="55F3CA33" w15:done="0"/>
  <w15:commentEx w15:paraId="04A0FC78" w15:done="0"/>
  <w15:commentEx w15:paraId="2F023753" w15:done="0"/>
  <w15:commentEx w15:paraId="031139AE" w15:done="0"/>
  <w15:commentEx w15:paraId="203A9892" w15:done="0"/>
  <w15:commentEx w15:paraId="46DE8979" w15:done="0"/>
  <w15:commentEx w15:paraId="25F3B18E" w15:done="0"/>
  <w15:commentEx w15:paraId="624CC8D0" w15:done="0"/>
  <w15:commentEx w15:paraId="36C0CCF2" w15:done="0"/>
  <w15:commentEx w15:paraId="1D8343A5" w15:done="0"/>
  <w15:commentEx w15:paraId="4FC6E1B7" w15:done="0"/>
  <w15:commentEx w15:paraId="48487F22" w15:done="0"/>
  <w15:commentEx w15:paraId="204228F9" w15:done="0"/>
  <w15:commentEx w15:paraId="252AA855" w15:done="0"/>
  <w15:commentEx w15:paraId="7088907B" w15:done="0"/>
  <w15:commentEx w15:paraId="421BA316" w15:done="0"/>
  <w15:commentEx w15:paraId="394C6C1E" w15:done="0"/>
  <w15:commentEx w15:paraId="43DC8EAB" w15:done="0"/>
  <w15:commentEx w15:paraId="7F5A12CE" w15:done="0"/>
  <w15:commentEx w15:paraId="3D905D20" w15:done="0"/>
  <w15:commentEx w15:paraId="66516ADE" w15:done="0"/>
  <w15:commentEx w15:paraId="5C7DA31C" w15:done="0"/>
  <w15:commentEx w15:paraId="5AE7488E" w15:done="0"/>
  <w15:commentEx w15:paraId="75D75230" w15:done="0"/>
  <w15:commentEx w15:paraId="6078FD23" w15:done="0"/>
  <w15:commentEx w15:paraId="1C9411BE" w15:done="0"/>
  <w15:commentEx w15:paraId="77795A52" w15:done="0"/>
  <w15:commentEx w15:paraId="3EB5DF3F" w15:done="0"/>
  <w15:commentEx w15:paraId="62424D33" w15:done="0"/>
  <w15:commentEx w15:paraId="24988B26" w15:done="0"/>
  <w15:commentEx w15:paraId="0B1F00AF" w15:done="0"/>
  <w15:commentEx w15:paraId="3F69DED0" w15:done="0"/>
  <w15:commentEx w15:paraId="5B95B5F7" w15:done="0"/>
  <w15:commentEx w15:paraId="1972ADDC" w15:done="0"/>
  <w15:commentEx w15:paraId="5F847E54" w15:done="0"/>
  <w15:commentEx w15:paraId="78EF3933" w15:done="0"/>
  <w15:commentEx w15:paraId="0C724DD2" w15:done="0"/>
  <w15:commentEx w15:paraId="1820212C" w15:done="0"/>
  <w15:commentEx w15:paraId="23A54B16" w15:done="0"/>
  <w15:commentEx w15:paraId="173E4404" w15:done="0"/>
  <w15:commentEx w15:paraId="4AC409B2" w15:done="0"/>
  <w15:commentEx w15:paraId="5DB4CD00" w15:done="0"/>
  <w15:commentEx w15:paraId="7C2962F2" w15:done="0"/>
  <w15:commentEx w15:paraId="5AC5D7F9" w15:done="0"/>
  <w15:commentEx w15:paraId="72FB413F" w15:done="0"/>
  <w15:commentEx w15:paraId="2C030D44" w15:done="0"/>
  <w15:commentEx w15:paraId="0C20BB74" w15:done="0"/>
  <w15:commentEx w15:paraId="5EC40B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76F3CE4" w16cex:dateUtc="2023-10-30T10:07:00Z"/>
  <w16cex:commentExtensible w16cex:durableId="6D225789" w16cex:dateUtc="2023-10-30T10:12:00Z"/>
  <w16cex:commentExtensible w16cex:durableId="5763170B" w16cex:dateUtc="2023-10-30T10:27:00Z"/>
  <w16cex:commentExtensible w16cex:durableId="42BD9BF8" w16cex:dateUtc="2023-10-30T10:42:00Z"/>
  <w16cex:commentExtensible w16cex:durableId="0970BDC4" w16cex:dateUtc="2023-10-30T10:58:00Z"/>
  <w16cex:commentExtensible w16cex:durableId="3CBBF3EB" w16cex:dateUtc="2023-10-30T10:57:00Z"/>
  <w16cex:commentExtensible w16cex:durableId="2F43AC06" w16cex:dateUtc="2023-10-30T11:10:00Z"/>
  <w16cex:commentExtensible w16cex:durableId="1578E935" w16cex:dateUtc="2023-10-30T11:16:00Z"/>
  <w16cex:commentExtensible w16cex:durableId="78FC7FAE" w16cex:dateUtc="2023-10-30T1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66FB0B" w16cid:durableId="1A5E0140"/>
  <w16cid:commentId w16cid:paraId="56B9B5E1" w16cid:durableId="6A3B08C6"/>
  <w16cid:commentId w16cid:paraId="2EF6C9CE" w16cid:durableId="576F3CE4"/>
  <w16cid:commentId w16cid:paraId="0E198FC9" w16cid:durableId="6D225789"/>
  <w16cid:commentId w16cid:paraId="2D834D42" w16cid:durableId="24CDE3D2"/>
  <w16cid:commentId w16cid:paraId="2137B29F" w16cid:durableId="797D429D"/>
  <w16cid:commentId w16cid:paraId="70CC48D6" w16cid:durableId="5DAEFDBC"/>
  <w16cid:commentId w16cid:paraId="68133A18" w16cid:durableId="721F61CA"/>
  <w16cid:commentId w16cid:paraId="7BAF9006" w16cid:durableId="5763170B"/>
  <w16cid:commentId w16cid:paraId="44A88A67" w16cid:durableId="0D87C2D2"/>
  <w16cid:commentId w16cid:paraId="10D26989" w16cid:durableId="5AA5CD96"/>
  <w16cid:commentId w16cid:paraId="7D2BA51D" w16cid:durableId="42BD9BF8"/>
  <w16cid:commentId w16cid:paraId="7327779F" w16cid:durableId="37C600D8"/>
  <w16cid:commentId w16cid:paraId="4C24FA35" w16cid:durableId="58213F16"/>
  <w16cid:commentId w16cid:paraId="419FAF60" w16cid:durableId="7FFD45DC"/>
  <w16cid:commentId w16cid:paraId="2617D3D6" w16cid:durableId="2ED85C5C"/>
  <w16cid:commentId w16cid:paraId="42CB409E" w16cid:durableId="0970BDC4"/>
  <w16cid:commentId w16cid:paraId="108A7E8C" w16cid:durableId="6518B8A2"/>
  <w16cid:commentId w16cid:paraId="2C257D54" w16cid:durableId="34CC1DFE"/>
  <w16cid:commentId w16cid:paraId="3545C965" w16cid:durableId="55C313E7"/>
  <w16cid:commentId w16cid:paraId="514C0547" w16cid:durableId="1C96D186"/>
  <w16cid:commentId w16cid:paraId="39CC5EFA" w16cid:durableId="3CBBF3EB"/>
  <w16cid:commentId w16cid:paraId="1DDBD731" w16cid:durableId="637170B6"/>
  <w16cid:commentId w16cid:paraId="15DB2D79" w16cid:durableId="54CE3BDA"/>
  <w16cid:commentId w16cid:paraId="146C370D" w16cid:durableId="409FC7E0"/>
  <w16cid:commentId w16cid:paraId="1688BB20" w16cid:durableId="0D1B5AD4"/>
  <w16cid:commentId w16cid:paraId="167F8675" w16cid:durableId="7F22FD02"/>
  <w16cid:commentId w16cid:paraId="3555E316" w16cid:durableId="1FB49C8C"/>
  <w16cid:commentId w16cid:paraId="1493DB10" w16cid:durableId="3D8C4317"/>
  <w16cid:commentId w16cid:paraId="625518F6" w16cid:durableId="0DC4B524"/>
  <w16cid:commentId w16cid:paraId="75AB6E14" w16cid:durableId="7930499A"/>
  <w16cid:commentId w16cid:paraId="4CAAF7DD" w16cid:durableId="7ED14A15"/>
  <w16cid:commentId w16cid:paraId="72BED4FD" w16cid:durableId="2F43AC06"/>
  <w16cid:commentId w16cid:paraId="55F3CA33" w16cid:durableId="6DE8161D"/>
  <w16cid:commentId w16cid:paraId="04A0FC78" w16cid:durableId="3575C8BE"/>
  <w16cid:commentId w16cid:paraId="2F023753" w16cid:durableId="51E50452"/>
  <w16cid:commentId w16cid:paraId="031139AE" w16cid:durableId="5C33121A"/>
  <w16cid:commentId w16cid:paraId="203A9892" w16cid:durableId="1578E935"/>
  <w16cid:commentId w16cid:paraId="46DE8979" w16cid:durableId="3652ACEF"/>
  <w16cid:commentId w16cid:paraId="25F3B18E" w16cid:durableId="78FC7FAE"/>
  <w16cid:commentId w16cid:paraId="624CC8D0" w16cid:durableId="41E8D906"/>
  <w16cid:commentId w16cid:paraId="36C0CCF2" w16cid:durableId="0EB32943"/>
  <w16cid:commentId w16cid:paraId="1D8343A5" w16cid:durableId="461E4145"/>
  <w16cid:commentId w16cid:paraId="4FC6E1B7" w16cid:durableId="4786D4C3"/>
  <w16cid:commentId w16cid:paraId="48487F22" w16cid:durableId="2056CCBC"/>
  <w16cid:commentId w16cid:paraId="204228F9" w16cid:durableId="37FBEE52"/>
  <w16cid:commentId w16cid:paraId="252AA855" w16cid:durableId="407A9124"/>
  <w16cid:commentId w16cid:paraId="7088907B" w16cid:durableId="13955E9E"/>
  <w16cid:commentId w16cid:paraId="421BA316" w16cid:durableId="6CEB766C"/>
  <w16cid:commentId w16cid:paraId="394C6C1E" w16cid:durableId="4AB78CEC"/>
  <w16cid:commentId w16cid:paraId="43DC8EAB" w16cid:durableId="74CAD040"/>
  <w16cid:commentId w16cid:paraId="7F5A12CE" w16cid:durableId="5A501FAC"/>
  <w16cid:commentId w16cid:paraId="3D905D20" w16cid:durableId="49177AAB"/>
  <w16cid:commentId w16cid:paraId="66516ADE" w16cid:durableId="0D2979CB"/>
  <w16cid:commentId w16cid:paraId="5C7DA31C" w16cid:durableId="5DAF87B6"/>
  <w16cid:commentId w16cid:paraId="5AE7488E" w16cid:durableId="15B2EDA1"/>
  <w16cid:commentId w16cid:paraId="75D75230" w16cid:durableId="0750A145"/>
  <w16cid:commentId w16cid:paraId="6078FD23" w16cid:durableId="5C4F41ED"/>
  <w16cid:commentId w16cid:paraId="1C9411BE" w16cid:durableId="160933C8"/>
  <w16cid:commentId w16cid:paraId="77795A52" w16cid:durableId="722E5101"/>
  <w16cid:commentId w16cid:paraId="3EB5DF3F" w16cid:durableId="2CC541C9"/>
  <w16cid:commentId w16cid:paraId="62424D33" w16cid:durableId="46A12571"/>
  <w16cid:commentId w16cid:paraId="24988B26" w16cid:durableId="405928FC"/>
  <w16cid:commentId w16cid:paraId="0B1F00AF" w16cid:durableId="0FA53B77"/>
  <w16cid:commentId w16cid:paraId="3F69DED0" w16cid:durableId="5D4B1122"/>
  <w16cid:commentId w16cid:paraId="5B95B5F7" w16cid:durableId="64BEC70B"/>
  <w16cid:commentId w16cid:paraId="1972ADDC" w16cid:durableId="71DB1B6B"/>
  <w16cid:commentId w16cid:paraId="5F847E54" w16cid:durableId="35C1C006"/>
  <w16cid:commentId w16cid:paraId="78EF3933" w16cid:durableId="133F4DCA"/>
  <w16cid:commentId w16cid:paraId="0C724DD2" w16cid:durableId="3CCB18EA"/>
  <w16cid:commentId w16cid:paraId="1820212C" w16cid:durableId="13C460E2"/>
  <w16cid:commentId w16cid:paraId="23A54B16" w16cid:durableId="677A3998"/>
  <w16cid:commentId w16cid:paraId="173E4404" w16cid:durableId="193BC423"/>
  <w16cid:commentId w16cid:paraId="4AC409B2" w16cid:durableId="52493357"/>
  <w16cid:commentId w16cid:paraId="5DB4CD00" w16cid:durableId="33C91473"/>
  <w16cid:commentId w16cid:paraId="7C2962F2" w16cid:durableId="7D653CA0"/>
  <w16cid:commentId w16cid:paraId="5AC5D7F9" w16cid:durableId="07602D62"/>
  <w16cid:commentId w16cid:paraId="72FB413F" w16cid:durableId="4426A708"/>
  <w16cid:commentId w16cid:paraId="2C030D44" w16cid:durableId="108DB8F0"/>
  <w16cid:commentId w16cid:paraId="0C20BB74" w16cid:durableId="741F5534"/>
  <w16cid:commentId w16cid:paraId="5EC40B22" w16cid:durableId="4DDA93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5"/>
    <w:rsid w:val="00124FD3"/>
    <w:rsid w:val="001C1F2C"/>
    <w:rsid w:val="002231BE"/>
    <w:rsid w:val="002F5B65"/>
    <w:rsid w:val="00350EF5"/>
    <w:rsid w:val="004A6BEB"/>
    <w:rsid w:val="00675A13"/>
    <w:rsid w:val="006A5FDC"/>
    <w:rsid w:val="006D19FA"/>
    <w:rsid w:val="008902E5"/>
    <w:rsid w:val="00BB789E"/>
    <w:rsid w:val="00FB302A"/>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styleId="CommentReference">
    <w:name w:val="annotation reference"/>
    <w:basedOn w:val="DefaultParagraphFont"/>
    <w:uiPriority w:val="99"/>
    <w:semiHidden/>
    <w:unhideWhenUsed/>
    <w:qFormat/>
    <w:rsid w:val="00837BDB"/>
    <w:rPr>
      <w:sz w:val="16"/>
      <w:szCs w:val="16"/>
    </w:rPr>
  </w:style>
  <w:style w:type="character" w:customStyle="1" w:styleId="CommentTextChar">
    <w:name w:val="Comment Text Char"/>
    <w:basedOn w:val="DefaultParagraphFont"/>
    <w:link w:val="CommentText"/>
    <w:uiPriority w:val="99"/>
    <w:semiHidden/>
    <w:qFormat/>
    <w:rsid w:val="00837BDB"/>
    <w:rPr>
      <w:sz w:val="20"/>
      <w:szCs w:val="20"/>
    </w:rPr>
  </w:style>
  <w:style w:type="character" w:customStyle="1" w:styleId="CommentSubjectChar">
    <w:name w:val="Comment Subject Char"/>
    <w:basedOn w:val="CommentTextChar"/>
    <w:link w:val="CommentSubject"/>
    <w:uiPriority w:val="99"/>
    <w:semiHidden/>
    <w:qFormat/>
    <w:rsid w:val="00837BDB"/>
    <w:rPr>
      <w:b/>
      <w:bCs/>
      <w:sz w:val="20"/>
      <w:szCs w:val="20"/>
    </w:rPr>
  </w:style>
  <w:style w:type="character" w:styleId="Hyperlink">
    <w:name w:val="Hyperlink"/>
    <w:basedOn w:val="DefaultParagraphFont"/>
    <w:uiPriority w:val="99"/>
    <w:unhideWhenUsed/>
    <w:rsid w:val="00E3054A"/>
    <w:rPr>
      <w:color w:val="0000FF"/>
      <w:u w:val="single"/>
    </w:rPr>
  </w:style>
  <w:style w:type="character" w:styleId="UnresolvedMention">
    <w:name w:val="Unresolved Mention"/>
    <w:basedOn w:val="DefaultParagraphFont"/>
    <w:uiPriority w:val="99"/>
    <w:semiHidden/>
    <w:unhideWhenUsed/>
    <w:qFormat/>
    <w:rsid w:val="00F36DFC"/>
    <w:rPr>
      <w:color w:val="605E5C"/>
      <w:shd w:val="clear" w:color="auto" w:fill="E1DFDD"/>
    </w:rPr>
  </w:style>
  <w:style w:type="character" w:customStyle="1" w:styleId="LineNumber1">
    <w:name w:val="Line Number1"/>
    <w:qFormat/>
  </w:style>
  <w:style w:type="character" w:styleId="PlaceholderText">
    <w:name w:val="Placeholder Text"/>
    <w:basedOn w:val="DefaultParagraphFont"/>
    <w:uiPriority w:val="99"/>
    <w:semiHidden/>
    <w:qFormat/>
    <w:rsid w:val="00050C70"/>
    <w:rPr>
      <w:color w:val="80808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CommentText">
    <w:name w:val="annotation text"/>
    <w:basedOn w:val="Normal"/>
    <w:link w:val="CommentTextChar"/>
    <w:uiPriority w:val="99"/>
    <w:semiHidden/>
    <w:unhideWhenUsed/>
    <w:qFormat/>
    <w:rsid w:val="00837BDB"/>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37BDB"/>
    <w:rPr>
      <w:b/>
      <w:bCs/>
    </w:rPr>
  </w:style>
  <w:style w:type="paragraph" w:styleId="ListParagraph">
    <w:name w:val="List Paragraph"/>
    <w:basedOn w:val="Normal"/>
    <w:uiPriority w:val="34"/>
    <w:qFormat/>
    <w:rsid w:val="00440DED"/>
    <w:pPr>
      <w:ind w:left="720"/>
      <w:contextualSpacing/>
    </w:pPr>
  </w:style>
  <w:style w:type="paragraph" w:styleId="Revisio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journals.plos.org/plosbiology/article?id=10.1371/journal.pbio.1002532" TargetMode="External"/><Relationship Id="rId2" Type="http://schemas.openxmlformats.org/officeDocument/2006/relationships/hyperlink" Target="https://www.cell.com/trends/ecology-evolution/abstract/S0169-5347(18)30225-8" TargetMode="External"/><Relationship Id="rId1" Type="http://schemas.openxmlformats.org/officeDocument/2006/relationships/hyperlink" Target="https://doi.org/10.1017/S1367943002002196"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5478</TotalTime>
  <Pages>33</Pages>
  <Words>31722</Words>
  <Characters>180819</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Daniele Silvestro</cp:lastModifiedBy>
  <cp:revision>90</cp:revision>
  <dcterms:created xsi:type="dcterms:W3CDTF">2023-09-21T13:48:00Z</dcterms:created>
  <dcterms:modified xsi:type="dcterms:W3CDTF">2023-10-30T11:18:00Z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