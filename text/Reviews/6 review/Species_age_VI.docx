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8D9D5" w14:textId="77777777" w:rsidR="002F5B65" w:rsidRDefault="00000000">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from phylogenies under different speciation modes and extinction</w:t>
      </w:r>
    </w:p>
    <w:p w14:paraId="15F97090" w14:textId="2314E049" w:rsidR="002F5B65" w:rsidRDefault="00000000">
      <w:pPr>
        <w:spacing w:after="0" w:line="360" w:lineRule="auto"/>
        <w:jc w:val="both"/>
        <w:rPr>
          <w:rFonts w:ascii="Times New Roman" w:hAnsi="Times New Roman" w:cs="Times New Roman"/>
          <w:b/>
          <w:bCs/>
          <w:sz w:val="24"/>
          <w:szCs w:val="24"/>
          <w:lang w:val="en-US"/>
        </w:rPr>
      </w:pPr>
      <w:commentRangeStart w:id="0"/>
      <w:commentRangeStart w:id="1"/>
      <w:commentRangeEnd w:id="0"/>
      <w:r>
        <w:commentReference w:id="0"/>
      </w:r>
      <w:commentRangeEnd w:id="1"/>
      <w:r w:rsidR="006A5FDC">
        <w:rPr>
          <w:rStyle w:val="Refdecomentario"/>
        </w:rPr>
        <w:commentReference w:id="1"/>
      </w:r>
      <w:ins w:id="2" w:author="Daniele Silvestro" w:date="2023-10-30T11:11:00Z">
        <w:r w:rsidR="006A5FDC" w:rsidRPr="006A5FDC">
          <w:rPr>
            <w:rFonts w:ascii="Times New Roman" w:hAnsi="Times New Roman" w:cs="Times New Roman"/>
            <w:b/>
            <w:bCs/>
            <w:sz w:val="28"/>
            <w:szCs w:val="28"/>
            <w:lang w:val="en-US"/>
          </w:rPr>
          <w:t xml:space="preserve"> </w:t>
        </w:r>
        <w:commentRangeStart w:id="3"/>
        <w:commentRangeStart w:id="4"/>
        <w:r w:rsidR="006A5FDC">
          <w:rPr>
            <w:rFonts w:ascii="Times New Roman" w:hAnsi="Times New Roman" w:cs="Times New Roman"/>
            <w:b/>
            <w:bCs/>
            <w:sz w:val="28"/>
            <w:szCs w:val="28"/>
            <w:lang w:val="en-US"/>
          </w:rPr>
          <w:t xml:space="preserve">Approximating </w:t>
        </w:r>
      </w:ins>
      <w:commentRangeEnd w:id="3"/>
      <w:ins w:id="5" w:author="Daniele Silvestro" w:date="2023-10-30T11:12:00Z">
        <w:r w:rsidR="006A5FDC">
          <w:rPr>
            <w:rStyle w:val="Refdecomentario"/>
          </w:rPr>
          <w:commentReference w:id="3"/>
        </w:r>
      </w:ins>
      <w:commentRangeEnd w:id="4"/>
      <w:r w:rsidR="00AF5B5A">
        <w:rPr>
          <w:rStyle w:val="Refdecomentario"/>
        </w:rPr>
        <w:commentReference w:id="4"/>
      </w:r>
      <w:ins w:id="6" w:author="Daniele Silvestro" w:date="2023-10-30T11:11:00Z">
        <w:r w:rsidR="006A5FDC">
          <w:rPr>
            <w:rFonts w:ascii="Times New Roman" w:hAnsi="Times New Roman" w:cs="Times New Roman"/>
            <w:b/>
            <w:bCs/>
            <w:sz w:val="28"/>
            <w:szCs w:val="28"/>
            <w:lang w:val="en-US"/>
          </w:rPr>
          <w:t>species age from phylogenies</w:t>
        </w:r>
      </w:ins>
      <w:ins w:id="7" w:author="Daniele Silvestro" w:date="2023-10-30T11:12:00Z">
        <w:r w:rsidR="006A5FDC">
          <w:rPr>
            <w:rFonts w:ascii="Times New Roman" w:hAnsi="Times New Roman" w:cs="Times New Roman"/>
            <w:b/>
            <w:bCs/>
            <w:sz w:val="28"/>
            <w:szCs w:val="28"/>
            <w:lang w:val="en-US"/>
          </w:rPr>
          <w:t xml:space="preserve"> of extant taxa</w:t>
        </w:r>
      </w:ins>
    </w:p>
    <w:p w14:paraId="1D5FEFEC" w14:textId="77777777" w:rsidR="002F5B65" w:rsidRDefault="002F5B65">
      <w:pPr>
        <w:spacing w:after="0" w:line="360" w:lineRule="auto"/>
        <w:jc w:val="both"/>
        <w:rPr>
          <w:rFonts w:ascii="Times New Roman" w:hAnsi="Times New Roman" w:cs="Times New Roman"/>
          <w:b/>
          <w:bCs/>
          <w:sz w:val="24"/>
          <w:szCs w:val="24"/>
          <w:lang w:val="en-US"/>
        </w:rPr>
      </w:pPr>
    </w:p>
    <w:p w14:paraId="0483FFA3"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Rachel C. M. Warnock</w:t>
      </w: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2,4</w:t>
      </w:r>
    </w:p>
    <w:p w14:paraId="56F2CDF4" w14:textId="77777777" w:rsidR="002F5B65" w:rsidRDefault="002F5B65">
      <w:pPr>
        <w:spacing w:after="0" w:line="360" w:lineRule="auto"/>
        <w:jc w:val="both"/>
        <w:rPr>
          <w:rFonts w:ascii="Times New Roman" w:hAnsi="Times New Roman" w:cs="Times New Roman"/>
          <w:sz w:val="24"/>
          <w:szCs w:val="24"/>
          <w:lang w:val="en-US"/>
        </w:rPr>
      </w:pPr>
    </w:p>
    <w:p w14:paraId="3BD3FD41" w14:textId="77777777" w:rsidR="002F5B65" w:rsidRDefault="002F5B65">
      <w:pPr>
        <w:spacing w:after="0" w:line="360" w:lineRule="auto"/>
        <w:jc w:val="both"/>
        <w:rPr>
          <w:rFonts w:ascii="Times New Roman" w:hAnsi="Times New Roman" w:cs="Times New Roman"/>
          <w:sz w:val="24"/>
          <w:szCs w:val="24"/>
          <w:lang w:val="en-US"/>
        </w:rPr>
      </w:pPr>
    </w:p>
    <w:p w14:paraId="4EA78ADE" w14:textId="77777777" w:rsidR="002F5B65" w:rsidRDefault="002F5B65">
      <w:pPr>
        <w:spacing w:after="0" w:line="360" w:lineRule="auto"/>
        <w:jc w:val="both"/>
        <w:rPr>
          <w:rFonts w:ascii="Times New Roman" w:hAnsi="Times New Roman" w:cs="Times New Roman"/>
          <w:sz w:val="24"/>
          <w:szCs w:val="24"/>
          <w:lang w:val="en-US"/>
        </w:rPr>
      </w:pPr>
    </w:p>
    <w:p w14:paraId="0C8741D7" w14:textId="77777777" w:rsidR="002F5B65" w:rsidRDefault="002F5B65">
      <w:pPr>
        <w:spacing w:after="0" w:line="360" w:lineRule="auto"/>
        <w:jc w:val="both"/>
        <w:rPr>
          <w:rFonts w:ascii="Times New Roman" w:hAnsi="Times New Roman" w:cs="Times New Roman"/>
          <w:sz w:val="24"/>
          <w:szCs w:val="24"/>
          <w:lang w:val="en-US"/>
        </w:rPr>
      </w:pPr>
    </w:p>
    <w:p w14:paraId="3BF58AC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55D8EA0D"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D97C9B0" w14:textId="77777777" w:rsidR="002F5B65" w:rsidRDefault="00000000">
      <w:pPr>
        <w:spacing w:after="0" w:line="360" w:lineRule="auto"/>
        <w:jc w:val="both"/>
        <w:rPr>
          <w:rFonts w:ascii="Times New Roman" w:hAnsi="Times New Roman" w:cs="Times New Roman"/>
          <w:sz w:val="24"/>
          <w:szCs w:val="24"/>
          <w:lang w:val="en-US"/>
        </w:rPr>
      </w:pPr>
      <w:commentRangeStart w:id="8"/>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Erlangen</w:t>
      </w:r>
      <w:commentRangeEnd w:id="8"/>
      <w:r>
        <w:commentReference w:id="8"/>
      </w:r>
    </w:p>
    <w:p w14:paraId="43216464"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7315291E" w14:textId="77777777" w:rsidR="002F5B65" w:rsidRDefault="002F5B65">
      <w:pPr>
        <w:spacing w:after="0" w:line="360" w:lineRule="auto"/>
        <w:ind w:firstLine="709"/>
        <w:jc w:val="both"/>
        <w:rPr>
          <w:rFonts w:ascii="Times New Roman" w:hAnsi="Times New Roman" w:cs="Times New Roman"/>
          <w:b/>
          <w:bCs/>
          <w:sz w:val="24"/>
          <w:szCs w:val="24"/>
          <w:lang w:val="en-US"/>
        </w:rPr>
      </w:pPr>
    </w:p>
    <w:p w14:paraId="0DD7471B" w14:textId="77777777" w:rsidR="002F5B65" w:rsidRDefault="002F5B65">
      <w:pPr>
        <w:spacing w:after="0" w:line="360" w:lineRule="auto"/>
        <w:jc w:val="both"/>
        <w:rPr>
          <w:rFonts w:ascii="Times New Roman" w:hAnsi="Times New Roman" w:cs="Times New Roman"/>
          <w:b/>
          <w:bCs/>
          <w:sz w:val="24"/>
          <w:szCs w:val="24"/>
          <w:lang w:val="en-US"/>
        </w:rPr>
      </w:pPr>
    </w:p>
    <w:p w14:paraId="16CF9D2B" w14:textId="77777777" w:rsidR="002F5B65" w:rsidRDefault="002F5B65">
      <w:pPr>
        <w:spacing w:after="0" w:line="360" w:lineRule="auto"/>
        <w:jc w:val="both"/>
        <w:rPr>
          <w:rFonts w:ascii="Times New Roman" w:hAnsi="Times New Roman" w:cs="Times New Roman"/>
          <w:b/>
          <w:bCs/>
          <w:sz w:val="24"/>
          <w:szCs w:val="24"/>
          <w:lang w:val="en-US"/>
        </w:rPr>
      </w:pPr>
    </w:p>
    <w:p w14:paraId="35CD439A" w14:textId="77777777" w:rsidR="002F5B65" w:rsidRDefault="002F5B65">
      <w:pPr>
        <w:spacing w:after="0" w:line="360" w:lineRule="auto"/>
        <w:jc w:val="both"/>
        <w:rPr>
          <w:rFonts w:ascii="Times New Roman" w:hAnsi="Times New Roman" w:cs="Times New Roman"/>
          <w:b/>
          <w:bCs/>
          <w:sz w:val="24"/>
          <w:szCs w:val="24"/>
          <w:lang w:val="en-US"/>
        </w:rPr>
      </w:pPr>
    </w:p>
    <w:p w14:paraId="1EA741A4" w14:textId="77777777" w:rsidR="002F5B65" w:rsidRDefault="002F5B65">
      <w:pPr>
        <w:spacing w:after="0" w:line="360" w:lineRule="auto"/>
        <w:jc w:val="both"/>
        <w:rPr>
          <w:rFonts w:ascii="Times New Roman" w:hAnsi="Times New Roman" w:cs="Times New Roman"/>
          <w:b/>
          <w:bCs/>
          <w:sz w:val="24"/>
          <w:szCs w:val="24"/>
          <w:lang w:val="en-US"/>
        </w:rPr>
      </w:pPr>
    </w:p>
    <w:p w14:paraId="118DEA20" w14:textId="77777777" w:rsidR="002F5B65" w:rsidRDefault="002F5B65">
      <w:pPr>
        <w:spacing w:after="0" w:line="360" w:lineRule="auto"/>
        <w:jc w:val="both"/>
        <w:rPr>
          <w:rFonts w:ascii="Times New Roman" w:hAnsi="Times New Roman" w:cs="Times New Roman"/>
          <w:b/>
          <w:bCs/>
          <w:sz w:val="24"/>
          <w:szCs w:val="24"/>
          <w:lang w:val="en-US"/>
        </w:rPr>
      </w:pPr>
    </w:p>
    <w:p w14:paraId="0C5B9449" w14:textId="77777777" w:rsidR="002F5B65" w:rsidRDefault="002F5B65">
      <w:pPr>
        <w:spacing w:after="0" w:line="360" w:lineRule="auto"/>
        <w:jc w:val="both"/>
        <w:rPr>
          <w:rFonts w:ascii="Times New Roman" w:hAnsi="Times New Roman" w:cs="Times New Roman"/>
          <w:b/>
          <w:bCs/>
          <w:sz w:val="24"/>
          <w:szCs w:val="24"/>
          <w:lang w:val="en-US"/>
        </w:rPr>
      </w:pPr>
    </w:p>
    <w:p w14:paraId="30547303" w14:textId="77777777" w:rsidR="002F5B65" w:rsidRDefault="002F5B65">
      <w:pPr>
        <w:spacing w:after="0" w:line="360" w:lineRule="auto"/>
        <w:jc w:val="both"/>
        <w:rPr>
          <w:rFonts w:ascii="Times New Roman" w:hAnsi="Times New Roman" w:cs="Times New Roman"/>
          <w:b/>
          <w:bCs/>
          <w:sz w:val="24"/>
          <w:szCs w:val="24"/>
          <w:lang w:val="en-US"/>
        </w:rPr>
      </w:pPr>
    </w:p>
    <w:p w14:paraId="32CD004C" w14:textId="77777777" w:rsidR="002F5B65" w:rsidRDefault="002F5B65">
      <w:pPr>
        <w:spacing w:after="0" w:line="360" w:lineRule="auto"/>
        <w:jc w:val="both"/>
        <w:rPr>
          <w:rFonts w:ascii="Times New Roman" w:hAnsi="Times New Roman" w:cs="Times New Roman"/>
          <w:b/>
          <w:bCs/>
          <w:sz w:val="24"/>
          <w:szCs w:val="24"/>
          <w:lang w:val="en-US"/>
        </w:rPr>
      </w:pPr>
    </w:p>
    <w:p w14:paraId="7D914503" w14:textId="77777777" w:rsidR="002F5B65" w:rsidRDefault="002F5B65">
      <w:pPr>
        <w:spacing w:after="0" w:line="360" w:lineRule="auto"/>
        <w:jc w:val="both"/>
        <w:rPr>
          <w:rFonts w:ascii="Times New Roman" w:hAnsi="Times New Roman" w:cs="Times New Roman"/>
          <w:b/>
          <w:bCs/>
          <w:sz w:val="24"/>
          <w:szCs w:val="24"/>
          <w:lang w:val="en-US"/>
        </w:rPr>
      </w:pPr>
    </w:p>
    <w:p w14:paraId="49118963" w14:textId="77777777" w:rsidR="002F5B65" w:rsidRDefault="002F5B65">
      <w:pPr>
        <w:spacing w:after="0" w:line="360" w:lineRule="auto"/>
        <w:jc w:val="both"/>
        <w:rPr>
          <w:rFonts w:ascii="Times New Roman" w:hAnsi="Times New Roman" w:cs="Times New Roman"/>
          <w:b/>
          <w:bCs/>
          <w:sz w:val="24"/>
          <w:szCs w:val="24"/>
          <w:lang w:val="en-US"/>
        </w:rPr>
      </w:pPr>
    </w:p>
    <w:p w14:paraId="40D07A33" w14:textId="77777777" w:rsidR="002F5B65" w:rsidRDefault="002F5B65">
      <w:pPr>
        <w:spacing w:after="0" w:line="360" w:lineRule="auto"/>
        <w:jc w:val="both"/>
        <w:rPr>
          <w:rFonts w:ascii="Times New Roman" w:hAnsi="Times New Roman" w:cs="Times New Roman"/>
          <w:b/>
          <w:bCs/>
          <w:sz w:val="24"/>
          <w:szCs w:val="24"/>
          <w:lang w:val="en-US"/>
        </w:rPr>
      </w:pPr>
    </w:p>
    <w:p w14:paraId="18ECCB33" w14:textId="77777777" w:rsidR="002F5B65" w:rsidRDefault="002F5B65">
      <w:pPr>
        <w:spacing w:after="0" w:line="360" w:lineRule="auto"/>
        <w:jc w:val="both"/>
        <w:rPr>
          <w:rFonts w:ascii="Times New Roman" w:hAnsi="Times New Roman" w:cs="Times New Roman"/>
          <w:b/>
          <w:bCs/>
          <w:sz w:val="24"/>
          <w:szCs w:val="24"/>
          <w:lang w:val="en-US"/>
        </w:rPr>
      </w:pPr>
    </w:p>
    <w:p w14:paraId="4F3C20BE" w14:textId="77777777" w:rsidR="002F5B65" w:rsidRDefault="002F5B65">
      <w:pPr>
        <w:spacing w:after="0" w:line="360" w:lineRule="auto"/>
        <w:jc w:val="both"/>
        <w:rPr>
          <w:rFonts w:ascii="Times New Roman" w:hAnsi="Times New Roman" w:cs="Times New Roman"/>
          <w:b/>
          <w:bCs/>
          <w:sz w:val="24"/>
          <w:szCs w:val="24"/>
          <w:lang w:val="en-US"/>
        </w:rPr>
      </w:pPr>
    </w:p>
    <w:p w14:paraId="53F1DB7C"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007DF6C6" w14:textId="7B36DBD4"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 direct information about</w:t>
      </w:r>
      <w:del w:id="9" w:author="Unknown Author" w:date="2023-10-23T09:31: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t>
      </w:r>
      <w:r w:rsidR="006A5FDC">
        <w:rPr>
          <w:rFonts w:ascii="Times New Roman" w:hAnsi="Times New Roman" w:cs="Times New Roman"/>
          <w:sz w:val="24"/>
          <w:szCs w:val="24"/>
          <w:lang w:val="en-US"/>
        </w:rPr>
        <w:t>species identity along the branches beyond the tips</w:t>
      </w:r>
      <w:r>
        <w:rPr>
          <w:rFonts w:ascii="Times New Roman" w:hAnsi="Times New Roman" w:cs="Times New Roman"/>
          <w:sz w:val="24"/>
          <w:szCs w:val="24"/>
          <w:lang w:val="en-US"/>
        </w:rPr>
        <w:t xml:space="preserve">. When phylogenies do not include </w:t>
      </w:r>
      <w:r w:rsidR="006A5FDC">
        <w:rPr>
          <w:rFonts w:ascii="Times New Roman" w:hAnsi="Times New Roman" w:cs="Times New Roman"/>
          <w:sz w:val="24"/>
          <w:szCs w:val="24"/>
          <w:lang w:val="en-US"/>
        </w:rPr>
        <w:t xml:space="preserve">all </w:t>
      </w:r>
      <w:r>
        <w:rPr>
          <w:rFonts w:ascii="Times New Roman" w:hAnsi="Times New Roman" w:cs="Times New Roman"/>
          <w:sz w:val="24"/>
          <w:szCs w:val="24"/>
          <w:lang w:val="en-US"/>
        </w:rPr>
        <w:t xml:space="preserve">extinct </w:t>
      </w:r>
      <w:r w:rsidR="006A5FDC">
        <w:rPr>
          <w:rFonts w:ascii="Times New Roman" w:hAnsi="Times New Roman" w:cs="Times New Roman"/>
          <w:sz w:val="24"/>
          <w:szCs w:val="24"/>
          <w:lang w:val="en-US"/>
        </w:rPr>
        <w:t>and</w:t>
      </w:r>
      <w:r>
        <w:rPr>
          <w:rFonts w:ascii="Times New Roman" w:hAnsi="Times New Roman" w:cs="Times New Roman"/>
          <w:sz w:val="24"/>
          <w:szCs w:val="24"/>
          <w:lang w:val="en-US"/>
        </w:rPr>
        <w:t xml:space="preserve"> extant lineages, the branch lengths of </w:t>
      </w:r>
      <w:r w:rsidR="006A5FDC">
        <w:rPr>
          <w:rFonts w:ascii="Times New Roman" w:hAnsi="Times New Roman" w:cs="Times New Roman"/>
          <w:sz w:val="24"/>
          <w:szCs w:val="24"/>
          <w:lang w:val="en-US"/>
        </w:rPr>
        <w:t xml:space="preserve">the sampled </w:t>
      </w:r>
      <w:r>
        <w:rPr>
          <w:rFonts w:ascii="Times New Roman" w:hAnsi="Times New Roman" w:cs="Times New Roman"/>
          <w:sz w:val="24"/>
          <w:szCs w:val="24"/>
          <w:lang w:val="en-US"/>
        </w:rPr>
        <w:t>extant species are likely to appear longer than they truly are. Additionally, different speciation modes (e.</w:t>
      </w:r>
      <w:r w:rsidR="006A5FDC">
        <w:rPr>
          <w:rFonts w:ascii="Times New Roman" w:hAnsi="Times New Roman" w:cs="Times New Roman"/>
          <w:sz w:val="24"/>
          <w:szCs w:val="24"/>
          <w:lang w:val="en-US"/>
        </w:rPr>
        <w:t>g.</w:t>
      </w:r>
      <w:r>
        <w:rPr>
          <w:rFonts w:ascii="Times New Roman" w:hAnsi="Times New Roman" w:cs="Times New Roman"/>
          <w:sz w:val="24"/>
          <w:szCs w:val="24"/>
          <w:lang w:val="en-US"/>
        </w:rPr>
        <w:t>, bifurcating, budding, or anagenetic) cause different topological representations of phylogeny and, thus, affect the relationship between branch lengths and species age. Here we evaluate through simulations the effect of extinction, incomplete sampling, and speciation mode on the accuracy of phylogenetic ages as proxies for the true ages of extant species and we quantify the consequences on eco</w:t>
      </w:r>
      <w:r>
        <w:rPr>
          <w:rFonts w:ascii="Times New Roman" w:hAnsi="Times New Roman" w:cs="Times New Roman"/>
          <w:sz w:val="24"/>
          <w:szCs w:val="24"/>
          <w:lang w:val="en-US"/>
        </w:rPr>
        <w:noBreakHyphen/>
        <w:t>evolutionary inferences. We show that</w:t>
      </w:r>
      <w:r w:rsidR="00FB302A">
        <w:rPr>
          <w:rFonts w:ascii="Times New Roman" w:hAnsi="Times New Roman" w:cs="Times New Roman"/>
          <w:sz w:val="24"/>
          <w:szCs w:val="24"/>
          <w:lang w:val="en-US"/>
        </w:rPr>
        <w:t xml:space="preserve"> taxon sampling, </w:t>
      </w:r>
      <w:r>
        <w:rPr>
          <w:rFonts w:ascii="Times New Roman" w:hAnsi="Times New Roman" w:cs="Times New Roman"/>
          <w:sz w:val="24"/>
          <w:szCs w:val="24"/>
          <w:lang w:val="en-US"/>
        </w:rPr>
        <w:t>extinction</w:t>
      </w:r>
      <w:r w:rsidR="00FB302A">
        <w:rPr>
          <w:rFonts w:ascii="Times New Roman" w:hAnsi="Times New Roman" w:cs="Times New Roman"/>
          <w:sz w:val="24"/>
          <w:szCs w:val="24"/>
          <w:lang w:val="en-US"/>
        </w:rPr>
        <w:t>,</w:t>
      </w:r>
      <w:r>
        <w:rPr>
          <w:rFonts w:ascii="Times New Roman" w:hAnsi="Times New Roman" w:cs="Times New Roman"/>
          <w:sz w:val="24"/>
          <w:szCs w:val="24"/>
          <w:lang w:val="en-US"/>
        </w:rPr>
        <w:t xml:space="preserve"> and different assumptions about speciation modes greatly influence the accuracy of phylogenetic ages. </w:t>
      </w:r>
      <w:r w:rsidRPr="001A11CC">
        <w:rPr>
          <w:rFonts w:ascii="Times New Roman" w:hAnsi="Times New Roman" w:cs="Times New Roman"/>
          <w:sz w:val="24"/>
          <w:szCs w:val="24"/>
        </w:rPr>
        <w:t>T</w:t>
      </w:r>
      <w:r>
        <w:rPr>
          <w:rFonts w:ascii="Times New Roman" w:hAnsi="Times New Roman" w:cs="Times New Roman"/>
          <w:sz w:val="24"/>
          <w:szCs w:val="24"/>
          <w:lang w:val="en-US"/>
        </w:rPr>
        <w:t>he error is substantially higher under</w:t>
      </w:r>
      <w:r w:rsidR="00FB302A">
        <w:rPr>
          <w:rFonts w:ascii="Times New Roman" w:hAnsi="Times New Roman" w:cs="Times New Roman"/>
          <w:sz w:val="24"/>
          <w:szCs w:val="24"/>
          <w:lang w:val="en-US"/>
        </w:rPr>
        <w:t xml:space="preserve"> the assu</w:t>
      </w:r>
      <w:r w:rsidR="001A11CC">
        <w:rPr>
          <w:rFonts w:ascii="Times New Roman" w:hAnsi="Times New Roman" w:cs="Times New Roman"/>
          <w:sz w:val="24"/>
          <w:szCs w:val="24"/>
          <w:lang w:val="en-US"/>
        </w:rPr>
        <w:t>m</w:t>
      </w:r>
      <w:r w:rsidR="00FB302A">
        <w:rPr>
          <w:rFonts w:ascii="Times New Roman" w:hAnsi="Times New Roman" w:cs="Times New Roman"/>
          <w:sz w:val="24"/>
          <w:szCs w:val="24"/>
          <w:lang w:val="en-US"/>
        </w:rPr>
        <w:t>ption of</w:t>
      </w:r>
      <w:r>
        <w:rPr>
          <w:rFonts w:ascii="Times New Roman" w:hAnsi="Times New Roman" w:cs="Times New Roman"/>
          <w:sz w:val="24"/>
          <w:szCs w:val="24"/>
          <w:lang w:val="en-US"/>
        </w:rPr>
        <w:t xml:space="preserve"> budding than bifurcating speciation and further increased </w:t>
      </w:r>
      <w:r w:rsidR="001A11CC">
        <w:rPr>
          <w:rFonts w:ascii="Times New Roman" w:hAnsi="Times New Roman" w:cs="Times New Roman"/>
          <w:sz w:val="24"/>
          <w:szCs w:val="24"/>
          <w:lang w:val="en-US"/>
        </w:rPr>
        <w:t xml:space="preserve">in the </w:t>
      </w:r>
      <w:r w:rsidR="00FB302A">
        <w:rPr>
          <w:rFonts w:ascii="Times New Roman" w:hAnsi="Times New Roman" w:cs="Times New Roman"/>
          <w:sz w:val="24"/>
          <w:szCs w:val="24"/>
          <w:lang w:val="en-US"/>
        </w:rPr>
        <w:t>presence of</w:t>
      </w:r>
      <w:r>
        <w:rPr>
          <w:rFonts w:ascii="Times New Roman" w:hAnsi="Times New Roman" w:cs="Times New Roman"/>
          <w:sz w:val="24"/>
          <w:szCs w:val="24"/>
          <w:lang w:val="en-US"/>
        </w:rPr>
        <w:t xml:space="preserve"> incomplete sampling </w:t>
      </w:r>
      <w:r w:rsidR="00FB302A">
        <w:rPr>
          <w:rFonts w:ascii="Times New Roman" w:hAnsi="Times New Roman" w:cs="Times New Roman"/>
          <w:sz w:val="24"/>
          <w:szCs w:val="24"/>
          <w:lang w:val="en-US"/>
        </w:rPr>
        <w:t xml:space="preserve">of extant species </w:t>
      </w:r>
      <w:r>
        <w:rPr>
          <w:rFonts w:ascii="Times New Roman" w:hAnsi="Times New Roman" w:cs="Times New Roman"/>
          <w:sz w:val="24"/>
          <w:szCs w:val="24"/>
          <w:lang w:val="en-US"/>
        </w:rPr>
        <w:t xml:space="preserve">and </w:t>
      </w:r>
      <w:r w:rsidR="00FB302A">
        <w:rPr>
          <w:rFonts w:ascii="Times New Roman" w:hAnsi="Times New Roman" w:cs="Times New Roman"/>
          <w:sz w:val="24"/>
          <w:szCs w:val="24"/>
          <w:lang w:val="en-US"/>
        </w:rPr>
        <w:t xml:space="preserve">with </w:t>
      </w:r>
      <w:r>
        <w:rPr>
          <w:rFonts w:ascii="Times New Roman" w:hAnsi="Times New Roman" w:cs="Times New Roman"/>
          <w:sz w:val="24"/>
          <w:szCs w:val="24"/>
          <w:lang w:val="en-US"/>
        </w:rPr>
        <w:t>higher extinctio</w:t>
      </w:r>
      <w:r w:rsidR="00FB302A">
        <w:rPr>
          <w:rFonts w:ascii="Times New Roman" w:hAnsi="Times New Roman" w:cs="Times New Roman"/>
          <w:sz w:val="24"/>
          <w:szCs w:val="24"/>
          <w:lang w:val="en-US"/>
        </w:rPr>
        <w:t>n</w:t>
      </w:r>
      <w:r>
        <w:rPr>
          <w:rFonts w:ascii="Times New Roman" w:hAnsi="Times New Roman" w:cs="Times New Roman"/>
          <w:sz w:val="24"/>
          <w:szCs w:val="24"/>
          <w:lang w:val="en-US"/>
        </w:rPr>
        <w:t>. We found that this mismatch would affect eco-evolutionary analyses often performed with phylogenetic ages, for instance, the comparison of species ages and the assessment of extinction risk. For bifurcating speciation, which is most often assumed in these analyses, we develop a probabilistic approach to improve the estimation of species ages, based on the properties of a birth-death process and under the assumption of a full</w:t>
      </w:r>
      <w:r w:rsidR="00FB302A">
        <w:rPr>
          <w:rFonts w:ascii="Times New Roman" w:hAnsi="Times New Roman" w:cs="Times New Roman"/>
          <w:sz w:val="24"/>
          <w:szCs w:val="24"/>
          <w:lang w:val="en-US"/>
        </w:rPr>
        <w:t>y</w:t>
      </w:r>
      <w:r>
        <w:rPr>
          <w:rFonts w:ascii="Times New Roman" w:hAnsi="Times New Roman" w:cs="Times New Roman"/>
          <w:sz w:val="24"/>
          <w:szCs w:val="24"/>
          <w:lang w:val="en-US"/>
        </w:rPr>
        <w:t xml:space="preserve"> sampled phylogeny. We find that our model can reduce the error by one order of magnitude under cases of high extinction. Our results indicate that we should be cautious when inferences are made from the relationship between phylogenetic ages and eco-evolutionary variables, and that, under some assumptions, it is possible to obtain good approximations of species age by combining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Incomplete</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sampling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3234CDD2" w14:textId="77777777" w:rsidR="002F5B65" w:rsidRDefault="002F5B65">
      <w:pPr>
        <w:spacing w:after="0" w:line="360" w:lineRule="auto"/>
        <w:ind w:firstLine="709"/>
        <w:jc w:val="both"/>
        <w:rPr>
          <w:rFonts w:ascii="Times New Roman" w:hAnsi="Times New Roman" w:cs="Times New Roman"/>
          <w:sz w:val="24"/>
          <w:szCs w:val="24"/>
          <w:lang w:val="en-US"/>
        </w:rPr>
      </w:pPr>
    </w:p>
    <w:p w14:paraId="2EC8B82C" w14:textId="77777777" w:rsidR="002F5B65" w:rsidRDefault="002F5B65">
      <w:pPr>
        <w:spacing w:after="0" w:line="360" w:lineRule="auto"/>
        <w:ind w:firstLine="709"/>
        <w:jc w:val="both"/>
        <w:rPr>
          <w:rFonts w:ascii="Times New Roman" w:hAnsi="Times New Roman" w:cs="Times New Roman"/>
          <w:sz w:val="24"/>
          <w:szCs w:val="24"/>
          <w:lang w:val="en-US"/>
        </w:rPr>
      </w:pPr>
    </w:p>
    <w:p w14:paraId="654E4361"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067BC073" w14:textId="0E913D19"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(Davies et al., 2011; Gaston &amp; Blackburn, 1997; Johnson et al., 2002; Pie &amp; Caron, 2023; Sonne et al., 2022;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shortfalls. </w:t>
      </w:r>
    </w:p>
    <w:p w14:paraId="5492B7F2" w14:textId="77706511"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either because no material is available or a species is still unknown to science, can bias phylogenetic age estimation by augmenting terminal branch lengths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w:t>
      </w:r>
      <w:r>
        <w:rPr>
          <w:rFonts w:ascii="Times New Roman" w:hAnsi="Times New Roman" w:cs="Times New Roman"/>
          <w:sz w:val="24"/>
          <w:szCs w:val="24"/>
          <w:lang w:val="en-US"/>
        </w:rPr>
        <w:lastRenderedPageBreak/>
        <w:t xml:space="preserve">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the often-unstated assumption of all birth-death processes commonly used to model phylogenetic branching times, is that speciation occurs as a budding process (sometimes referred to as asymmetric),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1BA79349" w14:textId="08A73CD2"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w:t>
      </w:r>
      <w:r>
        <w:rPr>
          <w:rFonts w:ascii="Times New Roman" w:hAnsi="Times New Roman" w:cs="Times New Roman"/>
          <w:sz w:val="24"/>
          <w:szCs w:val="24"/>
          <w:lang w:val="en-US"/>
        </w:rPr>
        <w:lastRenderedPageBreak/>
        <w:t xml:space="preserve">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 but see Simpson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06CA1F3B" w14:textId="72D8E6B6"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Several studies 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but the potential deviation from the true species ages due to the combined shortfalls </w:t>
      </w:r>
      <w:r w:rsidR="00124FD3">
        <w:rPr>
          <w:rFonts w:ascii="Times New Roman" w:hAnsi="Times New Roman" w:cs="Times New Roman"/>
          <w:sz w:val="24"/>
          <w:szCs w:val="24"/>
          <w:lang w:val="en-US"/>
        </w:rPr>
        <w:t>outlined</w:t>
      </w:r>
      <w:r>
        <w:rPr>
          <w:rFonts w:ascii="Times New Roman" w:hAnsi="Times New Roman" w:cs="Times New Roman"/>
          <w:sz w:val="24"/>
          <w:szCs w:val="24"/>
          <w:lang w:val="en-US"/>
        </w:rPr>
        <w:t xml:space="preserve"> above </w:t>
      </w:r>
      <w:r w:rsidR="00124FD3">
        <w:rPr>
          <w:rFonts w:ascii="Times New Roman" w:hAnsi="Times New Roman" w:cs="Times New Roman"/>
          <w:sz w:val="24"/>
          <w:szCs w:val="24"/>
          <w:lang w:val="en-US"/>
        </w:rPr>
        <w:t>remains unclear</w:t>
      </w:r>
      <w:r>
        <w:rPr>
          <w:rFonts w:ascii="Times New Roman" w:hAnsi="Times New Roman" w:cs="Times New Roman"/>
          <w:sz w:val="24"/>
          <w:szCs w:val="24"/>
          <w:lang w:val="en-US"/>
        </w:rPr>
        <w:t xml:space="preserve">. 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decisions on the order of species ages;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labeled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 which is the most widely used assumption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131CC765" w14:textId="77777777" w:rsidR="002F5B65" w:rsidRDefault="002F5B65">
      <w:pPr>
        <w:spacing w:after="0" w:line="360" w:lineRule="auto"/>
        <w:ind w:firstLine="709"/>
        <w:jc w:val="both"/>
        <w:rPr>
          <w:rFonts w:ascii="Times New Roman" w:hAnsi="Times New Roman" w:cs="Times New Roman"/>
          <w:sz w:val="24"/>
          <w:szCs w:val="24"/>
          <w:lang w:val="en-US"/>
        </w:rPr>
      </w:pPr>
    </w:p>
    <w:p w14:paraId="521A2091" w14:textId="77777777" w:rsidR="002F5B65" w:rsidRDefault="002F5B65">
      <w:pPr>
        <w:spacing w:after="0" w:line="360" w:lineRule="auto"/>
        <w:ind w:firstLine="709"/>
        <w:jc w:val="both"/>
        <w:rPr>
          <w:rFonts w:ascii="Times New Roman" w:hAnsi="Times New Roman" w:cs="Times New Roman"/>
          <w:sz w:val="24"/>
          <w:szCs w:val="24"/>
          <w:lang w:val="en-US"/>
        </w:rPr>
      </w:pP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000000"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w:t>
      </w:r>
      <w:r>
        <w:rPr>
          <w:rFonts w:ascii="Times New Roman" w:hAnsi="Times New Roman" w:cs="Times New Roman"/>
          <w:sz w:val="24"/>
          <w:szCs w:val="24"/>
          <w:lang w:val="en-US"/>
        </w:rPr>
        <w:lastRenderedPageBreak/>
        <w:t xml:space="preserve">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D62E8D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Pr>
          <w:rFonts w:ascii="Times New Roman" w:hAnsi="Times New Roman" w:cs="Times New Roman"/>
          <w:sz w:val="24"/>
          <w:szCs w:val="24"/>
          <w:lang w:val="en-US"/>
        </w:rPr>
        <w:t xml:space="preserve">birth 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death 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on each of these phylogenies, </w:t>
      </w:r>
      <w:r w:rsidR="006D19FA">
        <w:rPr>
          <w:rFonts w:ascii="Times New Roman" w:hAnsi="Times New Roman" w:cs="Times New Roman"/>
          <w:sz w:val="24"/>
          <w:szCs w:val="24"/>
          <w:lang w:val="en-US"/>
        </w:rPr>
        <w:t xml:space="preserve">was </w:t>
      </w:r>
      <w:r>
        <w:rPr>
          <w:rFonts w:ascii="Times New Roman" w:hAnsi="Times New Roman" w:cs="Times New Roman"/>
          <w:sz w:val="24"/>
          <w:szCs w:val="24"/>
          <w:lang w:val="en-US"/>
        </w:rPr>
        <w:t>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 with the rate of anagenesis set to half of the birth rate.</w:t>
      </w:r>
    </w:p>
    <w:p w14:paraId="09CCAAD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0BC3EE6D" w14:textId="77777777" w:rsidR="002F5B65" w:rsidRDefault="002F5B65">
      <w:pPr>
        <w:spacing w:after="0" w:line="360" w:lineRule="auto"/>
        <w:jc w:val="center"/>
        <w:rPr>
          <w:rFonts w:ascii="Times New Roman" w:hAnsi="Times New Roman" w:cs="Times New Roman"/>
          <w:sz w:val="24"/>
          <w:szCs w:val="24"/>
          <w:lang w:val="en-US"/>
        </w:rPr>
      </w:pPr>
    </w:p>
    <w:p w14:paraId="769E9506"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-Phylogenetic</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den>
                </m:f>
              </m:e>
            </m:d>
          </m:e>
        </m:nary>
      </m:oMath>
    </w:p>
    <w:p w14:paraId="3CC807AF"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61903A4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75179B37"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the phylogenetic age due to uniform incomplete sampling</w:t>
      </w:r>
    </w:p>
    <w:p w14:paraId="43FEA457" w14:textId="09D53525"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the intermediate extinction scenario with an extinction fraction of 0.5 to explore the error in equating phylogenetic and true age that is introduced by uniform incomplete sampling under the scenarios of bifurcating and budding speciation. We specified </w:t>
      </w:r>
      <w:r w:rsidR="00FF79B1">
        <w:rPr>
          <w:rFonts w:ascii="Times New Roman" w:hAnsi="Times New Roman" w:cs="Times New Roman"/>
          <w:sz w:val="24"/>
          <w:szCs w:val="24"/>
          <w:lang w:val="en-US"/>
        </w:rPr>
        <w:t xml:space="preserve">a fully sampled phylogeny and </w:t>
      </w:r>
      <w:r>
        <w:rPr>
          <w:rFonts w:ascii="Times New Roman" w:hAnsi="Times New Roman" w:cs="Times New Roman"/>
          <w:sz w:val="24"/>
          <w:szCs w:val="24"/>
          <w:lang w:val="en-US"/>
        </w:rPr>
        <w:t>25% and 50%</w:t>
      </w:r>
      <w:r w:rsidR="00FF79B1">
        <w:rPr>
          <w:rFonts w:ascii="Times New Roman" w:hAnsi="Times New Roman" w:cs="Times New Roman"/>
          <w:sz w:val="24"/>
          <w:szCs w:val="24"/>
          <w:lang w:val="en-US"/>
        </w:rPr>
        <w:t xml:space="preserve"> of incomplete sampling</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We simulated trees such that they included sampled 100 tips, i.e., after dropping the unsampled ones. </w:t>
      </w:r>
      <w:r>
        <w:rPr>
          <w:rFonts w:ascii="Times New Roman" w:hAnsi="Times New Roman" w:cs="Times New Roman"/>
          <w:sz w:val="24"/>
          <w:szCs w:val="24"/>
          <w:lang w:val="en-US"/>
        </w:rPr>
        <w:t xml:space="preserve">We calculated the MAPE for each tree and compared the incomplete sampling scenarios for each speciation mode. </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09A75D2D"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74AE3739"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A898888" w14:textId="77777777" w:rsidR="002F5B65" w:rsidRDefault="00000000">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lastRenderedPageBreak/>
        <w:t xml:space="preserve"> </w:t>
      </w:r>
      <w:r>
        <w:rPr>
          <w:noProof/>
        </w:rPr>
        <w:drawing>
          <wp:inline distT="0" distB="0" distL="0" distR="0" wp14:anchorId="08C5F601" wp14:editId="2D7B48ED">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2194560" cy="437515"/>
                    </a:xfrm>
                    <a:prstGeom prst="rect">
                      <a:avLst/>
                    </a:prstGeom>
                  </pic:spPr>
                </pic:pic>
              </a:graphicData>
            </a:graphic>
          </wp:inline>
        </w:drawing>
      </w:r>
    </w:p>
    <w:p w14:paraId="6947A8F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proofErr w:type="spellStart"/>
      <w:r>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7D28EFBA" w14:textId="77777777" w:rsidR="002F5B65" w:rsidRDefault="00000000">
      <w:pPr>
        <w:spacing w:after="0" w:line="360" w:lineRule="auto"/>
        <w:jc w:val="center"/>
        <w:rPr>
          <w:rFonts w:ascii="Times New Roman" w:hAnsi="Times New Roman" w:cs="Times New Roman"/>
          <w:sz w:val="24"/>
          <w:szCs w:val="24"/>
          <w:lang w:val="en-US"/>
        </w:rPr>
      </w:pPr>
      <w:r>
        <w:rPr>
          <w:noProof/>
        </w:rPr>
        <w:drawing>
          <wp:inline distT="0" distB="0" distL="0" distR="0" wp14:anchorId="6DA9674A" wp14:editId="16EC6EC2">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0"/>
                    <a:stretch>
                      <a:fillRect/>
                    </a:stretch>
                  </pic:blipFill>
                  <pic:spPr bwMode="auto">
                    <a:xfrm>
                      <a:off x="0" y="0"/>
                      <a:ext cx="2067560" cy="191135"/>
                    </a:xfrm>
                    <a:prstGeom prst="rect">
                      <a:avLst/>
                    </a:prstGeom>
                  </pic:spPr>
                </pic:pic>
              </a:graphicData>
            </a:graphic>
          </wp:inline>
        </w:drawing>
      </w:r>
    </w:p>
    <w:p w14:paraId="2681AC0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57B17351" w14:textId="77777777" w:rsidR="002F5B65" w:rsidRDefault="00000000">
      <w:pPr>
        <w:spacing w:after="0" w:line="360" w:lineRule="auto"/>
        <w:jc w:val="right"/>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0761B91C" wp14:editId="4B07163A">
            <wp:extent cx="2011680" cy="381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1"/>
                    <a:stretch>
                      <a:fillRect/>
                    </a:stretch>
                  </pic:blipFill>
                  <pic:spPr bwMode="auto">
                    <a:xfrm>
                      <a:off x="0" y="0"/>
                      <a:ext cx="2011680" cy="381635"/>
                    </a:xfrm>
                    <a:prstGeom prst="rect">
                      <a:avLst/>
                    </a:prstGeom>
                  </pic:spPr>
                </pic:pic>
              </a:graphicData>
            </a:graphic>
          </wp:inline>
        </w:drawing>
      </w:r>
      <w:r>
        <w:rPr>
          <w:rFonts w:ascii="Times New Roman" w:hAnsi="Times New Roman" w:cs="Times New Roman"/>
          <w:lang w:val="en-US"/>
        </w:rPr>
        <w:t xml:space="preserve">                                             (1)</w:t>
      </w:r>
    </w:p>
    <w:p w14:paraId="4DA1BE0C"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5104A11C" w14:textId="77777777" w:rsidR="002F5B65" w:rsidRDefault="00000000">
      <w:pPr>
        <w:spacing w:after="0" w:line="360" w:lineRule="auto"/>
        <w:jc w:val="right"/>
        <w:rPr>
          <w:rFonts w:ascii="Times New Roman" w:hAnsi="Times New Roman" w:cs="Times New Roman"/>
          <w:sz w:val="24"/>
          <w:szCs w:val="24"/>
          <w:lang w:val="en-US"/>
        </w:rPr>
      </w:pPr>
      <w:r>
        <w:rPr>
          <w:noProof/>
        </w:rPr>
        <w:drawing>
          <wp:inline distT="0" distB="0" distL="0" distR="0" wp14:anchorId="69EC8B9B" wp14:editId="32B49FA9">
            <wp:extent cx="4516120" cy="397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2"/>
                    <a:stretch>
                      <a:fillRect/>
                    </a:stretch>
                  </pic:blipFill>
                  <pic:spPr bwMode="auto">
                    <a:xfrm>
                      <a:off x="0" y="0"/>
                      <a:ext cx="4516120" cy="397510"/>
                    </a:xfrm>
                    <a:prstGeom prst="rect">
                      <a:avLst/>
                    </a:prstGeom>
                  </pic:spPr>
                </pic:pic>
              </a:graphicData>
            </a:graphic>
          </wp:inline>
        </w:drawing>
      </w:r>
      <w:r>
        <w:t>,</w:t>
      </w:r>
      <w:r>
        <w:rPr>
          <w:rFonts w:ascii="Times New Roman" w:hAnsi="Times New Roman" w:cs="Times New Roman"/>
          <w:lang w:val="en-US"/>
        </w:rPr>
        <w:t xml:space="preserve">             (2)</w:t>
      </w:r>
    </w:p>
    <w:p w14:paraId="39A58557" w14:textId="026DDF8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the species age a long a vector of times, while the second term normalizes it after accounting for the probability that speciation occurred exactly at the node. We use equations (1) and (2) to approximate a density describing the probability of a species origination at the observed phylogenetic age and along the branch connecting the node with tip. As point estimates of the species age, we tested whether the mean </w:t>
      </w:r>
      <w:r w:rsidR="00350EF5">
        <w:rPr>
          <w:rFonts w:ascii="Times New Roman" w:hAnsi="Times New Roman" w:cs="Times New Roman"/>
          <w:sz w:val="24"/>
          <w:szCs w:val="24"/>
          <w:lang w:val="en-US"/>
        </w:rPr>
        <w:t xml:space="preserve">or </w:t>
      </w:r>
      <w:r>
        <w:rPr>
          <w:rFonts w:ascii="Times New Roman" w:hAnsi="Times New Roman" w:cs="Times New Roman"/>
          <w:sz w:val="24"/>
          <w:szCs w:val="24"/>
          <w:lang w:val="en-US"/>
        </w:rPr>
        <w:t>the median of the distribution</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better approximate the true species age. </w:t>
      </w:r>
    </w:p>
    <w:p w14:paraId="1DF9301A" w14:textId="2F54C6E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accuracy of our probabilistic species age estimator, we simulated 1,000 phylogenetic trees with extinction rates of 0.25, 0.15, and 0.05, and a fixed speciation rate of 0.3. Using these phylogenies as inputs, we mapped species on each tree based on a bifurcating speciation process. Then, we calculated the MAPE for each tree as measure of the deviation between the function’s estimated and the phylogenetic ages from the true age. </w:t>
      </w:r>
    </w:p>
    <w:p w14:paraId="7BB71295" w14:textId="77777777" w:rsidR="002F5B65" w:rsidRDefault="002F5B65">
      <w:pPr>
        <w:spacing w:after="0" w:line="360" w:lineRule="auto"/>
        <w:jc w:val="both"/>
        <w:rPr>
          <w:rFonts w:ascii="Times New Roman" w:hAnsi="Times New Roman" w:cs="Times New Roman"/>
          <w:sz w:val="24"/>
          <w:szCs w:val="24"/>
          <w:lang w:val="en-US"/>
        </w:rPr>
      </w:pP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55D12606"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3E2C7C03" w14:textId="66DC2C7D"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the extinction shortfall on macroevolutionary analyses, we explored whether the assumed relationship </w:t>
      </w:r>
      <w:r>
        <w:rPr>
          <w:rFonts w:ascii="Times New Roman" w:hAnsi="Times New Roman" w:cs="Times New Roman"/>
          <w:sz w:val="24"/>
          <w:szCs w:val="24"/>
          <w:lang w:val="en-US"/>
        </w:rPr>
        <w:lastRenderedPageBreak/>
        <w:t xml:space="preserve">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in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reflecting the increase in extinction risk</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7D296661"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 using phylogenetic ages in the case of incomplete taxon sampling on the evaluation of age-correlated extinction risks.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2714F562"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erroneously suggested that the species is as old as the root age. While </w:t>
      </w:r>
      <w:r>
        <w:rPr>
          <w:rFonts w:ascii="Times New Roman" w:hAnsi="Times New Roman" w:cs="Times New Roman"/>
          <w:sz w:val="24"/>
          <w:szCs w:val="24"/>
          <w:lang w:val="en-US"/>
        </w:rPr>
        <w:t>u</w:t>
      </w:r>
      <w:r>
        <w:rPr>
          <w:rFonts w:ascii="Times New Roman" w:hAnsi="Times New Roman" w:cs="Times New Roman"/>
          <w:sz w:val="24"/>
          <w:szCs w:val="24"/>
          <w:lang w:val="en-US"/>
        </w:rPr>
        <w:t>nder bifurcating speciation, the phylogenetic age never underestimated the true species age, over- and underestimation occurred</w:t>
      </w:r>
      <w:r>
        <w:rPr>
          <w:rFonts w:ascii="Times New Roman" w:hAnsi="Times New Roman" w:cs="Times New Roman"/>
          <w:sz w:val="24"/>
          <w:szCs w:val="24"/>
          <w:lang w:val="en-US"/>
        </w:rPr>
        <w:t xml:space="preserve"> in the case of budding speciation</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Moreover</w:t>
      </w:r>
      <w:r>
        <w:rPr>
          <w:rFonts w:ascii="Times New Roman" w:hAnsi="Times New Roman" w:cs="Times New Roman"/>
          <w:sz w:val="24"/>
          <w:szCs w:val="24"/>
          <w:lang w:val="en-US"/>
        </w:rPr>
        <w:t>, the proportion of cases were the phylogenetic ages equal the species age was lower than in the bifurcating scenario</w:t>
      </w:r>
      <w:r w:rsidR="007E795A">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O</w:t>
      </w:r>
      <w:r>
        <w:rPr>
          <w:rFonts w:ascii="Times New Roman" w:hAnsi="Times New Roman" w:cs="Times New Roman"/>
          <w:sz w:val="24"/>
          <w:szCs w:val="24"/>
          <w:lang w:val="en-US"/>
        </w:rPr>
        <w:t xml:space="preserve">verestimated ages were more frequent with high extinction while underestimations occurred with low extinction but in principle both happened under </w:t>
      </w:r>
      <w:r>
        <w:rPr>
          <w:rFonts w:ascii="Times New Roman" w:hAnsi="Times New Roman" w:cs="Times New Roman"/>
          <w:sz w:val="24"/>
          <w:szCs w:val="24"/>
          <w:lang w:val="en-US"/>
        </w:rPr>
        <w:t>the complete range of</w:t>
      </w:r>
      <w:r>
        <w:rPr>
          <w:rFonts w:ascii="Times New Roman" w:hAnsi="Times New Roman" w:cs="Times New Roman"/>
          <w:sz w:val="24"/>
          <w:szCs w:val="24"/>
          <w:lang w:val="en-US"/>
        </w:rPr>
        <w:t xml:space="preserve"> extinction </w:t>
      </w:r>
      <w:r>
        <w:rPr>
          <w:rFonts w:ascii="Times New Roman" w:hAnsi="Times New Roman" w:cs="Times New Roman"/>
          <w:sz w:val="24"/>
          <w:szCs w:val="24"/>
          <w:lang w:val="en-US"/>
        </w:rPr>
        <w:t>rates</w:t>
      </w:r>
      <w:r>
        <w:rPr>
          <w:rFonts w:ascii="Times New Roman" w:hAnsi="Times New Roman" w:cs="Times New Roman"/>
          <w:sz w:val="24"/>
          <w:szCs w:val="24"/>
          <w:lang w:val="en-US"/>
        </w:rPr>
        <w:t xml:space="preserve"> (Figure 3). Even at low extinction fraction, ~50% of phylogenetic ages did not match the true ages. </w:t>
      </w:r>
    </w:p>
    <w:p w14:paraId="0707A897" w14:textId="74E88EA5"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more strongly from the true ages than under a pure bifurcating </w:t>
      </w:r>
      <w:r>
        <w:rPr>
          <w:rFonts w:ascii="Times New Roman" w:hAnsi="Times New Roman" w:cs="Times New Roman"/>
          <w:sz w:val="24"/>
          <w:szCs w:val="24"/>
          <w:lang w:val="en-US"/>
        </w:rPr>
        <w:lastRenderedPageBreak/>
        <w:t xml:space="preserve">process, given that anagenetic events are unobserved in the phylogeny (Figure S1). </w:t>
      </w:r>
      <w:r>
        <w:rPr>
          <w:rFonts w:ascii="Times New Roman" w:hAnsi="Times New Roman" w:cs="Times New Roman"/>
          <w:sz w:val="24"/>
          <w:szCs w:val="24"/>
          <w:lang w:val="en-US"/>
        </w:rPr>
        <w:t>With a low extinction fraction, phylogenetic ages were congruent with the true species ages in 78% of the cases instead of 96%</w:t>
      </w:r>
      <w:r>
        <w:rPr>
          <w:rFonts w:ascii="Times New Roman" w:hAnsi="Times New Roman" w:cs="Times New Roman"/>
          <w:sz w:val="24"/>
          <w:szCs w:val="24"/>
          <w:lang w:val="en-US"/>
        </w:rPr>
        <w:t xml:space="preserve">, and with high extinction the share decreases from 73% to 62%. Datasets with mixed anagenetic and budding speciation, phylogenetic ages also deviated more that under a pure budding process; </w:t>
      </w:r>
      <w:r>
        <w:rPr>
          <w:rFonts w:ascii="Times New Roman" w:hAnsi="Times New Roman" w:cs="Times New Roman"/>
          <w:sz w:val="24"/>
          <w:szCs w:val="24"/>
          <w:lang w:val="en-US"/>
        </w:rPr>
        <w:t>with a low extinction fraction</w:t>
      </w:r>
      <w:r>
        <w:rPr>
          <w:rFonts w:ascii="Times New Roman" w:hAnsi="Times New Roman" w:cs="Times New Roman"/>
          <w:sz w:val="24"/>
          <w:szCs w:val="24"/>
          <w:lang w:val="en-US"/>
        </w:rPr>
        <w:t>, phylogenetic ages were congruent 40% instead of 50%, and with high extinction the accuracy decreased to 34%.</w:t>
      </w:r>
    </w:p>
    <w:p w14:paraId="4BDB6E04" w14:textId="298FF3CA" w:rsidR="002F5B65"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a budding speciation mode led to a higher baseline error than bifurcation, the latter showed a stronger increase with extinction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5201611D"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w:t>
      </w:r>
      <w:commentRangeStart w:id="10"/>
      <w:r>
        <w:rPr>
          <w:rFonts w:ascii="Times New Roman" w:hAnsi="Times New Roman" w:cs="Times New Roman"/>
          <w:sz w:val="24"/>
          <w:szCs w:val="24"/>
          <w:lang w:val="en-US"/>
        </w:rPr>
        <w:t>(Figure 5a)</w:t>
      </w:r>
      <w:commentRangeEnd w:id="10"/>
      <w:r>
        <w:commentReference w:id="10"/>
      </w:r>
      <w:r>
        <w:rPr>
          <w:rFonts w:ascii="Times New Roman" w:hAnsi="Times New Roman" w:cs="Times New Roman"/>
          <w:sz w:val="24"/>
          <w:szCs w:val="24"/>
          <w:lang w:val="en-US"/>
        </w:rPr>
        <w:t>.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19F76E2E"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age ranking of two randomly selected was incorrect in 6% </w:t>
      </w:r>
      <w:r>
        <w:rPr>
          <w:rFonts w:ascii="Times New Roman" w:hAnsi="Times New Roman" w:cs="Times New Roman"/>
          <w:sz w:val="24"/>
          <w:szCs w:val="24"/>
          <w:lang w:val="en-US"/>
        </w:rPr>
        <w:t>and 8%, for intermediate and high extinction, respectively (Figure 6a). Under budding speciation, the error exceeded 25%, irrespectively of the extinction level (Figure 6b).</w:t>
      </w:r>
    </w:p>
    <w:p w14:paraId="444A899E" w14:textId="77777777" w:rsidR="002F5B65" w:rsidRDefault="002F5B65">
      <w:pPr>
        <w:spacing w:after="0" w:line="360" w:lineRule="auto"/>
        <w:jc w:val="both"/>
        <w:rPr>
          <w:rFonts w:ascii="Times New Roman" w:hAnsi="Times New Roman" w:cs="Times New Roman"/>
          <w:sz w:val="24"/>
          <w:szCs w:val="24"/>
          <w:lang w:val="en-US"/>
        </w:rPr>
      </w:pPr>
    </w:p>
    <w:p w14:paraId="7A8E40FF"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3E60653B" w14:textId="109BDAFF" w:rsidR="002F5B65" w:rsidRDefault="00000000" w:rsidP="002E0C3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bifurcating speciation, the MAPE for completely sampled trees was 25 ± 20%; for trees missing 25% of the extant species </w:t>
      </w:r>
      <w:r w:rsidR="00223C29">
        <w:rPr>
          <w:rFonts w:ascii="Times New Roman" w:hAnsi="Times New Roman" w:cs="Times New Roman"/>
          <w:sz w:val="24"/>
          <w:szCs w:val="24"/>
          <w:lang w:val="en-US"/>
        </w:rPr>
        <w:t xml:space="preserve">the error increased by </w:t>
      </w:r>
      <w:r w:rsidR="002E0C35">
        <w:rPr>
          <w:rFonts w:ascii="Times New Roman" w:hAnsi="Times New Roman" w:cs="Times New Roman"/>
          <w:sz w:val="24"/>
          <w:szCs w:val="24"/>
          <w:lang w:val="en-US"/>
        </w:rPr>
        <w:t xml:space="preserve">15 </w:t>
      </w:r>
      <w:r w:rsidR="0057704F">
        <w:rPr>
          <w:rFonts w:ascii="Times New Roman" w:hAnsi="Times New Roman" w:cs="Times New Roman"/>
          <w:sz w:val="24"/>
          <w:szCs w:val="24"/>
          <w:lang w:val="en-US"/>
        </w:rPr>
        <w:t>–</w:t>
      </w:r>
      <w:r w:rsidR="002E0C35">
        <w:rPr>
          <w:rFonts w:ascii="Times New Roman" w:hAnsi="Times New Roman" w:cs="Times New Roman"/>
          <w:sz w:val="24"/>
          <w:szCs w:val="24"/>
          <w:lang w:val="en-US"/>
        </w:rPr>
        <w:t xml:space="preserve"> 30 orders of magnitude; </w:t>
      </w:r>
      <w:r w:rsidR="002E0C35">
        <w:rPr>
          <w:rFonts w:ascii="Times New Roman" w:hAnsi="Times New Roman" w:cs="Times New Roman"/>
          <w:sz w:val="24"/>
          <w:szCs w:val="24"/>
          <w:lang w:val="en-US"/>
        </w:rPr>
        <w:lastRenderedPageBreak/>
        <w:t>and for trees missing 50 % of the extant species the error increased by 85</w:t>
      </w:r>
      <w:r w:rsidR="0057704F">
        <w:rPr>
          <w:rFonts w:ascii="Times New Roman" w:hAnsi="Times New Roman" w:cs="Times New Roman"/>
          <w:sz w:val="24"/>
          <w:szCs w:val="24"/>
          <w:lang w:val="en-US"/>
        </w:rPr>
        <w:t xml:space="preserve"> </w:t>
      </w:r>
      <w:r w:rsidR="0057704F">
        <w:rPr>
          <w:rFonts w:ascii="Times New Roman" w:hAnsi="Times New Roman" w:cs="Times New Roman"/>
          <w:sz w:val="24"/>
          <w:szCs w:val="24"/>
          <w:lang w:val="en-US"/>
        </w:rPr>
        <w:t>–</w:t>
      </w:r>
      <w:r w:rsidR="0057704F">
        <w:rPr>
          <w:rFonts w:ascii="Times New Roman" w:hAnsi="Times New Roman" w:cs="Times New Roman"/>
          <w:sz w:val="24"/>
          <w:szCs w:val="24"/>
          <w:lang w:val="en-US"/>
        </w:rPr>
        <w:t xml:space="preserve"> </w:t>
      </w:r>
      <w:r w:rsidR="002E0C35">
        <w:rPr>
          <w:rFonts w:ascii="Times New Roman" w:hAnsi="Times New Roman" w:cs="Times New Roman"/>
          <w:sz w:val="24"/>
          <w:szCs w:val="24"/>
          <w:lang w:val="en-US"/>
        </w:rPr>
        <w:t xml:space="preserve">400 orders of magnitude (Figure 7a). Under budding speciation, the MAPE for completely sampled trees was </w:t>
      </w:r>
      <w:r>
        <w:rPr>
          <w:rFonts w:ascii="Times New Roman" w:hAnsi="Times New Roman" w:cs="Times New Roman"/>
          <w:sz w:val="24"/>
          <w:szCs w:val="24"/>
          <w:lang w:val="en-US"/>
        </w:rPr>
        <w:t>42 ± 15 %; for trees missing 25</w:t>
      </w:r>
      <w:r w:rsidR="002E0C3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of </w:t>
      </w:r>
      <w:r w:rsidR="002E0C35">
        <w:rPr>
          <w:rFonts w:ascii="Times New Roman" w:hAnsi="Times New Roman" w:cs="Times New Roman"/>
          <w:sz w:val="24"/>
          <w:szCs w:val="24"/>
          <w:lang w:val="en-US"/>
        </w:rPr>
        <w:t xml:space="preserve">the </w:t>
      </w:r>
      <w:r>
        <w:rPr>
          <w:rFonts w:ascii="Times New Roman" w:hAnsi="Times New Roman" w:cs="Times New Roman"/>
          <w:sz w:val="24"/>
          <w:szCs w:val="24"/>
          <w:lang w:val="en-US"/>
        </w:rPr>
        <w:t>extant species</w:t>
      </w:r>
      <w:r w:rsidR="0057704F">
        <w:rPr>
          <w:rFonts w:ascii="Times New Roman" w:hAnsi="Times New Roman" w:cs="Times New Roman"/>
          <w:sz w:val="24"/>
          <w:szCs w:val="24"/>
          <w:lang w:val="en-US"/>
        </w:rPr>
        <w:t xml:space="preserve"> the error increased by 5 – 17 orders of magnitude;</w:t>
      </w:r>
      <w:r>
        <w:rPr>
          <w:rFonts w:ascii="Times New Roman" w:hAnsi="Times New Roman" w:cs="Times New Roman"/>
          <w:sz w:val="24"/>
          <w:szCs w:val="24"/>
          <w:lang w:val="en-US"/>
        </w:rPr>
        <w:t xml:space="preserve"> and for trees missing 50% of</w:t>
      </w:r>
      <w:r w:rsidR="0057704F">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extant species</w:t>
      </w:r>
      <w:r w:rsidR="0057704F">
        <w:rPr>
          <w:rFonts w:ascii="Times New Roman" w:hAnsi="Times New Roman" w:cs="Times New Roman"/>
          <w:sz w:val="24"/>
          <w:szCs w:val="24"/>
          <w:lang w:val="en-US"/>
        </w:rPr>
        <w:t xml:space="preserve"> the error increased by 22 – 167 orders of magnitude</w:t>
      </w:r>
      <w:r w:rsidR="0057704F">
        <w:rPr>
          <w:rFonts w:ascii="Times New Roman" w:hAnsi="Times New Roman" w:cs="Times New Roman"/>
          <w:sz w:val="24"/>
          <w:szCs w:val="24"/>
          <w:lang w:val="en-US"/>
        </w:rPr>
        <w:t xml:space="preserve"> (Figure 7b)</w:t>
      </w:r>
      <w:r w:rsidR="0057704F">
        <w:rPr>
          <w:rFonts w:ascii="Times New Roman" w:hAnsi="Times New Roman" w:cs="Times New Roman"/>
          <w:sz w:val="24"/>
          <w:szCs w:val="24"/>
          <w:lang w:val="en-US"/>
        </w:rPr>
        <w:t xml:space="preserve">. </w:t>
      </w:r>
    </w:p>
    <w:p w14:paraId="1318662C" w14:textId="77777777" w:rsidR="002F5B65" w:rsidRDefault="002F5B65">
      <w:pPr>
        <w:spacing w:after="0" w:line="360" w:lineRule="auto"/>
        <w:ind w:firstLine="709"/>
        <w:jc w:val="both"/>
        <w:rPr>
          <w:del w:id="11" w:author="Carlos Calderon del Cid" w:date="2023-10-09T19:43:00Z"/>
          <w:rFonts w:ascii="Times New Roman" w:hAnsi="Times New Roman" w:cs="Times New Roman"/>
          <w:sz w:val="24"/>
          <w:szCs w:val="24"/>
          <w:lang w:val="en-US"/>
        </w:rPr>
      </w:pPr>
    </w:p>
    <w:p w14:paraId="2A146261" w14:textId="77777777" w:rsidR="002F5B65" w:rsidRDefault="002F5B65">
      <w:pPr>
        <w:spacing w:after="0" w:line="360" w:lineRule="auto"/>
        <w:jc w:val="both"/>
        <w:rPr>
          <w:del w:id="12" w:author="Carlos Calderon del Cid" w:date="2023-10-09T19:43:00Z"/>
          <w:rFonts w:ascii="Times New Roman" w:hAnsi="Times New Roman" w:cs="Times New Roman"/>
          <w:sz w:val="24"/>
          <w:szCs w:val="24"/>
          <w:lang w:val="en-US"/>
        </w:rPr>
      </w:pPr>
    </w:p>
    <w:p w14:paraId="6B0EE626" w14:textId="77777777"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5B327308" w14:textId="40D415E0"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With increasing extinction, our probabilistic estimation of species ages resulted in an increasingly lower deviation from the true species age than when the phylogenetic age would have been used</w:t>
      </w:r>
      <w:r w:rsidR="004D78D6">
        <w:rPr>
          <w:rFonts w:ascii="Times New Roman" w:hAnsi="Times New Roman" w:cs="Times New Roman"/>
          <w:sz w:val="24"/>
          <w:szCs w:val="24"/>
          <w:lang w:val="en-US"/>
        </w:rPr>
        <w:t xml:space="preserve"> (Figure 8)</w:t>
      </w:r>
      <w:r>
        <w:rPr>
          <w:rFonts w:ascii="Times New Roman" w:hAnsi="Times New Roman" w:cs="Times New Roman"/>
          <w:sz w:val="24"/>
          <w:szCs w:val="24"/>
          <w:lang w:val="en-US"/>
        </w:rPr>
        <w:t>. Under low extinction the MAPE was slightly worse compared to the use of phylogenetic ages (</w:t>
      </w:r>
      <w:r>
        <w:rPr>
          <w:rFonts w:ascii="Times New Roman" w:eastAsia="DengXian" w:hAnsi="Times New Roman" w:cs="Times New Roman"/>
          <w:sz w:val="24"/>
          <w:szCs w:val="24"/>
          <w:lang w:val="en-US"/>
        </w:rPr>
        <w:t xml:space="preserve">ΔMAPE = </w:t>
      </w:r>
      <w:r w:rsidR="004D78D6">
        <w:rPr>
          <w:rFonts w:ascii="Times New Roman" w:eastAsia="DengXian" w:hAnsi="Times New Roman" w:cs="Times New Roman"/>
          <w:sz w:val="24"/>
          <w:szCs w:val="24"/>
          <w:lang w:val="en-US"/>
        </w:rPr>
        <w:t>2.83</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3.9 </w:t>
      </w:r>
      <w:r>
        <w:rPr>
          <w:rFonts w:ascii="Times New Roman" w:eastAsia="DengXian" w:hAnsi="Times New Roman" w:cs="Times New Roman"/>
          <w:sz w:val="24"/>
          <w:szCs w:val="24"/>
          <w:lang w:val="en-US"/>
        </w:rPr>
        <w:t xml:space="preserve">% when using the mean of the estimated ages and </w:t>
      </w:r>
      <w:r w:rsidR="004D78D6">
        <w:rPr>
          <w:rFonts w:ascii="Times New Roman" w:eastAsia="DengXian" w:hAnsi="Times New Roman" w:cs="Times New Roman"/>
          <w:sz w:val="24"/>
          <w:szCs w:val="24"/>
          <w:lang w:val="en-US"/>
        </w:rPr>
        <w:t>2.1</w:t>
      </w:r>
      <w:r>
        <w:rPr>
          <w:rFonts w:ascii="Times New Roman" w:eastAsia="DengXian" w:hAnsi="Times New Roman" w:cs="Times New Roman"/>
          <w:sz w:val="24"/>
          <w:szCs w:val="24"/>
          <w:lang w:val="en-US"/>
        </w:rPr>
        <w:t xml:space="preserve"> ± </w:t>
      </w:r>
      <w:r w:rsidR="004D78D6">
        <w:rPr>
          <w:rFonts w:ascii="Times New Roman" w:eastAsia="DengXian" w:hAnsi="Times New Roman" w:cs="Times New Roman"/>
          <w:sz w:val="24"/>
          <w:szCs w:val="24"/>
          <w:lang w:val="en-US"/>
        </w:rPr>
        <w:t xml:space="preserve">1.3 </w:t>
      </w:r>
      <w:r>
        <w:rPr>
          <w:rFonts w:ascii="Times New Roman" w:eastAsia="DengXian" w:hAnsi="Times New Roman" w:cs="Times New Roman"/>
          <w:sz w:val="24"/>
          <w:szCs w:val="24"/>
          <w:lang w:val="en-US"/>
        </w:rPr>
        <w:t>% for the median across estimates</w:t>
      </w:r>
      <w:r>
        <w:rPr>
          <w:rFonts w:ascii="Times New Roman" w:hAnsi="Times New Roman" w:cs="Times New Roman"/>
          <w:sz w:val="24"/>
          <w:szCs w:val="24"/>
          <w:lang w:val="en-US"/>
        </w:rPr>
        <w:t>). In contrast, with higher extinction, the probabilistic estimation</w:t>
      </w:r>
      <w:r w:rsidR="004D78D6">
        <w:rPr>
          <w:rFonts w:ascii="Times New Roman" w:hAnsi="Times New Roman" w:cs="Times New Roman"/>
          <w:sz w:val="24"/>
          <w:szCs w:val="24"/>
          <w:lang w:val="en-US"/>
        </w:rPr>
        <w:t xml:space="preserve"> reduced the error associated with phylogenetic age by ~2 orders of magnitude (</w:t>
      </w:r>
      <w:r w:rsidR="004D78D6">
        <w:rPr>
          <w:rFonts w:ascii="Times New Roman" w:eastAsia="DengXian" w:hAnsi="Times New Roman" w:cs="Times New Roman"/>
          <w:sz w:val="24"/>
          <w:szCs w:val="24"/>
          <w:lang w:val="en-US"/>
        </w:rPr>
        <w:t xml:space="preserve">ΔMAPE = -27 ± 26 % for the mean estimated ages and -32 ± 28 % for the median across estimates). </w:t>
      </w:r>
      <w:r>
        <w:rPr>
          <w:rFonts w:ascii="Times New Roman" w:eastAsia="DengXian" w:hAnsi="Times New Roman" w:cs="Times New Roman"/>
          <w:sz w:val="24"/>
          <w:szCs w:val="24"/>
          <w:lang w:val="en-US"/>
        </w:rPr>
        <w:t>However, our probabilistic function to estimate species ages still result</w:t>
      </w:r>
      <w:r w:rsidR="004A6BEB">
        <w:rPr>
          <w:rFonts w:ascii="Times New Roman" w:eastAsia="DengXian" w:hAnsi="Times New Roman" w:cs="Times New Roman"/>
          <w:sz w:val="24"/>
          <w:szCs w:val="24"/>
          <w:lang w:val="en-US"/>
        </w:rPr>
        <w:t>ed</w:t>
      </w:r>
      <w:r>
        <w:rPr>
          <w:rFonts w:ascii="Times New Roman" w:eastAsia="DengXian" w:hAnsi="Times New Roman" w:cs="Times New Roman"/>
          <w:sz w:val="24"/>
          <w:szCs w:val="24"/>
          <w:lang w:val="en-US"/>
        </w:rPr>
        <w:t xml:space="preserve"> in a mean deviation from the true age of up to 30% (</w:t>
      </w:r>
      <w:commentRangeStart w:id="13"/>
      <w:r w:rsidR="004D78D6" w:rsidRPr="004D78D6">
        <w:rPr>
          <w:rFonts w:ascii="Times New Roman" w:eastAsia="DengXian" w:hAnsi="Times New Roman" w:cs="Times New Roman"/>
          <w:sz w:val="24"/>
          <w:szCs w:val="24"/>
          <w:highlight w:val="yellow"/>
          <w:lang w:val="en-US"/>
        </w:rPr>
        <w:t>Figure SM4</w:t>
      </w:r>
      <w:commentRangeEnd w:id="13"/>
      <w:r w:rsidR="004D78D6">
        <w:rPr>
          <w:rStyle w:val="Refdecomentario"/>
        </w:rPr>
        <w:commentReference w:id="13"/>
      </w:r>
      <w:r>
        <w:rPr>
          <w:rFonts w:ascii="Times New Roman" w:eastAsia="DengXian" w:hAnsi="Times New Roman" w:cs="Times New Roman"/>
          <w:sz w:val="24"/>
          <w:szCs w:val="24"/>
          <w:lang w:val="en-US"/>
        </w:rPr>
        <w:t>).</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0972F727" w14:textId="7569601F"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phylogenetic age as an approximation of species age led to error rates of 1.3, 7.2, and 18.6 % in detecting the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 for scenarios with low, intermediate and high extinction rates, respectively (Figure 9).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2% and 4% with intermediate and high extinction, respectively.  </w:t>
      </w:r>
    </w:p>
    <w:p w14:paraId="30EA1FDE" w14:textId="30915B03"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incomplete taxon sampling where the probability of an extant species to be not included in the phylogeny was </w:t>
      </w:r>
      <w:r w:rsidR="000063E8">
        <w:rPr>
          <w:rFonts w:ascii="Times New Roman" w:hAnsi="Times New Roman" w:cs="Times New Roman"/>
          <w:sz w:val="24"/>
          <w:szCs w:val="24"/>
          <w:lang w:val="en-US"/>
        </w:rPr>
        <w:t xml:space="preserve">positive </w:t>
      </w:r>
      <w:r>
        <w:rPr>
          <w:rFonts w:ascii="Times New Roman" w:hAnsi="Times New Roman" w:cs="Times New Roman"/>
          <w:sz w:val="24"/>
          <w:szCs w:val="24"/>
          <w:lang w:val="en-US"/>
        </w:rPr>
        <w:t>age-depende</w:t>
      </w:r>
      <w:r w:rsidR="004A6BEB">
        <w:rPr>
          <w:rFonts w:ascii="Times New Roman" w:hAnsi="Times New Roman" w:cs="Times New Roman"/>
          <w:sz w:val="24"/>
          <w:szCs w:val="24"/>
          <w:lang w:val="en-US"/>
        </w:rPr>
        <w:t>nt</w:t>
      </w:r>
      <w:r>
        <w:rPr>
          <w:rFonts w:ascii="Times New Roman" w:hAnsi="Times New Roman" w:cs="Times New Roman"/>
          <w:sz w:val="24"/>
          <w:szCs w:val="24"/>
          <w:lang w:val="en-US"/>
        </w:rPr>
        <w:t>,</w:t>
      </w:r>
      <w:r w:rsidR="000063E8">
        <w:rPr>
          <w:rFonts w:ascii="Times New Roman" w:hAnsi="Times New Roman" w:cs="Times New Roman"/>
          <w:sz w:val="24"/>
          <w:szCs w:val="24"/>
          <w:lang w:val="en-US"/>
        </w:rPr>
        <w:t xml:space="preserve"> and bifurcating speciation,</w:t>
      </w:r>
      <w:r>
        <w:rPr>
          <w:rFonts w:ascii="Times New Roman" w:hAnsi="Times New Roman" w:cs="Times New Roman"/>
          <w:sz w:val="24"/>
          <w:szCs w:val="24"/>
          <w:lang w:val="en-US"/>
        </w:rPr>
        <w:t xml:space="preserve"> the correlation between phylogenetic ages and extinction risk categories showed error rates of 6.2%, 12.8%, and 49.5% for scenarios with </w:t>
      </w:r>
      <w:r w:rsidR="000063E8">
        <w:rPr>
          <w:rFonts w:ascii="Times New Roman" w:hAnsi="Times New Roman" w:cs="Times New Roman"/>
          <w:sz w:val="24"/>
          <w:szCs w:val="24"/>
          <w:lang w:val="en-US"/>
        </w:rPr>
        <w:t xml:space="preserve">fully sampled phylogenies, and </w:t>
      </w:r>
      <w:r>
        <w:rPr>
          <w:rFonts w:ascii="Times New Roman" w:hAnsi="Times New Roman" w:cs="Times New Roman"/>
          <w:sz w:val="24"/>
          <w:szCs w:val="24"/>
          <w:lang w:val="en-US"/>
        </w:rPr>
        <w:t xml:space="preserve">25%, and 50% </w:t>
      </w:r>
      <w:r>
        <w:rPr>
          <w:rFonts w:ascii="Times New Roman" w:hAnsi="Times New Roman" w:cs="Times New Roman"/>
          <w:sz w:val="24"/>
          <w:szCs w:val="24"/>
          <w:lang w:val="en-US"/>
        </w:rPr>
        <w:lastRenderedPageBreak/>
        <w:t xml:space="preserve">of missing extant species, respectively </w:t>
      </w:r>
      <w:commentRangeStart w:id="14"/>
      <w:r>
        <w:rPr>
          <w:rFonts w:ascii="Times New Roman" w:hAnsi="Times New Roman" w:cs="Times New Roman"/>
          <w:sz w:val="24"/>
          <w:szCs w:val="24"/>
          <w:lang w:val="en-US"/>
        </w:rPr>
        <w:t>(Figure 10a)</w:t>
      </w:r>
      <w:commentRangeEnd w:id="14"/>
      <w:r>
        <w:commentReference w:id="14"/>
      </w:r>
      <w:r>
        <w:rPr>
          <w:rFonts w:ascii="Times New Roman" w:hAnsi="Times New Roman" w:cs="Times New Roman"/>
          <w:sz w:val="24"/>
          <w:szCs w:val="24"/>
          <w:lang w:val="en-US"/>
        </w:rPr>
        <w:t xml:space="preserve">. </w:t>
      </w:r>
      <w:commentRangeStart w:id="15"/>
      <w:commentRangeStart w:id="16"/>
      <w:r>
        <w:rPr>
          <w:rFonts w:ascii="Times New Roman" w:hAnsi="Times New Roman" w:cs="Times New Roman"/>
          <w:sz w:val="24"/>
          <w:szCs w:val="24"/>
          <w:lang w:val="en-US"/>
        </w:rPr>
        <w:t>Under budding speciation, the error rates increase</w:t>
      </w:r>
      <w:r w:rsidR="000063E8">
        <w:rPr>
          <w:rFonts w:ascii="Times New Roman" w:hAnsi="Times New Roman" w:cs="Times New Roman"/>
          <w:sz w:val="24"/>
          <w:szCs w:val="24"/>
          <w:lang w:val="en-US"/>
        </w:rPr>
        <w:t>d</w:t>
      </w:r>
      <w:r>
        <w:rPr>
          <w:rFonts w:ascii="Times New Roman" w:hAnsi="Times New Roman" w:cs="Times New Roman"/>
          <w:sz w:val="24"/>
          <w:szCs w:val="24"/>
          <w:lang w:val="en-US"/>
        </w:rPr>
        <w:t xml:space="preserve"> to 30.1%, 65.2%, and 91.3%, respectively (Figure 10b)</w:t>
      </w:r>
      <w:commentRangeEnd w:id="15"/>
      <w:r w:rsidR="004A6BEB">
        <w:rPr>
          <w:rStyle w:val="Refdecomentario"/>
        </w:rPr>
        <w:commentReference w:id="15"/>
      </w:r>
      <w:commentRangeEnd w:id="16"/>
      <w:r w:rsidR="000063E8">
        <w:rPr>
          <w:rStyle w:val="Refdecomentario"/>
        </w:rPr>
        <w:commentReference w:id="16"/>
      </w:r>
      <w:ins w:id="17" w:author="Carlos Calderon del Cid" w:date="2023-11-08T19:25:00Z">
        <w:r w:rsidR="000063E8">
          <w:rPr>
            <w:rFonts w:ascii="Times New Roman" w:hAnsi="Times New Roman" w:cs="Times New Roman"/>
            <w:sz w:val="24"/>
            <w:szCs w:val="24"/>
            <w:lang w:val="en-US"/>
          </w:rPr>
          <w:t>.</w:t>
        </w:r>
      </w:ins>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14ACF02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9861183"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w:t>
      </w:r>
      <w:ins w:id="18" w:author="Carlos Calderon del Cid" w:date="2023-10-11T16:41:00Z">
        <w:r>
          <w:rPr>
            <w:rFonts w:ascii="Times New Roman" w:hAnsi="Times New Roman" w:cs="Times New Roman"/>
            <w:sz w:val="24"/>
            <w:szCs w:val="24"/>
            <w:lang w:val="en-US"/>
          </w:rPr>
          <w:t xml:space="preserve">the three shortfalls, </w:t>
        </w:r>
      </w:ins>
      <w:ins w:id="19" w:author="Unknown Author" w:date="2023-10-22T17:32:00Z">
        <w:r>
          <w:rPr>
            <w:rFonts w:ascii="Times New Roman" w:hAnsi="Times New Roman" w:cs="Times New Roman"/>
            <w:sz w:val="24"/>
            <w:szCs w:val="24"/>
            <w:lang w:val="en-US"/>
          </w:rPr>
          <w:t>missed/</w:t>
        </w:r>
      </w:ins>
      <w:commentRangeStart w:id="20"/>
      <w:ins w:id="21" w:author="Unknown Author" w:date="2023-10-22T17:30:00Z">
        <w:r>
          <w:rPr>
            <w:rFonts w:ascii="Times New Roman" w:hAnsi="Times New Roman" w:cs="Times New Roman"/>
            <w:sz w:val="24"/>
            <w:szCs w:val="24"/>
            <w:lang w:val="en-US"/>
          </w:rPr>
          <w:t xml:space="preserve">not included </w:t>
        </w:r>
      </w:ins>
      <w:commentRangeEnd w:id="20"/>
      <w:r>
        <w:commentReference w:id="20"/>
      </w:r>
      <w:r>
        <w:rPr>
          <w:rFonts w:ascii="Times New Roman" w:hAnsi="Times New Roman" w:cs="Times New Roman"/>
          <w:sz w:val="24"/>
          <w:szCs w:val="24"/>
          <w:lang w:val="en-US"/>
        </w:rPr>
        <w:t>extinction</w:t>
      </w:r>
      <w:ins w:id="22" w:author="Unknown Author" w:date="2023-10-22T17:29:00Z">
        <w:r>
          <w:rPr>
            <w:rFonts w:ascii="Times New Roman" w:hAnsi="Times New Roman" w:cs="Times New Roman"/>
            <w:sz w:val="24"/>
            <w:szCs w:val="24"/>
            <w:lang w:val="en-US"/>
          </w:rPr>
          <w:t xml:space="preserve"> events</w:t>
        </w:r>
      </w:ins>
      <w:del w:id="23" w:author="Unknown Author" w:date="2023-10-22T17:28:00Z">
        <w:r>
          <w:rPr>
            <w:rFonts w:ascii="Times New Roman" w:hAnsi="Times New Roman" w:cs="Times New Roman"/>
            <w:sz w:val="24"/>
            <w:szCs w:val="24"/>
            <w:lang w:val="en-US"/>
          </w:rPr>
          <w:delText xml:space="preserve"> rate</w:delText>
        </w:r>
      </w:del>
      <w:ins w:id="24" w:author="Carlos Calderon del Cid" w:date="2023-10-11T16:49:00Z">
        <w:r>
          <w:rPr>
            <w:rFonts w:ascii="Times New Roman" w:hAnsi="Times New Roman" w:cs="Times New Roman"/>
            <w:sz w:val="24"/>
            <w:szCs w:val="24"/>
            <w:lang w:val="en-US"/>
          </w:rPr>
          <w:t>,</w:t>
        </w:r>
      </w:ins>
      <w:del w:id="25" w:author="Carlos Calderon del Cid" w:date="2023-10-11T16:49:00Z">
        <w:r>
          <w:rPr>
            <w:rFonts w:ascii="Times New Roman" w:hAnsi="Times New Roman" w:cs="Times New Roman"/>
            <w:sz w:val="24"/>
            <w:szCs w:val="24"/>
            <w:lang w:val="en-US"/>
          </w:rPr>
          <w:delText xml:space="preserve"> and</w:delText>
        </w:r>
      </w:del>
      <w:r>
        <w:rPr>
          <w:rFonts w:ascii="Times New Roman" w:hAnsi="Times New Roman" w:cs="Times New Roman"/>
          <w:sz w:val="24"/>
          <w:szCs w:val="24"/>
          <w:lang w:val="en-US"/>
        </w:rPr>
        <w:t xml:space="preserve"> </w:t>
      </w:r>
      <w:ins w:id="26" w:author="Unknown Author" w:date="2023-10-22T17:28:00Z">
        <w:r>
          <w:rPr>
            <w:rFonts w:ascii="Times New Roman" w:hAnsi="Times New Roman" w:cs="Times New Roman"/>
            <w:sz w:val="24"/>
            <w:szCs w:val="24"/>
            <w:lang w:val="en-US"/>
          </w:rPr>
          <w:t xml:space="preserve">not knowing the </w:t>
        </w:r>
      </w:ins>
      <w:r>
        <w:rPr>
          <w:rFonts w:ascii="Times New Roman" w:hAnsi="Times New Roman" w:cs="Times New Roman"/>
          <w:sz w:val="24"/>
          <w:szCs w:val="24"/>
          <w:lang w:val="en-US"/>
        </w:rPr>
        <w:t>speciation mode</w:t>
      </w:r>
      <w:ins w:id="27" w:author="Carlos Calderon del Cid" w:date="2023-10-11T16:41:00Z">
        <w:r>
          <w:rPr>
            <w:rFonts w:ascii="Times New Roman" w:hAnsi="Times New Roman" w:cs="Times New Roman"/>
            <w:sz w:val="24"/>
            <w:szCs w:val="24"/>
            <w:lang w:val="en-US"/>
          </w:rPr>
          <w:t>,</w:t>
        </w:r>
      </w:ins>
      <w:ins w:id="28" w:author="Carlos Calderon del Cid" w:date="2023-10-11T16:49:00Z">
        <w:r>
          <w:rPr>
            <w:rFonts w:ascii="Times New Roman" w:hAnsi="Times New Roman" w:cs="Times New Roman"/>
            <w:sz w:val="24"/>
            <w:szCs w:val="24"/>
            <w:lang w:val="en-US"/>
          </w:rPr>
          <w:t xml:space="preserve"> and incomplete sampling of extant species,</w:t>
        </w:r>
      </w:ins>
      <w:r>
        <w:rPr>
          <w:rFonts w:ascii="Times New Roman" w:hAnsi="Times New Roman" w:cs="Times New Roman"/>
          <w:sz w:val="24"/>
          <w:szCs w:val="24"/>
          <w:lang w:val="en-US"/>
        </w:rPr>
        <w:t xml:space="preserve"> greatly influence the </w:t>
      </w:r>
      <w:del w:id="29" w:author="Unknown Author" w:date="2023-10-22T17:29:00Z">
        <w:r>
          <w:rPr>
            <w:rFonts w:ascii="Times New Roman" w:hAnsi="Times New Roman" w:cs="Times New Roman"/>
            <w:sz w:val="24"/>
            <w:szCs w:val="24"/>
            <w:lang w:val="en-US"/>
          </w:rPr>
          <w:delText>mismatch</w:delText>
        </w:r>
      </w:del>
      <w:ins w:id="30" w:author="Unknown Author" w:date="2023-10-22T17:32:00Z">
        <w:r>
          <w:rPr>
            <w:rFonts w:ascii="Times New Roman" w:hAnsi="Times New Roman" w:cs="Times New Roman"/>
            <w:sz w:val="24"/>
            <w:szCs w:val="24"/>
            <w:lang w:val="en-US"/>
          </w:rPr>
          <w:t xml:space="preserve">error that we make when equating </w:t>
        </w:r>
      </w:ins>
      <w:ins w:id="31" w:author="Unknown Author" w:date="2023-10-22T17:29:00Z">
        <w:r>
          <w:rPr>
            <w:rFonts w:ascii="Times New Roman" w:hAnsi="Times New Roman" w:cs="Times New Roman"/>
            <w:sz w:val="24"/>
            <w:szCs w:val="24"/>
            <w:lang w:val="en-US"/>
          </w:rPr>
          <w:t>the</w:t>
        </w:r>
      </w:ins>
      <w:r>
        <w:rPr>
          <w:rFonts w:ascii="Times New Roman" w:hAnsi="Times New Roman" w:cs="Times New Roman"/>
          <w:sz w:val="24"/>
          <w:szCs w:val="24"/>
          <w:lang w:val="en-US"/>
        </w:rPr>
        <w:t xml:space="preserve"> </w:t>
      </w:r>
      <w:del w:id="32" w:author="Unknown Author" w:date="2023-10-22T17:29:00Z">
        <w:r>
          <w:rPr>
            <w:rFonts w:ascii="Times New Roman" w:hAnsi="Times New Roman" w:cs="Times New Roman"/>
            <w:sz w:val="24"/>
            <w:szCs w:val="24"/>
            <w:lang w:val="en-US"/>
          </w:rPr>
          <w:delText xml:space="preserve">between true and </w:delText>
        </w:r>
      </w:del>
      <w:r>
        <w:rPr>
          <w:rFonts w:ascii="Times New Roman" w:hAnsi="Times New Roman" w:cs="Times New Roman"/>
          <w:sz w:val="24"/>
          <w:szCs w:val="24"/>
          <w:lang w:val="en-US"/>
        </w:rPr>
        <w:t>phylogenetic</w:t>
      </w:r>
      <w:ins w:id="33" w:author="Unknown Author" w:date="2023-10-22T17:29:00Z">
        <w:r>
          <w:rPr>
            <w:rFonts w:ascii="Times New Roman" w:hAnsi="Times New Roman" w:cs="Times New Roman"/>
            <w:sz w:val="24"/>
            <w:szCs w:val="24"/>
            <w:lang w:val="en-US"/>
          </w:rPr>
          <w:t xml:space="preserve"> age with the true species</w:t>
        </w:r>
      </w:ins>
      <w:r>
        <w:rPr>
          <w:rFonts w:ascii="Times New Roman" w:hAnsi="Times New Roman" w:cs="Times New Roman"/>
          <w:sz w:val="24"/>
          <w:szCs w:val="24"/>
          <w:lang w:val="en-US"/>
        </w:rPr>
        <w:t xml:space="preserve"> age. Moreover, the error patterns are different regarding the combination of</w:t>
      </w:r>
      <w:ins w:id="34" w:author="Carlos Calderon del Cid" w:date="2023-10-11T16:59:00Z">
        <w:r>
          <w:rPr>
            <w:rFonts w:ascii="Times New Roman" w:hAnsi="Times New Roman" w:cs="Times New Roman"/>
            <w:sz w:val="24"/>
            <w:szCs w:val="24"/>
            <w:lang w:val="en-US"/>
          </w:rPr>
          <w:t xml:space="preserve"> the</w:t>
        </w:r>
      </w:ins>
      <w:r>
        <w:rPr>
          <w:rFonts w:ascii="Times New Roman" w:hAnsi="Times New Roman" w:cs="Times New Roman"/>
          <w:sz w:val="24"/>
          <w:szCs w:val="24"/>
          <w:lang w:val="en-US"/>
        </w:rPr>
        <w:t xml:space="preserve"> </w:t>
      </w:r>
      <w:del w:id="35" w:author="Carlos Calderon del Cid" w:date="2023-10-11T16:47:00Z">
        <w:r>
          <w:rPr>
            <w:rFonts w:ascii="Times New Roman" w:hAnsi="Times New Roman" w:cs="Times New Roman"/>
            <w:sz w:val="24"/>
            <w:szCs w:val="24"/>
            <w:lang w:val="en-US"/>
          </w:rPr>
          <w:delText xml:space="preserve">both </w:delText>
        </w:r>
      </w:del>
      <w:ins w:id="36" w:author="Carlos Calderon del Cid" w:date="2023-10-11T16:47:00Z">
        <w:r>
          <w:rPr>
            <w:rFonts w:ascii="Times New Roman" w:hAnsi="Times New Roman" w:cs="Times New Roman"/>
            <w:sz w:val="24"/>
            <w:szCs w:val="24"/>
            <w:lang w:val="en-US"/>
          </w:rPr>
          <w:t xml:space="preserve">three </w:t>
        </w:r>
      </w:ins>
      <w:del w:id="37" w:author="Unknown Author" w:date="2023-10-22T17:33:00Z">
        <w:r>
          <w:rPr>
            <w:rFonts w:ascii="Times New Roman" w:hAnsi="Times New Roman" w:cs="Times New Roman"/>
            <w:sz w:val="24"/>
            <w:szCs w:val="24"/>
            <w:lang w:val="en-US"/>
          </w:rPr>
          <w:delText>processes</w:delText>
        </w:r>
      </w:del>
      <w:ins w:id="38" w:author="Unknown Author" w:date="2023-10-22T17:33:00Z">
        <w:r>
          <w:rPr>
            <w:rFonts w:ascii="Times New Roman" w:hAnsi="Times New Roman" w:cs="Times New Roman"/>
            <w:sz w:val="24"/>
            <w:szCs w:val="24"/>
            <w:lang w:val="en-US"/>
          </w:rPr>
          <w:t>shortfalls</w:t>
        </w:r>
      </w:ins>
      <w:r>
        <w:rPr>
          <w:rFonts w:ascii="Times New Roman" w:hAnsi="Times New Roman" w:cs="Times New Roman"/>
          <w:sz w:val="24"/>
          <w:szCs w:val="24"/>
          <w:lang w:val="en-US"/>
        </w:rPr>
        <w:t xml:space="preserve">. As </w:t>
      </w:r>
      <w:commentRangeStart w:id="39"/>
      <w:del w:id="40" w:author="Unknown Author" w:date="2023-10-22T17:33:00Z">
        <w:r>
          <w:rPr>
            <w:rFonts w:ascii="Times New Roman" w:hAnsi="Times New Roman" w:cs="Times New Roman"/>
            <w:sz w:val="24"/>
            <w:szCs w:val="24"/>
            <w:lang w:val="en-US"/>
          </w:rPr>
          <w:delText xml:space="preserve">we </w:delText>
        </w:r>
      </w:del>
      <w:commentRangeEnd w:id="39"/>
      <w:r>
        <w:commentReference w:id="39"/>
      </w:r>
      <w:r>
        <w:rPr>
          <w:rFonts w:ascii="Times New Roman" w:hAnsi="Times New Roman" w:cs="Times New Roman"/>
          <w:sz w:val="24"/>
          <w:szCs w:val="24"/>
          <w:lang w:val="en-US"/>
        </w:rPr>
        <w:t xml:space="preserve">expected, a phylogeny whose </w:t>
      </w:r>
      <w:del w:id="41" w:author="Unknown Author" w:date="2023-10-22T17:35:00Z">
        <w:r>
          <w:rPr>
            <w:rFonts w:ascii="Times New Roman" w:hAnsi="Times New Roman" w:cs="Times New Roman"/>
            <w:sz w:val="24"/>
            <w:szCs w:val="24"/>
            <w:lang w:val="en-US"/>
          </w:rPr>
          <w:delText>taxonomy</w:delText>
        </w:r>
      </w:del>
      <w:ins w:id="42" w:author="Unknown Author" w:date="2023-10-22T17:35:00Z">
        <w:r>
          <w:rPr>
            <w:rFonts w:ascii="Times New Roman" w:hAnsi="Times New Roman" w:cs="Times New Roman"/>
            <w:sz w:val="24"/>
            <w:szCs w:val="24"/>
            <w:lang w:val="en-US"/>
          </w:rPr>
          <w:t>species mapping</w:t>
        </w:r>
      </w:ins>
      <w:r>
        <w:rPr>
          <w:rFonts w:ascii="Times New Roman" w:hAnsi="Times New Roman" w:cs="Times New Roman"/>
          <w:sz w:val="24"/>
          <w:szCs w:val="24"/>
          <w:lang w:val="en-US"/>
        </w:rPr>
        <w:t xml:space="preserve"> was derived </w:t>
      </w:r>
      <w:del w:id="43" w:author="Unknown Author" w:date="2023-10-22T17:35:00Z">
        <w:r>
          <w:rPr>
            <w:rFonts w:ascii="Times New Roman" w:hAnsi="Times New Roman" w:cs="Times New Roman"/>
            <w:sz w:val="24"/>
            <w:szCs w:val="24"/>
            <w:lang w:val="en-US"/>
          </w:rPr>
          <w:delText>from</w:delText>
        </w:r>
      </w:del>
      <w:ins w:id="44" w:author="Unknown Author" w:date="2023-10-22T17:35: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a bifurcating speciation process presents no or low mismatch between true and phylogenetic age due to the </w:t>
      </w:r>
      <w:del w:id="45" w:author="Unknown Author" w:date="2023-10-22T17:37:00Z">
        <w:r>
          <w:rPr>
            <w:rFonts w:ascii="Times New Roman" w:hAnsi="Times New Roman" w:cs="Times New Roman"/>
            <w:sz w:val="24"/>
            <w:szCs w:val="24"/>
            <w:lang w:val="en-US"/>
          </w:rPr>
          <w:delText>bifurcating node</w:delText>
        </w:r>
      </w:del>
      <w:ins w:id="46" w:author="Unknown Author" w:date="2023-10-22T17:37:00Z">
        <w:r>
          <w:rPr>
            <w:rFonts w:ascii="Times New Roman" w:hAnsi="Times New Roman" w:cs="Times New Roman"/>
            <w:sz w:val="24"/>
            <w:szCs w:val="24"/>
            <w:lang w:val="en-US"/>
          </w:rPr>
          <w:t>dichotomous</w:t>
        </w:r>
      </w:ins>
      <w:r>
        <w:rPr>
          <w:rFonts w:ascii="Times New Roman" w:hAnsi="Times New Roman" w:cs="Times New Roman"/>
          <w:sz w:val="24"/>
          <w:szCs w:val="24"/>
          <w:lang w:val="en-US"/>
        </w:rPr>
        <w:t xml:space="preserve"> </w:t>
      </w:r>
      <w:del w:id="47" w:author="Unknown Author" w:date="2023-10-22T17:38:00Z">
        <w:r>
          <w:rPr>
            <w:rFonts w:ascii="Times New Roman" w:hAnsi="Times New Roman" w:cs="Times New Roman"/>
            <w:sz w:val="24"/>
            <w:szCs w:val="24"/>
            <w:lang w:val="en-US"/>
          </w:rPr>
          <w:delText>structure</w:delText>
        </w:r>
      </w:del>
      <w:ins w:id="48" w:author="Unknown Author" w:date="2023-10-22T17:38:00Z">
        <w:r>
          <w:rPr>
            <w:rFonts w:ascii="Times New Roman" w:hAnsi="Times New Roman" w:cs="Times New Roman"/>
            <w:sz w:val="24"/>
            <w:szCs w:val="24"/>
            <w:lang w:val="en-US"/>
          </w:rPr>
          <w:t>depiction</w:t>
        </w:r>
      </w:ins>
      <w:r>
        <w:rPr>
          <w:rFonts w:ascii="Times New Roman" w:hAnsi="Times New Roman" w:cs="Times New Roman"/>
          <w:sz w:val="24"/>
          <w:szCs w:val="24"/>
          <w:lang w:val="en-US"/>
        </w:rPr>
        <w:t xml:space="preserve"> of phylogenies and th</w:t>
      </w:r>
      <w:del w:id="49" w:author="Unknown Author" w:date="2023-10-22T17:43:00Z">
        <w:r>
          <w:rPr>
            <w:rFonts w:ascii="Times New Roman" w:hAnsi="Times New Roman" w:cs="Times New Roman"/>
            <w:sz w:val="24"/>
            <w:szCs w:val="24"/>
            <w:lang w:val="en-US"/>
          </w:rPr>
          <w:delText>e</w:delText>
        </w:r>
      </w:del>
      <w:ins w:id="50" w:author="Unknown Author" w:date="2023-10-22T17:43:00Z">
        <w:r>
          <w:rPr>
            <w:rFonts w:ascii="Times New Roman" w:hAnsi="Times New Roman" w:cs="Times New Roman"/>
            <w:sz w:val="24"/>
            <w:szCs w:val="24"/>
            <w:lang w:val="en-US"/>
          </w:rPr>
          <w:t>at terminal branch lengths are used to quantify</w:t>
        </w:r>
      </w:ins>
      <w:del w:id="51" w:author="Unknown Author" w:date="2023-10-22T17:44:00Z">
        <w:r>
          <w:rPr>
            <w:rFonts w:ascii="Times New Roman" w:hAnsi="Times New Roman" w:cs="Times New Roman"/>
            <w:sz w:val="24"/>
            <w:szCs w:val="24"/>
            <w:lang w:val="en-US"/>
          </w:rPr>
          <w:delText xml:space="preserve"> way</w:delText>
        </w:r>
      </w:del>
      <w:r>
        <w:rPr>
          <w:rFonts w:ascii="Times New Roman" w:hAnsi="Times New Roman" w:cs="Times New Roman"/>
          <w:sz w:val="24"/>
          <w:szCs w:val="24"/>
          <w:lang w:val="en-US"/>
        </w:rPr>
        <w:t xml:space="preserve"> phylogenetic age</w:t>
      </w:r>
      <w:del w:id="52" w:author="Unknown Author" w:date="2023-10-22T17:44:00Z">
        <w:r>
          <w:rPr>
            <w:rFonts w:ascii="Times New Roman" w:hAnsi="Times New Roman" w:cs="Times New Roman"/>
            <w:sz w:val="24"/>
            <w:szCs w:val="24"/>
            <w:lang w:val="en-US"/>
          </w:rPr>
          <w:delText xml:space="preserve"> is measured</w:delText>
        </w:r>
      </w:del>
      <w:ins w:id="53" w:author="Unknown Author" w:date="2023-10-22T17:44:00Z">
        <w:r>
          <w:rPr>
            <w:rFonts w:ascii="Times New Roman" w:hAnsi="Times New Roman" w:cs="Times New Roman"/>
            <w:sz w:val="24"/>
            <w:szCs w:val="24"/>
            <w:lang w:val="en-US"/>
          </w:rPr>
          <w:t>s</w:t>
        </w:r>
      </w:ins>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w:t>
      </w:r>
      <w:del w:id="54" w:author="Unknown Author" w:date="2023-10-22T17:44:00Z">
        <w:r>
          <w:rPr>
            <w:rFonts w:ascii="Times New Roman" w:hAnsi="Times New Roman" w:cs="Times New Roman"/>
            <w:sz w:val="24"/>
            <w:szCs w:val="24"/>
            <w:lang w:val="en-US"/>
          </w:rPr>
          <w:delText xml:space="preserve"> </w:delText>
        </w:r>
        <w:commentRangeStart w:id="55"/>
        <w:r>
          <w:rPr>
            <w:rFonts w:ascii="Times New Roman" w:hAnsi="Times New Roman" w:cs="Times New Roman"/>
            <w:sz w:val="24"/>
            <w:szCs w:val="24"/>
            <w:lang w:val="en-US"/>
          </w:rPr>
          <w:delText>no</w:delText>
        </w:r>
      </w:del>
      <w:ins w:id="56" w:author="Unknown Author" w:date="2023-10-22T17:44:00Z">
        <w:r>
          <w:rPr>
            <w:rFonts w:ascii="Times New Roman" w:hAnsi="Times New Roman" w:cs="Times New Roman"/>
            <w:sz w:val="24"/>
            <w:szCs w:val="24"/>
            <w:lang w:val="en-US"/>
          </w:rPr>
          <w:t>out</w:t>
        </w:r>
      </w:ins>
      <w:r>
        <w:rPr>
          <w:rFonts w:ascii="Times New Roman" w:hAnsi="Times New Roman" w:cs="Times New Roman"/>
          <w:sz w:val="24"/>
          <w:szCs w:val="24"/>
          <w:lang w:val="en-US"/>
        </w:rPr>
        <w:t xml:space="preserve"> extinction</w:t>
      </w:r>
      <w:del w:id="57" w:author="Unknown Author" w:date="2023-10-22T17:44:00Z">
        <w:r>
          <w:rPr>
            <w:rFonts w:ascii="Times New Roman" w:hAnsi="Times New Roman" w:cs="Times New Roman"/>
            <w:sz w:val="24"/>
            <w:szCs w:val="24"/>
            <w:lang w:val="en-US"/>
          </w:rPr>
          <w:delText xml:space="preserve"> rates</w:delText>
        </w:r>
      </w:del>
      <w:commentRangeEnd w:id="55"/>
      <w:r>
        <w:commentReference w:id="55"/>
      </w:r>
      <w:r>
        <w:rPr>
          <w:rFonts w:ascii="Times New Roman" w:hAnsi="Times New Roman" w:cs="Times New Roman"/>
          <w:sz w:val="24"/>
          <w:szCs w:val="24"/>
          <w:lang w:val="en-US"/>
        </w:rPr>
        <w:t xml:space="preserve"> (Figure 4). Likewise, anagenetic speciation, combined with budding or bifurcating speciation, resulted in high errors. Th</w:t>
      </w:r>
      <w:del w:id="58" w:author="Unknown Author" w:date="2023-10-22T17:45:00Z">
        <w:r>
          <w:rPr>
            <w:rFonts w:ascii="Times New Roman" w:hAnsi="Times New Roman" w:cs="Times New Roman"/>
            <w:sz w:val="24"/>
            <w:szCs w:val="24"/>
            <w:lang w:val="en-US"/>
          </w:rPr>
          <w:delText>e</w:delText>
        </w:r>
      </w:del>
      <w:ins w:id="59" w:author="Unknown Author" w:date="2023-10-22T17:45:00Z">
        <w:r>
          <w:rPr>
            <w:rFonts w:ascii="Times New Roman" w:hAnsi="Times New Roman" w:cs="Times New Roman"/>
            <w:sz w:val="24"/>
            <w:szCs w:val="24"/>
            <w:lang w:val="en-US"/>
          </w:rPr>
          <w:t>is</w:t>
        </w:r>
      </w:ins>
      <w:r>
        <w:rPr>
          <w:rFonts w:ascii="Times New Roman" w:hAnsi="Times New Roman" w:cs="Times New Roman"/>
          <w:sz w:val="24"/>
          <w:szCs w:val="24"/>
          <w:lang w:val="en-US"/>
        </w:rPr>
        <w:t xml:space="preserve"> </w:t>
      </w:r>
      <w:del w:id="60" w:author="Unknown Author" w:date="2023-10-22T17:45:00Z">
        <w:r>
          <w:rPr>
            <w:rFonts w:ascii="Times New Roman" w:hAnsi="Times New Roman" w:cs="Times New Roman"/>
            <w:sz w:val="24"/>
            <w:szCs w:val="24"/>
            <w:lang w:val="en-US"/>
          </w:rPr>
          <w:delText xml:space="preserve">anagenetic </w:delText>
        </w:r>
      </w:del>
      <w:r>
        <w:rPr>
          <w:rFonts w:ascii="Times New Roman" w:hAnsi="Times New Roman" w:cs="Times New Roman"/>
          <w:sz w:val="24"/>
          <w:szCs w:val="24"/>
          <w:lang w:val="en-US"/>
        </w:rPr>
        <w:t xml:space="preserve">error is not </w:t>
      </w:r>
      <w:ins w:id="61" w:author="Unknown Author" w:date="2023-10-22T17:45:00Z">
        <w:r>
          <w:rPr>
            <w:rFonts w:ascii="Times New Roman" w:hAnsi="Times New Roman" w:cs="Times New Roman"/>
            <w:sz w:val="24"/>
            <w:szCs w:val="24"/>
            <w:lang w:val="en-US"/>
          </w:rPr>
          <w:t xml:space="preserve">further </w:t>
        </w:r>
      </w:ins>
      <w:del w:id="62" w:author="Unknown Author" w:date="2023-10-22T17:45:00Z">
        <w:r>
          <w:rPr>
            <w:rFonts w:ascii="Times New Roman" w:hAnsi="Times New Roman" w:cs="Times New Roman"/>
            <w:sz w:val="24"/>
            <w:szCs w:val="24"/>
            <w:lang w:val="en-US"/>
          </w:rPr>
          <w:delText>affected</w:delText>
        </w:r>
      </w:del>
      <w:ins w:id="63" w:author="Unknown Author" w:date="2023-10-22T17:45:00Z">
        <w:r>
          <w:rPr>
            <w:rFonts w:ascii="Times New Roman" w:hAnsi="Times New Roman" w:cs="Times New Roman"/>
            <w:sz w:val="24"/>
            <w:szCs w:val="24"/>
            <w:lang w:val="en-US"/>
          </w:rPr>
          <w:t>increased</w:t>
        </w:r>
      </w:ins>
      <w:del w:id="64" w:author="Unknown Author" w:date="2023-10-22T17:45:00Z">
        <w:r>
          <w:rPr>
            <w:rFonts w:ascii="Times New Roman" w:hAnsi="Times New Roman" w:cs="Times New Roman"/>
            <w:sz w:val="24"/>
            <w:szCs w:val="24"/>
            <w:lang w:val="en-US"/>
          </w:rPr>
          <w:delText xml:space="preserve"> substantially</w:delText>
        </w:r>
      </w:del>
      <w:r>
        <w:rPr>
          <w:rFonts w:ascii="Times New Roman" w:hAnsi="Times New Roman" w:cs="Times New Roman"/>
          <w:sz w:val="24"/>
          <w:szCs w:val="24"/>
          <w:lang w:val="en-US"/>
        </w:rPr>
        <w:t xml:space="preserve"> by extinction</w:t>
      </w:r>
      <w:del w:id="65" w:author="Unknown Author" w:date="2023-10-22T17:45:00Z">
        <w:r>
          <w:rPr>
            <w:rFonts w:ascii="Times New Roman" w:hAnsi="Times New Roman" w:cs="Times New Roman"/>
            <w:sz w:val="24"/>
            <w:szCs w:val="24"/>
            <w:lang w:val="en-US"/>
          </w:rPr>
          <w:delText xml:space="preserve"> rates</w:delText>
        </w:r>
      </w:del>
      <w:r>
        <w:rPr>
          <w:rFonts w:ascii="Times New Roman" w:hAnsi="Times New Roman" w:cs="Times New Roman"/>
          <w:sz w:val="24"/>
          <w:szCs w:val="24"/>
          <w:lang w:val="en-US"/>
        </w:rPr>
        <w:t>, suggesting that if a clade experiences a certain degree of anagenesis, it should be discouraged to estimate ages from phylogenies.</w:t>
      </w:r>
      <w:ins w:id="66" w:author="Unknown Author" w:date="2023-10-22T17:46:00Z">
        <w:r>
          <w:rPr>
            <w:rFonts w:ascii="Times New Roman" w:hAnsi="Times New Roman" w:cs="Times New Roman"/>
            <w:sz w:val="24"/>
            <w:szCs w:val="24"/>
            <w:lang w:val="en-US"/>
          </w:rPr>
          <w:t xml:space="preserve"> However, anagenetic speciation is virtually impossible to quantify as, even from fossil time series, it is difficult to detect, resulting in a general debated on the use of the term in evolutionary biology </w:t>
        </w:r>
        <w:commentRangeStart w:id="67"/>
        <w:r>
          <w:rPr>
            <w:rFonts w:ascii="Times New Roman" w:hAnsi="Times New Roman" w:cs="Times New Roman"/>
            <w:sz w:val="24"/>
            <w:szCs w:val="24"/>
            <w:lang w:val="en-US"/>
          </w:rPr>
          <w:t>()</w:t>
        </w:r>
        <w:commentRangeEnd w:id="67"/>
        <w:r>
          <w:commentReference w:id="67"/>
        </w:r>
        <w:r>
          <w:rPr>
            <w:rFonts w:ascii="Times New Roman" w:hAnsi="Times New Roman" w:cs="Times New Roman"/>
            <w:sz w:val="24"/>
            <w:szCs w:val="24"/>
            <w:lang w:val="en-US"/>
          </w:rPr>
          <w:t xml:space="preserve"> and biogeography </w:t>
        </w:r>
        <w:commentRangeStart w:id="68"/>
        <w:r>
          <w:rPr>
            <w:rFonts w:ascii="Times New Roman" w:hAnsi="Times New Roman" w:cs="Times New Roman"/>
            <w:sz w:val="24"/>
            <w:szCs w:val="24"/>
            <w:lang w:val="en-US"/>
          </w:rPr>
          <w:t>()</w:t>
        </w:r>
        <w:commentRangeEnd w:id="68"/>
        <w:r>
          <w:commentReference w:id="68"/>
        </w:r>
        <w:r>
          <w:rPr>
            <w:rFonts w:ascii="Times New Roman" w:hAnsi="Times New Roman" w:cs="Times New Roman"/>
            <w:sz w:val="24"/>
            <w:szCs w:val="24"/>
            <w:lang w:val="en-US"/>
          </w:rPr>
          <w:t>.</w:t>
        </w:r>
      </w:ins>
      <w:ins w:id="69" w:author="Carlos Calderon del Cid" w:date="2023-10-11T16:49:00Z">
        <w:r>
          <w:rPr>
            <w:rFonts w:ascii="Times New Roman" w:hAnsi="Times New Roman" w:cs="Times New Roman"/>
            <w:sz w:val="24"/>
            <w:szCs w:val="24"/>
            <w:lang w:val="en-US"/>
          </w:rPr>
          <w:t xml:space="preserve"> </w:t>
        </w:r>
      </w:ins>
      <w:ins w:id="70" w:author="Unknown Author" w:date="2023-10-22T18:00:00Z">
        <w:r>
          <w:rPr>
            <w:rFonts w:ascii="Times New Roman" w:hAnsi="Times New Roman" w:cs="Times New Roman"/>
            <w:sz w:val="24"/>
            <w:szCs w:val="24"/>
            <w:lang w:val="en-US"/>
          </w:rPr>
          <w:t xml:space="preserve">Incomplete taxon sampling caused the highest error among all shortfalls due to the lengthened terminal branches. </w:t>
        </w:r>
      </w:ins>
      <w:ins w:id="71" w:author="Unknown Author" w:date="2023-10-22T18:03:00Z">
        <w:r>
          <w:rPr>
            <w:rFonts w:ascii="Times New Roman" w:hAnsi="Times New Roman" w:cs="Times New Roman"/>
            <w:sz w:val="24"/>
            <w:szCs w:val="24"/>
            <w:lang w:val="en-US"/>
          </w:rPr>
          <w:t>Although missing extinction events have in principle the same effect on branch lengths, their influence on error in species ages was lower.</w:t>
        </w:r>
        <w:commentRangeStart w:id="72"/>
        <w:r>
          <w:rPr>
            <w:rFonts w:ascii="Times New Roman" w:hAnsi="Times New Roman" w:cs="Times New Roman"/>
            <w:sz w:val="24"/>
            <w:szCs w:val="24"/>
            <w:lang w:val="en-US"/>
          </w:rPr>
          <w:t xml:space="preserve"> </w:t>
        </w:r>
      </w:ins>
      <w:commentRangeEnd w:id="72"/>
      <w:ins w:id="73" w:author="Carlos Calderon del Cid" w:date="2023-10-11T16:59:00Z">
        <w:r>
          <w:commentReference w:id="72"/>
        </w:r>
        <w:r>
          <w:rPr>
            <w:rFonts w:ascii="Times New Roman" w:hAnsi="Times New Roman" w:cs="Times New Roman"/>
            <w:sz w:val="24"/>
            <w:szCs w:val="24"/>
            <w:lang w:val="en-US"/>
          </w:rPr>
          <w:t>For</w:t>
        </w:r>
      </w:ins>
      <w:ins w:id="74" w:author="Carlos Calderon del Cid" w:date="2023-10-11T17:05:00Z">
        <w:r>
          <w:rPr>
            <w:rFonts w:ascii="Times New Roman" w:hAnsi="Times New Roman" w:cs="Times New Roman"/>
            <w:sz w:val="24"/>
            <w:szCs w:val="24"/>
            <w:lang w:val="en-US"/>
          </w:rPr>
          <w:t xml:space="preserve"> uniform</w:t>
        </w:r>
      </w:ins>
      <w:ins w:id="75" w:author="Carlos Calderon del Cid" w:date="2023-10-11T16:59:00Z">
        <w:r>
          <w:rPr>
            <w:rFonts w:ascii="Times New Roman" w:hAnsi="Times New Roman" w:cs="Times New Roman"/>
            <w:sz w:val="24"/>
            <w:szCs w:val="24"/>
            <w:lang w:val="en-US"/>
          </w:rPr>
          <w:t xml:space="preserve"> incomplete sampling</w:t>
        </w:r>
      </w:ins>
      <w:ins w:id="76" w:author="Carlos Calderon del Cid" w:date="2023-10-11T17:05:00Z">
        <w:r>
          <w:rPr>
            <w:rFonts w:ascii="Times New Roman" w:hAnsi="Times New Roman" w:cs="Times New Roman"/>
            <w:sz w:val="24"/>
            <w:szCs w:val="24"/>
            <w:lang w:val="en-US"/>
          </w:rPr>
          <w:t xml:space="preserve">, </w:t>
        </w:r>
      </w:ins>
      <w:ins w:id="77" w:author="Carlos Calderon del Cid" w:date="2023-10-11T17:15:00Z">
        <w:r>
          <w:rPr>
            <w:rFonts w:ascii="Times New Roman" w:hAnsi="Times New Roman" w:cs="Times New Roman"/>
            <w:sz w:val="24"/>
            <w:szCs w:val="24"/>
            <w:lang w:val="en-US"/>
          </w:rPr>
          <w:t>the error rates were massive</w:t>
        </w:r>
      </w:ins>
      <w:ins w:id="78" w:author="Carlos Calderon del Cid" w:date="2023-10-11T17:21:00Z">
        <w:r>
          <w:rPr>
            <w:rFonts w:ascii="Times New Roman" w:hAnsi="Times New Roman" w:cs="Times New Roman"/>
            <w:sz w:val="24"/>
            <w:szCs w:val="24"/>
            <w:lang w:val="en-US"/>
          </w:rPr>
          <w:t>,</w:t>
        </w:r>
      </w:ins>
      <w:ins w:id="79" w:author="Carlos Calderon del Cid" w:date="2023-10-11T17:27:00Z">
        <w:r>
          <w:rPr>
            <w:rFonts w:ascii="Times New Roman" w:hAnsi="Times New Roman" w:cs="Times New Roman"/>
            <w:sz w:val="24"/>
            <w:szCs w:val="24"/>
            <w:lang w:val="en-US"/>
          </w:rPr>
          <w:t xml:space="preserve"> for both scenarios of missing extant species (25% and 50%)</w:t>
        </w:r>
      </w:ins>
      <w:ins w:id="80" w:author="Carlos Calderon del Cid" w:date="2023-10-11T17:29:00Z">
        <w:r>
          <w:rPr>
            <w:rFonts w:ascii="Times New Roman" w:hAnsi="Times New Roman" w:cs="Times New Roman"/>
            <w:sz w:val="24"/>
            <w:szCs w:val="24"/>
            <w:lang w:val="en-US"/>
          </w:rPr>
          <w:t xml:space="preserve"> and for both speciation modes</w:t>
        </w:r>
      </w:ins>
      <w:ins w:id="81" w:author="Carlos Calderon del Cid" w:date="2023-10-11T17:35:00Z">
        <w:r>
          <w:rPr>
            <w:rFonts w:ascii="Times New Roman" w:hAnsi="Times New Roman" w:cs="Times New Roman"/>
            <w:sz w:val="24"/>
            <w:szCs w:val="24"/>
            <w:lang w:val="en-US"/>
          </w:rPr>
          <w:t xml:space="preserve"> (Figure </w:t>
        </w:r>
      </w:ins>
      <w:ins w:id="82" w:author="Carlos Calderon del Cid" w:date="2023-10-12T01:08:00Z">
        <w:r>
          <w:rPr>
            <w:rFonts w:ascii="Times New Roman" w:hAnsi="Times New Roman" w:cs="Times New Roman"/>
            <w:sz w:val="24"/>
            <w:szCs w:val="24"/>
            <w:lang w:val="en-US"/>
          </w:rPr>
          <w:t>7</w:t>
        </w:r>
      </w:ins>
      <w:ins w:id="83" w:author="Carlos Calderon del Cid" w:date="2023-10-11T17:35:00Z">
        <w:r>
          <w:rPr>
            <w:rFonts w:ascii="Times New Roman" w:hAnsi="Times New Roman" w:cs="Times New Roman"/>
            <w:sz w:val="24"/>
            <w:szCs w:val="24"/>
            <w:lang w:val="en-US"/>
          </w:rPr>
          <w:t>)</w:t>
        </w:r>
      </w:ins>
      <w:ins w:id="84" w:author="Carlos Calderon del Cid" w:date="2023-10-11T17:30:00Z">
        <w:r>
          <w:rPr>
            <w:rFonts w:ascii="Times New Roman" w:hAnsi="Times New Roman" w:cs="Times New Roman"/>
            <w:sz w:val="24"/>
            <w:szCs w:val="24"/>
            <w:lang w:val="en-US"/>
          </w:rPr>
          <w:t xml:space="preserve">; however, the error rates were considerably higher for bifurcating speciation, </w:t>
        </w:r>
      </w:ins>
      <w:ins w:id="85" w:author="Carlos Calderon del Cid" w:date="2023-10-11T17:32:00Z">
        <w:r>
          <w:rPr>
            <w:rFonts w:ascii="Times New Roman" w:hAnsi="Times New Roman" w:cs="Times New Roman"/>
            <w:sz w:val="24"/>
            <w:szCs w:val="24"/>
            <w:lang w:val="en-US"/>
          </w:rPr>
          <w:t>~2000% in a 50% missing</w:t>
        </w:r>
      </w:ins>
      <w:ins w:id="86" w:author="Carlos Calderon del Cid" w:date="2023-10-11T18:00:00Z">
        <w:r>
          <w:rPr>
            <w:rFonts w:ascii="Times New Roman" w:hAnsi="Times New Roman" w:cs="Times New Roman"/>
            <w:sz w:val="24"/>
            <w:szCs w:val="24"/>
            <w:lang w:val="en-US"/>
          </w:rPr>
          <w:t xml:space="preserve"> extant</w:t>
        </w:r>
      </w:ins>
      <w:ins w:id="87" w:author="Carlos Calderon del Cid" w:date="2023-10-11T17:32:00Z">
        <w:r>
          <w:rPr>
            <w:rFonts w:ascii="Times New Roman" w:hAnsi="Times New Roman" w:cs="Times New Roman"/>
            <w:sz w:val="24"/>
            <w:szCs w:val="24"/>
            <w:lang w:val="en-US"/>
          </w:rPr>
          <w:t xml:space="preserve"> species scenario, due to</w:t>
        </w:r>
      </w:ins>
      <w:ins w:id="88" w:author="Carlos Calderon del Cid" w:date="2023-10-11T17:34:00Z">
        <w:r>
          <w:rPr>
            <w:rFonts w:ascii="Times New Roman" w:hAnsi="Times New Roman" w:cs="Times New Roman"/>
            <w:sz w:val="24"/>
            <w:szCs w:val="24"/>
            <w:lang w:val="en-US"/>
          </w:rPr>
          <w:t xml:space="preserve"> severely augmenting the terminal branch lengths. </w:t>
        </w:r>
      </w:ins>
      <w:ins w:id="89" w:author="Carlos Calderon del Cid" w:date="2023-10-11T17:54:00Z">
        <w:r>
          <w:rPr>
            <w:rFonts w:ascii="Times New Roman" w:hAnsi="Times New Roman" w:cs="Times New Roman"/>
            <w:sz w:val="24"/>
            <w:szCs w:val="24"/>
            <w:lang w:val="en-US"/>
          </w:rPr>
          <w:t xml:space="preserve">For </w:t>
        </w:r>
      </w:ins>
      <w:ins w:id="90" w:author="Carlos Calderon del Cid" w:date="2023-10-11T17:51:00Z">
        <w:r>
          <w:rPr>
            <w:rFonts w:ascii="Times New Roman" w:hAnsi="Times New Roman" w:cs="Times New Roman"/>
            <w:sz w:val="24"/>
            <w:szCs w:val="24"/>
            <w:lang w:val="en-US"/>
          </w:rPr>
          <w:t>nonrandom incomplete sampling</w:t>
        </w:r>
      </w:ins>
      <w:ins w:id="91" w:author="Carlos Calderon del Cid" w:date="2023-10-11T23:12:00Z">
        <w:r>
          <w:rPr>
            <w:rFonts w:ascii="Times New Roman" w:hAnsi="Times New Roman" w:cs="Times New Roman"/>
            <w:sz w:val="24"/>
            <w:szCs w:val="24"/>
            <w:lang w:val="en-US"/>
          </w:rPr>
          <w:t xml:space="preserve">, </w:t>
        </w:r>
      </w:ins>
      <w:ins w:id="92" w:author="Carlos Calderon del Cid" w:date="2023-10-11T17:51:00Z">
        <w:r>
          <w:rPr>
            <w:rFonts w:ascii="Times New Roman" w:hAnsi="Times New Roman" w:cs="Times New Roman"/>
            <w:sz w:val="24"/>
            <w:szCs w:val="24"/>
            <w:lang w:val="en-US"/>
          </w:rPr>
          <w:t xml:space="preserve">the error rates regarding the species age-extinction risk relationship were </w:t>
        </w:r>
      </w:ins>
      <w:ins w:id="93" w:author="Carlos Calderon del Cid" w:date="2023-10-11T17:56:00Z">
        <w:r>
          <w:rPr>
            <w:rFonts w:ascii="Times New Roman" w:hAnsi="Times New Roman" w:cs="Times New Roman"/>
            <w:sz w:val="24"/>
            <w:szCs w:val="24"/>
            <w:lang w:val="en-US"/>
          </w:rPr>
          <w:t xml:space="preserve">massive for </w:t>
        </w:r>
      </w:ins>
      <w:ins w:id="94" w:author="Carlos Calderon del Cid" w:date="2023-10-11T17:54:00Z">
        <w:r>
          <w:rPr>
            <w:rFonts w:ascii="Times New Roman" w:hAnsi="Times New Roman" w:cs="Times New Roman"/>
            <w:sz w:val="24"/>
            <w:szCs w:val="24"/>
            <w:lang w:val="en-US"/>
          </w:rPr>
          <w:t>budding speciation</w:t>
        </w:r>
      </w:ins>
      <w:ins w:id="95" w:author="Carlos Calderon del Cid" w:date="2023-10-11T17:58:00Z">
        <w:r>
          <w:rPr>
            <w:rFonts w:ascii="Times New Roman" w:hAnsi="Times New Roman" w:cs="Times New Roman"/>
            <w:sz w:val="24"/>
            <w:szCs w:val="24"/>
            <w:lang w:val="en-US"/>
          </w:rPr>
          <w:t xml:space="preserve"> (Figure </w:t>
        </w:r>
      </w:ins>
      <w:ins w:id="96" w:author="Carlos Calderon del Cid" w:date="2023-10-12T01:08:00Z">
        <w:r>
          <w:rPr>
            <w:rFonts w:ascii="Times New Roman" w:hAnsi="Times New Roman" w:cs="Times New Roman"/>
            <w:sz w:val="24"/>
            <w:szCs w:val="24"/>
            <w:lang w:val="en-US"/>
          </w:rPr>
          <w:t>10</w:t>
        </w:r>
      </w:ins>
      <w:ins w:id="97" w:author="Carlos Calderon del Cid" w:date="2023-10-11T17:58:00Z">
        <w:r>
          <w:rPr>
            <w:rFonts w:ascii="Times New Roman" w:hAnsi="Times New Roman" w:cs="Times New Roman"/>
            <w:sz w:val="24"/>
            <w:szCs w:val="24"/>
            <w:lang w:val="en-US"/>
          </w:rPr>
          <w:t>), ~91% of wrong inferences in a 50% missing extant species scenario</w:t>
        </w:r>
      </w:ins>
      <w:ins w:id="98" w:author="Carlos Calderon del Cid" w:date="2023-10-11T17:54:00Z">
        <w:r>
          <w:rPr>
            <w:rFonts w:ascii="Times New Roman" w:hAnsi="Times New Roman" w:cs="Times New Roman"/>
            <w:sz w:val="24"/>
            <w:szCs w:val="24"/>
            <w:lang w:val="en-US"/>
          </w:rPr>
          <w:t>.</w:t>
        </w:r>
      </w:ins>
      <w:ins w:id="99" w:author="Carlos Calderon del Cid" w:date="2023-10-11T17:59:00Z">
        <w:r>
          <w:rPr>
            <w:rFonts w:ascii="Times New Roman" w:hAnsi="Times New Roman" w:cs="Times New Roman"/>
            <w:sz w:val="24"/>
            <w:szCs w:val="24"/>
            <w:lang w:val="en-US"/>
          </w:rPr>
          <w:t xml:space="preserve"> However, this result </w:t>
        </w:r>
      </w:ins>
      <w:ins w:id="100" w:author="Carlos Calderon del Cid" w:date="2023-10-11T18:01:00Z">
        <w:r>
          <w:rPr>
            <w:rFonts w:ascii="Times New Roman" w:hAnsi="Times New Roman" w:cs="Times New Roman"/>
            <w:sz w:val="24"/>
            <w:szCs w:val="24"/>
            <w:lang w:val="en-US"/>
          </w:rPr>
          <w:t xml:space="preserve">emerged </w:t>
        </w:r>
        <w:r>
          <w:rPr>
            <w:rFonts w:ascii="Times New Roman" w:hAnsi="Times New Roman" w:cs="Times New Roman"/>
            <w:sz w:val="24"/>
            <w:szCs w:val="24"/>
            <w:lang w:val="en-US"/>
          </w:rPr>
          <w:lastRenderedPageBreak/>
          <w:t>because we decided that older species were less likely to be sampled, and bifurcating speciation causes</w:t>
        </w:r>
      </w:ins>
      <w:ins w:id="101" w:author="Carlos Calderon del Cid" w:date="2023-10-11T18:03:00Z">
        <w:r>
          <w:rPr>
            <w:rFonts w:ascii="Times New Roman" w:hAnsi="Times New Roman" w:cs="Times New Roman"/>
            <w:sz w:val="24"/>
            <w:szCs w:val="24"/>
            <w:lang w:val="en-US"/>
          </w:rPr>
          <w:t xml:space="preserve"> phylogenetic age to always overestimates the true age, thus, constraining more</w:t>
        </w:r>
      </w:ins>
      <w:ins w:id="102" w:author="Carlos Calderon del Cid" w:date="2023-10-11T18:05:00Z">
        <w:r>
          <w:rPr>
            <w:rFonts w:ascii="Times New Roman" w:hAnsi="Times New Roman" w:cs="Times New Roman"/>
            <w:sz w:val="24"/>
            <w:szCs w:val="24"/>
            <w:lang w:val="en-US"/>
          </w:rPr>
          <w:t xml:space="preserve"> than budding speciation the age-extinction risk monotonic increase. </w:t>
        </w:r>
      </w:ins>
      <w:del w:id="103" w:author="Carlos Calderon del Cid" w:date="2023-10-11T17:36: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Our probability age estimator performed well when compared with phylogenetic age, especially in high extinction scenarios. However, it should be </w:t>
      </w:r>
      <w:del w:id="104" w:author="Unknown Author" w:date="2023-10-22T18:19:00Z">
        <w:r>
          <w:rPr>
            <w:rFonts w:ascii="Times New Roman" w:hAnsi="Times New Roman" w:cs="Times New Roman"/>
            <w:sz w:val="24"/>
            <w:szCs w:val="24"/>
            <w:lang w:val="en-US"/>
          </w:rPr>
          <w:delText>implemented</w:delText>
        </w:r>
      </w:del>
      <w:ins w:id="105" w:author="Unknown Author" w:date="2023-10-22T18:19:00Z">
        <w:r>
          <w:rPr>
            <w:rFonts w:ascii="Times New Roman" w:hAnsi="Times New Roman" w:cs="Times New Roman"/>
            <w:sz w:val="24"/>
            <w:szCs w:val="24"/>
            <w:lang w:val="en-US"/>
          </w:rPr>
          <w:t>used</w:t>
        </w:r>
      </w:ins>
      <w:r>
        <w:rPr>
          <w:rFonts w:ascii="Times New Roman" w:hAnsi="Times New Roman" w:cs="Times New Roman"/>
          <w:sz w:val="24"/>
          <w:szCs w:val="24"/>
          <w:lang w:val="en-US"/>
        </w:rPr>
        <w:t xml:space="preserve"> when there is evidence that the clade under study had speciated by bifurcating speciation. </w:t>
      </w:r>
      <w:commentRangeStart w:id="106"/>
      <w:del w:id="107" w:author="Unknown Author" w:date="2023-10-22T18:20:00Z">
        <w:r>
          <w:rPr>
            <w:rFonts w:ascii="Times New Roman" w:hAnsi="Times New Roman" w:cs="Times New Roman"/>
            <w:sz w:val="24"/>
            <w:szCs w:val="24"/>
            <w:lang w:val="en-US"/>
          </w:rPr>
          <w:delText xml:space="preserve">Thus, </w:delText>
        </w:r>
        <w:commentRangeEnd w:id="106"/>
        <w:r>
          <w:commentReference w:id="106"/>
        </w:r>
        <w:r>
          <w:rPr>
            <w:rFonts w:ascii="Times New Roman" w:hAnsi="Times New Roman" w:cs="Times New Roman"/>
            <w:sz w:val="24"/>
            <w:szCs w:val="24"/>
            <w:lang w:val="en-US"/>
          </w:rPr>
          <w:delText xml:space="preserve">our study points out that budding and anagenetic speciation are the principal source of inaccuracy in estimating species ages from time-calibrated phylogenies. </w:delText>
        </w:r>
      </w:del>
    </w:p>
    <w:p w14:paraId="375AA668"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lowest when compared with the other speciation modes.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w:t>
      </w:r>
      <w:commentRangeStart w:id="108"/>
      <w:ins w:id="109" w:author="Unknown Author" w:date="2023-10-22T18:23:00Z">
        <w:r>
          <w:rPr>
            <w:rFonts w:ascii="Times New Roman" w:hAnsi="Times New Roman" w:cs="Times New Roman"/>
            <w:sz w:val="24"/>
            <w:szCs w:val="24"/>
            <w:lang w:val="en-US"/>
          </w:rPr>
          <w:t xml:space="preserve">(Figure 5) </w:t>
        </w:r>
      </w:ins>
      <w:commentRangeEnd w:id="108"/>
      <w:r>
        <w:commentReference w:id="108"/>
      </w:r>
      <w:r>
        <w:rPr>
          <w:rFonts w:ascii="Times New Roman" w:hAnsi="Times New Roman" w:cs="Times New Roman"/>
          <w:sz w:val="24"/>
          <w:szCs w:val="24"/>
          <w:lang w:val="en-US"/>
        </w:rPr>
        <w:t xml:space="preserve">but a considerable risk to jumble </w:t>
      </w:r>
      <w:ins w:id="110" w:author="Unknown Author" w:date="2023-10-22T18:23:00Z">
        <w:r>
          <w:rPr>
            <w:rFonts w:ascii="Times New Roman" w:hAnsi="Times New Roman" w:cs="Times New Roman"/>
            <w:sz w:val="24"/>
            <w:szCs w:val="24"/>
            <w:lang w:val="en-US"/>
          </w:rPr>
          <w:t xml:space="preserve">the order of </w:t>
        </w:r>
      </w:ins>
      <w:r>
        <w:rPr>
          <w:rFonts w:ascii="Times New Roman" w:hAnsi="Times New Roman" w:cs="Times New Roman"/>
          <w:sz w:val="24"/>
          <w:szCs w:val="24"/>
          <w:lang w:val="en-US"/>
        </w:rPr>
        <w:t>two random species</w:t>
      </w:r>
      <w:ins w:id="111" w:author="Unknown Author" w:date="2023-10-22T18:23:00Z">
        <w:r>
          <w:rPr>
            <w:rFonts w:ascii="Times New Roman" w:hAnsi="Times New Roman" w:cs="Times New Roman"/>
            <w:sz w:val="24"/>
            <w:szCs w:val="24"/>
            <w:lang w:val="en-US"/>
          </w:rPr>
          <w:t xml:space="preserve"> (Figure 6)</w:t>
        </w:r>
      </w:ins>
      <w:r>
        <w:rPr>
          <w:rFonts w:ascii="Times New Roman" w:hAnsi="Times New Roman" w:cs="Times New Roman"/>
          <w:sz w:val="24"/>
          <w:szCs w:val="24"/>
          <w:lang w:val="en-US"/>
        </w:rPr>
        <w:t xml:space="preserve">. Therefore, under a bifurcating speciation scenario, the phylogenetic age indeed captures most of the signal of the true species age. For budding speciation, there is a high </w:t>
      </w:r>
      <w:del w:id="112" w:author="Unknown Author" w:date="2023-10-22T18:25:00Z">
        <w:r>
          <w:rPr>
            <w:rFonts w:ascii="Times New Roman" w:hAnsi="Times New Roman" w:cs="Times New Roman"/>
            <w:sz w:val="24"/>
            <w:szCs w:val="24"/>
            <w:lang w:val="en-US"/>
          </w:rPr>
          <w:delText>mismatch</w:delText>
        </w:r>
      </w:del>
      <w:ins w:id="113" w:author="Unknown Author" w:date="2023-10-22T18:25:00Z">
        <w:r>
          <w:rPr>
            <w:rFonts w:ascii="Times New Roman" w:hAnsi="Times New Roman" w:cs="Times New Roman"/>
            <w:sz w:val="24"/>
            <w:szCs w:val="24"/>
            <w:lang w:val="en-US"/>
          </w:rPr>
          <w:t>discrepancy</w:t>
        </w:r>
      </w:ins>
      <w:r>
        <w:rPr>
          <w:rFonts w:ascii="Times New Roman" w:hAnsi="Times New Roman" w:cs="Times New Roman"/>
          <w:sz w:val="24"/>
          <w:szCs w:val="24"/>
          <w:lang w:val="en-US"/>
        </w:rPr>
        <w:t xml:space="preserve"> </w:t>
      </w:r>
      <w:del w:id="114" w:author="Unknown Author" w:date="2023-10-22T18:26:00Z">
        <w:r>
          <w:rPr>
            <w:rFonts w:ascii="Times New Roman" w:hAnsi="Times New Roman" w:cs="Times New Roman"/>
            <w:sz w:val="24"/>
            <w:szCs w:val="24"/>
            <w:lang w:val="en-US"/>
          </w:rPr>
          <w:delText>between</w:delText>
        </w:r>
      </w:del>
      <w:ins w:id="115" w:author="Unknown Author" w:date="2023-10-22T18:26:00Z">
        <w:r>
          <w:rPr>
            <w:rFonts w:ascii="Times New Roman" w:hAnsi="Times New Roman" w:cs="Times New Roman"/>
            <w:sz w:val="24"/>
            <w:szCs w:val="24"/>
            <w:lang w:val="en-US"/>
          </w:rPr>
          <w:t>in</w:t>
        </w:r>
      </w:ins>
      <w:r>
        <w:rPr>
          <w:rFonts w:ascii="Times New Roman" w:hAnsi="Times New Roman" w:cs="Times New Roman"/>
          <w:sz w:val="24"/>
          <w:szCs w:val="24"/>
          <w:lang w:val="en-US"/>
        </w:rPr>
        <w:t xml:space="preserve"> ages, even in no-extinction scenarios</w:t>
      </w:r>
      <w:ins w:id="116" w:author="Unknown Author" w:date="2023-10-22T18:26:00Z">
        <w:r>
          <w:rPr>
            <w:rFonts w:ascii="Times New Roman" w:hAnsi="Times New Roman" w:cs="Times New Roman"/>
            <w:sz w:val="24"/>
            <w:szCs w:val="24"/>
            <w:lang w:val="en-US"/>
          </w:rPr>
          <w:t>.</w:t>
        </w:r>
      </w:ins>
      <w:del w:id="117" w:author="Unknown Author" w:date="2023-10-22T18:26: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118" w:author="Unknown Author" w:date="2023-10-22T18:26:00Z">
        <w:r>
          <w:rPr>
            <w:rFonts w:ascii="Times New Roman" w:hAnsi="Times New Roman" w:cs="Times New Roman"/>
            <w:sz w:val="24"/>
            <w:szCs w:val="24"/>
            <w:lang w:val="en-US"/>
          </w:rPr>
          <w:delText>h</w:delText>
        </w:r>
      </w:del>
      <w:ins w:id="119" w:author="Unknown Author" w:date="2023-10-22T18:26: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owever, the </w:t>
      </w:r>
      <w:ins w:id="120" w:author="Unknown Author" w:date="2023-10-22T18:26:00Z">
        <w:r>
          <w:rPr>
            <w:rFonts w:ascii="Times New Roman" w:hAnsi="Times New Roman" w:cs="Times New Roman"/>
            <w:sz w:val="24"/>
            <w:szCs w:val="24"/>
            <w:lang w:val="en-US"/>
          </w:rPr>
          <w:t xml:space="preserve">already </w:t>
        </w:r>
      </w:ins>
      <w:r>
        <w:rPr>
          <w:rFonts w:ascii="Times New Roman" w:hAnsi="Times New Roman" w:cs="Times New Roman"/>
          <w:sz w:val="24"/>
          <w:szCs w:val="24"/>
          <w:lang w:val="en-US"/>
        </w:rPr>
        <w:t xml:space="preserve">overall </w:t>
      </w:r>
      <w:ins w:id="121" w:author="Unknown Author" w:date="2023-10-22T18:26:00Z">
        <w:r>
          <w:rPr>
            <w:rFonts w:ascii="Times New Roman" w:hAnsi="Times New Roman" w:cs="Times New Roman"/>
            <w:sz w:val="24"/>
            <w:szCs w:val="24"/>
            <w:lang w:val="en-US"/>
          </w:rPr>
          <w:t xml:space="preserve">high </w:t>
        </w:r>
      </w:ins>
      <w:r>
        <w:rPr>
          <w:rFonts w:ascii="Times New Roman" w:hAnsi="Times New Roman" w:cs="Times New Roman"/>
          <w:sz w:val="24"/>
          <w:szCs w:val="24"/>
          <w:lang w:val="en-US"/>
        </w:rPr>
        <w:t xml:space="preserve">error does not increase </w:t>
      </w:r>
      <w:del w:id="122" w:author="Unknown Author" w:date="2023-10-22T18:26:00Z">
        <w:r>
          <w:rPr>
            <w:rFonts w:ascii="Times New Roman" w:hAnsi="Times New Roman" w:cs="Times New Roman"/>
            <w:sz w:val="24"/>
            <w:szCs w:val="24"/>
            <w:lang w:val="en-US"/>
          </w:rPr>
          <w:delText>considerably</w:delText>
        </w:r>
      </w:del>
      <w:ins w:id="123" w:author="Unknown Author" w:date="2023-10-22T18:26:00Z">
        <w:r>
          <w:rPr>
            <w:rFonts w:ascii="Times New Roman" w:hAnsi="Times New Roman" w:cs="Times New Roman"/>
            <w:sz w:val="24"/>
            <w:szCs w:val="24"/>
            <w:lang w:val="en-US"/>
          </w:rPr>
          <w:t>further</w:t>
        </w:r>
      </w:ins>
      <w:r>
        <w:rPr>
          <w:rFonts w:ascii="Times New Roman" w:hAnsi="Times New Roman" w:cs="Times New Roman"/>
          <w:sz w:val="24"/>
          <w:szCs w:val="24"/>
          <w:lang w:val="en-US"/>
        </w:rPr>
        <w:t xml:space="preserve"> with increasing extinction rates. </w:t>
      </w:r>
      <w:ins w:id="124" w:author="Unknown Author" w:date="2023-10-22T18:26:00Z">
        <w:r>
          <w:rPr>
            <w:rFonts w:ascii="Times New Roman" w:hAnsi="Times New Roman" w:cs="Times New Roman"/>
            <w:sz w:val="24"/>
            <w:szCs w:val="24"/>
            <w:lang w:val="en-US"/>
          </w:rPr>
          <w:t xml:space="preserve">This is due to </w:t>
        </w:r>
      </w:ins>
      <w:del w:id="125" w:author="Unknown Author" w:date="2023-10-22T18:26:00Z">
        <w:r>
          <w:rPr>
            <w:rFonts w:ascii="Times New Roman" w:hAnsi="Times New Roman" w:cs="Times New Roman"/>
            <w:sz w:val="24"/>
            <w:szCs w:val="24"/>
            <w:lang w:val="en-US"/>
          </w:rPr>
          <w:delText>H</w:delText>
        </w:r>
      </w:del>
      <w:ins w:id="126" w:author="Unknown Author" w:date="2023-10-22T18:26: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alf of the phylogenetic age estimations in no-extinction scenarios </w:t>
      </w:r>
      <w:del w:id="127" w:author="Unknown Author" w:date="2023-10-22T18:27:00Z">
        <w:r>
          <w:rPr>
            <w:rFonts w:ascii="Times New Roman" w:hAnsi="Times New Roman" w:cs="Times New Roman"/>
            <w:sz w:val="24"/>
            <w:szCs w:val="24"/>
            <w:lang w:val="en-US"/>
          </w:rPr>
          <w:delText>always</w:delText>
        </w:r>
      </w:del>
      <w:ins w:id="128" w:author="Unknown Author" w:date="2023-10-22T18:27:00Z">
        <w:r>
          <w:rPr>
            <w:rFonts w:ascii="Times New Roman" w:hAnsi="Times New Roman" w:cs="Times New Roman"/>
            <w:sz w:val="24"/>
            <w:szCs w:val="24"/>
            <w:lang w:val="en-US"/>
          </w:rPr>
          <w:t>already</w:t>
        </w:r>
      </w:ins>
      <w:r>
        <w:rPr>
          <w:rFonts w:ascii="Times New Roman" w:hAnsi="Times New Roman" w:cs="Times New Roman"/>
          <w:sz w:val="24"/>
          <w:szCs w:val="24"/>
          <w:lang w:val="en-US"/>
        </w:rPr>
        <w:t xml:space="preserve"> underestimate the true age</w:t>
      </w:r>
      <w:ins w:id="129" w:author="Unknown Author" w:date="2023-10-22T18:27:00Z">
        <w:r>
          <w:rPr>
            <w:rFonts w:ascii="Times New Roman" w:hAnsi="Times New Roman" w:cs="Times New Roman"/>
            <w:sz w:val="24"/>
            <w:szCs w:val="24"/>
            <w:lang w:val="en-US"/>
          </w:rPr>
          <w:t xml:space="preserve"> as one of the sister lineages is the older, ancestral one</w:t>
        </w:r>
      </w:ins>
      <w:r>
        <w:rPr>
          <w:rFonts w:ascii="Times New Roman" w:hAnsi="Times New Roman" w:cs="Times New Roman"/>
          <w:sz w:val="24"/>
          <w:szCs w:val="24"/>
          <w:lang w:val="en-US"/>
        </w:rPr>
        <w:t xml:space="preserve">, </w:t>
      </w:r>
      <w:del w:id="130" w:author="Unknown Author" w:date="2023-10-22T18:27:00Z">
        <w:r>
          <w:rPr>
            <w:rFonts w:ascii="Times New Roman" w:hAnsi="Times New Roman" w:cs="Times New Roman"/>
            <w:sz w:val="24"/>
            <w:szCs w:val="24"/>
            <w:lang w:val="en-US"/>
          </w:rPr>
          <w:delText>while w</w:delText>
        </w:r>
      </w:del>
      <w:ins w:id="131" w:author="Unknown Author" w:date="2023-10-22T18:27:00Z">
        <w:r>
          <w:rPr>
            <w:rFonts w:ascii="Times New Roman" w:hAnsi="Times New Roman" w:cs="Times New Roman"/>
            <w:sz w:val="24"/>
            <w:szCs w:val="24"/>
            <w:lang w:val="en-US"/>
          </w:rPr>
          <w:t>W</w:t>
        </w:r>
      </w:ins>
      <w:r>
        <w:rPr>
          <w:rFonts w:ascii="Times New Roman" w:hAnsi="Times New Roman" w:cs="Times New Roman"/>
          <w:sz w:val="24"/>
          <w:szCs w:val="24"/>
          <w:lang w:val="en-US"/>
        </w:rPr>
        <w:t xml:space="preserve">hen extinction rates increase, overestimation </w:t>
      </w:r>
      <w:ins w:id="132" w:author="Unknown Author" w:date="2023-10-22T18:28:00Z">
        <w:r>
          <w:rPr>
            <w:rFonts w:ascii="Times New Roman" w:hAnsi="Times New Roman" w:cs="Times New Roman"/>
            <w:sz w:val="24"/>
            <w:szCs w:val="24"/>
            <w:lang w:val="en-US"/>
          </w:rPr>
          <w:t xml:space="preserve">of ages </w:t>
        </w:r>
      </w:ins>
      <w:del w:id="133" w:author="Unknown Author" w:date="2023-10-22T18:28:00Z">
        <w:r>
          <w:rPr>
            <w:rFonts w:ascii="Times New Roman" w:hAnsi="Times New Roman" w:cs="Times New Roman"/>
            <w:sz w:val="24"/>
            <w:szCs w:val="24"/>
            <w:lang w:val="en-US"/>
          </w:rPr>
          <w:delText>appears</w:delText>
        </w:r>
      </w:del>
      <w:ins w:id="134" w:author="Unknown Author" w:date="2023-10-22T18:28:00Z">
        <w:r>
          <w:rPr>
            <w:rFonts w:ascii="Times New Roman" w:hAnsi="Times New Roman" w:cs="Times New Roman"/>
            <w:sz w:val="24"/>
            <w:szCs w:val="24"/>
            <w:lang w:val="en-US"/>
          </w:rPr>
          <w:t>start</w:t>
        </w:r>
      </w:ins>
      <w:r>
        <w:rPr>
          <w:rFonts w:ascii="Times New Roman" w:hAnsi="Times New Roman" w:cs="Times New Roman"/>
          <w:sz w:val="24"/>
          <w:szCs w:val="24"/>
          <w:lang w:val="en-US"/>
        </w:rPr>
        <w:t xml:space="preserve"> and </w:t>
      </w:r>
      <w:del w:id="135" w:author="Unknown Author" w:date="2023-10-22T18:28:00Z">
        <w:r>
          <w:rPr>
            <w:rFonts w:ascii="Times New Roman" w:hAnsi="Times New Roman" w:cs="Times New Roman"/>
            <w:sz w:val="24"/>
            <w:szCs w:val="24"/>
            <w:lang w:val="en-US"/>
          </w:rPr>
          <w:delText>rises</w:delText>
        </w:r>
      </w:del>
      <w:ins w:id="136" w:author="Unknown Author" w:date="2023-10-22T18:28:00Z">
        <w:r>
          <w:rPr>
            <w:rFonts w:ascii="Times New Roman" w:hAnsi="Times New Roman" w:cs="Times New Roman"/>
            <w:sz w:val="24"/>
            <w:szCs w:val="24"/>
            <w:lang w:val="en-US"/>
          </w:rPr>
          <w:t>increase</w:t>
        </w:r>
      </w:ins>
      <w:r>
        <w:rPr>
          <w:rFonts w:ascii="Times New Roman" w:hAnsi="Times New Roman" w:cs="Times New Roman"/>
          <w:sz w:val="24"/>
          <w:szCs w:val="24"/>
          <w:lang w:val="en-US"/>
        </w:rPr>
        <w:t xml:space="preserve"> until </w:t>
      </w:r>
      <w:ins w:id="137" w:author="Unknown Author" w:date="2023-10-22T18:28:00Z">
        <w:r>
          <w:rPr>
            <w:rFonts w:ascii="Times New Roman" w:hAnsi="Times New Roman" w:cs="Times New Roman"/>
            <w:sz w:val="24"/>
            <w:szCs w:val="24"/>
            <w:lang w:val="en-US"/>
          </w:rPr>
          <w:t xml:space="preserve">it </w:t>
        </w:r>
      </w:ins>
      <w:r>
        <w:rPr>
          <w:rFonts w:ascii="Times New Roman" w:hAnsi="Times New Roman" w:cs="Times New Roman"/>
          <w:sz w:val="24"/>
          <w:szCs w:val="24"/>
          <w:lang w:val="en-US"/>
        </w:rPr>
        <w:t>balanc</w:t>
      </w:r>
      <w:del w:id="138" w:author="Unknown Author" w:date="2023-10-22T18:28:00Z">
        <w:r>
          <w:rPr>
            <w:rFonts w:ascii="Times New Roman" w:hAnsi="Times New Roman" w:cs="Times New Roman"/>
            <w:sz w:val="24"/>
            <w:szCs w:val="24"/>
            <w:lang w:val="en-US"/>
          </w:rPr>
          <w:delText>ing</w:delText>
        </w:r>
      </w:del>
      <w:ins w:id="139" w:author="Unknown Author" w:date="2023-10-22T18:28:00Z">
        <w:r>
          <w:rPr>
            <w:rFonts w:ascii="Times New Roman" w:hAnsi="Times New Roman" w:cs="Times New Roman"/>
            <w:sz w:val="24"/>
            <w:szCs w:val="24"/>
            <w:lang w:val="en-US"/>
          </w:rPr>
          <w:t>es</w:t>
        </w:r>
      </w:ins>
      <w:r>
        <w:rPr>
          <w:rFonts w:ascii="Times New Roman" w:hAnsi="Times New Roman" w:cs="Times New Roman"/>
          <w:sz w:val="24"/>
          <w:szCs w:val="24"/>
          <w:lang w:val="en-US"/>
        </w:rPr>
        <w:t xml:space="preserve"> </w:t>
      </w:r>
      <w:del w:id="140" w:author="Unknown Author" w:date="2023-10-22T18:28:00Z">
        <w:r>
          <w:rPr>
            <w:rFonts w:ascii="Times New Roman" w:hAnsi="Times New Roman" w:cs="Times New Roman"/>
            <w:sz w:val="24"/>
            <w:szCs w:val="24"/>
            <w:lang w:val="en-US"/>
          </w:rPr>
          <w:delText>with</w:delText>
        </w:r>
      </w:del>
      <w:ins w:id="141" w:author="Unknown Author" w:date="2023-10-22T18:28:00Z">
        <w:r>
          <w:rPr>
            <w:rFonts w:ascii="Times New Roman" w:hAnsi="Times New Roman" w:cs="Times New Roman"/>
            <w:sz w:val="24"/>
            <w:szCs w:val="24"/>
            <w:lang w:val="en-US"/>
          </w:rPr>
          <w:t>the inherent</w:t>
        </w:r>
      </w:ins>
      <w:r>
        <w:rPr>
          <w:rFonts w:ascii="Times New Roman" w:hAnsi="Times New Roman" w:cs="Times New Roman"/>
          <w:sz w:val="24"/>
          <w:szCs w:val="24"/>
          <w:lang w:val="en-US"/>
        </w:rPr>
        <w:t xml:space="preserve"> underestimation at high extinction scenarios. This</w:t>
      </w:r>
      <w:del w:id="142" w:author="Unknown Author" w:date="2023-10-22T18:29:00Z">
        <w:r>
          <w:rPr>
            <w:rFonts w:ascii="Times New Roman" w:hAnsi="Times New Roman" w:cs="Times New Roman"/>
            <w:sz w:val="24"/>
            <w:szCs w:val="24"/>
            <w:lang w:val="en-US"/>
          </w:rPr>
          <w:delText xml:space="preserve"> pattern</w:delText>
        </w:r>
      </w:del>
      <w:r>
        <w:rPr>
          <w:rFonts w:ascii="Times New Roman" w:hAnsi="Times New Roman" w:cs="Times New Roman"/>
          <w:sz w:val="24"/>
          <w:szCs w:val="24"/>
          <w:lang w:val="en-US"/>
        </w:rPr>
        <w:t xml:space="preserve"> happens due to the phylogenetic </w:t>
      </w:r>
      <w:del w:id="143" w:author="Unknown Author" w:date="2023-10-22T18:30:00Z">
        <w:r>
          <w:rPr>
            <w:rFonts w:ascii="Times New Roman" w:hAnsi="Times New Roman" w:cs="Times New Roman"/>
            <w:sz w:val="24"/>
            <w:szCs w:val="24"/>
            <w:lang w:val="en-US"/>
          </w:rPr>
          <w:delText xml:space="preserve">estimation </w:delText>
        </w:r>
      </w:del>
      <w:r>
        <w:rPr>
          <w:rFonts w:ascii="Times New Roman" w:hAnsi="Times New Roman" w:cs="Times New Roman"/>
          <w:sz w:val="24"/>
          <w:szCs w:val="24"/>
          <w:lang w:val="en-US"/>
        </w:rPr>
        <w:t xml:space="preserve">assumption of </w:t>
      </w:r>
      <w:del w:id="144" w:author="Unknown Author" w:date="2023-10-22T18:29:00Z">
        <w:r>
          <w:rPr>
            <w:rFonts w:ascii="Times New Roman" w:hAnsi="Times New Roman" w:cs="Times New Roman"/>
            <w:sz w:val="24"/>
            <w:szCs w:val="24"/>
            <w:lang w:val="en-US"/>
          </w:rPr>
          <w:delText xml:space="preserve">considering </w:delText>
        </w:r>
      </w:del>
      <w:r>
        <w:rPr>
          <w:rFonts w:ascii="Times New Roman" w:hAnsi="Times New Roman" w:cs="Times New Roman"/>
          <w:sz w:val="24"/>
          <w:szCs w:val="24"/>
          <w:lang w:val="en-US"/>
        </w:rPr>
        <w:t xml:space="preserve">sister species </w:t>
      </w:r>
      <w:del w:id="145" w:author="Unknown Author" w:date="2023-10-22T18:29:00Z">
        <w:r>
          <w:rPr>
            <w:rFonts w:ascii="Times New Roman" w:hAnsi="Times New Roman" w:cs="Times New Roman"/>
            <w:sz w:val="24"/>
            <w:szCs w:val="24"/>
            <w:lang w:val="en-US"/>
          </w:rPr>
          <w:delText>as</w:delText>
        </w:r>
      </w:del>
      <w:ins w:id="146" w:author="Unknown Author" w:date="2023-10-22T18:29:00Z">
        <w:r>
          <w:rPr>
            <w:rFonts w:ascii="Times New Roman" w:hAnsi="Times New Roman" w:cs="Times New Roman"/>
            <w:sz w:val="24"/>
            <w:szCs w:val="24"/>
            <w:lang w:val="en-US"/>
          </w:rPr>
          <w:t>being</w:t>
        </w:r>
      </w:ins>
      <w:r>
        <w:rPr>
          <w:rFonts w:ascii="Times New Roman" w:hAnsi="Times New Roman" w:cs="Times New Roman"/>
          <w:sz w:val="24"/>
          <w:szCs w:val="24"/>
          <w:lang w:val="en-US"/>
        </w:rPr>
        <w:t xml:space="preserve"> identical in age, which</w:t>
      </w:r>
      <w:del w:id="147" w:author="Unknown Author" w:date="2023-10-22T18:30:00Z">
        <w:r>
          <w:rPr>
            <w:rFonts w:ascii="Times New Roman" w:hAnsi="Times New Roman" w:cs="Times New Roman"/>
            <w:sz w:val="24"/>
            <w:szCs w:val="24"/>
            <w:lang w:val="en-US"/>
          </w:rPr>
          <w:delText>,</w:delText>
        </w:r>
      </w:del>
      <w:ins w:id="148" w:author="Unknown Author" w:date="2023-10-22T18:30:00Z">
        <w:r>
          <w:rPr>
            <w:rFonts w:ascii="Times New Roman" w:hAnsi="Times New Roman" w:cs="Times New Roman"/>
            <w:sz w:val="24"/>
            <w:szCs w:val="24"/>
            <w:lang w:val="en-US"/>
          </w:rPr>
          <w:t xml:space="preserve"> is (a) wrong for budding speciation, and (b)</w:t>
        </w:r>
      </w:ins>
      <w:r>
        <w:rPr>
          <w:rFonts w:ascii="Times New Roman" w:hAnsi="Times New Roman" w:cs="Times New Roman"/>
          <w:sz w:val="24"/>
          <w:szCs w:val="24"/>
          <w:lang w:val="en-US"/>
        </w:rPr>
        <w:t xml:space="preserve"> </w:t>
      </w:r>
      <w:del w:id="149" w:author="Unknown Author" w:date="2023-10-22T18:29:00Z">
        <w:r>
          <w:rPr>
            <w:rFonts w:ascii="Times New Roman" w:hAnsi="Times New Roman" w:cs="Times New Roman"/>
            <w:sz w:val="24"/>
            <w:szCs w:val="24"/>
            <w:lang w:val="en-US"/>
          </w:rPr>
          <w:delText>in</w:delText>
        </w:r>
      </w:del>
      <w:ins w:id="150" w:author="Unknown Author" w:date="2023-10-22T18:29: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no extinction</w:t>
      </w:r>
      <w:del w:id="151" w:author="Unknown Author" w:date="2023-10-22T18:29:00Z">
        <w:r>
          <w:rPr>
            <w:rFonts w:ascii="Times New Roman" w:hAnsi="Times New Roman" w:cs="Times New Roman"/>
            <w:sz w:val="24"/>
            <w:szCs w:val="24"/>
            <w:lang w:val="en-US"/>
          </w:rPr>
          <w:delText xml:space="preserve"> scenario</w:delText>
        </w:r>
      </w:del>
      <w:r>
        <w:rPr>
          <w:rFonts w:ascii="Times New Roman" w:hAnsi="Times New Roman" w:cs="Times New Roman"/>
          <w:sz w:val="24"/>
          <w:szCs w:val="24"/>
          <w:lang w:val="en-US"/>
        </w:rPr>
        <w:t>, only correctly estimates the youngest species of any bifurcation</w:t>
      </w:r>
      <w:ins w:id="152" w:author="Unknown Author" w:date="2023-10-22T18:31:00Z">
        <w:r>
          <w:rPr>
            <w:rFonts w:ascii="Times New Roman" w:hAnsi="Times New Roman" w:cs="Times New Roman"/>
            <w:sz w:val="24"/>
            <w:szCs w:val="24"/>
            <w:lang w:val="en-US"/>
          </w:rPr>
          <w:t xml:space="preserve"> event</w:t>
        </w:r>
      </w:ins>
      <w:r>
        <w:rPr>
          <w:rFonts w:ascii="Times New Roman" w:hAnsi="Times New Roman" w:cs="Times New Roman"/>
          <w:sz w:val="24"/>
          <w:szCs w:val="24"/>
          <w:lang w:val="en-US"/>
        </w:rPr>
        <w:t xml:space="preserve">. </w:t>
      </w:r>
      <w:commentRangeStart w:id="153"/>
      <w:r>
        <w:rPr>
          <w:rFonts w:ascii="Times New Roman" w:hAnsi="Times New Roman" w:cs="Times New Roman"/>
          <w:sz w:val="24"/>
          <w:szCs w:val="24"/>
          <w:lang w:val="en-US"/>
        </w:rPr>
        <w:t>Moreover, when extinction rates increase, the younge</w:t>
      </w:r>
      <w:del w:id="154" w:author="Unknown Author" w:date="2023-10-22T18:31:00Z">
        <w:r>
          <w:rPr>
            <w:rFonts w:ascii="Times New Roman" w:hAnsi="Times New Roman" w:cs="Times New Roman"/>
            <w:sz w:val="24"/>
            <w:szCs w:val="24"/>
            <w:lang w:val="en-US"/>
          </w:rPr>
          <w:delText>st</w:delText>
        </w:r>
      </w:del>
      <w:ins w:id="155" w:author="Unknown Author" w:date="2023-10-22T18:31:00Z">
        <w:r>
          <w:rPr>
            <w:rFonts w:ascii="Times New Roman" w:hAnsi="Times New Roman" w:cs="Times New Roman"/>
            <w:sz w:val="24"/>
            <w:szCs w:val="24"/>
            <w:lang w:val="en-US"/>
          </w:rPr>
          <w:t>r of two</w:t>
        </w:r>
      </w:ins>
      <w:r>
        <w:rPr>
          <w:rFonts w:ascii="Times New Roman" w:hAnsi="Times New Roman" w:cs="Times New Roman"/>
          <w:sz w:val="24"/>
          <w:szCs w:val="24"/>
          <w:lang w:val="en-US"/>
        </w:rPr>
        <w:t xml:space="preserve"> species </w:t>
      </w:r>
      <w:del w:id="156" w:author="Unknown Author" w:date="2023-10-22T18:32:00Z">
        <w:r>
          <w:rPr>
            <w:rFonts w:ascii="Times New Roman" w:hAnsi="Times New Roman" w:cs="Times New Roman"/>
            <w:sz w:val="24"/>
            <w:szCs w:val="24"/>
            <w:lang w:val="en-US"/>
          </w:rPr>
          <w:delText xml:space="preserve">of a clade evolving through budding speciation </w:delText>
        </w:r>
      </w:del>
      <w:r>
        <w:rPr>
          <w:rFonts w:ascii="Times New Roman" w:hAnsi="Times New Roman" w:cs="Times New Roman"/>
          <w:sz w:val="24"/>
          <w:szCs w:val="24"/>
          <w:lang w:val="en-US"/>
        </w:rPr>
        <w:t>can be wrongly taken as phylogenetically old (i.e., having a long terminal branch) if all ancestral species to that branch are extinct.</w:t>
      </w:r>
      <w:commentRangeEnd w:id="153"/>
      <w:r>
        <w:commentReference w:id="153"/>
      </w:r>
      <w:r>
        <w:rPr>
          <w:rFonts w:ascii="Times New Roman" w:hAnsi="Times New Roman" w:cs="Times New Roman"/>
          <w:sz w:val="24"/>
          <w:szCs w:val="24"/>
          <w:lang w:val="en-US"/>
        </w:rPr>
        <w:t xml:space="preserve"> Due to these misinterpretation patterns, the qualitative error is high and increases considerably with extinction rates in the example of the oldest vs. youngest species (Figure 5). Thus, for clades diversifying predominantly through budding </w:t>
      </w:r>
      <w:r>
        <w:rPr>
          <w:rFonts w:ascii="Times New Roman" w:hAnsi="Times New Roman" w:cs="Times New Roman"/>
          <w:sz w:val="24"/>
          <w:szCs w:val="24"/>
          <w:lang w:val="en-US"/>
        </w:rPr>
        <w:lastRenderedPageBreak/>
        <w:t xml:space="preserve">speciation, the phylogenetic age is not equal to the true age for half of the species, and some of these mismatches </w:t>
      </w:r>
      <w:commentRangeStart w:id="157"/>
      <w:r>
        <w:rPr>
          <w:rFonts w:ascii="Times New Roman" w:hAnsi="Times New Roman" w:cs="Times New Roman"/>
          <w:sz w:val="24"/>
          <w:szCs w:val="24"/>
          <w:lang w:val="en-US"/>
        </w:rPr>
        <w:t xml:space="preserve">would be time </w:t>
      </w:r>
      <w:commentRangeEnd w:id="157"/>
      <w:r>
        <w:commentReference w:id="157"/>
      </w:r>
      <w:r>
        <w:rPr>
          <w:rFonts w:ascii="Times New Roman" w:hAnsi="Times New Roman" w:cs="Times New Roman"/>
          <w:sz w:val="24"/>
          <w:szCs w:val="24"/>
          <w:lang w:val="en-US"/>
        </w:rPr>
        <w:t xml:space="preserve">substantial regarding the true age. </w:t>
      </w:r>
    </w:p>
    <w:p w14:paraId="2BAEB920"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Given the large inaccuracy in phylogenetic age, especially for taxa originating under budding speciation, the question is whether this affects the inferences made from the relationship between species age and eco-evolutionary variables, such as extinction risk, range size</w:t>
      </w:r>
      <w:ins w:id="158" w:author="Unknown Author" w:date="2023-10-22T18:34: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If phylogenetic ages capture </w:t>
      </w:r>
      <w:commentRangeStart w:id="159"/>
      <w:del w:id="160" w:author="Unknown Author" w:date="2023-10-22T19:10:00Z">
        <w:r>
          <w:rPr>
            <w:rFonts w:ascii="Times New Roman" w:hAnsi="Times New Roman" w:cs="Times New Roman"/>
            <w:sz w:val="24"/>
            <w:szCs w:val="24"/>
            <w:lang w:val="en-US"/>
          </w:rPr>
          <w:delText>the true age signal</w:delText>
        </w:r>
      </w:del>
      <w:commentRangeEnd w:id="159"/>
      <w:ins w:id="161" w:author="Unknown Author" w:date="2023-10-22T19:10:00Z">
        <w:r>
          <w:commentReference w:id="159"/>
        </w:r>
        <w:r>
          <w:rPr>
            <w:rFonts w:ascii="Times New Roman" w:hAnsi="Times New Roman" w:cs="Times New Roman"/>
            <w:sz w:val="24"/>
            <w:szCs w:val="24"/>
            <w:lang w:val="en-US"/>
          </w:rPr>
          <w:t>at least the relative differences in species ages</w:t>
        </w:r>
      </w:ins>
      <w:r>
        <w:rPr>
          <w:rFonts w:ascii="Times New Roman" w:hAnsi="Times New Roman" w:cs="Times New Roman"/>
          <w:sz w:val="24"/>
          <w:szCs w:val="24"/>
          <w:lang w:val="en-US"/>
        </w:rPr>
        <w:t xml:space="preserve">, it could be argued that </w:t>
      </w:r>
      <w:del w:id="162" w:author="Unknown Author" w:date="2023-10-22T19:11:00Z">
        <w:r>
          <w:rPr>
            <w:rFonts w:ascii="Times New Roman" w:hAnsi="Times New Roman" w:cs="Times New Roman"/>
            <w:sz w:val="24"/>
            <w:szCs w:val="24"/>
            <w:lang w:val="en-US"/>
          </w:rPr>
          <w:delText>phylogenetic age</w:delText>
        </w:r>
      </w:del>
      <w:ins w:id="163" w:author="Unknown Author" w:date="2023-10-22T19:11:00Z">
        <w:r>
          <w:rPr>
            <w:rFonts w:ascii="Times New Roman" w:hAnsi="Times New Roman" w:cs="Times New Roman"/>
            <w:sz w:val="24"/>
            <w:szCs w:val="24"/>
            <w:lang w:val="en-US"/>
          </w:rPr>
          <w:t>it</w:t>
        </w:r>
      </w:ins>
      <w:r>
        <w:rPr>
          <w:rFonts w:ascii="Times New Roman" w:hAnsi="Times New Roman" w:cs="Times New Roman"/>
          <w:sz w:val="24"/>
          <w:szCs w:val="24"/>
          <w:lang w:val="en-US"/>
        </w:rPr>
        <w:t xml:space="preserve"> is a valuable measure of species longevity. Some authors acknowledge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w:t>
      </w:r>
      <w:ins w:id="164" w:author="Unknown Author" w:date="2023-10-22T19:18:00Z">
        <w:r>
          <w:rPr>
            <w:rFonts w:ascii="Times New Roman" w:hAnsi="Times New Roman" w:cs="Times New Roman"/>
            <w:sz w:val="24"/>
            <w:szCs w:val="24"/>
            <w:lang w:val="en-US"/>
          </w:rPr>
          <w:t xml:space="preserve"> assessing the sensitivity of their results to </w:t>
        </w:r>
      </w:ins>
      <w:ins w:id="165" w:author="Unknown Author" w:date="2023-10-22T19:21:00Z">
        <w:r>
          <w:rPr>
            <w:rFonts w:ascii="Times New Roman" w:hAnsi="Times New Roman" w:cs="Times New Roman"/>
            <w:sz w:val="24"/>
            <w:szCs w:val="24"/>
            <w:lang w:val="en-US"/>
          </w:rPr>
          <w:t>incomplete taxon sampling, the first shortfall in species age, by</w:t>
        </w:r>
      </w:ins>
      <w:r>
        <w:rPr>
          <w:rFonts w:ascii="Times New Roman" w:hAnsi="Times New Roman" w:cs="Times New Roman"/>
          <w:sz w:val="24"/>
          <w:szCs w:val="24"/>
          <w:lang w:val="en-US"/>
        </w:rPr>
        <w:t xml:space="preserve"> generating 1000 trees </w:t>
      </w:r>
      <w:ins w:id="166" w:author="Unknown Author" w:date="2023-10-22T19:25:00Z">
        <w:r>
          <w:rPr>
            <w:rFonts w:ascii="Times New Roman" w:hAnsi="Times New Roman" w:cs="Times New Roman"/>
            <w:sz w:val="24"/>
            <w:szCs w:val="24"/>
            <w:lang w:val="en-US"/>
          </w:rPr>
          <w:t>with randomly added missing species</w:t>
        </w:r>
      </w:ins>
      <w:del w:id="167" w:author="Unknown Author" w:date="2023-10-22T19:21:00Z">
        <w:r>
          <w:rPr>
            <w:rFonts w:ascii="Times New Roman" w:hAnsi="Times New Roman" w:cs="Times New Roman"/>
            <w:sz w:val="24"/>
            <w:szCs w:val="24"/>
            <w:lang w:val="en-US"/>
          </w:rPr>
          <w:delText>and listing the species that fell into the first and fourth branch length quartile, respectively</w:delText>
        </w:r>
      </w:del>
      <w:r>
        <w:rPr>
          <w:rFonts w:ascii="Times New Roman" w:hAnsi="Times New Roman" w:cs="Times New Roman"/>
          <w:sz w:val="24"/>
          <w:szCs w:val="24"/>
          <w:lang w:val="en-US"/>
        </w:rPr>
        <w:t xml:space="preserve">, </w:t>
      </w:r>
      <w:del w:id="168" w:author="Unknown Author" w:date="2023-10-22T19:18:00Z">
        <w:r>
          <w:rPr>
            <w:rFonts w:ascii="Times New Roman" w:hAnsi="Times New Roman" w:cs="Times New Roman"/>
            <w:sz w:val="24"/>
            <w:szCs w:val="24"/>
            <w:lang w:val="en-US"/>
          </w:rPr>
          <w:delText>and then used a sensitivity analysis to evaluate the consequences on their results</w:delText>
        </w:r>
      </w:del>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(Fjeldså et al., 2012)</w:t>
      </w:r>
      <w:r>
        <w:rPr>
          <w:rFonts w:ascii="Times New Roman" w:hAnsi="Times New Roman" w:cs="Times New Roman"/>
          <w:sz w:val="24"/>
          <w:szCs w:val="24"/>
          <w:lang w:val="en-US"/>
        </w:rPr>
        <w:fldChar w:fldCharType="end"/>
      </w:r>
      <w:commentRangeStart w:id="169"/>
      <w:r>
        <w:rPr>
          <w:rFonts w:ascii="Times New Roman" w:hAnsi="Times New Roman" w:cs="Times New Roman"/>
          <w:sz w:val="24"/>
          <w:szCs w:val="24"/>
          <w:lang w:val="en-US"/>
        </w:rPr>
        <w:t>.</w:t>
      </w:r>
      <w:commentRangeStart w:id="170"/>
      <w:del w:id="171" w:author="Unknown Author" w:date="2023-10-22T19:04:00Z">
        <w:r>
          <w:rPr>
            <w:rFonts w:ascii="Times New Roman" w:hAnsi="Times New Roman" w:cs="Times New Roman"/>
            <w:sz w:val="24"/>
            <w:szCs w:val="24"/>
            <w:lang w:val="en-US"/>
          </w:rPr>
          <w:delText xml:space="preserve"> </w:delText>
        </w:r>
        <w:commentRangeEnd w:id="169"/>
        <w:r>
          <w:commentReference w:id="169"/>
        </w:r>
        <w:r>
          <w:rPr>
            <w:rFonts w:ascii="Times New Roman" w:hAnsi="Times New Roman" w:cs="Times New Roman"/>
            <w:sz w:val="24"/>
            <w:szCs w:val="24"/>
            <w:lang w:val="en-US"/>
          </w:rPr>
          <w:delText>Additionally</w:delText>
        </w:r>
        <w:commentRangeEnd w:id="170"/>
        <w:r>
          <w:commentReference w:id="170"/>
        </w:r>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w:t>
      </w:r>
      <w:del w:id="172" w:author="Unknown Author" w:date="2023-10-22T19:26:00Z">
        <w:r>
          <w:rPr>
            <w:rFonts w:ascii="Times New Roman" w:hAnsi="Times New Roman" w:cs="Times New Roman"/>
            <w:sz w:val="24"/>
            <w:szCs w:val="24"/>
            <w:lang w:val="en-US"/>
          </w:rPr>
          <w:delText>, the first shortfall in species age,</w:delText>
        </w:r>
      </w:del>
      <w:r>
        <w:rPr>
          <w:rFonts w:ascii="Times New Roman" w:hAnsi="Times New Roman" w:cs="Times New Roman"/>
          <w:sz w:val="24"/>
          <w:szCs w:val="24"/>
          <w:lang w:val="en-US"/>
        </w:rPr>
        <w:t xml:space="preserve"> by pruning </w:t>
      </w:r>
      <w:del w:id="173" w:author="Unknown Author" w:date="2023-10-22T19:26:00Z">
        <w:r>
          <w:rPr>
            <w:rFonts w:ascii="Times New Roman" w:hAnsi="Times New Roman" w:cs="Times New Roman"/>
            <w:sz w:val="24"/>
            <w:szCs w:val="24"/>
            <w:lang w:val="en-US"/>
          </w:rPr>
          <w:delText>randomly</w:delText>
        </w:r>
      </w:del>
      <w:ins w:id="174" w:author="Unknown Author" w:date="2023-10-22T19:26:00Z">
        <w:r>
          <w:rPr>
            <w:rFonts w:ascii="Times New Roman" w:hAnsi="Times New Roman" w:cs="Times New Roman"/>
            <w:sz w:val="24"/>
            <w:szCs w:val="24"/>
            <w:lang w:val="en-US"/>
          </w:rPr>
          <w:t>an additional</w:t>
        </w:r>
      </w:ins>
      <w:r>
        <w:rPr>
          <w:rFonts w:ascii="Times New Roman" w:hAnsi="Times New Roman" w:cs="Times New Roman"/>
          <w:sz w:val="24"/>
          <w:szCs w:val="24"/>
          <w:lang w:val="en-US"/>
        </w:rPr>
        <w:t xml:space="preserve"> 1 </w:t>
      </w:r>
      <w:commentRangeStart w:id="175"/>
      <w:r>
        <w:rPr>
          <w:rFonts w:ascii="Times New Roman" w:hAnsi="Times New Roman" w:cs="Times New Roman"/>
          <w:sz w:val="24"/>
          <w:szCs w:val="24"/>
          <w:lang w:val="en-US"/>
        </w:rPr>
        <w:t>~</w:t>
      </w:r>
      <w:commentRangeEnd w:id="175"/>
      <w:r>
        <w:commentReference w:id="175"/>
      </w:r>
      <w:r>
        <w:rPr>
          <w:rFonts w:ascii="Times New Roman" w:hAnsi="Times New Roman" w:cs="Times New Roman"/>
          <w:sz w:val="24"/>
          <w:szCs w:val="24"/>
          <w:lang w:val="en-US"/>
        </w:rPr>
        <w:t xml:space="preserve"> 5% of species and evaluated if their conclusions changed. </w:t>
      </w:r>
      <w:ins w:id="176" w:author="Unknown Author" w:date="2023-10-22T19:33:00Z">
        <w:r>
          <w:rPr>
            <w:rFonts w:ascii="Times New Roman" w:hAnsi="Times New Roman" w:cs="Times New Roman"/>
            <w:sz w:val="24"/>
            <w:szCs w:val="24"/>
            <w:lang w:val="en-US"/>
          </w:rPr>
          <w:t xml:space="preserve">Although incomplete taxon sampling caused the highest error rates in our evaluation of age-dependent extinction risk </w:t>
        </w:r>
        <w:commentRangeStart w:id="177"/>
        <w:r>
          <w:rPr>
            <w:rFonts w:ascii="Times New Roman" w:hAnsi="Times New Roman" w:cs="Times New Roman"/>
            <w:sz w:val="24"/>
            <w:szCs w:val="24"/>
            <w:lang w:val="en-US"/>
          </w:rPr>
          <w:t>(Figure 10)</w:t>
        </w:r>
      </w:ins>
      <w:commentRangeEnd w:id="177"/>
      <w:del w:id="178" w:author="Unknown Author" w:date="2023-10-22T19:33:00Z">
        <w:r>
          <w:commentReference w:id="177"/>
        </w:r>
        <w:r>
          <w:rPr>
            <w:rFonts w:ascii="Times New Roman" w:hAnsi="Times New Roman" w:cs="Times New Roman"/>
            <w:sz w:val="24"/>
            <w:szCs w:val="24"/>
            <w:lang w:val="en-US"/>
          </w:rPr>
          <w:delText>Nevertheless</w:delText>
        </w:r>
      </w:del>
      <w:r>
        <w:rPr>
          <w:rFonts w:ascii="Times New Roman" w:hAnsi="Times New Roman" w:cs="Times New Roman"/>
          <w:sz w:val="24"/>
          <w:szCs w:val="24"/>
          <w:lang w:val="en-US"/>
        </w:rPr>
        <w:t xml:space="preserve">, neither strategy acknowledges the </w:t>
      </w:r>
      <w:del w:id="179" w:author="Carlos Calderon del Cid" w:date="2023-10-11T17:37:00Z">
        <w:r>
          <w:rPr>
            <w:rFonts w:ascii="Times New Roman" w:hAnsi="Times New Roman" w:cs="Times New Roman"/>
            <w:sz w:val="24"/>
            <w:szCs w:val="24"/>
            <w:lang w:val="en-US"/>
          </w:rPr>
          <w:delText>most pressuring</w:delText>
        </w:r>
      </w:del>
      <w:ins w:id="180" w:author="Carlos Calderon del Cid" w:date="2023-10-11T17:37:00Z">
        <w:r>
          <w:rPr>
            <w:rFonts w:ascii="Times New Roman" w:hAnsi="Times New Roman" w:cs="Times New Roman"/>
            <w:sz w:val="24"/>
            <w:szCs w:val="24"/>
            <w:lang w:val="en-US"/>
          </w:rPr>
          <w:t>other two</w:t>
        </w:r>
      </w:ins>
      <w:r>
        <w:rPr>
          <w:rFonts w:ascii="Times New Roman" w:hAnsi="Times New Roman" w:cs="Times New Roman"/>
          <w:sz w:val="24"/>
          <w:szCs w:val="24"/>
          <w:lang w:val="en-US"/>
        </w:rPr>
        <w:t xml:space="preserve"> problems of age uncertainty: the unknown </w:t>
      </w:r>
      <w:ins w:id="181" w:author="Unknown Author" w:date="2023-10-22T19:33:00Z">
        <w:r>
          <w:rPr>
            <w:rFonts w:ascii="Times New Roman" w:hAnsi="Times New Roman" w:cs="Times New Roman"/>
            <w:sz w:val="24"/>
            <w:szCs w:val="24"/>
            <w:lang w:val="en-US"/>
          </w:rPr>
          <w:t xml:space="preserve">amount of </w:t>
        </w:r>
      </w:ins>
      <w:r>
        <w:rPr>
          <w:rFonts w:ascii="Times New Roman" w:hAnsi="Times New Roman" w:cs="Times New Roman"/>
          <w:sz w:val="24"/>
          <w:szCs w:val="24"/>
          <w:lang w:val="en-US"/>
        </w:rPr>
        <w:t>extinction</w:t>
      </w:r>
      <w:del w:id="182" w:author="Unknown Author" w:date="2023-10-22T19:33:00Z">
        <w:r>
          <w:rPr>
            <w:rFonts w:ascii="Times New Roman" w:hAnsi="Times New Roman" w:cs="Times New Roman"/>
            <w:sz w:val="24"/>
            <w:szCs w:val="24"/>
            <w:lang w:val="en-US"/>
          </w:rPr>
          <w:delText xml:space="preserve"> </w:delText>
        </w:r>
      </w:del>
      <w:del w:id="183" w:author="Unknown Author" w:date="2023-10-22T19:26:00Z">
        <w:r>
          <w:rPr>
            <w:rFonts w:ascii="Times New Roman" w:hAnsi="Times New Roman" w:cs="Times New Roman"/>
            <w:sz w:val="24"/>
            <w:szCs w:val="24"/>
            <w:lang w:val="en-US"/>
          </w:rPr>
          <w:delText>rates</w:delText>
        </w:r>
      </w:del>
      <w:r>
        <w:rPr>
          <w:rFonts w:ascii="Times New Roman" w:hAnsi="Times New Roman" w:cs="Times New Roman"/>
          <w:sz w:val="24"/>
          <w:szCs w:val="24"/>
          <w:lang w:val="en-US"/>
        </w:rPr>
        <w:t xml:space="preserve">,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w:t>
      </w:r>
      <w:del w:id="184" w:author="Unknown Author" w:date="2023-10-22T19:03:00Z">
        <w:r>
          <w:rPr>
            <w:rFonts w:ascii="Times New Roman" w:hAnsi="Times New Roman" w:cs="Times New Roman"/>
            <w:sz w:val="24"/>
            <w:szCs w:val="24"/>
            <w:lang w:val="en-US"/>
          </w:rPr>
          <w:delText xml:space="preserve"> of phylogenies</w:delText>
        </w:r>
      </w:del>
      <w:r>
        <w:rPr>
          <w:rFonts w:ascii="Times New Roman" w:hAnsi="Times New Roman" w:cs="Times New Roman"/>
          <w:sz w:val="24"/>
          <w:szCs w:val="24"/>
          <w:lang w:val="en-US"/>
        </w:rPr>
        <w:t>. Our evaluation of the imprint of</w:t>
      </w:r>
      <w:ins w:id="185" w:author="Unknown Author" w:date="2023-10-22T19:34:00Z">
        <w:r>
          <w:rPr>
            <w:rFonts w:ascii="Times New Roman" w:hAnsi="Times New Roman" w:cs="Times New Roman"/>
            <w:sz w:val="24"/>
            <w:szCs w:val="24"/>
            <w:lang w:val="en-US"/>
          </w:rPr>
          <w:t xml:space="preserve"> </w:t>
        </w:r>
        <w:commentRangeStart w:id="186"/>
        <w:r>
          <w:rPr>
            <w:rFonts w:ascii="Times New Roman" w:hAnsi="Times New Roman" w:cs="Times New Roman"/>
            <w:sz w:val="24"/>
            <w:szCs w:val="24"/>
            <w:lang w:val="en-US"/>
          </w:rPr>
          <w:t>species ages on</w:t>
        </w:r>
      </w:ins>
      <w:r>
        <w:rPr>
          <w:rFonts w:ascii="Times New Roman" w:hAnsi="Times New Roman" w:cs="Times New Roman"/>
          <w:sz w:val="24"/>
          <w:szCs w:val="24"/>
          <w:lang w:val="en-US"/>
        </w:rPr>
        <w:t xml:space="preserve"> extinction risk</w:t>
      </w:r>
      <w:commentRangeEnd w:id="186"/>
      <w:r>
        <w:commentReference w:id="186"/>
      </w:r>
      <w:r>
        <w:rPr>
          <w:rFonts w:ascii="Times New Roman" w:hAnsi="Times New Roman" w:cs="Times New Roman"/>
          <w:sz w:val="24"/>
          <w:szCs w:val="24"/>
          <w:lang w:val="en-US"/>
        </w:rPr>
        <w:t xml:space="preserve"> on </w:t>
      </w:r>
      <w:del w:id="187" w:author="Unknown Author" w:date="2023-10-22T19:27:00Z">
        <w:r>
          <w:rPr>
            <w:rFonts w:ascii="Times New Roman" w:hAnsi="Times New Roman" w:cs="Times New Roman"/>
            <w:sz w:val="24"/>
            <w:szCs w:val="24"/>
            <w:lang w:val="en-US"/>
          </w:rPr>
          <w:delText>phylogenetic</w:delText>
        </w:r>
      </w:del>
      <w:del w:id="188" w:author="Unknown Author" w:date="2023-10-22T19:34:00Z">
        <w:r>
          <w:rPr>
            <w:rFonts w:ascii="Times New Roman" w:hAnsi="Times New Roman" w:cs="Times New Roman"/>
            <w:sz w:val="24"/>
            <w:szCs w:val="24"/>
            <w:lang w:val="en-US"/>
          </w:rPr>
          <w:delText xml:space="preserve"> ages</w:delText>
        </w:r>
      </w:del>
      <w:r>
        <w:rPr>
          <w:rFonts w:ascii="Times New Roman" w:hAnsi="Times New Roman" w:cs="Times New Roman"/>
          <w:sz w:val="24"/>
          <w:szCs w:val="24"/>
          <w:lang w:val="en-US"/>
        </w:rPr>
        <w:t xml:space="preserve"> makes this point clear because it showed that</w:t>
      </w:r>
      <w:ins w:id="189" w:author="Unknown Author" w:date="2023-10-22T19:35:00Z">
        <w:r>
          <w:rPr>
            <w:rFonts w:ascii="Times New Roman" w:hAnsi="Times New Roman" w:cs="Times New Roman"/>
            <w:sz w:val="24"/>
            <w:szCs w:val="24"/>
            <w:lang w:val="en-US"/>
          </w:rPr>
          <w:t xml:space="preserve"> the number of incorrect inferences is considerable high (around 18%) for high extinction scenarios (Figure 8)</w:t>
        </w:r>
      </w:ins>
      <w:r>
        <w:rPr>
          <w:rFonts w:ascii="Times New Roman" w:hAnsi="Times New Roman" w:cs="Times New Roman"/>
          <w:sz w:val="24"/>
          <w:szCs w:val="24"/>
          <w:lang w:val="en-US"/>
        </w:rPr>
        <w:t xml:space="preserve">, </w:t>
      </w:r>
      <w:commentRangeStart w:id="190"/>
      <w:r>
        <w:rPr>
          <w:rFonts w:ascii="Times New Roman" w:hAnsi="Times New Roman" w:cs="Times New Roman"/>
          <w:sz w:val="24"/>
          <w:szCs w:val="24"/>
          <w:lang w:val="en-US"/>
        </w:rPr>
        <w:t xml:space="preserve">even with the </w:t>
      </w:r>
      <w:ins w:id="191" w:author="Unknown Author" w:date="2023-10-22T19:36:00Z">
        <w:r>
          <w:rPr>
            <w:rFonts w:ascii="Times New Roman" w:hAnsi="Times New Roman" w:cs="Times New Roman"/>
            <w:sz w:val="24"/>
            <w:szCs w:val="24"/>
            <w:lang w:val="en-US"/>
          </w:rPr>
          <w:t xml:space="preserve">simulated </w:t>
        </w:r>
      </w:ins>
      <w:r>
        <w:rPr>
          <w:rFonts w:ascii="Times New Roman" w:hAnsi="Times New Roman" w:cs="Times New Roman"/>
          <w:sz w:val="24"/>
          <w:szCs w:val="24"/>
          <w:lang w:val="en-US"/>
        </w:rPr>
        <w:t xml:space="preserve">strong extinction signal </w:t>
      </w:r>
      <w:del w:id="192" w:author="Unknown Author" w:date="2023-10-22T19:36:00Z">
        <w:r>
          <w:rPr>
            <w:rFonts w:ascii="Times New Roman" w:hAnsi="Times New Roman" w:cs="Times New Roman"/>
            <w:sz w:val="24"/>
            <w:szCs w:val="24"/>
            <w:lang w:val="en-US"/>
          </w:rPr>
          <w:delText xml:space="preserve">we assigned on purpose to the true ages </w:delText>
        </w:r>
      </w:del>
      <w:r>
        <w:rPr>
          <w:rFonts w:ascii="Times New Roman" w:hAnsi="Times New Roman" w:cs="Times New Roman"/>
          <w:sz w:val="24"/>
          <w:szCs w:val="24"/>
          <w:lang w:val="en-US"/>
        </w:rPr>
        <w:t xml:space="preserve">and the assumption of bifurcating speciation, which presents the lowest mismatch regarding true age, </w:t>
      </w:r>
      <w:del w:id="193" w:author="Unknown Author" w:date="2023-10-22T19:35:00Z">
        <w:r>
          <w:rPr>
            <w:rFonts w:ascii="Times New Roman" w:hAnsi="Times New Roman" w:cs="Times New Roman"/>
            <w:sz w:val="24"/>
            <w:szCs w:val="24"/>
            <w:lang w:val="en-US"/>
          </w:rPr>
          <w:delText>the number of incorrect inferences is considerable high (around 18%) for high extinction scenarios (Figure 8)</w:delText>
        </w:r>
      </w:del>
      <w:r>
        <w:rPr>
          <w:rFonts w:ascii="Times New Roman" w:hAnsi="Times New Roman" w:cs="Times New Roman"/>
          <w:sz w:val="24"/>
          <w:szCs w:val="24"/>
          <w:lang w:val="en-US"/>
        </w:rPr>
        <w:t>.</w:t>
      </w:r>
      <w:commentRangeEnd w:id="190"/>
      <w:r>
        <w:commentReference w:id="190"/>
      </w:r>
    </w:p>
    <w:p w14:paraId="6900D631" w14:textId="77777777" w:rsidR="002F5B65" w:rsidRDefault="00000000">
      <w:pPr>
        <w:spacing w:after="0" w:line="360" w:lineRule="auto"/>
        <w:ind w:firstLine="709"/>
        <w:jc w:val="both"/>
        <w:rPr>
          <w:rFonts w:ascii="Times New Roman" w:hAnsi="Times New Roman" w:cs="Times New Roman"/>
          <w:sz w:val="24"/>
          <w:szCs w:val="24"/>
          <w:lang w:val="en-US"/>
        </w:rPr>
      </w:pPr>
      <w:commentRangeStart w:id="194"/>
      <w:ins w:id="195" w:author="Carlos Calderon del Cid" w:date="2023-10-11T23:22:00Z">
        <w:r>
          <w:rPr>
            <w:rFonts w:ascii="Times New Roman" w:hAnsi="Times New Roman" w:cs="Times New Roman"/>
            <w:sz w:val="24"/>
            <w:szCs w:val="24"/>
            <w:lang w:val="en-US"/>
          </w:rPr>
          <w:t xml:space="preserve">The </w:t>
        </w:r>
        <w:commentRangeEnd w:id="194"/>
        <w:r>
          <w:commentReference w:id="194"/>
        </w:r>
        <w:r>
          <w:rPr>
            <w:rFonts w:ascii="Times New Roman" w:hAnsi="Times New Roman" w:cs="Times New Roman"/>
            <w:sz w:val="24"/>
            <w:szCs w:val="24"/>
            <w:lang w:val="en-US"/>
          </w:rPr>
          <w:t xml:space="preserve">incomplete sampling of extant species </w:t>
        </w:r>
        <w:del w:id="196" w:author="Unknown Author" w:date="2023-10-22T20:49:00Z">
          <w:r>
            <w:rPr>
              <w:rFonts w:ascii="Times New Roman" w:hAnsi="Times New Roman" w:cs="Times New Roman"/>
              <w:sz w:val="24"/>
              <w:szCs w:val="24"/>
              <w:lang w:val="en-US"/>
            </w:rPr>
            <w:delText>is</w:delText>
          </w:r>
        </w:del>
      </w:ins>
      <w:ins w:id="197" w:author="Unknown Author" w:date="2023-10-22T20:49:00Z">
        <w:r>
          <w:rPr>
            <w:rFonts w:ascii="Times New Roman" w:hAnsi="Times New Roman" w:cs="Times New Roman"/>
            <w:sz w:val="24"/>
            <w:szCs w:val="24"/>
            <w:lang w:val="en-US"/>
          </w:rPr>
          <w:t xml:space="preserve">can be caused by (a) named species that are not included in a phylogeny due to, for instance, no available DNA sequence data, or </w:t>
        </w:r>
      </w:ins>
      <w:ins w:id="198" w:author="Unknown Author" w:date="2023-10-22T20:51:00Z">
        <w:r>
          <w:rPr>
            <w:rFonts w:ascii="Times New Roman" w:hAnsi="Times New Roman" w:cs="Times New Roman"/>
            <w:sz w:val="24"/>
            <w:szCs w:val="24"/>
            <w:lang w:val="en-US"/>
          </w:rPr>
          <w:t>(b) species unknown to science that have yet to be collected and described.</w:t>
        </w:r>
      </w:ins>
      <w:ins w:id="199" w:author="Carlos Calderon del Cid" w:date="2023-10-11T23:22:00Z">
        <w:r>
          <w:rPr>
            <w:rFonts w:ascii="Times New Roman" w:hAnsi="Times New Roman" w:cs="Times New Roman"/>
            <w:sz w:val="24"/>
            <w:szCs w:val="24"/>
            <w:lang w:val="en-US"/>
          </w:rPr>
          <w:t xml:space="preserve"> </w:t>
        </w:r>
        <w:del w:id="200" w:author="Unknown Author" w:date="2023-10-22T19:37:00Z">
          <w:r>
            <w:rPr>
              <w:rFonts w:ascii="Times New Roman" w:hAnsi="Times New Roman" w:cs="Times New Roman"/>
              <w:sz w:val="24"/>
              <w:szCs w:val="24"/>
              <w:lang w:val="en-US"/>
            </w:rPr>
            <w:delText>classified as</w:delText>
          </w:r>
        </w:del>
      </w:ins>
      <w:ins w:id="201" w:author="Unknown Author" w:date="2023-10-22T20:51:00Z">
        <w:r>
          <w:rPr>
            <w:rFonts w:ascii="Times New Roman" w:hAnsi="Times New Roman" w:cs="Times New Roman"/>
            <w:sz w:val="24"/>
            <w:szCs w:val="24"/>
            <w:lang w:val="en-US"/>
          </w:rPr>
          <w:t xml:space="preserve">The latter </w:t>
        </w:r>
        <w:r>
          <w:rPr>
            <w:rFonts w:ascii="Times New Roman" w:hAnsi="Times New Roman" w:cs="Times New Roman"/>
            <w:sz w:val="24"/>
            <w:szCs w:val="24"/>
            <w:lang w:val="en-US"/>
          </w:rPr>
          <w:lastRenderedPageBreak/>
          <w:t>refers to</w:t>
        </w:r>
      </w:ins>
      <w:ins w:id="202" w:author="Carlos Calderon del Cid" w:date="2023-10-11T23:26:00Z">
        <w:r>
          <w:rPr>
            <w:rFonts w:ascii="Times New Roman" w:hAnsi="Times New Roman" w:cs="Times New Roman"/>
            <w:sz w:val="24"/>
            <w:szCs w:val="24"/>
            <w:lang w:val="en-US"/>
          </w:rPr>
          <w:t xml:space="preserve"> the Linnean shortfall, one of the seven key shortfalls of </w:t>
        </w:r>
      </w:ins>
      <w:ins w:id="203" w:author="Unknown Author" w:date="2023-10-22T20:53:00Z">
        <w:r>
          <w:rPr>
            <w:rFonts w:ascii="Times New Roman" w:hAnsi="Times New Roman" w:cs="Times New Roman"/>
            <w:sz w:val="24"/>
            <w:szCs w:val="24"/>
            <w:lang w:val="en-US"/>
          </w:rPr>
          <w:t>bio</w:t>
        </w:r>
      </w:ins>
      <w:ins w:id="204" w:author="Carlos Calderon del Cid" w:date="2023-10-11T23:26:00Z">
        <w:r>
          <w:rPr>
            <w:rFonts w:ascii="Times New Roman" w:hAnsi="Times New Roman" w:cs="Times New Roman"/>
            <w:sz w:val="24"/>
            <w:szCs w:val="24"/>
            <w:lang w:val="en-US"/>
          </w:rPr>
          <w:t>diversity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w:t>
        </w:r>
      </w:ins>
      <w:ins w:id="205" w:author="Carlos Calderon del Cid" w:date="2023-10-11T23:33:00Z">
        <w:r>
          <w:rPr>
            <w:rFonts w:ascii="Times New Roman" w:hAnsi="Times New Roman" w:cs="Times New Roman"/>
            <w:sz w:val="24"/>
            <w:szCs w:val="24"/>
            <w:lang w:val="en-US"/>
          </w:rPr>
          <w:t xml:space="preserve">The </w:t>
        </w:r>
      </w:ins>
      <w:ins w:id="206" w:author="Carlos Calderon del Cid" w:date="2023-10-11T23:35:00Z">
        <w:r>
          <w:rPr>
            <w:rFonts w:ascii="Times New Roman" w:hAnsi="Times New Roman" w:cs="Times New Roman"/>
            <w:sz w:val="24"/>
            <w:szCs w:val="24"/>
            <w:lang w:val="en-US"/>
          </w:rPr>
          <w:t xml:space="preserve">overall </w:t>
        </w:r>
      </w:ins>
      <w:ins w:id="207" w:author="Carlos Calderon del Cid" w:date="2023-10-11T23:33:00Z">
        <w:r>
          <w:rPr>
            <w:rFonts w:ascii="Times New Roman" w:hAnsi="Times New Roman" w:cs="Times New Roman"/>
            <w:sz w:val="24"/>
            <w:szCs w:val="24"/>
            <w:lang w:val="en-US"/>
          </w:rPr>
          <w:t>Linnean shortfall m</w:t>
        </w:r>
      </w:ins>
      <w:ins w:id="208" w:author="Carlos Calderon del Cid" w:date="2023-10-11T23:35:00Z">
        <w:r>
          <w:rPr>
            <w:rFonts w:ascii="Times New Roman" w:hAnsi="Times New Roman" w:cs="Times New Roman"/>
            <w:sz w:val="24"/>
            <w:szCs w:val="24"/>
            <w:lang w:val="en-US"/>
          </w:rPr>
          <w:t>agnitude is unknown</w:t>
        </w:r>
      </w:ins>
      <w:ins w:id="209" w:author="Unknown Author" w:date="2023-10-22T21:00:00Z">
        <w:r>
          <w:rPr>
            <w:rFonts w:ascii="Times New Roman" w:hAnsi="Times New Roman" w:cs="Times New Roman"/>
            <w:sz w:val="24"/>
            <w:szCs w:val="24"/>
            <w:lang w:val="en-US"/>
          </w:rPr>
          <w:t>, but probably enormous, as indicated by the ever</w:t>
        </w:r>
      </w:ins>
      <w:ins w:id="210" w:author="Unknown Author" w:date="2023-10-22T21:07:00Z">
        <w:r>
          <w:rPr>
            <w:rFonts w:ascii="Times New Roman" w:hAnsi="Times New Roman" w:cs="Times New Roman"/>
            <w:sz w:val="24"/>
            <w:szCs w:val="24"/>
            <w:lang w:val="en-US"/>
          </w:rPr>
          <w:t xml:space="preserve"> </w:t>
        </w:r>
      </w:ins>
      <w:ins w:id="211" w:author="Carlos Calderon del Cid" w:date="2023-10-11T23:35:00Z">
        <w:del w:id="212" w:author="Unknown Author" w:date="2023-10-22T21:01:00Z">
          <w:r>
            <w:rPr>
              <w:rFonts w:ascii="Times New Roman" w:hAnsi="Times New Roman" w:cs="Times New Roman"/>
              <w:sz w:val="24"/>
              <w:szCs w:val="24"/>
              <w:lang w:val="en-US"/>
            </w:rPr>
            <w:delText xml:space="preserve"> due to the</w:delText>
          </w:r>
        </w:del>
        <w:r>
          <w:rPr>
            <w:rFonts w:ascii="Times New Roman" w:hAnsi="Times New Roman" w:cs="Times New Roman"/>
            <w:sz w:val="24"/>
            <w:szCs w:val="24"/>
            <w:lang w:val="en-US"/>
          </w:rPr>
          <w:t xml:space="preserve"> </w:t>
        </w:r>
        <w:commentRangeStart w:id="213"/>
        <w:del w:id="214" w:author="Unknown Author" w:date="2023-10-22T21:00:00Z">
          <w:r>
            <w:rPr>
              <w:rFonts w:ascii="Times New Roman" w:hAnsi="Times New Roman" w:cs="Times New Roman"/>
              <w:sz w:val="24"/>
              <w:szCs w:val="24"/>
              <w:lang w:val="en-US"/>
            </w:rPr>
            <w:delText xml:space="preserve">constant </w:delText>
          </w:r>
        </w:del>
        <w:r>
          <w:rPr>
            <w:rFonts w:ascii="Times New Roman" w:hAnsi="Times New Roman" w:cs="Times New Roman"/>
            <w:sz w:val="24"/>
            <w:szCs w:val="24"/>
            <w:lang w:val="en-US"/>
          </w:rPr>
          <w:t>increas</w:t>
        </w:r>
      </w:ins>
      <w:ins w:id="215" w:author="Unknown Author" w:date="2023-10-22T21:00:00Z">
        <w:r>
          <w:rPr>
            <w:rFonts w:ascii="Times New Roman" w:hAnsi="Times New Roman" w:cs="Times New Roman"/>
            <w:sz w:val="24"/>
            <w:szCs w:val="24"/>
            <w:lang w:val="en-US"/>
          </w:rPr>
          <w:t>ing pace in</w:t>
        </w:r>
      </w:ins>
      <w:ins w:id="216" w:author="Carlos Calderon del Cid" w:date="2023-10-11T23:35:00Z">
        <w:del w:id="217" w:author="Unknown Author" w:date="2023-10-22T21:00:00Z">
          <w:r>
            <w:rPr>
              <w:rFonts w:ascii="Times New Roman" w:hAnsi="Times New Roman" w:cs="Times New Roman"/>
              <w:sz w:val="24"/>
              <w:szCs w:val="24"/>
              <w:lang w:val="en-US"/>
            </w:rPr>
            <w:delText>e</w:delText>
          </w:r>
        </w:del>
        <w:r>
          <w:rPr>
            <w:rFonts w:ascii="Times New Roman" w:hAnsi="Times New Roman" w:cs="Times New Roman"/>
            <w:sz w:val="24"/>
            <w:szCs w:val="24"/>
            <w:lang w:val="en-US"/>
          </w:rPr>
          <w:t xml:space="preserve"> in species </w:t>
        </w:r>
        <w:proofErr w:type="spellStart"/>
        <w:r>
          <w:rPr>
            <w:rFonts w:ascii="Times New Roman" w:hAnsi="Times New Roman" w:cs="Times New Roman"/>
            <w:sz w:val="24"/>
            <w:szCs w:val="24"/>
            <w:lang w:val="en-US"/>
          </w:rPr>
          <w:t>descriptions</w:t>
        </w:r>
      </w:ins>
      <w:ins w:id="218" w:author="Carlos Calderon del Cid" w:date="2023-10-11T23:41:00Z">
        <w:del w:id="219" w:author="Unknown Author" w:date="2023-10-22T20:53:00Z">
          <w:r>
            <w:rPr>
              <w:rFonts w:ascii="Times New Roman" w:hAnsi="Times New Roman" w:cs="Times New Roman"/>
              <w:sz w:val="24"/>
              <w:szCs w:val="24"/>
              <w:lang w:val="en-US"/>
            </w:rPr>
            <w:delText>,</w:delText>
          </w:r>
          <w:commentRangeEnd w:id="213"/>
          <w:r>
            <w:commentReference w:id="213"/>
          </w:r>
          <w:r>
            <w:rPr>
              <w:rFonts w:ascii="Times New Roman" w:hAnsi="Times New Roman" w:cs="Times New Roman"/>
              <w:sz w:val="24"/>
              <w:szCs w:val="24"/>
              <w:lang w:val="en-US"/>
            </w:rPr>
            <w:delText xml:space="preserve"> </w:delText>
          </w:r>
        </w:del>
      </w:ins>
      <w:ins w:id="220" w:author="Carlos Calderon del Cid" w:date="2023-10-11T23:38:00Z">
        <w:del w:id="221" w:author="Unknown Author" w:date="2023-10-22T20:53:00Z">
          <w:r>
            <w:rPr>
              <w:rFonts w:ascii="Times New Roman" w:hAnsi="Times New Roman" w:cs="Times New Roman"/>
              <w:sz w:val="24"/>
              <w:szCs w:val="24"/>
              <w:lang w:val="en-US"/>
            </w:rPr>
            <w:delText>~2 million eukaryote species in the Catalogue of Life</w:delText>
          </w:r>
        </w:del>
      </w:ins>
      <w:ins w:id="222" w:author="Carlos Calderon del Cid" w:date="2023-10-11T23:41:00Z">
        <w:del w:id="223" w:author="Unknown Author" w:date="2023-10-22T20:53:00Z">
          <w:r>
            <w:rPr>
              <w:rFonts w:ascii="Times New Roman" w:hAnsi="Times New Roman" w:cs="Times New Roman"/>
              <w:sz w:val="24"/>
              <w:szCs w:val="24"/>
              <w:lang w:val="en-US"/>
            </w:rPr>
            <w:delText xml:space="preserve"> (</w:delText>
          </w:r>
        </w:del>
      </w:ins>
      <w:r>
        <w:fldChar w:fldCharType="begin"/>
      </w:r>
      <w:r>
        <w:instrText>HYPERLINK "http://www.catalogueoflife.org/" \h</w:instrText>
      </w:r>
      <w:r>
        <w:fldChar w:fldCharType="separate"/>
      </w:r>
      <w:ins w:id="224" w:author="Carlos Calderon del Cid" w:date="2023-10-11T23:41:00Z">
        <w:del w:id="225" w:author="Unknown Author" w:date="2023-10-22T20:53:00Z">
          <w:r>
            <w:rPr>
              <w:rStyle w:val="Hipervnculo"/>
              <w:rFonts w:ascii="Times New Roman" w:hAnsi="Times New Roman" w:cs="Times New Roman"/>
              <w:sz w:val="24"/>
              <w:szCs w:val="24"/>
              <w:lang w:val="en-US"/>
            </w:rPr>
            <w:delText>http://www.catalogueoflife.org</w:delText>
          </w:r>
        </w:del>
      </w:ins>
      <w:r>
        <w:rPr>
          <w:rStyle w:val="Hipervnculo"/>
          <w:rFonts w:ascii="Times New Roman" w:hAnsi="Times New Roman" w:cs="Times New Roman"/>
          <w:sz w:val="24"/>
          <w:szCs w:val="24"/>
          <w:lang w:val="en-US"/>
        </w:rPr>
        <w:fldChar w:fldCharType="end"/>
      </w:r>
      <w:ins w:id="226" w:author="Carlos Calderon del Cid" w:date="2023-10-12T00:05:00Z">
        <w:del w:id="227" w:author="Unknown Author" w:date="2023-10-22T20:53:00Z">
          <w:r>
            <w:rPr>
              <w:rFonts w:ascii="Times New Roman" w:hAnsi="Times New Roman" w:cs="Times New Roman"/>
              <w:sz w:val="24"/>
              <w:szCs w:val="24"/>
              <w:lang w:val="en-US"/>
            </w:rPr>
            <w:delText>; September 2023</w:delText>
          </w:r>
        </w:del>
      </w:ins>
      <w:ins w:id="228" w:author="Carlos Calderon del Cid" w:date="2023-10-11T23:41:00Z">
        <w:del w:id="229" w:author="Unknown Author" w:date="2023-10-22T20:53:00Z">
          <w:r>
            <w:rPr>
              <w:rFonts w:ascii="Times New Roman" w:hAnsi="Times New Roman" w:cs="Times New Roman"/>
              <w:sz w:val="24"/>
              <w:szCs w:val="24"/>
              <w:lang w:val="en-US"/>
            </w:rPr>
            <w:delText xml:space="preserve">), </w:delText>
          </w:r>
        </w:del>
      </w:ins>
      <w:ins w:id="230" w:author="Carlos Calderon del Cid" w:date="2023-10-11T23:36:00Z">
        <w:del w:id="231" w:author="Unknown Author" w:date="2023-10-22T20:53:00Z">
          <w:r>
            <w:rPr>
              <w:rFonts w:ascii="Times New Roman" w:hAnsi="Times New Roman" w:cs="Times New Roman"/>
              <w:sz w:val="24"/>
              <w:szCs w:val="24"/>
              <w:lang w:val="en-US"/>
            </w:rPr>
            <w:delText xml:space="preserve">and the </w:delText>
          </w:r>
        </w:del>
      </w:ins>
      <w:ins w:id="232" w:author="Carlos Calderon del Cid" w:date="2023-10-11T23:55:00Z">
        <w:del w:id="233" w:author="Unknown Author" w:date="2023-10-22T20:53:00Z">
          <w:r>
            <w:rPr>
              <w:rFonts w:ascii="Times New Roman" w:hAnsi="Times New Roman" w:cs="Times New Roman"/>
              <w:sz w:val="24"/>
              <w:szCs w:val="24"/>
              <w:lang w:val="en-US"/>
            </w:rPr>
            <w:delText xml:space="preserve">lack of convergence </w:delText>
          </w:r>
        </w:del>
      </w:ins>
      <w:ins w:id="234" w:author="Carlos Calderon del Cid" w:date="2023-10-11T23:58:00Z">
        <w:del w:id="235" w:author="Unknown Author" w:date="2023-10-22T20:53:00Z">
          <w:r>
            <w:rPr>
              <w:rFonts w:ascii="Times New Roman" w:hAnsi="Times New Roman" w:cs="Times New Roman"/>
              <w:sz w:val="24"/>
              <w:szCs w:val="24"/>
              <w:lang w:val="en-US"/>
            </w:rPr>
            <w:delText xml:space="preserve">on the total number of predicted species </w:delText>
          </w:r>
        </w:del>
      </w:ins>
      <w:ins w:id="236" w:author="Carlos Calderon del Cid" w:date="2023-10-11T23:55:00Z">
        <w:del w:id="237" w:author="Unknown Author" w:date="2023-10-22T20:53:00Z">
          <w:r>
            <w:rPr>
              <w:rFonts w:ascii="Times New Roman" w:hAnsi="Times New Roman" w:cs="Times New Roman"/>
              <w:sz w:val="24"/>
              <w:szCs w:val="24"/>
              <w:lang w:val="en-US"/>
            </w:rPr>
            <w:delText>(</w:delText>
          </w:r>
        </w:del>
      </w:ins>
      <w:ins w:id="238" w:author="Carlos Calderon del Cid" w:date="2023-10-11T23:57:00Z">
        <w:del w:id="239" w:author="Unknown Author" w:date="2023-10-22T20:53:00Z">
          <w:r>
            <w:rPr>
              <w:rFonts w:ascii="Times New Roman" w:hAnsi="Times New Roman" w:cs="Times New Roman"/>
              <w:sz w:val="24"/>
              <w:szCs w:val="24"/>
              <w:lang w:val="en-US"/>
            </w:rPr>
            <w:delText xml:space="preserve">from 2 to 100 million species, Caley et al. 2014). </w:delText>
          </w:r>
        </w:del>
      </w:ins>
      <w:ins w:id="240" w:author="Carlos Calderon del Cid" w:date="2023-10-12T00:22:00Z">
        <w:del w:id="241" w:author="Unknown Author" w:date="2023-10-22T20:53:00Z">
          <w:r>
            <w:rPr>
              <w:rFonts w:ascii="Times New Roman" w:hAnsi="Times New Roman" w:cs="Times New Roman"/>
              <w:sz w:val="24"/>
              <w:szCs w:val="24"/>
              <w:lang w:val="en-US"/>
            </w:rPr>
            <w:delText>Hence, o</w:delText>
          </w:r>
        </w:del>
      </w:ins>
      <w:ins w:id="242" w:author="Unknown Author" w:date="2023-10-22T20:53:00Z">
        <w:r>
          <w:rPr>
            <w:rFonts w:ascii="Times New Roman" w:hAnsi="Times New Roman" w:cs="Times New Roman"/>
            <w:sz w:val="24"/>
            <w:szCs w:val="24"/>
            <w:lang w:val="en-US"/>
          </w:rPr>
          <w:t>O</w:t>
        </w:r>
      </w:ins>
      <w:ins w:id="243" w:author="Carlos Calderon del Cid" w:date="2023-10-12T00:22:00Z">
        <w:r>
          <w:rPr>
            <w:rFonts w:ascii="Times New Roman" w:hAnsi="Times New Roman" w:cs="Times New Roman"/>
            <w:sz w:val="24"/>
            <w:szCs w:val="24"/>
            <w:lang w:val="en-US"/>
          </w:rPr>
          <w:t>btaining</w:t>
        </w:r>
        <w:proofErr w:type="spellEnd"/>
        <w:r>
          <w:rPr>
            <w:rFonts w:ascii="Times New Roman" w:hAnsi="Times New Roman" w:cs="Times New Roman"/>
            <w:sz w:val="24"/>
            <w:szCs w:val="24"/>
            <w:lang w:val="en-US"/>
          </w:rPr>
          <w:t xml:space="preserve"> a precise estimate of the number of </w:t>
        </w:r>
        <w:del w:id="244" w:author="Unknown Author" w:date="2023-10-22T20:52:00Z">
          <w:r>
            <w:rPr>
              <w:rFonts w:ascii="Times New Roman" w:hAnsi="Times New Roman" w:cs="Times New Roman"/>
              <w:sz w:val="24"/>
              <w:szCs w:val="24"/>
              <w:lang w:val="en-US"/>
            </w:rPr>
            <w:delText>missing</w:delText>
          </w:r>
        </w:del>
      </w:ins>
      <w:ins w:id="245" w:author="Unknown Author" w:date="2023-10-22T20:52:00Z">
        <w:r>
          <w:rPr>
            <w:rFonts w:ascii="Times New Roman" w:hAnsi="Times New Roman" w:cs="Times New Roman"/>
            <w:sz w:val="24"/>
            <w:szCs w:val="24"/>
            <w:lang w:val="en-US"/>
          </w:rPr>
          <w:t>undescribed</w:t>
        </w:r>
      </w:ins>
      <w:ins w:id="246" w:author="Carlos Calderon del Cid" w:date="2023-10-12T00:22:00Z">
        <w:r>
          <w:rPr>
            <w:rFonts w:ascii="Times New Roman" w:hAnsi="Times New Roman" w:cs="Times New Roman"/>
            <w:sz w:val="24"/>
            <w:szCs w:val="24"/>
            <w:lang w:val="en-US"/>
          </w:rPr>
          <w:t xml:space="preserve"> extant species is challenging</w:t>
        </w:r>
      </w:ins>
      <w:ins w:id="247" w:author="Unknown Author" w:date="2023-10-22T20:53:00Z">
        <w:r>
          <w:rPr>
            <w:rFonts w:ascii="Times New Roman" w:hAnsi="Times New Roman" w:cs="Times New Roman"/>
            <w:sz w:val="24"/>
            <w:szCs w:val="24"/>
            <w:lang w:val="en-US"/>
          </w:rPr>
          <w:t xml:space="preserve"> (Caley et al. 2014) and</w:t>
        </w:r>
      </w:ins>
      <w:ins w:id="248" w:author="Carlos Calderon del Cid" w:date="2023-10-12T00:22:00Z">
        <w:del w:id="249" w:author="Unknown Author" w:date="2023-10-22T20:53:00Z">
          <w:r>
            <w:rPr>
              <w:rFonts w:ascii="Times New Roman" w:hAnsi="Times New Roman" w:cs="Times New Roman"/>
              <w:sz w:val="24"/>
              <w:szCs w:val="24"/>
              <w:lang w:val="en-US"/>
            </w:rPr>
            <w:delText>. This estimation would additionally</w:delText>
          </w:r>
        </w:del>
        <w:r>
          <w:rPr>
            <w:rFonts w:ascii="Times New Roman" w:hAnsi="Times New Roman" w:cs="Times New Roman"/>
            <w:sz w:val="24"/>
            <w:szCs w:val="24"/>
            <w:lang w:val="en-US"/>
          </w:rPr>
          <w:t xml:space="preserve"> var</w:t>
        </w:r>
        <w:del w:id="250" w:author="Unknown Author" w:date="2023-10-22T20:53:00Z">
          <w:r>
            <w:rPr>
              <w:rFonts w:ascii="Times New Roman" w:hAnsi="Times New Roman" w:cs="Times New Roman"/>
              <w:sz w:val="24"/>
              <w:szCs w:val="24"/>
              <w:lang w:val="en-US"/>
            </w:rPr>
            <w:delText>y</w:delText>
          </w:r>
        </w:del>
      </w:ins>
      <w:ins w:id="251" w:author="Unknown Author" w:date="2023-10-22T20:53:00Z">
        <w:r>
          <w:rPr>
            <w:rFonts w:ascii="Times New Roman" w:hAnsi="Times New Roman" w:cs="Times New Roman"/>
            <w:sz w:val="24"/>
            <w:szCs w:val="24"/>
            <w:lang w:val="en-US"/>
          </w:rPr>
          <w:t>ies</w:t>
        </w:r>
      </w:ins>
      <w:ins w:id="252" w:author="Carlos Calderon del Cid" w:date="2023-10-12T00:22:00Z">
        <w:r>
          <w:rPr>
            <w:rFonts w:ascii="Times New Roman" w:hAnsi="Times New Roman" w:cs="Times New Roman"/>
            <w:sz w:val="24"/>
            <w:szCs w:val="24"/>
            <w:lang w:val="en-US"/>
          </w:rPr>
          <w:t xml:space="preserve"> based</w:t>
        </w:r>
      </w:ins>
      <w:ins w:id="253" w:author="Carlos Calderon del Cid" w:date="2023-10-12T00:24:00Z">
        <w:r>
          <w:rPr>
            <w:rFonts w:ascii="Times New Roman" w:hAnsi="Times New Roman" w:cs="Times New Roman"/>
            <w:sz w:val="24"/>
            <w:szCs w:val="24"/>
            <w:lang w:val="en-US"/>
          </w:rPr>
          <w:t xml:space="preserve"> on the taxonomic group and the geographical region under consideration</w:t>
        </w:r>
      </w:ins>
      <w:ins w:id="254" w:author="Carlos Calderon del Cid" w:date="2023-10-12T00:10:00Z">
        <w:r>
          <w:rPr>
            <w:rFonts w:ascii="Times New Roman" w:hAnsi="Times New Roman" w:cs="Times New Roman"/>
            <w:sz w:val="24"/>
            <w:szCs w:val="24"/>
            <w:lang w:val="en-US"/>
          </w:rPr>
          <w:t xml:space="preserve"> (</w:t>
        </w:r>
      </w:ins>
      <w:ins w:id="255" w:author="Carlos Calderon del Cid" w:date="2023-10-12T00:18:00Z">
        <w:r>
          <w:rPr>
            <w:rFonts w:ascii="Times New Roman" w:hAnsi="Times New Roman" w:cs="Times New Roman"/>
            <w:sz w:val="24"/>
            <w:szCs w:val="24"/>
            <w:lang w:val="en-US"/>
          </w:rPr>
          <w:t xml:space="preserve">Hopkins 2007; Vilela et al. 2014). Moreover, the </w:t>
        </w:r>
      </w:ins>
      <w:ins w:id="256" w:author="Carlos Calderon del Cid" w:date="2023-10-12T00:20:00Z">
        <w:r>
          <w:rPr>
            <w:rFonts w:ascii="Times New Roman" w:hAnsi="Times New Roman" w:cs="Times New Roman"/>
            <w:sz w:val="24"/>
            <w:szCs w:val="24"/>
            <w:lang w:val="en-US"/>
          </w:rPr>
          <w:t>nature of the Linnean shortfall probably is nonrandom, given that is</w:t>
        </w:r>
      </w:ins>
      <w:ins w:id="257" w:author="Carlos Calderon del Cid" w:date="2023-10-12T00:38:00Z">
        <w:r>
          <w:rPr>
            <w:rFonts w:ascii="Times New Roman" w:hAnsi="Times New Roman" w:cs="Times New Roman"/>
            <w:sz w:val="24"/>
            <w:szCs w:val="24"/>
            <w:lang w:val="en-US"/>
          </w:rPr>
          <w:t xml:space="preserve"> more</w:t>
        </w:r>
      </w:ins>
      <w:ins w:id="258" w:author="Carlos Calderon del Cid" w:date="2023-10-12T00:20:00Z">
        <w:r>
          <w:rPr>
            <w:rFonts w:ascii="Times New Roman" w:hAnsi="Times New Roman" w:cs="Times New Roman"/>
            <w:sz w:val="24"/>
            <w:szCs w:val="24"/>
            <w:lang w:val="en-US"/>
          </w:rPr>
          <w:t xml:space="preserve"> severe for species with small </w:t>
        </w:r>
      </w:ins>
      <w:ins w:id="259" w:author="Carlos Calderon del Cid" w:date="2023-10-12T00:24:00Z">
        <w:r>
          <w:rPr>
            <w:rFonts w:ascii="Times New Roman" w:hAnsi="Times New Roman" w:cs="Times New Roman"/>
            <w:sz w:val="24"/>
            <w:szCs w:val="24"/>
            <w:lang w:val="en-US"/>
          </w:rPr>
          <w:t xml:space="preserve">body </w:t>
        </w:r>
      </w:ins>
      <w:ins w:id="260" w:author="Carlos Calderon del Cid" w:date="2023-10-12T00:20:00Z">
        <w:r>
          <w:rPr>
            <w:rFonts w:ascii="Times New Roman" w:hAnsi="Times New Roman" w:cs="Times New Roman"/>
            <w:sz w:val="24"/>
            <w:szCs w:val="24"/>
            <w:lang w:val="en-US"/>
          </w:rPr>
          <w:t xml:space="preserve">sizes, </w:t>
        </w:r>
      </w:ins>
      <w:ins w:id="261" w:author="Carlos Calderon del Cid" w:date="2023-10-12T00:24:00Z">
        <w:r>
          <w:rPr>
            <w:rFonts w:ascii="Times New Roman" w:hAnsi="Times New Roman" w:cs="Times New Roman"/>
            <w:sz w:val="24"/>
            <w:szCs w:val="24"/>
            <w:lang w:val="en-US"/>
          </w:rPr>
          <w:t>spatial distributions,</w:t>
        </w:r>
      </w:ins>
      <w:ins w:id="262" w:author="Carlos Calderon del Cid" w:date="2023-10-12T00:21:00Z">
        <w:r>
          <w:rPr>
            <w:rFonts w:ascii="Times New Roman" w:hAnsi="Times New Roman" w:cs="Times New Roman"/>
            <w:sz w:val="24"/>
            <w:szCs w:val="24"/>
            <w:lang w:val="en-US"/>
          </w:rPr>
          <w:t xml:space="preserve"> and niche widths (Riddle et al. 2011). </w:t>
        </w:r>
      </w:ins>
      <w:commentRangeStart w:id="263"/>
      <w:ins w:id="264" w:author="Carlos Calderon del Cid" w:date="2023-10-12T00:30:00Z">
        <w:del w:id="265" w:author="Unknown Author" w:date="2023-10-22T21:07:00Z">
          <w:r>
            <w:rPr>
              <w:rFonts w:ascii="Times New Roman" w:hAnsi="Times New Roman" w:cs="Times New Roman"/>
              <w:sz w:val="24"/>
              <w:szCs w:val="24"/>
              <w:lang w:val="en-US"/>
            </w:rPr>
            <w:delText>The</w:delText>
          </w:r>
        </w:del>
      </w:ins>
      <w:ins w:id="266" w:author="Carlos Calderon del Cid" w:date="2023-10-12T00:39:00Z">
        <w:del w:id="267" w:author="Unknown Author" w:date="2023-10-22T21:07:00Z">
          <w:r>
            <w:rPr>
              <w:rFonts w:ascii="Times New Roman" w:hAnsi="Times New Roman" w:cs="Times New Roman"/>
              <w:sz w:val="24"/>
              <w:szCs w:val="24"/>
              <w:lang w:val="en-US"/>
            </w:rPr>
            <w:delText xml:space="preserve"> species age miscalculations from both</w:delText>
          </w:r>
        </w:del>
      </w:ins>
      <w:ins w:id="268" w:author="Carlos Calderon del Cid" w:date="2023-10-12T00:51:00Z">
        <w:del w:id="269" w:author="Unknown Author" w:date="2023-10-22T21:07:00Z">
          <w:r>
            <w:rPr>
              <w:rFonts w:ascii="Times New Roman" w:hAnsi="Times New Roman" w:cs="Times New Roman"/>
              <w:sz w:val="24"/>
              <w:szCs w:val="24"/>
              <w:lang w:val="en-US"/>
            </w:rPr>
            <w:delText xml:space="preserve"> incomplete sampling</w:delText>
          </w:r>
        </w:del>
      </w:ins>
      <w:ins w:id="270" w:author="Carlos Calderon del Cid" w:date="2023-10-12T00:39:00Z">
        <w:del w:id="271" w:author="Unknown Author" w:date="2023-10-22T21:07:00Z">
          <w:r>
            <w:rPr>
              <w:rFonts w:ascii="Times New Roman" w:hAnsi="Times New Roman" w:cs="Times New Roman"/>
              <w:sz w:val="24"/>
              <w:szCs w:val="24"/>
              <w:lang w:val="en-US"/>
            </w:rPr>
            <w:delText xml:space="preserve"> experiments, reflect </w:delText>
          </w:r>
        </w:del>
      </w:ins>
      <w:ins w:id="272" w:author="Carlos Calderon del Cid" w:date="2023-10-12T00:43:00Z">
        <w:del w:id="273" w:author="Unknown Author" w:date="2023-10-22T21:07:00Z">
          <w:r>
            <w:rPr>
              <w:rFonts w:ascii="Times New Roman" w:hAnsi="Times New Roman" w:cs="Times New Roman"/>
              <w:sz w:val="24"/>
              <w:szCs w:val="24"/>
              <w:lang w:val="en-US"/>
            </w:rPr>
            <w:delText>how</w:delText>
          </w:r>
        </w:del>
      </w:ins>
      <w:ins w:id="274" w:author="Carlos Calderon del Cid" w:date="2023-10-12T00:40:00Z">
        <w:del w:id="275" w:author="Unknown Author" w:date="2023-10-22T21:07:00Z">
          <w:r>
            <w:rPr>
              <w:rFonts w:ascii="Times New Roman" w:hAnsi="Times New Roman" w:cs="Times New Roman"/>
              <w:sz w:val="24"/>
              <w:szCs w:val="24"/>
              <w:lang w:val="en-US"/>
            </w:rPr>
            <w:delText xml:space="preserve"> the Linnean</w:delText>
          </w:r>
        </w:del>
      </w:ins>
      <w:ins w:id="276" w:author="Carlos Calderon del Cid" w:date="2023-10-12T00:48:00Z">
        <w:del w:id="277" w:author="Unknown Author" w:date="2023-10-22T21:07:00Z">
          <w:r>
            <w:rPr>
              <w:rFonts w:ascii="Times New Roman" w:hAnsi="Times New Roman" w:cs="Times New Roman"/>
              <w:sz w:val="24"/>
              <w:szCs w:val="24"/>
              <w:lang w:val="en-US"/>
            </w:rPr>
            <w:delText xml:space="preserve"> shortfall</w:delText>
          </w:r>
        </w:del>
      </w:ins>
      <w:ins w:id="278" w:author="Carlos Calderon del Cid" w:date="2023-10-12T00:40:00Z">
        <w:del w:id="279" w:author="Unknown Author" w:date="2023-10-22T21:07:00Z">
          <w:r>
            <w:rPr>
              <w:rFonts w:ascii="Times New Roman" w:hAnsi="Times New Roman" w:cs="Times New Roman"/>
              <w:sz w:val="24"/>
              <w:szCs w:val="24"/>
              <w:lang w:val="en-US"/>
            </w:rPr>
            <w:delText xml:space="preserve"> affects the Darwinian </w:delText>
          </w:r>
        </w:del>
      </w:ins>
      <w:ins w:id="280" w:author="Carlos Calderon del Cid" w:date="2023-10-12T00:42:00Z">
        <w:del w:id="281" w:author="Unknown Author" w:date="2023-10-22T21:07:00Z">
          <w:r>
            <w:rPr>
              <w:rFonts w:ascii="Times New Roman" w:hAnsi="Times New Roman" w:cs="Times New Roman"/>
              <w:sz w:val="24"/>
              <w:szCs w:val="24"/>
              <w:lang w:val="en-US"/>
            </w:rPr>
            <w:delText xml:space="preserve">shortfall, or the lack of knowledge about the </w:delText>
          </w:r>
        </w:del>
      </w:ins>
      <w:ins w:id="282" w:author="Carlos Calderon del Cid" w:date="2023-10-12T00:44:00Z">
        <w:del w:id="283" w:author="Unknown Author" w:date="2023-10-22T21:07:00Z">
          <w:r>
            <w:rPr>
              <w:rFonts w:ascii="Times New Roman" w:hAnsi="Times New Roman" w:cs="Times New Roman"/>
              <w:sz w:val="24"/>
              <w:szCs w:val="24"/>
              <w:lang w:val="en-US"/>
            </w:rPr>
            <w:delText>tree of life and the evolution of lineages (Diniz-Filho et al. 2013)</w:delText>
          </w:r>
        </w:del>
        <w:r>
          <w:rPr>
            <w:rFonts w:ascii="Times New Roman" w:hAnsi="Times New Roman" w:cs="Times New Roman"/>
            <w:sz w:val="24"/>
            <w:szCs w:val="24"/>
            <w:lang w:val="en-US"/>
          </w:rPr>
          <w:t xml:space="preserve">. </w:t>
        </w:r>
        <w:commentRangeEnd w:id="263"/>
        <w:r>
          <w:commentReference w:id="263"/>
        </w:r>
        <w:r>
          <w:rPr>
            <w:rFonts w:ascii="Times New Roman" w:hAnsi="Times New Roman" w:cs="Times New Roman"/>
            <w:sz w:val="24"/>
            <w:szCs w:val="24"/>
            <w:lang w:val="en-US"/>
          </w:rPr>
          <w:t xml:space="preserve">The missing extant species </w:t>
        </w:r>
        <w:commentRangeStart w:id="284"/>
        <w:del w:id="285" w:author="Unknown Author" w:date="2023-10-22T20:57:00Z">
          <w:r>
            <w:rPr>
              <w:rFonts w:ascii="Times New Roman" w:hAnsi="Times New Roman" w:cs="Times New Roman"/>
              <w:sz w:val="24"/>
              <w:szCs w:val="24"/>
              <w:lang w:val="en-US"/>
            </w:rPr>
            <w:delText xml:space="preserve">not only modify the phylogeny shape but also </w:delText>
          </w:r>
        </w:del>
        <w:commentRangeEnd w:id="284"/>
        <w:r>
          <w:commentReference w:id="284"/>
        </w:r>
        <w:r>
          <w:rPr>
            <w:rFonts w:ascii="Times New Roman" w:hAnsi="Times New Roman" w:cs="Times New Roman"/>
            <w:sz w:val="24"/>
            <w:szCs w:val="24"/>
            <w:lang w:val="en-US"/>
          </w:rPr>
          <w:t>s</w:t>
        </w:r>
      </w:ins>
      <w:ins w:id="286" w:author="Carlos Calderon del Cid" w:date="2023-10-12T00:53:00Z">
        <w:r>
          <w:rPr>
            <w:rFonts w:ascii="Times New Roman" w:hAnsi="Times New Roman" w:cs="Times New Roman"/>
            <w:sz w:val="24"/>
            <w:szCs w:val="24"/>
            <w:lang w:val="en-US"/>
          </w:rPr>
          <w:t>ignificantly impacts</w:t>
        </w:r>
      </w:ins>
      <w:ins w:id="287" w:author="Carlos Calderon del Cid" w:date="2023-10-12T00:45:00Z">
        <w:r>
          <w:rPr>
            <w:rFonts w:ascii="Times New Roman" w:hAnsi="Times New Roman" w:cs="Times New Roman"/>
            <w:sz w:val="24"/>
            <w:szCs w:val="24"/>
            <w:lang w:val="en-US"/>
          </w:rPr>
          <w:t xml:space="preserve"> the branch lengths of the sampled species</w:t>
        </w:r>
      </w:ins>
      <w:ins w:id="288" w:author="Carlos Calderon del Cid" w:date="2023-10-12T00:49:00Z">
        <w:r>
          <w:rPr>
            <w:rFonts w:ascii="Times New Roman" w:hAnsi="Times New Roman" w:cs="Times New Roman"/>
            <w:sz w:val="24"/>
            <w:szCs w:val="24"/>
            <w:lang w:val="en-US"/>
          </w:rPr>
          <w:t xml:space="preserve">. </w:t>
        </w:r>
        <w:commentRangeStart w:id="289"/>
        <w:del w:id="290" w:author="Unknown Author" w:date="2023-10-22T20:56:00Z">
          <w:r>
            <w:rPr>
              <w:rFonts w:ascii="Times New Roman" w:hAnsi="Times New Roman" w:cs="Times New Roman"/>
              <w:sz w:val="24"/>
              <w:szCs w:val="24"/>
              <w:lang w:val="en-US"/>
            </w:rPr>
            <w:delText xml:space="preserve">In addition, errors in estimating branch lengths have material consequences on estimating evolutionary rates and biogeographical patterns </w:delText>
          </w:r>
        </w:del>
      </w:ins>
      <w:ins w:id="291" w:author="Carlos Calderon del Cid" w:date="2023-10-12T00:51:00Z">
        <w:del w:id="292" w:author="Unknown Author" w:date="2023-10-22T20:56:00Z">
          <w:r>
            <w:rPr>
              <w:rFonts w:ascii="Times New Roman" w:hAnsi="Times New Roman" w:cs="Times New Roman"/>
              <w:sz w:val="24"/>
              <w:szCs w:val="24"/>
              <w:lang w:val="en-US"/>
            </w:rPr>
            <w:delText>(Diniz-Filho et al. 2023; Slater &amp; Hannon 2013).</w:delText>
          </w:r>
        </w:del>
      </w:ins>
      <w:commentRangeEnd w:id="289"/>
      <w:r>
        <w:commentReference w:id="289"/>
      </w:r>
    </w:p>
    <w:p w14:paraId="60260046" w14:textId="77777777" w:rsidR="002F5B65" w:rsidRDefault="00000000">
      <w:pPr>
        <w:spacing w:after="0" w:line="360" w:lineRule="auto"/>
        <w:ind w:firstLine="709"/>
        <w:jc w:val="both"/>
        <w:rPr>
          <w:ins w:id="293" w:author="Unknown Author" w:date="2023-10-22T19:45:00Z"/>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w:t>
      </w:r>
      <w:del w:id="294" w:author="Unknown Author" w:date="2023-10-22T19:43:00Z">
        <w:r>
          <w:rPr>
            <w:rFonts w:ascii="Times New Roman" w:hAnsi="Times New Roman" w:cs="Times New Roman"/>
            <w:sz w:val="24"/>
            <w:szCs w:val="24"/>
            <w:lang w:val="en-US"/>
          </w:rPr>
          <w:delText>some</w:delText>
        </w:r>
      </w:del>
      <w:ins w:id="295" w:author="Unknown Author" w:date="2023-10-22T19:43:00Z">
        <w:r>
          <w:rPr>
            <w:rFonts w:ascii="Times New Roman" w:hAnsi="Times New Roman" w:cs="Times New Roman"/>
            <w:sz w:val="24"/>
            <w:szCs w:val="24"/>
            <w:lang w:val="en-US"/>
          </w:rPr>
          <w:t>its</w:t>
        </w:r>
      </w:ins>
      <w:r>
        <w:rPr>
          <w:rFonts w:ascii="Times New Roman" w:hAnsi="Times New Roman" w:cs="Times New Roman"/>
          <w:sz w:val="24"/>
          <w:szCs w:val="24"/>
          <w:lang w:val="en-US"/>
        </w:rPr>
        <w:t xml:space="preserve"> signatures </w:t>
      </w:r>
      <w:del w:id="296" w:author="Unknown Author" w:date="2023-10-22T19:44:00Z">
        <w:r>
          <w:rPr>
            <w:rFonts w:ascii="Times New Roman" w:hAnsi="Times New Roman" w:cs="Times New Roman"/>
            <w:sz w:val="24"/>
            <w:szCs w:val="24"/>
            <w:lang w:val="en-US"/>
          </w:rPr>
          <w:delText>i</w:delText>
        </w:r>
      </w:del>
      <w:ins w:id="297" w:author="Unknown Author" w:date="2023-10-22T19:44:00Z">
        <w:r>
          <w:rPr>
            <w:rFonts w:ascii="Times New Roman" w:hAnsi="Times New Roman" w:cs="Times New Roman"/>
            <w:sz w:val="24"/>
            <w:szCs w:val="24"/>
            <w:lang w:val="en-US"/>
          </w:rPr>
          <w:t>o</w:t>
        </w:r>
      </w:ins>
      <w:r>
        <w:rPr>
          <w:rFonts w:ascii="Times New Roman" w:hAnsi="Times New Roman" w:cs="Times New Roman"/>
          <w:sz w:val="24"/>
          <w:szCs w:val="24"/>
          <w:lang w:val="en-US"/>
        </w:rPr>
        <w:t>n sister species: they should have overlapp</w:t>
      </w:r>
      <w:del w:id="298" w:author="Unknown Author" w:date="2023-10-22T19:44:00Z">
        <w:r>
          <w:rPr>
            <w:rFonts w:ascii="Times New Roman" w:hAnsi="Times New Roman" w:cs="Times New Roman"/>
            <w:sz w:val="24"/>
            <w:szCs w:val="24"/>
            <w:lang w:val="en-US"/>
          </w:rPr>
          <w:delText>ed</w:delText>
        </w:r>
      </w:del>
      <w:ins w:id="299" w:author="Unknown Author" w:date="2023-10-22T19:44:00Z">
        <w:r>
          <w:rPr>
            <w:rFonts w:ascii="Times New Roman" w:hAnsi="Times New Roman" w:cs="Times New Roman"/>
            <w:sz w:val="24"/>
            <w:szCs w:val="24"/>
            <w:lang w:val="en-US"/>
          </w:rPr>
          <w:t>ing</w:t>
        </w:r>
      </w:ins>
      <w:r>
        <w:rPr>
          <w:rFonts w:ascii="Times New Roman" w:hAnsi="Times New Roman" w:cs="Times New Roman"/>
          <w:sz w:val="24"/>
          <w:szCs w:val="24"/>
          <w:lang w:val="en-US"/>
        </w:rPr>
        <w:t xml:space="preserve"> or adjacent ranges, their range sizes should be asymmetrical, and specific ecological traits should differ between them. These signatures are associated with sympatric and peripatric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et al.,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w:t>
      </w:r>
      <w:del w:id="300" w:author="Unknown Author" w:date="2023-10-22T19:44:00Z">
        <w:r>
          <w:rPr>
            <w:rFonts w:ascii="Times New Roman" w:hAnsi="Times New Roman" w:cs="Times New Roman"/>
            <w:sz w:val="24"/>
            <w:szCs w:val="24"/>
            <w:lang w:val="en-US"/>
          </w:rPr>
          <w:delText>i</w:delText>
        </w:r>
      </w:del>
      <w:ins w:id="301" w:author="Unknown Author" w:date="2023-10-22T19:44:00Z">
        <w:r>
          <w:rPr>
            <w:rFonts w:ascii="Times New Roman" w:hAnsi="Times New Roman" w:cs="Times New Roman"/>
            <w:sz w:val="24"/>
            <w:szCs w:val="24"/>
            <w:lang w:val="en-US"/>
          </w:rPr>
          <w:t>o</w:t>
        </w:r>
      </w:ins>
      <w:r>
        <w:rPr>
          <w:rFonts w:ascii="Times New Roman" w:hAnsi="Times New Roman" w:cs="Times New Roman"/>
          <w:sz w:val="24"/>
          <w:szCs w:val="24"/>
          <w:lang w:val="en-US"/>
        </w:rPr>
        <w:t xml:space="preserve">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del w:id="302" w:author="Unknown Author" w:date="2023-10-22T19:45:00Z">
        <w:r>
          <w:rPr>
            <w:rFonts w:ascii="Times New Roman" w:hAnsi="Times New Roman" w:cs="Times New Roman"/>
            <w:sz w:val="24"/>
            <w:szCs w:val="24"/>
            <w:lang w:val="en-US"/>
          </w:rPr>
          <w:delText xml:space="preserve"> </w:delText>
        </w:r>
      </w:del>
    </w:p>
    <w:p w14:paraId="2CE55B8B" w14:textId="77777777" w:rsidR="002F5B65" w:rsidRDefault="00000000">
      <w:pPr>
        <w:spacing w:after="0" w:line="360" w:lineRule="auto"/>
        <w:ind w:firstLine="709"/>
        <w:jc w:val="both"/>
        <w:rPr>
          <w:rFonts w:ascii="Times New Roman" w:hAnsi="Times New Roman" w:cs="Times New Roman"/>
          <w:sz w:val="24"/>
          <w:szCs w:val="24"/>
          <w:lang w:val="en-US"/>
        </w:rPr>
      </w:pPr>
      <w:del w:id="303" w:author="Unknown Author" w:date="2023-10-22T19:46:00Z">
        <w:r>
          <w:rPr>
            <w:rFonts w:ascii="Times New Roman" w:hAnsi="Times New Roman" w:cs="Times New Roman"/>
            <w:sz w:val="24"/>
            <w:szCs w:val="24"/>
            <w:lang w:val="en-US"/>
          </w:rPr>
          <w:lastRenderedPageBreak/>
          <w:delText>Complementarily</w:delText>
        </w:r>
      </w:del>
      <w:ins w:id="304" w:author="Unknown Author" w:date="2023-10-22T19:46:00Z">
        <w:r>
          <w:rPr>
            <w:rFonts w:ascii="Times New Roman" w:hAnsi="Times New Roman" w:cs="Times New Roman"/>
            <w:sz w:val="24"/>
            <w:szCs w:val="24"/>
            <w:lang w:val="en-US"/>
          </w:rPr>
          <w:t xml:space="preserve">Although extinction has a lower leverage on </w:t>
        </w:r>
        <w:proofErr w:type="spellStart"/>
        <w:r>
          <w:rPr>
            <w:rFonts w:ascii="Times New Roman" w:hAnsi="Times New Roman" w:cs="Times New Roman"/>
            <w:sz w:val="24"/>
            <w:szCs w:val="24"/>
            <w:lang w:val="en-US"/>
          </w:rPr>
          <w:t>th</w:t>
        </w:r>
        <w:proofErr w:type="spellEnd"/>
        <w:r>
          <w:rPr>
            <w:rFonts w:ascii="Times New Roman" w:hAnsi="Times New Roman" w:cs="Times New Roman"/>
            <w:sz w:val="24"/>
            <w:szCs w:val="24"/>
            <w:lang w:val="en-US"/>
          </w:rPr>
          <w:t xml:space="preserve"> error of species ages than incomplete taxon sampling and the unknown mode of speciation</w:t>
        </w:r>
      </w:ins>
      <w:r>
        <w:rPr>
          <w:rFonts w:ascii="Times New Roman" w:hAnsi="Times New Roman" w:cs="Times New Roman"/>
          <w:sz w:val="24"/>
          <w:szCs w:val="24"/>
          <w:lang w:val="en-US"/>
        </w:rPr>
        <w:t xml:space="preserve">, 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 López-Martínez et al., 2023; Rabosky, 2010; Silvestro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speciation mode (through spatial dynamics) and extinction rates before performing species age analyses could help to approximate the error of phylogenetic ages. </w:t>
      </w:r>
    </w:p>
    <w:p w14:paraId="75F59C5D"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instance, </w:t>
      </w:r>
      <w:commentRangeStart w:id="305"/>
      <w:r>
        <w:rPr>
          <w:rFonts w:ascii="Times New Roman" w:hAnsi="Times New Roman" w:cs="Times New Roman"/>
          <w:sz w:val="24"/>
          <w:szCs w:val="24"/>
          <w:lang w:val="en-US"/>
        </w:rPr>
        <w:t>let</w:t>
      </w:r>
      <w:ins w:id="306" w:author="Unknown Author" w:date="2023-10-22T19:47:00Z">
        <w:r>
          <w:rPr>
            <w:rFonts w:ascii="Times New Roman" w:hAnsi="Times New Roman" w:cs="Times New Roman"/>
            <w:sz w:val="24"/>
            <w:szCs w:val="24"/>
            <w:lang w:val="en-US"/>
          </w:rPr>
          <w:t xml:space="preserve"> us</w:t>
        </w:r>
      </w:ins>
      <w:del w:id="307" w:author="Unknown Author" w:date="2023-10-22T19:47:00Z">
        <w:r>
          <w:rPr>
            <w:rFonts w:ascii="Times New Roman" w:hAnsi="Times New Roman" w:cs="Times New Roman"/>
            <w:sz w:val="24"/>
            <w:szCs w:val="24"/>
            <w:lang w:val="en-US"/>
          </w:rPr>
          <w:delText>’s</w:delText>
        </w:r>
      </w:del>
      <w:commentRangeEnd w:id="305"/>
      <w:r>
        <w:commentReference w:id="305"/>
      </w:r>
      <w:r>
        <w:rPr>
          <w:rFonts w:ascii="Times New Roman" w:hAnsi="Times New Roman" w:cs="Times New Roman"/>
          <w:sz w:val="24"/>
          <w:szCs w:val="24"/>
          <w:lang w:val="en-US"/>
        </w:rPr>
        <w:t xml:space="preserve"> suppose that the approaches described in the previous paragraph</w:t>
      </w:r>
      <w:del w:id="308" w:author="Unknown Author" w:date="2023-10-22T19:48:00Z">
        <w:r>
          <w:rPr>
            <w:rFonts w:ascii="Times New Roman" w:hAnsi="Times New Roman" w:cs="Times New Roman"/>
            <w:sz w:val="24"/>
            <w:szCs w:val="24"/>
            <w:lang w:val="en-US"/>
          </w:rPr>
          <w:delText>, besides estimating reliable speciation and extinction rates</w:delText>
        </w:r>
      </w:del>
      <w:r>
        <w:rPr>
          <w:rFonts w:ascii="Times New Roman" w:hAnsi="Times New Roman" w:cs="Times New Roman"/>
          <w:sz w:val="24"/>
          <w:szCs w:val="24"/>
          <w:lang w:val="en-US"/>
        </w:rPr>
        <w:t>, suggest that the studied clade speciated predominantly under bifurcating speciation</w:t>
      </w:r>
      <w:ins w:id="309" w:author="Unknown Author" w:date="2023-10-22T19:48:00Z">
        <w:r>
          <w:rPr>
            <w:rFonts w:ascii="Times New Roman" w:hAnsi="Times New Roman" w:cs="Times New Roman"/>
            <w:sz w:val="24"/>
            <w:szCs w:val="24"/>
            <w:lang w:val="en-US"/>
          </w:rPr>
          <w:t xml:space="preserve"> and that we can reliably estimate speciation and extinction rates</w:t>
        </w:r>
      </w:ins>
      <w:del w:id="310" w:author="Unknown Author" w:date="2023-10-22T19:50:00Z">
        <w:r>
          <w:rPr>
            <w:rFonts w:ascii="Times New Roman" w:hAnsi="Times New Roman" w:cs="Times New Roman"/>
            <w:sz w:val="24"/>
            <w:szCs w:val="24"/>
            <w:lang w:val="en-US"/>
          </w:rPr>
          <w:delText>;</w:delText>
        </w:r>
      </w:del>
      <w:ins w:id="311" w:author="Unknown Author" w:date="2023-10-22T19:50: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312" w:author="Unknown Author" w:date="2023-10-22T19:50:00Z">
        <w:r>
          <w:rPr>
            <w:rFonts w:ascii="Times New Roman" w:hAnsi="Times New Roman" w:cs="Times New Roman"/>
            <w:sz w:val="24"/>
            <w:szCs w:val="24"/>
            <w:lang w:val="en-US"/>
          </w:rPr>
          <w:delText>i</w:delText>
        </w:r>
      </w:del>
      <w:ins w:id="313" w:author="Unknown Author" w:date="2023-10-22T19:50:00Z">
        <w:r>
          <w:rPr>
            <w:rFonts w:ascii="Times New Roman" w:hAnsi="Times New Roman" w:cs="Times New Roman"/>
            <w:sz w:val="24"/>
            <w:szCs w:val="24"/>
            <w:lang w:val="en-US"/>
          </w:rPr>
          <w:t>I</w:t>
        </w:r>
      </w:ins>
      <w:r>
        <w:rPr>
          <w:rFonts w:ascii="Times New Roman" w:hAnsi="Times New Roman" w:cs="Times New Roman"/>
          <w:sz w:val="24"/>
          <w:szCs w:val="24"/>
          <w:lang w:val="en-US"/>
        </w:rPr>
        <w:t>n this case, we advise t</w:t>
      </w:r>
      <w:del w:id="314" w:author="Unknown Author" w:date="2023-10-22T19:50:00Z">
        <w:r>
          <w:rPr>
            <w:rFonts w:ascii="Times New Roman" w:hAnsi="Times New Roman" w:cs="Times New Roman"/>
            <w:sz w:val="24"/>
            <w:szCs w:val="24"/>
            <w:lang w:val="en-US"/>
          </w:rPr>
          <w:delText>he implementation of</w:delText>
        </w:r>
      </w:del>
      <w:ins w:id="315" w:author="Unknown Author" w:date="2023-10-22T19:50:00Z">
        <w:r>
          <w:rPr>
            <w:rFonts w:ascii="Times New Roman" w:hAnsi="Times New Roman" w:cs="Times New Roman"/>
            <w:sz w:val="24"/>
            <w:szCs w:val="24"/>
            <w:lang w:val="en-US"/>
          </w:rPr>
          <w:t>o use</w:t>
        </w:r>
      </w:ins>
      <w:r>
        <w:rPr>
          <w:rFonts w:ascii="Times New Roman" w:hAnsi="Times New Roman" w:cs="Times New Roman"/>
          <w:sz w:val="24"/>
          <w:szCs w:val="24"/>
          <w:lang w:val="en-US"/>
        </w:rPr>
        <w:t xml:space="preserve"> our probabilistic age estimator to correct phylogenetic ages. When compared with phylogenetic age, this estimator improved the overall accuracy of age estimation across species in a phylogenetic tree, particularly </w:t>
      </w:r>
      <w:del w:id="316" w:author="Unknown Author" w:date="2023-10-22T19:50:00Z">
        <w:r>
          <w:rPr>
            <w:rFonts w:ascii="Times New Roman" w:hAnsi="Times New Roman" w:cs="Times New Roman"/>
            <w:sz w:val="24"/>
            <w:szCs w:val="24"/>
            <w:lang w:val="en-US"/>
          </w:rPr>
          <w:delText>in</w:delText>
        </w:r>
      </w:del>
      <w:ins w:id="317" w:author="Unknown Author" w:date="2023-10-22T19:50:00Z">
        <w:r>
          <w:rPr>
            <w:rFonts w:ascii="Times New Roman" w:hAnsi="Times New Roman" w:cs="Times New Roman"/>
            <w:sz w:val="24"/>
            <w:szCs w:val="24"/>
            <w:lang w:val="en-US"/>
          </w:rPr>
          <w:t>under</w:t>
        </w:r>
      </w:ins>
      <w:r>
        <w:rPr>
          <w:rFonts w:ascii="Times New Roman" w:hAnsi="Times New Roman" w:cs="Times New Roman"/>
          <w:sz w:val="24"/>
          <w:szCs w:val="24"/>
          <w:lang w:val="en-US"/>
        </w:rPr>
        <w:t xml:space="preserve"> a high extinction scenario. Additionally, the function enhanced the </w:t>
      </w:r>
      <w:del w:id="318" w:author="Unknown Author" w:date="2023-10-22T19:51:00Z">
        <w:r>
          <w:rPr>
            <w:rFonts w:ascii="Times New Roman" w:hAnsi="Times New Roman" w:cs="Times New Roman"/>
            <w:sz w:val="24"/>
            <w:szCs w:val="24"/>
            <w:lang w:val="en-US"/>
          </w:rPr>
          <w:delText>capacity</w:delText>
        </w:r>
      </w:del>
      <w:ins w:id="319" w:author="Unknown Author" w:date="2023-10-22T19:51:00Z">
        <w:r>
          <w:rPr>
            <w:rFonts w:ascii="Times New Roman" w:hAnsi="Times New Roman" w:cs="Times New Roman"/>
            <w:sz w:val="24"/>
            <w:szCs w:val="24"/>
            <w:lang w:val="en-US"/>
          </w:rPr>
          <w:t>power</w:t>
        </w:r>
      </w:ins>
      <w:r>
        <w:rPr>
          <w:rFonts w:ascii="Times New Roman" w:hAnsi="Times New Roman" w:cs="Times New Roman"/>
          <w:sz w:val="24"/>
          <w:szCs w:val="24"/>
          <w:lang w:val="en-US"/>
        </w:rPr>
        <w:t xml:space="preserve"> to capture the proper relationship between species age and extinction risk</w:t>
      </w:r>
      <w:del w:id="320" w:author="Unknown Author" w:date="2023-10-22T19:51:00Z">
        <w:r>
          <w:rPr>
            <w:rFonts w:ascii="Times New Roman" w:hAnsi="Times New Roman" w:cs="Times New Roman"/>
            <w:sz w:val="24"/>
            <w:szCs w:val="24"/>
            <w:lang w:val="en-US"/>
          </w:rPr>
          <w:delText>, pointing out that under these conditions is a good proxy of species longevity</w:delText>
        </w:r>
      </w:del>
      <w:r>
        <w:rPr>
          <w:rFonts w:ascii="Times New Roman" w:hAnsi="Times New Roman" w:cs="Times New Roman"/>
          <w:sz w:val="24"/>
          <w:szCs w:val="24"/>
          <w:lang w:val="en-US"/>
        </w:rPr>
        <w:t>. Therefore, it</w:t>
      </w:r>
      <w:del w:id="321" w:author="Unknown Author" w:date="2023-10-22T19:51:00Z">
        <w:r>
          <w:rPr>
            <w:rFonts w:ascii="Times New Roman" w:hAnsi="Times New Roman" w:cs="Times New Roman"/>
            <w:sz w:val="24"/>
            <w:szCs w:val="24"/>
            <w:lang w:val="en-US"/>
          </w:rPr>
          <w:delText>s point estimates</w:delText>
        </w:r>
      </w:del>
      <w:r>
        <w:rPr>
          <w:rFonts w:ascii="Times New Roman" w:hAnsi="Times New Roman" w:cs="Times New Roman"/>
          <w:sz w:val="24"/>
          <w:szCs w:val="24"/>
          <w:lang w:val="en-US"/>
        </w:rPr>
        <w:t xml:space="preserve"> can be used to test more </w:t>
      </w:r>
      <w:del w:id="322" w:author="Unknown Author" w:date="2023-10-22T19:51:00Z">
        <w:r>
          <w:rPr>
            <w:rFonts w:ascii="Times New Roman" w:hAnsi="Times New Roman" w:cs="Times New Roman"/>
            <w:sz w:val="24"/>
            <w:szCs w:val="24"/>
            <w:lang w:val="en-US"/>
          </w:rPr>
          <w:delText>safely</w:delText>
        </w:r>
      </w:del>
      <w:ins w:id="323" w:author="Unknown Author" w:date="2023-10-22T19:51:00Z">
        <w:r>
          <w:rPr>
            <w:rFonts w:ascii="Times New Roman" w:hAnsi="Times New Roman" w:cs="Times New Roman"/>
            <w:sz w:val="24"/>
            <w:szCs w:val="24"/>
            <w:lang w:val="en-US"/>
          </w:rPr>
          <w:t>robustly</w:t>
        </w:r>
      </w:ins>
      <w:r>
        <w:rPr>
          <w:rFonts w:ascii="Times New Roman" w:hAnsi="Times New Roman" w:cs="Times New Roman"/>
          <w:sz w:val="24"/>
          <w:szCs w:val="24"/>
          <w:lang w:val="en-US"/>
        </w:rPr>
        <w:t xml:space="preserve"> how species age </w:t>
      </w:r>
      <w:proofErr w:type="gramStart"/>
      <w:r>
        <w:rPr>
          <w:rFonts w:ascii="Times New Roman" w:hAnsi="Times New Roman" w:cs="Times New Roman"/>
          <w:sz w:val="24"/>
          <w:szCs w:val="24"/>
          <w:lang w:val="en-US"/>
        </w:rPr>
        <w:t>influence</w:t>
      </w:r>
      <w:proofErr w:type="gramEnd"/>
      <w:r>
        <w:rPr>
          <w:rFonts w:ascii="Times New Roman" w:hAnsi="Times New Roman" w:cs="Times New Roman"/>
          <w:sz w:val="24"/>
          <w:szCs w:val="24"/>
          <w:lang w:val="en-US"/>
        </w:rPr>
        <w:t xml:space="preserve"> eco-evolutionary dynamics. </w:t>
      </w:r>
    </w:p>
    <w:p w14:paraId="6A7C96D1" w14:textId="77777777" w:rsidR="002F5B65" w:rsidRDefault="00000000">
      <w:pPr>
        <w:spacing w:after="0" w:line="360" w:lineRule="auto"/>
        <w:ind w:firstLine="709"/>
        <w:jc w:val="both"/>
        <w:rPr>
          <w:rFonts w:ascii="Times New Roman" w:hAnsi="Times New Roman" w:cs="Times New Roman"/>
          <w:sz w:val="24"/>
          <w:szCs w:val="24"/>
          <w:lang w:val="en-US"/>
        </w:rPr>
      </w:pPr>
      <w:commentRangeStart w:id="324"/>
      <w:r>
        <w:rPr>
          <w:rFonts w:ascii="Times New Roman" w:hAnsi="Times New Roman" w:cs="Times New Roman"/>
          <w:sz w:val="24"/>
          <w:szCs w:val="24"/>
          <w:lang w:val="en-US"/>
        </w:rPr>
        <w:t>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w:t>
      </w:r>
      <w:ins w:id="325" w:author="Carlos Calderon del Cid" w:date="2023-10-12T00:54:00Z">
        <w:r>
          <w:rPr>
            <w:rFonts w:ascii="Times New Roman" w:hAnsi="Times New Roman" w:cs="Times New Roman"/>
            <w:sz w:val="24"/>
            <w:szCs w:val="24"/>
            <w:lang w:val="en-US"/>
          </w:rPr>
          <w:t xml:space="preserve"> and missing species</w:t>
        </w:r>
      </w:ins>
      <w:r>
        <w:rPr>
          <w:rFonts w:ascii="Times New Roman" w:hAnsi="Times New Roman" w:cs="Times New Roman"/>
          <w:sz w:val="24"/>
          <w:szCs w:val="24"/>
          <w:lang w:val="en-US"/>
        </w:rPr>
        <w:t>.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probability age estimator,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commentRangeEnd w:id="324"/>
      <w:r>
        <w:commentReference w:id="324"/>
      </w:r>
    </w:p>
    <w:p w14:paraId="48B2B3A8" w14:textId="77777777" w:rsidR="002F5B65" w:rsidRDefault="002F5B65">
      <w:pPr>
        <w:spacing w:after="0" w:line="360" w:lineRule="auto"/>
        <w:jc w:val="both"/>
        <w:rPr>
          <w:rFonts w:ascii="Times New Roman" w:hAnsi="Times New Roman" w:cs="Times New Roman"/>
          <w:sz w:val="24"/>
          <w:szCs w:val="24"/>
          <w:lang w:val="en-US"/>
        </w:rPr>
      </w:pPr>
    </w:p>
    <w:p w14:paraId="0AA304CF"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2AFC2555" w14:textId="77777777" w:rsidR="002F5B65"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aimed to estimate the potential deviations between true and phylogenetic age due to </w:t>
      </w:r>
      <w:commentRangeStart w:id="326"/>
      <w:ins w:id="327" w:author="Unknown Author" w:date="2023-10-22T19:55:00Z">
        <w:r>
          <w:rPr>
            <w:rFonts w:ascii="Times New Roman" w:hAnsi="Times New Roman" w:cs="Times New Roman"/>
            <w:sz w:val="24"/>
            <w:szCs w:val="24"/>
            <w:lang w:val="en-US"/>
          </w:rPr>
          <w:t xml:space="preserve">incomplete </w:t>
        </w:r>
      </w:ins>
      <w:ins w:id="328" w:author="Unknown Author" w:date="2023-10-22T19:56:00Z">
        <w:r>
          <w:rPr>
            <w:rFonts w:ascii="Times New Roman" w:hAnsi="Times New Roman" w:cs="Times New Roman"/>
            <w:sz w:val="24"/>
            <w:szCs w:val="24"/>
            <w:lang w:val="en-US"/>
          </w:rPr>
          <w:t xml:space="preserve">taxon </w:t>
        </w:r>
      </w:ins>
      <w:ins w:id="329" w:author="Unknown Author" w:date="2023-10-22T19:55:00Z">
        <w:r>
          <w:rPr>
            <w:rFonts w:ascii="Times New Roman" w:hAnsi="Times New Roman" w:cs="Times New Roman"/>
            <w:sz w:val="24"/>
            <w:szCs w:val="24"/>
            <w:lang w:val="en-US"/>
          </w:rPr>
          <w:t xml:space="preserve">sampling, </w:t>
        </w:r>
      </w:ins>
      <w:proofErr w:type="spellStart"/>
      <w:r>
        <w:rPr>
          <w:rFonts w:ascii="Times New Roman" w:hAnsi="Times New Roman" w:cs="Times New Roman"/>
          <w:sz w:val="24"/>
          <w:szCs w:val="24"/>
          <w:lang w:val="en-US"/>
        </w:rPr>
        <w:t>extinction</w:t>
      </w:r>
      <w:del w:id="330" w:author="Unknown Author" w:date="2023-10-22T19:55:00Z">
        <w:r>
          <w:rPr>
            <w:rFonts w:ascii="Times New Roman" w:hAnsi="Times New Roman" w:cs="Times New Roman"/>
            <w:sz w:val="24"/>
            <w:szCs w:val="24"/>
            <w:lang w:val="en-US"/>
          </w:rPr>
          <w:delText xml:space="preserve"> rates</w:delText>
        </w:r>
      </w:del>
      <w:ins w:id="331" w:author="Carlos Calderon del Cid" w:date="2023-10-12T00:54:00Z">
        <w:r>
          <w:rPr>
            <w:rFonts w:ascii="Times New Roman" w:hAnsi="Times New Roman" w:cs="Times New Roman"/>
            <w:sz w:val="24"/>
            <w:szCs w:val="24"/>
            <w:lang w:val="en-US"/>
          </w:rPr>
          <w:t>,</w:t>
        </w:r>
      </w:ins>
      <w:del w:id="332" w:author="Carlos Calderon del Cid" w:date="2023-10-12T00:54:00Z">
        <w:r>
          <w:rPr>
            <w:rFonts w:ascii="Times New Roman" w:hAnsi="Times New Roman" w:cs="Times New Roman"/>
            <w:sz w:val="24"/>
            <w:szCs w:val="24"/>
            <w:lang w:val="en-US"/>
          </w:rPr>
          <w:delText xml:space="preserve"> and </w:delText>
        </w:r>
      </w:del>
      <w:ins w:id="333" w:author="Unknown Author" w:date="2023-10-22T19:55:00Z">
        <w:r>
          <w:rPr>
            <w:rFonts w:ascii="Times New Roman" w:hAnsi="Times New Roman" w:cs="Times New Roman"/>
            <w:sz w:val="24"/>
            <w:szCs w:val="24"/>
            <w:lang w:val="en-US"/>
          </w:rPr>
          <w:t>and</w:t>
        </w:r>
        <w:proofErr w:type="spellEnd"/>
        <w:r>
          <w:rPr>
            <w:rFonts w:ascii="Times New Roman" w:hAnsi="Times New Roman" w:cs="Times New Roman"/>
            <w:sz w:val="24"/>
            <w:szCs w:val="24"/>
            <w:lang w:val="en-US"/>
          </w:rPr>
          <w:t xml:space="preserve"> unknown </w:t>
        </w:r>
      </w:ins>
      <w:r>
        <w:rPr>
          <w:rFonts w:ascii="Times New Roman" w:hAnsi="Times New Roman" w:cs="Times New Roman"/>
          <w:sz w:val="24"/>
          <w:szCs w:val="24"/>
          <w:lang w:val="en-US"/>
        </w:rPr>
        <w:t>speciation modes</w:t>
      </w:r>
      <w:commentRangeEnd w:id="326"/>
      <w:ins w:id="334" w:author="Carlos Calderon del Cid" w:date="2023-10-12T00:54:00Z">
        <w:del w:id="335" w:author="Unknown Author" w:date="2023-10-22T19:55:00Z">
          <w:r>
            <w:commentReference w:id="326"/>
          </w:r>
          <w:r>
            <w:rPr>
              <w:rFonts w:ascii="Times New Roman" w:hAnsi="Times New Roman" w:cs="Times New Roman"/>
              <w:sz w:val="24"/>
              <w:szCs w:val="24"/>
              <w:lang w:val="en-US"/>
            </w:rPr>
            <w:delText>, and incomplete sampling</w:delText>
          </w:r>
        </w:del>
      </w:ins>
      <w:r>
        <w:rPr>
          <w:rFonts w:ascii="Times New Roman" w:hAnsi="Times New Roman" w:cs="Times New Roman"/>
          <w:sz w:val="24"/>
          <w:szCs w:val="24"/>
          <w:lang w:val="en-US"/>
        </w:rPr>
        <w:t xml:space="preserve">. </w:t>
      </w:r>
      <w:ins w:id="336" w:author="Unknown Author" w:date="2023-10-22T20:20:00Z">
        <w:r>
          <w:rPr>
            <w:rFonts w:ascii="Times New Roman" w:hAnsi="Times New Roman" w:cs="Times New Roman"/>
            <w:sz w:val="24"/>
            <w:szCs w:val="24"/>
            <w:lang w:val="en-US"/>
          </w:rPr>
          <w:t xml:space="preserve">Using simulations, </w:t>
        </w:r>
      </w:ins>
      <w:del w:id="337" w:author="Unknown Author" w:date="2023-10-22T20:20:00Z">
        <w:r>
          <w:rPr>
            <w:rFonts w:ascii="Times New Roman" w:hAnsi="Times New Roman" w:cs="Times New Roman"/>
            <w:sz w:val="24"/>
            <w:szCs w:val="24"/>
            <w:lang w:val="en-US"/>
          </w:rPr>
          <w:delText>W</w:delText>
        </w:r>
      </w:del>
      <w:ins w:id="338" w:author="Unknown Author" w:date="2023-10-22T20:20:00Z">
        <w:r>
          <w:rPr>
            <w:rFonts w:ascii="Times New Roman" w:hAnsi="Times New Roman" w:cs="Times New Roman"/>
            <w:sz w:val="24"/>
            <w:szCs w:val="24"/>
            <w:lang w:val="en-US"/>
          </w:rPr>
          <w:t>w</w:t>
        </w:r>
      </w:ins>
      <w:r>
        <w:rPr>
          <w:rFonts w:ascii="Times New Roman" w:hAnsi="Times New Roman" w:cs="Times New Roman"/>
          <w:sz w:val="24"/>
          <w:szCs w:val="24"/>
          <w:lang w:val="en-US"/>
        </w:rPr>
        <w:t>e identified that</w:t>
      </w:r>
      <w:ins w:id="339" w:author="Unknown Author" w:date="2023-10-22T19:57:00Z">
        <w:r>
          <w:rPr>
            <w:rFonts w:ascii="Times New Roman" w:hAnsi="Times New Roman" w:cs="Times New Roman"/>
            <w:sz w:val="24"/>
            <w:szCs w:val="24"/>
            <w:lang w:val="en-US"/>
          </w:rPr>
          <w:t xml:space="preserve"> mostly</w:t>
        </w:r>
      </w:ins>
      <w:ins w:id="340" w:author="Carlos Calderon del Cid" w:date="2023-10-12T00:54:00Z">
        <w:r>
          <w:rPr>
            <w:rFonts w:ascii="Times New Roman" w:hAnsi="Times New Roman" w:cs="Times New Roman"/>
            <w:sz w:val="24"/>
            <w:szCs w:val="24"/>
            <w:lang w:val="en-US"/>
          </w:rPr>
          <w:t xml:space="preserve"> missing species and</w:t>
        </w:r>
      </w:ins>
      <w:r>
        <w:rPr>
          <w:rFonts w:ascii="Times New Roman" w:hAnsi="Times New Roman" w:cs="Times New Roman"/>
          <w:sz w:val="24"/>
          <w:szCs w:val="24"/>
          <w:lang w:val="en-US"/>
        </w:rPr>
        <w:t xml:space="preserve"> budding and anagenetic speciation</w:t>
      </w:r>
      <w:del w:id="341" w:author="Unknown Author" w:date="2023-10-22T19:57:00Z">
        <w:r>
          <w:rPr>
            <w:rFonts w:ascii="Times New Roman" w:hAnsi="Times New Roman" w:cs="Times New Roman"/>
            <w:sz w:val="24"/>
            <w:szCs w:val="24"/>
            <w:lang w:val="en-US"/>
          </w:rPr>
          <w:delText xml:space="preserve"> considerably</w:delText>
        </w:r>
      </w:del>
      <w:r>
        <w:rPr>
          <w:rFonts w:ascii="Times New Roman" w:hAnsi="Times New Roman" w:cs="Times New Roman"/>
          <w:sz w:val="24"/>
          <w:szCs w:val="24"/>
          <w:lang w:val="en-US"/>
        </w:rPr>
        <w:t xml:space="preserve"> </w:t>
      </w:r>
      <w:del w:id="342" w:author="Unknown Author" w:date="2023-10-22T19:57:00Z">
        <w:r>
          <w:rPr>
            <w:rFonts w:ascii="Times New Roman" w:hAnsi="Times New Roman" w:cs="Times New Roman"/>
            <w:sz w:val="24"/>
            <w:szCs w:val="24"/>
            <w:lang w:val="en-US"/>
          </w:rPr>
          <w:delText>influence</w:delText>
        </w:r>
      </w:del>
      <w:ins w:id="343" w:author="Unknown Author" w:date="2023-10-22T19:57:00Z">
        <w:r>
          <w:rPr>
            <w:rFonts w:ascii="Times New Roman" w:hAnsi="Times New Roman" w:cs="Times New Roman"/>
            <w:sz w:val="24"/>
            <w:szCs w:val="24"/>
            <w:lang w:val="en-US"/>
          </w:rPr>
          <w:t>cause a high</w:t>
        </w:r>
      </w:ins>
      <w:del w:id="344" w:author="Unknown Author" w:date="2023-10-22T19:57:00Z">
        <w:r>
          <w:rPr>
            <w:rFonts w:ascii="Times New Roman" w:hAnsi="Times New Roman" w:cs="Times New Roman"/>
            <w:sz w:val="24"/>
            <w:szCs w:val="24"/>
            <w:lang w:val="en-US"/>
          </w:rPr>
          <w:delText xml:space="preserve"> the</w:delText>
        </w:r>
      </w:del>
      <w:r>
        <w:rPr>
          <w:rFonts w:ascii="Times New Roman" w:hAnsi="Times New Roman" w:cs="Times New Roman"/>
          <w:sz w:val="24"/>
          <w:szCs w:val="24"/>
          <w:lang w:val="en-US"/>
        </w:rPr>
        <w:t xml:space="preserve"> mismatch between phylogenetic age and true species age. By contrast, </w:t>
      </w:r>
      <w:ins w:id="345" w:author="Unknown Author" w:date="2023-10-22T19:59:00Z">
        <w:r>
          <w:rPr>
            <w:rFonts w:ascii="Times New Roman" w:hAnsi="Times New Roman" w:cs="Times New Roman"/>
            <w:sz w:val="24"/>
            <w:szCs w:val="24"/>
            <w:lang w:val="en-US"/>
          </w:rPr>
          <w:t xml:space="preserve">only </w:t>
        </w:r>
      </w:ins>
      <w:r>
        <w:rPr>
          <w:rFonts w:ascii="Times New Roman" w:hAnsi="Times New Roman" w:cs="Times New Roman"/>
          <w:sz w:val="24"/>
          <w:szCs w:val="24"/>
          <w:lang w:val="en-US"/>
        </w:rPr>
        <w:t>when a clade</w:t>
      </w:r>
      <w:ins w:id="346" w:author="Carlos Calderon del Cid" w:date="2023-10-12T00:55:00Z">
        <w:r>
          <w:rPr>
            <w:rFonts w:ascii="Times New Roman" w:hAnsi="Times New Roman" w:cs="Times New Roman"/>
            <w:sz w:val="24"/>
            <w:szCs w:val="24"/>
            <w:lang w:val="en-US"/>
          </w:rPr>
          <w:t xml:space="preserve"> </w:t>
        </w:r>
        <w:del w:id="347" w:author="Unknown Author" w:date="2023-10-22T19:59:00Z">
          <w:r>
            <w:rPr>
              <w:rFonts w:ascii="Times New Roman" w:hAnsi="Times New Roman" w:cs="Times New Roman"/>
              <w:sz w:val="24"/>
              <w:szCs w:val="24"/>
              <w:lang w:val="en-US"/>
            </w:rPr>
            <w:delText>was</w:delText>
          </w:r>
        </w:del>
      </w:ins>
      <w:ins w:id="348" w:author="Unknown Author" w:date="2023-10-22T19:59:00Z">
        <w:r>
          <w:rPr>
            <w:rFonts w:ascii="Times New Roman" w:hAnsi="Times New Roman" w:cs="Times New Roman"/>
            <w:sz w:val="24"/>
            <w:szCs w:val="24"/>
            <w:lang w:val="en-US"/>
          </w:rPr>
          <w:t>is</w:t>
        </w:r>
      </w:ins>
      <w:ins w:id="349" w:author="Carlos Calderon del Cid" w:date="2023-10-12T00:55:00Z">
        <w:r>
          <w:rPr>
            <w:rFonts w:ascii="Times New Roman" w:hAnsi="Times New Roman" w:cs="Times New Roman"/>
            <w:sz w:val="24"/>
            <w:szCs w:val="24"/>
            <w:lang w:val="en-US"/>
          </w:rPr>
          <w:t xml:space="preserve"> fully sampled,</w:t>
        </w:r>
      </w:ins>
      <w:r>
        <w:rPr>
          <w:rFonts w:ascii="Times New Roman" w:hAnsi="Times New Roman" w:cs="Times New Roman"/>
          <w:sz w:val="24"/>
          <w:szCs w:val="24"/>
          <w:lang w:val="en-US"/>
        </w:rPr>
        <w:t xml:space="preserve"> speciated under bifurcating speciation</w:t>
      </w:r>
      <w:ins w:id="350" w:author="Unknown Author" w:date="2023-10-22T19:57:00Z">
        <w:r>
          <w:rPr>
            <w:rFonts w:ascii="Times New Roman" w:hAnsi="Times New Roman" w:cs="Times New Roman"/>
            <w:sz w:val="24"/>
            <w:szCs w:val="24"/>
            <w:lang w:val="en-US"/>
          </w:rPr>
          <w:t>,</w:t>
        </w:r>
      </w:ins>
      <w:r>
        <w:rPr>
          <w:rFonts w:ascii="Times New Roman" w:hAnsi="Times New Roman" w:cs="Times New Roman"/>
          <w:sz w:val="24"/>
          <w:szCs w:val="24"/>
          <w:lang w:val="en-US"/>
        </w:rPr>
        <w:t xml:space="preserve"> and possesses a low extinction rate</w:t>
      </w:r>
      <w:del w:id="351" w:author="Carlos Calderon del Cid" w:date="2023-10-12T00:56:00Z">
        <w:r>
          <w:rPr>
            <w:rFonts w:ascii="Times New Roman" w:hAnsi="Times New Roman" w:cs="Times New Roman"/>
            <w:sz w:val="24"/>
            <w:szCs w:val="24"/>
            <w:lang w:val="en-US"/>
          </w:rPr>
          <w:delText xml:space="preserve"> due to phylogenies' bifurcating node structure,</w:delText>
        </w:r>
      </w:del>
      <w:r>
        <w:rPr>
          <w:rFonts w:ascii="Times New Roman" w:hAnsi="Times New Roman" w:cs="Times New Roman"/>
          <w:sz w:val="24"/>
          <w:szCs w:val="24"/>
          <w:lang w:val="en-US"/>
        </w:rPr>
        <w:t xml:space="preserve"> phylogenetic age is a good proxy of species age</w:t>
      </w:r>
      <w:ins w:id="352" w:author="Unknown Author" w:date="2023-10-22T19:58:00Z">
        <w:r>
          <w:rPr>
            <w:rFonts w:ascii="Times New Roman" w:hAnsi="Times New Roman" w:cs="Times New Roman"/>
            <w:sz w:val="24"/>
            <w:szCs w:val="24"/>
            <w:lang w:val="en-US"/>
          </w:rPr>
          <w:t>.</w:t>
        </w:r>
      </w:ins>
      <w:del w:id="353" w:author="Unknown Author" w:date="2023-10-22T19:58: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del w:id="354" w:author="Unknown Author" w:date="2023-10-22T19:58:00Z">
        <w:r>
          <w:rPr>
            <w:rFonts w:ascii="Times New Roman" w:hAnsi="Times New Roman" w:cs="Times New Roman"/>
            <w:sz w:val="24"/>
            <w:szCs w:val="24"/>
            <w:lang w:val="en-US"/>
          </w:rPr>
          <w:delText>nevertheless, the tree's overall error rate augments exponentially with higher extinction rates</w:delText>
        </w:r>
      </w:del>
      <w:ins w:id="355" w:author="Carlos Calderon del Cid" w:date="2023-10-12T00:56:00Z">
        <w:del w:id="356" w:author="Unknown Author" w:date="2023-10-22T19:58:00Z">
          <w:r>
            <w:rPr>
              <w:rFonts w:ascii="Times New Roman" w:hAnsi="Times New Roman" w:cs="Times New Roman"/>
              <w:sz w:val="24"/>
              <w:szCs w:val="24"/>
              <w:lang w:val="en-US"/>
            </w:rPr>
            <w:delText xml:space="preserve"> and missing species</w:delText>
          </w:r>
        </w:del>
      </w:ins>
      <w:del w:id="357" w:author="Unknown Author" w:date="2023-10-22T19:58:00Z">
        <w:r>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Thus, inferences made with phylogenetic age should be taken with caution. Besides pointing out these shortfalls, we </w:t>
      </w:r>
      <w:del w:id="358" w:author="Unknown Author" w:date="2023-10-22T20:08:00Z">
        <w:r>
          <w:rPr>
            <w:rFonts w:ascii="Times New Roman" w:hAnsi="Times New Roman" w:cs="Times New Roman"/>
            <w:sz w:val="24"/>
            <w:szCs w:val="24"/>
            <w:lang w:val="en-US"/>
          </w:rPr>
          <w:delText>proposed</w:delText>
        </w:r>
      </w:del>
      <w:ins w:id="359" w:author="Unknown Author" w:date="2023-10-22T20:08:00Z">
        <w:r>
          <w:rPr>
            <w:rFonts w:ascii="Times New Roman" w:hAnsi="Times New Roman" w:cs="Times New Roman"/>
            <w:sz w:val="24"/>
            <w:szCs w:val="24"/>
            <w:lang w:val="en-US"/>
          </w:rPr>
          <w:t>derived</w:t>
        </w:r>
      </w:ins>
      <w:r>
        <w:rPr>
          <w:rFonts w:ascii="Times New Roman" w:hAnsi="Times New Roman" w:cs="Times New Roman"/>
          <w:sz w:val="24"/>
          <w:szCs w:val="24"/>
          <w:lang w:val="en-US"/>
        </w:rPr>
        <w:t xml:space="preserve"> a probabilistic </w:t>
      </w:r>
      <w:ins w:id="360" w:author="Unknown Author" w:date="2023-10-22T19:59:00Z">
        <w:r>
          <w:rPr>
            <w:rFonts w:ascii="Times New Roman" w:hAnsi="Times New Roman" w:cs="Times New Roman"/>
            <w:sz w:val="24"/>
            <w:szCs w:val="24"/>
            <w:lang w:val="en-US"/>
          </w:rPr>
          <w:t xml:space="preserve">age </w:t>
        </w:r>
      </w:ins>
      <w:r>
        <w:rPr>
          <w:rFonts w:ascii="Times New Roman" w:hAnsi="Times New Roman" w:cs="Times New Roman"/>
          <w:sz w:val="24"/>
          <w:szCs w:val="24"/>
          <w:lang w:val="en-US"/>
        </w:rPr>
        <w:t>estimator</w:t>
      </w:r>
      <w:del w:id="361" w:author="Unknown Author" w:date="2023-10-22T19:59:00Z">
        <w:r>
          <w:rPr>
            <w:rFonts w:ascii="Times New Roman" w:hAnsi="Times New Roman" w:cs="Times New Roman"/>
            <w:sz w:val="24"/>
            <w:szCs w:val="24"/>
            <w:lang w:val="en-US"/>
          </w:rPr>
          <w:delText>, based on the birth-death process,</w:delText>
        </w:r>
      </w:del>
      <w:r>
        <w:rPr>
          <w:rFonts w:ascii="Times New Roman" w:hAnsi="Times New Roman" w:cs="Times New Roman"/>
          <w:sz w:val="24"/>
          <w:szCs w:val="24"/>
          <w:lang w:val="en-US"/>
        </w:rPr>
        <w:t xml:space="preserve"> to correct species age under the assumption of bifurcating speciation</w:t>
      </w:r>
      <w:ins w:id="362" w:author="Carlos Calderon del Cid" w:date="2023-10-12T00:56:00Z">
        <w:r>
          <w:rPr>
            <w:rFonts w:ascii="Times New Roman" w:hAnsi="Times New Roman" w:cs="Times New Roman"/>
            <w:sz w:val="24"/>
            <w:szCs w:val="24"/>
            <w:lang w:val="en-US"/>
          </w:rPr>
          <w:t xml:space="preserve"> and a complete</w:t>
        </w:r>
      </w:ins>
      <w:ins w:id="363" w:author="Unknown Author" w:date="2023-10-22T20:00:00Z">
        <w:r>
          <w:rPr>
            <w:rFonts w:ascii="Times New Roman" w:hAnsi="Times New Roman" w:cs="Times New Roman"/>
            <w:sz w:val="24"/>
            <w:szCs w:val="24"/>
            <w:lang w:val="en-US"/>
          </w:rPr>
          <w:t>ly</w:t>
        </w:r>
      </w:ins>
      <w:ins w:id="364" w:author="Carlos Calderon del Cid" w:date="2023-10-12T00:56:00Z">
        <w:r>
          <w:rPr>
            <w:rFonts w:ascii="Times New Roman" w:hAnsi="Times New Roman" w:cs="Times New Roman"/>
            <w:sz w:val="24"/>
            <w:szCs w:val="24"/>
            <w:lang w:val="en-US"/>
          </w:rPr>
          <w:t xml:space="preserve"> sampled tree</w:t>
        </w:r>
      </w:ins>
      <w:r>
        <w:rPr>
          <w:rFonts w:ascii="Times New Roman" w:hAnsi="Times New Roman" w:cs="Times New Roman"/>
          <w:sz w:val="24"/>
          <w:szCs w:val="24"/>
          <w:lang w:val="en-US"/>
        </w:rPr>
        <w:t>. We showed that the probabilistic estimator has a good performance, particularly in high extinction scenarios, both in the overall age accuracy</w:t>
      </w:r>
      <w:commentRangeStart w:id="365"/>
      <w:del w:id="366" w:author="Unknown Author" w:date="2023-10-22T20:09:00Z">
        <w:r>
          <w:rPr>
            <w:rFonts w:ascii="Times New Roman" w:hAnsi="Times New Roman" w:cs="Times New Roman"/>
            <w:sz w:val="24"/>
            <w:szCs w:val="24"/>
            <w:lang w:val="en-US"/>
          </w:rPr>
          <w:delText xml:space="preserve"> of the phylogenetic tree</w:delText>
        </w:r>
      </w:del>
      <w:commentRangeEnd w:id="365"/>
      <w:r>
        <w:commentReference w:id="365"/>
      </w:r>
      <w:r>
        <w:rPr>
          <w:rFonts w:ascii="Times New Roman" w:hAnsi="Times New Roman" w:cs="Times New Roman"/>
          <w:sz w:val="24"/>
          <w:szCs w:val="24"/>
          <w:lang w:val="en-US"/>
        </w:rPr>
        <w:t xml:space="preserve"> and when species ages are used in eco-evolutionary analyses. Thus, we advise its implementation when the assumptions are met. We hope this paper will stimulate discussions about the </w:t>
      </w:r>
      <w:commentRangeStart w:id="367"/>
      <w:del w:id="368" w:author="Unknown Author" w:date="2023-10-22T20:15:00Z">
        <w:r>
          <w:rPr>
            <w:rFonts w:ascii="Times New Roman" w:hAnsi="Times New Roman" w:cs="Times New Roman"/>
            <w:sz w:val="24"/>
            <w:szCs w:val="24"/>
            <w:lang w:val="en-US"/>
          </w:rPr>
          <w:delText>evolutionary</w:delText>
        </w:r>
      </w:del>
      <w:commentRangeEnd w:id="367"/>
      <w:ins w:id="369" w:author="Unknown Author" w:date="2023-10-22T20:15:00Z">
        <w:r>
          <w:commentReference w:id="367"/>
        </w:r>
        <w:r>
          <w:rPr>
            <w:rFonts w:ascii="Times New Roman" w:hAnsi="Times New Roman" w:cs="Times New Roman"/>
            <w:sz w:val="24"/>
            <w:szCs w:val="24"/>
            <w:lang w:val="en-US"/>
          </w:rPr>
          <w:t>species age</w:t>
        </w:r>
      </w:ins>
      <w:r>
        <w:rPr>
          <w:rFonts w:ascii="Times New Roman" w:hAnsi="Times New Roman" w:cs="Times New Roman"/>
          <w:sz w:val="24"/>
          <w:szCs w:val="24"/>
          <w:lang w:val="en-US"/>
        </w:rPr>
        <w:t xml:space="preserve"> information in phylogenetic trees and a critical evaluation of the </w:t>
      </w:r>
      <w:del w:id="370" w:author="Unknown Author" w:date="2023-10-22T20:17:00Z">
        <w:r>
          <w:rPr>
            <w:rFonts w:ascii="Times New Roman" w:hAnsi="Times New Roman" w:cs="Times New Roman"/>
            <w:sz w:val="24"/>
            <w:szCs w:val="24"/>
            <w:lang w:val="en-US"/>
          </w:rPr>
          <w:delText>pertinence</w:delText>
        </w:r>
      </w:del>
      <w:ins w:id="371" w:author="Unknown Author" w:date="2023-10-22T20:17:00Z">
        <w:r>
          <w:rPr>
            <w:rFonts w:ascii="Times New Roman" w:hAnsi="Times New Roman" w:cs="Times New Roman"/>
            <w:sz w:val="24"/>
            <w:szCs w:val="24"/>
            <w:lang w:val="en-US"/>
          </w:rPr>
          <w:t>robustness</w:t>
        </w:r>
      </w:ins>
      <w:r>
        <w:rPr>
          <w:rFonts w:ascii="Times New Roman" w:hAnsi="Times New Roman" w:cs="Times New Roman"/>
          <w:sz w:val="24"/>
          <w:szCs w:val="24"/>
          <w:lang w:val="en-US"/>
        </w:rPr>
        <w:t xml:space="preserve"> of </w:t>
      </w:r>
      <w:del w:id="372" w:author="Unknown Author" w:date="2023-10-22T20:17:00Z">
        <w:r>
          <w:rPr>
            <w:rFonts w:ascii="Times New Roman" w:hAnsi="Times New Roman" w:cs="Times New Roman"/>
            <w:sz w:val="24"/>
            <w:szCs w:val="24"/>
            <w:lang w:val="en-US"/>
          </w:rPr>
          <w:delText>using them to</w:delText>
        </w:r>
      </w:del>
      <w:r>
        <w:rPr>
          <w:rFonts w:ascii="Times New Roman" w:hAnsi="Times New Roman" w:cs="Times New Roman"/>
          <w:sz w:val="24"/>
          <w:szCs w:val="24"/>
          <w:lang w:val="en-US"/>
        </w:rPr>
        <w:t xml:space="preserve"> </w:t>
      </w:r>
      <w:del w:id="373" w:author="Unknown Author" w:date="2023-10-22T20:17:00Z">
        <w:r>
          <w:rPr>
            <w:rFonts w:ascii="Times New Roman" w:hAnsi="Times New Roman" w:cs="Times New Roman"/>
            <w:sz w:val="24"/>
            <w:szCs w:val="24"/>
            <w:lang w:val="en-US"/>
          </w:rPr>
          <w:delText>infer species ages</w:delText>
        </w:r>
      </w:del>
      <w:ins w:id="374" w:author="Unknown Author" w:date="2023-10-22T20:17:00Z">
        <w:r>
          <w:rPr>
            <w:rFonts w:ascii="Times New Roman" w:hAnsi="Times New Roman" w:cs="Times New Roman"/>
            <w:sz w:val="24"/>
            <w:szCs w:val="24"/>
            <w:lang w:val="en-US"/>
          </w:rPr>
          <w:t xml:space="preserve">correlating with species traits or </w:t>
        </w:r>
      </w:ins>
      <w:ins w:id="375" w:author="Unknown Author" w:date="2023-10-22T20:18:00Z">
        <w:r>
          <w:rPr>
            <w:rFonts w:ascii="Times New Roman" w:hAnsi="Times New Roman" w:cs="Times New Roman"/>
            <w:sz w:val="24"/>
            <w:szCs w:val="24"/>
            <w:lang w:val="en-US"/>
          </w:rPr>
          <w:t>ecological variables</w:t>
        </w:r>
      </w:ins>
      <w:r>
        <w:rPr>
          <w:rFonts w:ascii="Times New Roman" w:hAnsi="Times New Roman" w:cs="Times New Roman"/>
          <w:sz w:val="24"/>
          <w:szCs w:val="24"/>
          <w:lang w:val="en-US"/>
        </w:rPr>
        <w:t>.</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41EDD06C" w14:textId="77777777" w:rsidR="002F5B65" w:rsidRDefault="00000000">
      <w:pPr>
        <w:spacing w:after="0" w:line="360" w:lineRule="auto"/>
        <w:jc w:val="both"/>
        <w:rPr>
          <w:ins w:id="376" w:author="Carlos Calderon del Cid" w:date="2023-10-12T02:07:00Z"/>
          <w:rFonts w:ascii="Times New Roman" w:hAnsi="Times New Roman" w:cs="Times New Roman"/>
          <w:b/>
          <w:bCs/>
          <w:sz w:val="24"/>
          <w:szCs w:val="24"/>
          <w:lang w:val="en-US"/>
        </w:rPr>
      </w:pPr>
      <w:ins w:id="377" w:author="Carlos Calderon del Cid" w:date="2023-10-12T02:07:00Z">
        <w:r>
          <w:rPr>
            <w:rFonts w:ascii="Times New Roman" w:hAnsi="Times New Roman" w:cs="Times New Roman"/>
            <w:b/>
            <w:bCs/>
            <w:sz w:val="24"/>
            <w:szCs w:val="24"/>
            <w:lang w:val="en-US"/>
          </w:rPr>
          <w:t xml:space="preserve">Acknowledgements </w:t>
        </w:r>
      </w:ins>
    </w:p>
    <w:p w14:paraId="5B618F1B" w14:textId="77777777" w:rsidR="002F5B65" w:rsidRDefault="00000000">
      <w:pPr>
        <w:spacing w:after="0" w:line="360" w:lineRule="auto"/>
        <w:jc w:val="both"/>
        <w:rPr>
          <w:rFonts w:ascii="Times New Roman" w:hAnsi="Times New Roman" w:cs="Times New Roman"/>
          <w:sz w:val="24"/>
          <w:szCs w:val="24"/>
          <w:lang w:val="en-US"/>
        </w:rPr>
      </w:pPr>
      <w:commentRangeStart w:id="378"/>
      <w:ins w:id="379" w:author="Carlos Calderon del Cid" w:date="2023-10-12T02:09:00Z">
        <w:r>
          <w:rPr>
            <w:rFonts w:ascii="Times New Roman" w:hAnsi="Times New Roman" w:cs="Times New Roman"/>
            <w:sz w:val="24"/>
            <w:szCs w:val="24"/>
            <w:lang w:val="en-US"/>
          </w:rPr>
          <w:t>CC received a Ph.D. scholarship from CAPES (88887.814725/2023-00) and an abroad internship CAPES-Print scholarship (88887.682496/2022-00)</w:t>
        </w:r>
      </w:ins>
      <w:commentRangeEnd w:id="378"/>
      <w:r>
        <w:commentReference w:id="378"/>
      </w:r>
      <w:r>
        <w:rPr>
          <w:rFonts w:ascii="Times New Roman" w:hAnsi="Times New Roman" w:cs="Times New Roman"/>
          <w:sz w:val="24"/>
          <w:szCs w:val="24"/>
          <w:lang w:val="en-US"/>
        </w:rPr>
        <w:t xml:space="preserve">. D.S. and TH received funding from the Swiss National Science Foundation (PCEFP3_187012). D.S. </w:t>
      </w:r>
      <w:proofErr w:type="spellStart"/>
      <w:r>
        <w:rPr>
          <w:rFonts w:ascii="Times New Roman" w:hAnsi="Times New Roman" w:cs="Times New Roman"/>
          <w:sz w:val="24"/>
          <w:szCs w:val="24"/>
          <w:lang w:val="en-US"/>
        </w:rPr>
        <w:t>alos</w:t>
      </w:r>
      <w:proofErr w:type="spellEnd"/>
      <w:r>
        <w:rPr>
          <w:rFonts w:ascii="Times New Roman" w:hAnsi="Times New Roman" w:cs="Times New Roman"/>
          <w:sz w:val="24"/>
          <w:szCs w:val="24"/>
          <w:lang w:val="en-US"/>
        </w:rPr>
        <w:t xml:space="preserve"> received funding the Swedish Research Council (VR: 2019-04739), and the Swedish Foundation for Strategic Environmental Research MISTRA within the framework of the research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BIOPATH (F 2022/1448).</w:t>
      </w: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3"/>
                    <a:srcRect l="22246" t="10834" r="22355" b="8556"/>
                    <a:stretch>
                      <a:fillRect/>
                    </a:stretch>
                  </pic:blipFill>
                  <pic:spPr bwMode="auto">
                    <a:xfrm>
                      <a:off x="0" y="0"/>
                      <a:ext cx="4945380" cy="4048760"/>
                    </a:xfrm>
                    <a:prstGeom prst="rect">
                      <a:avLst/>
                    </a:prstGeom>
                  </pic:spPr>
                </pic:pic>
              </a:graphicData>
            </a:graphic>
          </wp:inline>
        </w:drawing>
      </w:r>
    </w:p>
    <w:p w14:paraId="36AF6601"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4"/>
                    <a:stretch>
                      <a:fillRect/>
                    </a:stretch>
                  </pic:blipFill>
                  <pic:spPr bwMode="auto">
                    <a:xfrm>
                      <a:off x="0" y="0"/>
                      <a:ext cx="5923280" cy="3331210"/>
                    </a:xfrm>
                    <a:prstGeom prst="rect">
                      <a:avLst/>
                    </a:prstGeom>
                  </pic:spPr>
                </pic:pic>
              </a:graphicData>
            </a:graphic>
          </wp:inline>
        </w:drawing>
      </w:r>
    </w:p>
    <w:p w14:paraId="42605F10"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5"/>
                    <a:stretch>
                      <a:fillRect/>
                    </a:stretch>
                  </pic:blipFill>
                  <pic:spPr bwMode="auto">
                    <a:xfrm>
                      <a:off x="0" y="0"/>
                      <a:ext cx="5851525" cy="4131310"/>
                    </a:xfrm>
                    <a:prstGeom prst="rect">
                      <a:avLst/>
                    </a:prstGeom>
                  </pic:spPr>
                </pic:pic>
              </a:graphicData>
            </a:graphic>
          </wp:inline>
        </w:drawing>
      </w:r>
    </w:p>
    <w:p w14:paraId="0C06A8F3" w14:textId="77777777" w:rsidR="002F5B65" w:rsidRDefault="00000000">
      <w:pPr>
        <w:spacing w:after="0" w:line="360" w:lineRule="auto"/>
        <w:jc w:val="both"/>
        <w:rPr>
          <w:rFonts w:ascii="Times New Roman" w:hAnsi="Times New Roman" w:cs="Times New Roman"/>
          <w:sz w:val="24"/>
          <w:szCs w:val="24"/>
          <w:lang w:val="en-US"/>
        </w:rPr>
      </w:pPr>
      <w:commentRangeStart w:id="380"/>
      <w:r>
        <w:rPr>
          <w:rFonts w:ascii="Times New Roman" w:hAnsi="Times New Roman" w:cs="Times New Roman"/>
          <w:b/>
          <w:bCs/>
          <w:sz w:val="24"/>
          <w:szCs w:val="24"/>
          <w:lang w:val="en-US"/>
        </w:rPr>
        <w:t xml:space="preserve">Figure 3. </w:t>
      </w:r>
      <w:commentRangeEnd w:id="380"/>
      <w:r>
        <w:commentReference w:id="380"/>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77777777" w:rsidR="002F5B65"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5FAF17E2" wp14:editId="5B341EEE">
            <wp:extent cx="5671820" cy="378206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6"/>
                    <a:stretch>
                      <a:fillRect/>
                    </a:stretch>
                  </pic:blipFill>
                  <pic:spPr bwMode="auto">
                    <a:xfrm>
                      <a:off x="0" y="0"/>
                      <a:ext cx="5671820" cy="3782060"/>
                    </a:xfrm>
                    <a:prstGeom prst="rect">
                      <a:avLst/>
                    </a:prstGeom>
                  </pic:spPr>
                </pic:pic>
              </a:graphicData>
            </a:graphic>
          </wp:inline>
        </w:drawing>
      </w:r>
    </w:p>
    <w:p w14:paraId="1967D90A" w14:textId="77777777" w:rsidR="002F5B65"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Default="002F5B65">
      <w:pPr>
        <w:spacing w:after="0" w:line="360" w:lineRule="auto"/>
        <w:jc w:val="both"/>
      </w:pPr>
    </w:p>
    <w:p w14:paraId="3CB924C6" w14:textId="77777777" w:rsidR="002F5B65" w:rsidRDefault="002F5B65">
      <w:pPr>
        <w:spacing w:after="0" w:line="360" w:lineRule="auto"/>
        <w:jc w:val="both"/>
      </w:pPr>
    </w:p>
    <w:p w14:paraId="25C48D1C" w14:textId="77777777" w:rsidR="002F5B65" w:rsidRDefault="002F5B65">
      <w:pPr>
        <w:spacing w:after="0" w:line="360" w:lineRule="auto"/>
        <w:jc w:val="both"/>
      </w:pPr>
    </w:p>
    <w:p w14:paraId="00662219" w14:textId="77777777" w:rsidR="002F5B65" w:rsidRDefault="002F5B65">
      <w:pPr>
        <w:spacing w:after="0" w:line="360" w:lineRule="auto"/>
        <w:jc w:val="both"/>
      </w:pPr>
    </w:p>
    <w:p w14:paraId="6936D206" w14:textId="77777777" w:rsidR="002F5B65" w:rsidRDefault="002F5B65">
      <w:pPr>
        <w:spacing w:after="0" w:line="360" w:lineRule="auto"/>
        <w:jc w:val="both"/>
      </w:pPr>
    </w:p>
    <w:p w14:paraId="7724322E" w14:textId="77777777" w:rsidR="002F5B65" w:rsidRDefault="002F5B65">
      <w:pPr>
        <w:spacing w:after="0" w:line="360" w:lineRule="auto"/>
        <w:jc w:val="both"/>
      </w:pPr>
    </w:p>
    <w:p w14:paraId="42A5FC8E" w14:textId="77777777" w:rsidR="002F5B65" w:rsidRDefault="002F5B65">
      <w:pPr>
        <w:spacing w:after="0" w:line="360" w:lineRule="auto"/>
        <w:jc w:val="both"/>
      </w:pPr>
    </w:p>
    <w:p w14:paraId="74D6B883" w14:textId="77777777" w:rsidR="002F5B65" w:rsidRDefault="002F5B65">
      <w:pPr>
        <w:spacing w:after="0" w:line="360" w:lineRule="auto"/>
        <w:jc w:val="both"/>
      </w:pPr>
    </w:p>
    <w:p w14:paraId="6C716D20" w14:textId="77777777" w:rsidR="002F5B65" w:rsidRDefault="002F5B65">
      <w:pPr>
        <w:spacing w:after="0" w:line="360" w:lineRule="auto"/>
        <w:jc w:val="both"/>
      </w:pPr>
    </w:p>
    <w:p w14:paraId="5674686C" w14:textId="77777777" w:rsidR="002F5B65" w:rsidRDefault="002F5B65">
      <w:pPr>
        <w:spacing w:after="0" w:line="360" w:lineRule="auto"/>
        <w:jc w:val="both"/>
      </w:pPr>
    </w:p>
    <w:p w14:paraId="4AD6E48E" w14:textId="77777777" w:rsidR="002F5B65" w:rsidRDefault="002F5B65">
      <w:pPr>
        <w:spacing w:after="0" w:line="360" w:lineRule="auto"/>
        <w:jc w:val="both"/>
      </w:pPr>
    </w:p>
    <w:p w14:paraId="310AF5F3" w14:textId="77777777" w:rsidR="002F5B65" w:rsidRDefault="00000000">
      <w:pPr>
        <w:spacing w:after="0" w:line="360" w:lineRule="auto"/>
        <w:jc w:val="both"/>
      </w:pPr>
      <w:r>
        <w:rPr>
          <w:noProof/>
        </w:rPr>
        <w:lastRenderedPageBreak/>
        <w:drawing>
          <wp:inline distT="0" distB="0" distL="0" distR="0" wp14:anchorId="79936487" wp14:editId="2684879B">
            <wp:extent cx="5398135" cy="5398135"/>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7"/>
                    <a:stretch>
                      <a:fillRect/>
                    </a:stretch>
                  </pic:blipFill>
                  <pic:spPr bwMode="auto">
                    <a:xfrm>
                      <a:off x="0" y="0"/>
                      <a:ext cx="5398135" cy="5398135"/>
                    </a:xfrm>
                    <a:prstGeom prst="rect">
                      <a:avLst/>
                    </a:prstGeom>
                  </pic:spPr>
                </pic:pic>
              </a:graphicData>
            </a:graphic>
          </wp:inline>
        </w:drawing>
      </w:r>
    </w:p>
    <w:p w14:paraId="0C8A475E" w14:textId="77777777" w:rsidR="002F5B65" w:rsidRDefault="00000000">
      <w:pPr>
        <w:spacing w:after="0" w:line="360" w:lineRule="auto"/>
        <w:jc w:val="both"/>
        <w:rPr>
          <w:rFonts w:ascii="Times New Roman" w:hAnsi="Times New Roman" w:cs="Times New Roman"/>
          <w:sz w:val="24"/>
          <w:szCs w:val="24"/>
          <w:lang w:val="en-US"/>
        </w:rPr>
      </w:pPr>
      <w:commentRangeStart w:id="381"/>
      <w:r>
        <w:rPr>
          <w:rFonts w:ascii="Times New Roman" w:hAnsi="Times New Roman" w:cs="Times New Roman"/>
          <w:b/>
          <w:bCs/>
          <w:sz w:val="24"/>
          <w:szCs w:val="24"/>
          <w:lang w:val="en-US"/>
        </w:rPr>
        <w:t xml:space="preserve">Figure 5. </w:t>
      </w:r>
      <w:r>
        <w:rPr>
          <w:rFonts w:ascii="Times New Roman" w:hAnsi="Times New Roman" w:cs="Times New Roman"/>
          <w:sz w:val="24"/>
          <w:szCs w:val="24"/>
          <w:lang w:val="en-US"/>
        </w:rPr>
        <w:t>Err</w:t>
      </w:r>
      <w:commentRangeEnd w:id="381"/>
      <w:r>
        <w:commentReference w:id="381"/>
      </w:r>
      <w:r>
        <w:rPr>
          <w:rFonts w:ascii="Times New Roman" w:hAnsi="Times New Roman" w:cs="Times New Roman"/>
          <w:sz w:val="24"/>
          <w:szCs w:val="24"/>
          <w:lang w:val="en-US"/>
        </w:rPr>
        <w:t>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2FE09DB1" w14:textId="77777777" w:rsidR="002F5B65" w:rsidRDefault="002F5B65">
      <w:pPr>
        <w:spacing w:after="0" w:line="360" w:lineRule="auto"/>
        <w:jc w:val="both"/>
        <w:rPr>
          <w:rFonts w:ascii="Times New Roman" w:hAnsi="Times New Roman" w:cs="Times New Roman"/>
          <w:sz w:val="24"/>
          <w:szCs w:val="24"/>
          <w:lang w:val="en-US"/>
        </w:rPr>
      </w:pPr>
    </w:p>
    <w:p w14:paraId="570E6026" w14:textId="77777777" w:rsidR="002F5B65" w:rsidRDefault="002F5B65">
      <w:pPr>
        <w:spacing w:after="0" w:line="360" w:lineRule="auto"/>
        <w:jc w:val="both"/>
        <w:rPr>
          <w:rFonts w:ascii="Times New Roman" w:hAnsi="Times New Roman" w:cs="Times New Roman"/>
          <w:sz w:val="24"/>
          <w:szCs w:val="24"/>
          <w:lang w:val="en-US"/>
        </w:rPr>
      </w:pPr>
    </w:p>
    <w:p w14:paraId="5D8B6B45"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55302D3" wp14:editId="1CA0375D">
            <wp:extent cx="5398135" cy="5398135"/>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489F0B42" w14:textId="77777777" w:rsidR="002F5B65" w:rsidRDefault="00000000">
      <w:pPr>
        <w:spacing w:after="0" w:line="360" w:lineRule="auto"/>
        <w:jc w:val="both"/>
        <w:rPr>
          <w:rFonts w:ascii="Times New Roman" w:hAnsi="Times New Roman" w:cs="Times New Roman"/>
          <w:sz w:val="24"/>
          <w:szCs w:val="24"/>
          <w:lang w:val="en-US"/>
        </w:rPr>
      </w:pPr>
      <w:commentRangeStart w:id="382"/>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w:t>
      </w:r>
      <w:commentRangeEnd w:id="382"/>
      <w:r>
        <w:commentReference w:id="382"/>
      </w:r>
      <w:r>
        <w:rPr>
          <w:rFonts w:ascii="Times New Roman" w:hAnsi="Times New Roman" w:cs="Times New Roman"/>
          <w:sz w:val="24"/>
          <w:szCs w:val="24"/>
          <w:lang w:val="en-US"/>
        </w:rPr>
        <w:t>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187FD0F9" w14:textId="77777777" w:rsidR="002F5B65" w:rsidRDefault="002F5B65">
      <w:pPr>
        <w:spacing w:after="0" w:line="360" w:lineRule="auto"/>
        <w:jc w:val="both"/>
        <w:rPr>
          <w:rFonts w:ascii="Times New Roman" w:hAnsi="Times New Roman" w:cs="Times New Roman"/>
          <w:sz w:val="24"/>
          <w:szCs w:val="24"/>
          <w:lang w:val="en-US"/>
        </w:rPr>
      </w:pPr>
    </w:p>
    <w:p w14:paraId="7A80ACCE" w14:textId="77777777" w:rsidR="002F5B65" w:rsidRDefault="002F5B65">
      <w:pPr>
        <w:spacing w:after="0" w:line="360" w:lineRule="auto"/>
        <w:jc w:val="both"/>
      </w:pPr>
    </w:p>
    <w:p w14:paraId="35725E90" w14:textId="77777777" w:rsidR="002F5B65" w:rsidRDefault="002F5B65">
      <w:pPr>
        <w:spacing w:after="0" w:line="360" w:lineRule="auto"/>
        <w:jc w:val="both"/>
      </w:pPr>
    </w:p>
    <w:p w14:paraId="7FA27A5F" w14:textId="77777777" w:rsidR="002F5B65" w:rsidRDefault="00000000">
      <w:pPr>
        <w:spacing w:after="0" w:line="360" w:lineRule="auto"/>
        <w:jc w:val="both"/>
      </w:pPr>
      <w:r>
        <w:rPr>
          <w:noProof/>
        </w:rPr>
        <w:lastRenderedPageBreak/>
        <w:drawing>
          <wp:inline distT="0" distB="0" distL="0" distR="0" wp14:anchorId="4978B50A" wp14:editId="36C61AB3">
            <wp:extent cx="5612130" cy="4952365"/>
            <wp:effectExtent l="0" t="0" r="0" b="0"/>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9"/>
                    <a:stretch>
                      <a:fillRect/>
                    </a:stretch>
                  </pic:blipFill>
                  <pic:spPr bwMode="auto">
                    <a:xfrm>
                      <a:off x="0" y="0"/>
                      <a:ext cx="5612130" cy="4952365"/>
                    </a:xfrm>
                    <a:prstGeom prst="rect">
                      <a:avLst/>
                    </a:prstGeom>
                  </pic:spPr>
                </pic:pic>
              </a:graphicData>
            </a:graphic>
          </wp:inline>
        </w:drawing>
      </w:r>
    </w:p>
    <w:p w14:paraId="173D9A55" w14:textId="77777777" w:rsidR="002F5B65" w:rsidRDefault="00000000">
      <w:pPr>
        <w:spacing w:after="0" w:line="360" w:lineRule="auto"/>
        <w:jc w:val="both"/>
        <w:rPr>
          <w:rFonts w:ascii="Times New Roman" w:hAnsi="Times New Roman" w:cs="Times New Roman"/>
          <w:b/>
          <w:bCs/>
          <w:sz w:val="24"/>
          <w:szCs w:val="24"/>
          <w:lang w:val="en-US"/>
        </w:rPr>
      </w:pPr>
      <w:commentRangeStart w:id="383"/>
      <w:r>
        <w:rPr>
          <w:rFonts w:ascii="Times New Roman" w:hAnsi="Times New Roman" w:cs="Times New Roman"/>
          <w:b/>
          <w:bCs/>
          <w:sz w:val="24"/>
          <w:szCs w:val="24"/>
          <w:lang w:val="en-US"/>
        </w:rPr>
        <w:t>Figure 7</w:t>
      </w:r>
      <w:commentRangeEnd w:id="383"/>
      <w:r>
        <w:commentReference w:id="383"/>
      </w:r>
      <w:r>
        <w:rPr>
          <w:rFonts w:ascii="Times New Roman" w:hAnsi="Times New Roman" w:cs="Times New Roman"/>
          <w:b/>
          <w:bCs/>
          <w:sz w:val="24"/>
          <w:szCs w:val="24"/>
          <w:lang w:val="en-US"/>
        </w:rPr>
        <w:t xml:space="preserve">. </w:t>
      </w:r>
      <w:ins w:id="384" w:author="Unknown Author" w:date="2023-10-22T10:10:00Z">
        <w:r>
          <w:rPr>
            <w:rFonts w:ascii="Times New Roman" w:hAnsi="Times New Roman" w:cs="Times New Roman"/>
            <w:sz w:val="24"/>
            <w:szCs w:val="24"/>
            <w:lang w:val="en-US"/>
          </w:rPr>
          <w:t xml:space="preserve">Effect of incomplete taxon sampling on error in species ages. </w:t>
        </w:r>
      </w:ins>
      <w:r>
        <w:rPr>
          <w:rFonts w:ascii="Times New Roman" w:hAnsi="Times New Roman" w:cs="Times New Roman"/>
          <w:sz w:val="24"/>
          <w:szCs w:val="24"/>
          <w:lang w:val="en-US"/>
        </w:rPr>
        <w:t>Error in equating the phylogenetic age with true species age for three levels of uniform incomplete sampling (0%, 25%, and 50% missing extant species</w:t>
      </w:r>
      <w:del w:id="385" w:author="Unknown Author" w:date="2023-10-22T11:33:00Z">
        <w:r>
          <w:rPr>
            <w:rFonts w:ascii="Times New Roman" w:hAnsi="Times New Roman" w:cs="Times New Roman"/>
            <w:sz w:val="24"/>
            <w:szCs w:val="24"/>
            <w:lang w:val="en-US"/>
          </w:rPr>
          <w:delText>; from left to right</w:delText>
        </w:r>
      </w:del>
      <w:r>
        <w:rPr>
          <w:rFonts w:ascii="Times New Roman" w:hAnsi="Times New Roman" w:cs="Times New Roman"/>
          <w:sz w:val="24"/>
          <w:szCs w:val="24"/>
          <w:lang w:val="en-US"/>
        </w:rPr>
        <w:t xml:space="preserve">) </w:t>
      </w:r>
      <w:del w:id="386" w:author="Unknown Author" w:date="2023-10-22T11:33:00Z">
        <w:r>
          <w:rPr>
            <w:rFonts w:ascii="Times New Roman" w:hAnsi="Times New Roman" w:cs="Times New Roman"/>
            <w:sz w:val="24"/>
            <w:szCs w:val="24"/>
            <w:lang w:val="en-US"/>
          </w:rPr>
          <w:delText>with</w:delText>
        </w:r>
      </w:del>
      <w:ins w:id="387" w:author="Unknown Author" w:date="2023-10-22T11:33:00Z">
        <w:r>
          <w:rPr>
            <w:rFonts w:ascii="Times New Roman" w:hAnsi="Times New Roman" w:cs="Times New Roman"/>
            <w:sz w:val="24"/>
            <w:szCs w:val="24"/>
            <w:lang w:val="en-US"/>
          </w:rPr>
          <w:t>and</w:t>
        </w:r>
      </w:ins>
      <w:r>
        <w:rPr>
          <w:rFonts w:ascii="Times New Roman" w:hAnsi="Times New Roman" w:cs="Times New Roman"/>
          <w:sz w:val="24"/>
          <w:szCs w:val="24"/>
          <w:lang w:val="en-US"/>
        </w:rPr>
        <w:t xml:space="preserve"> an intermediate extinction rate. The error was quantified as mean absolute percentage error (MAPE) between the true phylogenetic ages across 100 species for each of 1000 trees for each missing species scenario simulated under bifurcating (left) and budding (right) speciation.</w:t>
      </w:r>
    </w:p>
    <w:p w14:paraId="31566042" w14:textId="77777777" w:rsidR="002F5B65" w:rsidRDefault="002F5B65">
      <w:pPr>
        <w:spacing w:after="0" w:line="360" w:lineRule="auto"/>
        <w:jc w:val="both"/>
      </w:pPr>
    </w:p>
    <w:p w14:paraId="59B7925A"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68FB053D" wp14:editId="0104E88E">
            <wp:extent cx="5840730" cy="3569970"/>
            <wp:effectExtent l="0" t="0" r="0" b="0"/>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0"/>
                    <a:stretch>
                      <a:fillRect/>
                    </a:stretch>
                  </pic:blipFill>
                  <pic:spPr bwMode="auto">
                    <a:xfrm>
                      <a:off x="0" y="0"/>
                      <a:ext cx="5840730" cy="3569970"/>
                    </a:xfrm>
                    <a:prstGeom prst="rect">
                      <a:avLst/>
                    </a:prstGeom>
                  </pic:spPr>
                </pic:pic>
              </a:graphicData>
            </a:graphic>
          </wp:inline>
        </w:drawing>
      </w:r>
    </w:p>
    <w:p w14:paraId="72766062" w14:textId="77777777" w:rsidR="002F5B65" w:rsidRDefault="00000000">
      <w:pPr>
        <w:spacing w:after="0" w:line="360" w:lineRule="auto"/>
        <w:jc w:val="both"/>
        <w:rPr>
          <w:rFonts w:ascii="Times New Roman" w:hAnsi="Times New Roman" w:cs="Times New Roman"/>
          <w:b/>
          <w:bCs/>
          <w:sz w:val="24"/>
          <w:szCs w:val="24"/>
          <w:lang w:val="en-US"/>
        </w:rPr>
      </w:pPr>
      <w:commentRangeStart w:id="388"/>
      <w:r>
        <w:rPr>
          <w:rFonts w:ascii="Times New Roman" w:hAnsi="Times New Roman" w:cs="Times New Roman"/>
          <w:b/>
          <w:bCs/>
          <w:sz w:val="24"/>
          <w:szCs w:val="24"/>
          <w:lang w:val="en-US"/>
        </w:rPr>
        <w:t>Figure 8</w:t>
      </w:r>
      <w:commentRangeEnd w:id="388"/>
      <w:r>
        <w:commentReference w:id="388"/>
      </w:r>
      <w:r>
        <w:rPr>
          <w:rFonts w:ascii="Times New Roman" w:hAnsi="Times New Roman" w:cs="Times New Roman"/>
          <w:b/>
          <w:bCs/>
          <w:sz w:val="24"/>
          <w:szCs w:val="24"/>
          <w:lang w:val="en-US"/>
        </w:rPr>
        <w:t xml:space="preserve">. </w:t>
      </w:r>
      <w:ins w:id="389" w:author="Unknown Author" w:date="2023-10-22T10:16:00Z">
        <w:r>
          <w:rPr>
            <w:rFonts w:ascii="Times New Roman" w:hAnsi="Times New Roman" w:cs="Times New Roman"/>
            <w:sz w:val="24"/>
            <w:szCs w:val="24"/>
            <w:lang w:val="en-US"/>
          </w:rPr>
          <w:t>Performance</w:t>
        </w:r>
      </w:ins>
      <w:ins w:id="390" w:author="Unknown Author" w:date="2023-10-22T10:12:00Z">
        <w:r>
          <w:rPr>
            <w:rFonts w:ascii="Times New Roman" w:hAnsi="Times New Roman" w:cs="Times New Roman"/>
            <w:sz w:val="24"/>
            <w:szCs w:val="24"/>
            <w:lang w:val="en-US"/>
          </w:rPr>
          <w:t xml:space="preserve"> of a probabilistic age estimator. </w:t>
        </w:r>
      </w:ins>
      <w:r>
        <w:rPr>
          <w:rFonts w:ascii="Times New Roman" w:hAnsi="Times New Roman" w:cs="Times New Roman"/>
          <w:sz w:val="24"/>
          <w:szCs w:val="24"/>
          <w:lang w:val="en-US"/>
        </w:rPr>
        <w:t>Error in equating the phylogenetic age and the probability estimator point estimates (</w:t>
      </w:r>
      <w:commentRangeStart w:id="391"/>
      <w:del w:id="392" w:author="Unknown Author" w:date="2023-10-22T09:52:00Z">
        <w:r>
          <w:rPr>
            <w:rFonts w:ascii="Times New Roman" w:hAnsi="Times New Roman" w:cs="Times New Roman"/>
            <w:sz w:val="24"/>
            <w:szCs w:val="24"/>
            <w:lang w:val="en-US"/>
          </w:rPr>
          <w:delText>Expected</w:delText>
        </w:r>
      </w:del>
      <w:commentRangeEnd w:id="391"/>
      <w:ins w:id="393" w:author="Unknown Author" w:date="2023-10-22T09:52:00Z">
        <w:r>
          <w:commentReference w:id="391"/>
        </w:r>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and </w:t>
      </w:r>
      <w:del w:id="394" w:author="Unknown Author" w:date="2023-10-22T09:52:00Z">
        <w:r>
          <w:rPr>
            <w:rFonts w:ascii="Times New Roman" w:hAnsi="Times New Roman" w:cs="Times New Roman"/>
            <w:sz w:val="24"/>
            <w:szCs w:val="24"/>
            <w:lang w:val="en-US"/>
          </w:rPr>
          <w:delText>M</w:delText>
        </w:r>
      </w:del>
      <w:ins w:id="395" w:author="Unknown Author" w:date="2023-10-22T09:52:00Z">
        <w:r>
          <w:rPr>
            <w:rFonts w:ascii="Times New Roman" w:hAnsi="Times New Roman" w:cs="Times New Roman"/>
            <w:sz w:val="24"/>
            <w:szCs w:val="24"/>
            <w:lang w:val="en-US"/>
          </w:rPr>
          <w:t>m</w:t>
        </w:r>
      </w:ins>
      <w:r>
        <w:rPr>
          <w:rFonts w:ascii="Times New Roman" w:hAnsi="Times New Roman" w:cs="Times New Roman"/>
          <w:sz w:val="24"/>
          <w:szCs w:val="24"/>
          <w:lang w:val="en-US"/>
        </w:rPr>
        <w:t xml:space="preserve">edian) with </w:t>
      </w:r>
      <w:ins w:id="396" w:author="Unknown Author" w:date="2023-10-22T11:33:00Z">
        <w:r>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true species age for three extinction scenarios (low, intermediate, and high; from left to right). The error was quantified as mean absolute percentage error (MAPE) between the true and point estimates or phylogenetic ages across 100 species for each of 1000 trees for each extinction scenario simulated under bifurcating speciation.</w:t>
      </w:r>
    </w:p>
    <w:p w14:paraId="425C79B3" w14:textId="77777777" w:rsidR="002F5B65" w:rsidRDefault="002F5B65">
      <w:pPr>
        <w:spacing w:after="0" w:line="360" w:lineRule="auto"/>
        <w:jc w:val="both"/>
        <w:rPr>
          <w:rFonts w:ascii="Times New Roman" w:hAnsi="Times New Roman" w:cs="Times New Roman"/>
          <w:sz w:val="24"/>
          <w:szCs w:val="24"/>
          <w:lang w:val="en-US"/>
        </w:rPr>
      </w:pPr>
    </w:p>
    <w:p w14:paraId="70B5A9A8" w14:textId="77777777" w:rsidR="002F5B65" w:rsidRDefault="002F5B65">
      <w:pPr>
        <w:spacing w:after="0" w:line="360" w:lineRule="auto"/>
        <w:jc w:val="both"/>
        <w:rPr>
          <w:rFonts w:ascii="Times New Roman" w:hAnsi="Times New Roman" w:cs="Times New Roman"/>
          <w:sz w:val="24"/>
          <w:szCs w:val="24"/>
          <w:lang w:val="en-US"/>
        </w:rPr>
      </w:pPr>
    </w:p>
    <w:p w14:paraId="043A85E0" w14:textId="77777777" w:rsidR="002F5B65" w:rsidRDefault="002F5B65">
      <w:pPr>
        <w:spacing w:after="0" w:line="360" w:lineRule="auto"/>
        <w:jc w:val="both"/>
        <w:rPr>
          <w:rFonts w:ascii="Times New Roman" w:hAnsi="Times New Roman" w:cs="Times New Roman"/>
          <w:sz w:val="24"/>
          <w:szCs w:val="24"/>
          <w:lang w:val="en-US"/>
        </w:rPr>
      </w:pPr>
    </w:p>
    <w:p w14:paraId="542E8EF5" w14:textId="77777777" w:rsidR="002F5B65" w:rsidRDefault="002F5B65">
      <w:pPr>
        <w:spacing w:after="0" w:line="360" w:lineRule="auto"/>
        <w:jc w:val="both"/>
        <w:rPr>
          <w:rFonts w:ascii="Times New Roman" w:hAnsi="Times New Roman" w:cs="Times New Roman"/>
          <w:sz w:val="24"/>
          <w:szCs w:val="24"/>
          <w:lang w:val="en-US"/>
        </w:rPr>
      </w:pPr>
    </w:p>
    <w:p w14:paraId="192F29C5" w14:textId="77777777" w:rsidR="002F5B65" w:rsidRDefault="002F5B65">
      <w:pPr>
        <w:spacing w:after="0" w:line="360" w:lineRule="auto"/>
        <w:jc w:val="both"/>
        <w:rPr>
          <w:rFonts w:ascii="Times New Roman" w:hAnsi="Times New Roman" w:cs="Times New Roman"/>
          <w:sz w:val="24"/>
          <w:szCs w:val="24"/>
          <w:lang w:val="en-US"/>
        </w:rPr>
      </w:pPr>
    </w:p>
    <w:p w14:paraId="41621919" w14:textId="77777777" w:rsidR="002F5B65" w:rsidRDefault="002F5B65">
      <w:pPr>
        <w:spacing w:after="0" w:line="360" w:lineRule="auto"/>
        <w:jc w:val="both"/>
        <w:rPr>
          <w:rFonts w:ascii="Times New Roman" w:hAnsi="Times New Roman" w:cs="Times New Roman"/>
          <w:sz w:val="24"/>
          <w:szCs w:val="24"/>
          <w:lang w:val="en-US"/>
        </w:rPr>
      </w:pPr>
    </w:p>
    <w:p w14:paraId="6B69A633" w14:textId="77777777" w:rsidR="002F5B65" w:rsidRDefault="002F5B65">
      <w:pPr>
        <w:spacing w:after="0" w:line="360" w:lineRule="auto"/>
        <w:jc w:val="both"/>
        <w:rPr>
          <w:rFonts w:ascii="Times New Roman" w:hAnsi="Times New Roman" w:cs="Times New Roman"/>
          <w:sz w:val="24"/>
          <w:szCs w:val="24"/>
          <w:lang w:val="en-US"/>
        </w:rPr>
      </w:pPr>
    </w:p>
    <w:p w14:paraId="4F19F5BA" w14:textId="77777777" w:rsidR="002F5B65" w:rsidRDefault="002F5B65">
      <w:pPr>
        <w:spacing w:after="0" w:line="360" w:lineRule="auto"/>
        <w:jc w:val="both"/>
        <w:rPr>
          <w:rFonts w:ascii="Times New Roman" w:hAnsi="Times New Roman" w:cs="Times New Roman"/>
          <w:sz w:val="24"/>
          <w:szCs w:val="24"/>
          <w:lang w:val="en-US"/>
        </w:rPr>
      </w:pPr>
    </w:p>
    <w:p w14:paraId="31F4BC82" w14:textId="77777777" w:rsidR="002F5B65" w:rsidRDefault="002F5B65">
      <w:pPr>
        <w:spacing w:after="0" w:line="360" w:lineRule="auto"/>
        <w:jc w:val="both"/>
        <w:rPr>
          <w:rFonts w:ascii="Times New Roman" w:hAnsi="Times New Roman" w:cs="Times New Roman"/>
          <w:sz w:val="24"/>
          <w:szCs w:val="24"/>
          <w:lang w:val="en-US"/>
        </w:rPr>
      </w:pPr>
    </w:p>
    <w:p w14:paraId="14F09C33" w14:textId="77777777" w:rsidR="002F5B65" w:rsidRDefault="002F5B65">
      <w:pPr>
        <w:spacing w:after="0" w:line="360" w:lineRule="auto"/>
        <w:jc w:val="both"/>
        <w:rPr>
          <w:rFonts w:ascii="Times New Roman" w:hAnsi="Times New Roman" w:cs="Times New Roman"/>
          <w:sz w:val="24"/>
          <w:szCs w:val="24"/>
          <w:lang w:val="en-US"/>
        </w:rPr>
      </w:pPr>
    </w:p>
    <w:p w14:paraId="6DA50340" w14:textId="77777777" w:rsidR="002F5B65" w:rsidRDefault="002F5B65">
      <w:pPr>
        <w:spacing w:after="0" w:line="360" w:lineRule="auto"/>
        <w:jc w:val="both"/>
        <w:rPr>
          <w:rFonts w:ascii="Times New Roman" w:hAnsi="Times New Roman" w:cs="Times New Roman"/>
          <w:sz w:val="24"/>
          <w:szCs w:val="24"/>
          <w:lang w:val="en-US"/>
        </w:rPr>
      </w:pPr>
    </w:p>
    <w:p w14:paraId="6E7AAD53" w14:textId="77777777" w:rsidR="002F5B65"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345A3893" wp14:editId="04392098">
            <wp:extent cx="5661660" cy="4810125"/>
            <wp:effectExtent l="0" t="0" r="0" b="0"/>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1"/>
                    <a:srcRect t="24407"/>
                    <a:stretch>
                      <a:fillRect/>
                    </a:stretch>
                  </pic:blipFill>
                  <pic:spPr bwMode="auto">
                    <a:xfrm>
                      <a:off x="0" y="0"/>
                      <a:ext cx="5661660" cy="4810125"/>
                    </a:xfrm>
                    <a:prstGeom prst="rect">
                      <a:avLst/>
                    </a:prstGeom>
                  </pic:spPr>
                </pic:pic>
              </a:graphicData>
            </a:graphic>
          </wp:inline>
        </w:drawing>
      </w:r>
    </w:p>
    <w:p w14:paraId="73584BC0" w14:textId="77777777" w:rsidR="002F5B65" w:rsidRDefault="00000000">
      <w:pPr>
        <w:spacing w:after="0" w:line="360" w:lineRule="auto"/>
        <w:jc w:val="both"/>
        <w:rPr>
          <w:rFonts w:ascii="Times New Roman" w:hAnsi="Times New Roman" w:cs="Times New Roman"/>
          <w:sz w:val="24"/>
          <w:szCs w:val="24"/>
          <w:lang w:val="en-US"/>
        </w:rPr>
      </w:pPr>
      <w:commentRangeStart w:id="397"/>
      <w:r>
        <w:rPr>
          <w:rFonts w:ascii="Times New Roman" w:hAnsi="Times New Roman" w:cs="Times New Roman"/>
          <w:b/>
          <w:bCs/>
          <w:sz w:val="24"/>
          <w:szCs w:val="24"/>
          <w:lang w:val="en-US"/>
        </w:rPr>
        <w:t>Figure 9.</w:t>
      </w:r>
      <w:commentRangeEnd w:id="397"/>
      <w:r>
        <w:commentReference w:id="397"/>
      </w:r>
      <w:r>
        <w:rPr>
          <w:rFonts w:ascii="Times New Roman" w:hAnsi="Times New Roman" w:cs="Times New Roman"/>
          <w:sz w:val="24"/>
          <w:szCs w:val="24"/>
          <w:lang w:val="en-US"/>
          <w:rPrChange w:id="398" w:author="Unknown Author" w:date="2023-10-22T10:30:00Z">
            <w:rPr>
              <w:b/>
              <w:bCs/>
              <w:sz w:val="24"/>
              <w:szCs w:val="24"/>
            </w:rPr>
          </w:rPrChange>
        </w:rPr>
        <w:t xml:space="preserve"> </w:t>
      </w:r>
      <w:ins w:id="399" w:author="Unknown Author" w:date="2023-10-22T10:30:00Z">
        <w:r>
          <w:rPr>
            <w:rFonts w:ascii="Times New Roman" w:hAnsi="Times New Roman" w:cs="Times New Roman"/>
            <w:sz w:val="24"/>
            <w:szCs w:val="24"/>
            <w:lang w:val="en-US"/>
          </w:rPr>
          <w:t>Power to recover an age extinction-risk relationship.</w:t>
        </w:r>
      </w:ins>
      <w:ins w:id="400" w:author="Unknown Author" w:date="2023-10-22T10:21:00Z">
        <w:r>
          <w:rPr>
            <w:rFonts w:ascii="Times New Roman" w:hAnsi="Times New Roman" w:cs="Times New Roman"/>
            <w:sz w:val="24"/>
            <w:szCs w:val="24"/>
            <w:lang w:val="en-US"/>
          </w:rPr>
          <w:t xml:space="preserve"> </w:t>
        </w:r>
      </w:ins>
      <w:ins w:id="401" w:author="Unknown Author" w:date="2023-10-22T11:50:00Z">
        <w:r>
          <w:rPr>
            <w:rFonts w:ascii="Times New Roman" w:hAnsi="Times New Roman" w:cs="Times New Roman"/>
            <w:sz w:val="24"/>
            <w:szCs w:val="24"/>
            <w:lang w:val="en-US"/>
          </w:rPr>
          <w:t xml:space="preserve">Simulated species ages under </w:t>
        </w:r>
        <w:commentRangeStart w:id="402"/>
        <w:r>
          <w:rPr>
            <w:rFonts w:ascii="Times New Roman" w:hAnsi="Times New Roman" w:cs="Times New Roman"/>
            <w:sz w:val="24"/>
            <w:szCs w:val="24"/>
            <w:lang w:val="en-US"/>
          </w:rPr>
          <w:t>three extinction scenarios</w:t>
        </w:r>
        <w:commentRangeEnd w:id="402"/>
        <w:r>
          <w:commentReference w:id="402"/>
        </w:r>
        <w:r>
          <w:rPr>
            <w:rFonts w:ascii="Times New Roman" w:hAnsi="Times New Roman" w:cs="Times New Roman"/>
            <w:sz w:val="24"/>
            <w:szCs w:val="24"/>
            <w:lang w:val="en-US"/>
          </w:rPr>
          <w:t xml:space="preserve"> and assuming bifurcating speciation were binned into </w:t>
        </w:r>
      </w:ins>
      <w:ins w:id="403" w:author="Unknown Author" w:date="2023-10-22T11:48:00Z">
        <w:r>
          <w:rPr>
            <w:rFonts w:ascii="Times New Roman" w:hAnsi="Times New Roman" w:cs="Times New Roman"/>
            <w:sz w:val="24"/>
            <w:szCs w:val="24"/>
            <w:lang w:val="en-US"/>
          </w:rPr>
          <w:t>conservation status categories</w:t>
        </w:r>
      </w:ins>
      <w:ins w:id="404" w:author="Unknown Author" w:date="2023-10-22T11:51:00Z">
        <w:r>
          <w:rPr>
            <w:rFonts w:ascii="Times New Roman" w:hAnsi="Times New Roman" w:cs="Times New Roman"/>
            <w:sz w:val="24"/>
            <w:szCs w:val="24"/>
            <w:lang w:val="en-US"/>
          </w:rPr>
          <w:t>, which represents an increase in extinction risk</w:t>
        </w:r>
      </w:ins>
      <w:ins w:id="405" w:author="Unknown Author" w:date="2023-10-22T11:55:00Z">
        <w:r>
          <w:rPr>
            <w:rFonts w:ascii="Times New Roman" w:hAnsi="Times New Roman" w:cs="Times New Roman"/>
            <w:sz w:val="24"/>
            <w:szCs w:val="24"/>
            <w:lang w:val="en-US"/>
          </w:rPr>
          <w:t xml:space="preserve"> by age</w:t>
        </w:r>
      </w:ins>
      <w:ins w:id="406" w:author="Unknown Author" w:date="2023-10-22T11:48:00Z">
        <w:r>
          <w:rPr>
            <w:rFonts w:ascii="Times New Roman" w:hAnsi="Times New Roman" w:cs="Times New Roman"/>
            <w:sz w:val="24"/>
            <w:szCs w:val="24"/>
            <w:lang w:val="en-US"/>
          </w:rPr>
          <w:t xml:space="preserve"> (LC = Least Concern; NT = Near Threatened; VU = Vulnerable; EN = Endangered; CR = Critically Endangered)</w:t>
        </w:r>
      </w:ins>
      <w:ins w:id="407" w:author="Unknown Author" w:date="2023-10-22T11:51:00Z">
        <w:r>
          <w:rPr>
            <w:rFonts w:ascii="Times New Roman" w:hAnsi="Times New Roman" w:cs="Times New Roman"/>
            <w:sz w:val="24"/>
            <w:szCs w:val="24"/>
            <w:lang w:val="en-US"/>
          </w:rPr>
          <w:t xml:space="preserve">. </w:t>
        </w:r>
      </w:ins>
      <w:ins w:id="408" w:author="Unknown Author" w:date="2023-10-22T12:04:00Z">
        <w:r>
          <w:rPr>
            <w:rFonts w:ascii="Times New Roman" w:hAnsi="Times New Roman" w:cs="Times New Roman"/>
            <w:sz w:val="24"/>
            <w:szCs w:val="24"/>
            <w:lang w:val="en-US"/>
          </w:rPr>
          <w:t>W</w:t>
        </w:r>
      </w:ins>
      <w:ins w:id="409" w:author="Unknown Author" w:date="2023-10-22T12:02:00Z">
        <w:r>
          <w:rPr>
            <w:rFonts w:ascii="Times New Roman" w:hAnsi="Times New Roman" w:cs="Times New Roman"/>
            <w:sz w:val="24"/>
            <w:szCs w:val="24"/>
            <w:lang w:val="en-US"/>
          </w:rPr>
          <w:t xml:space="preserve">e </w:t>
        </w:r>
      </w:ins>
      <w:ins w:id="410" w:author="Unknown Author" w:date="2023-10-22T12:04:00Z">
        <w:r>
          <w:rPr>
            <w:rFonts w:ascii="Times New Roman" w:hAnsi="Times New Roman" w:cs="Times New Roman"/>
            <w:sz w:val="24"/>
            <w:szCs w:val="24"/>
            <w:lang w:val="en-US"/>
          </w:rPr>
          <w:t>used</w:t>
        </w:r>
      </w:ins>
      <w:ins w:id="411" w:author="Unknown Author" w:date="2023-10-22T12:00:00Z">
        <w:r>
          <w:rPr>
            <w:rFonts w:ascii="Times New Roman" w:hAnsi="Times New Roman" w:cs="Times New Roman"/>
            <w:sz w:val="24"/>
            <w:szCs w:val="24"/>
            <w:lang w:val="en-US"/>
          </w:rPr>
          <w:t xml:space="preserve"> the </w:t>
        </w:r>
      </w:ins>
      <w:commentRangeStart w:id="412"/>
      <w:del w:id="413" w:author="Unknown Author" w:date="2023-10-22T12:00:00Z">
        <w:r>
          <w:rPr>
            <w:rFonts w:ascii="Times New Roman" w:hAnsi="Times New Roman" w:cs="Times New Roman"/>
            <w:sz w:val="24"/>
            <w:szCs w:val="24"/>
            <w:lang w:val="en-US"/>
          </w:rPr>
          <w:delText xml:space="preserve">Positive </w:delText>
        </w:r>
      </w:del>
      <w:del w:id="414" w:author="Unknown Author" w:date="2023-10-22T11:34:00Z">
        <w:r>
          <w:rPr>
            <w:rFonts w:ascii="Times New Roman" w:hAnsi="Times New Roman" w:cs="Times New Roman"/>
            <w:sz w:val="24"/>
            <w:szCs w:val="24"/>
            <w:lang w:val="en-US"/>
          </w:rPr>
          <w:delText>E</w:delText>
        </w:r>
      </w:del>
      <w:del w:id="415" w:author="Unknown Author" w:date="2023-10-22T12:00:00Z">
        <w:r>
          <w:rPr>
            <w:rFonts w:ascii="Times New Roman" w:hAnsi="Times New Roman" w:cs="Times New Roman"/>
            <w:sz w:val="24"/>
            <w:szCs w:val="24"/>
            <w:lang w:val="en-US"/>
          </w:rPr>
          <w:delText>xtinction signal</w:delText>
        </w:r>
        <w:commentRangeEnd w:id="412"/>
        <w:r>
          <w:commentReference w:id="412"/>
        </w:r>
        <w:r>
          <w:rPr>
            <w:rFonts w:ascii="Times New Roman" w:hAnsi="Times New Roman" w:cs="Times New Roman"/>
            <w:sz w:val="24"/>
            <w:szCs w:val="24"/>
            <w:lang w:val="en-US"/>
          </w:rPr>
          <w:delText xml:space="preserve"> comparison between</w:delText>
        </w:r>
      </w:del>
      <w:r>
        <w:rPr>
          <w:rFonts w:ascii="Times New Roman" w:hAnsi="Times New Roman" w:cs="Times New Roman"/>
          <w:sz w:val="24"/>
          <w:szCs w:val="24"/>
          <w:lang w:val="en-US"/>
        </w:rPr>
        <w:t xml:space="preserve"> </w:t>
      </w:r>
      <w:del w:id="416" w:author="Unknown Author" w:date="2023-10-22T11:34:00Z">
        <w:r>
          <w:rPr>
            <w:rFonts w:ascii="Times New Roman" w:hAnsi="Times New Roman" w:cs="Times New Roman"/>
            <w:sz w:val="24"/>
            <w:szCs w:val="24"/>
            <w:lang w:val="en-US"/>
          </w:rPr>
          <w:delText>P</w:delText>
        </w:r>
      </w:del>
      <w:ins w:id="417" w:author="Unknown Author" w:date="2023-10-22T11:34:00Z">
        <w:r>
          <w:rPr>
            <w:rFonts w:ascii="Times New Roman" w:hAnsi="Times New Roman" w:cs="Times New Roman"/>
            <w:sz w:val="24"/>
            <w:szCs w:val="24"/>
            <w:lang w:val="en-US"/>
          </w:rPr>
          <w:t>p</w:t>
        </w:r>
      </w:ins>
      <w:r>
        <w:rPr>
          <w:rFonts w:ascii="Times New Roman" w:hAnsi="Times New Roman" w:cs="Times New Roman"/>
          <w:sz w:val="24"/>
          <w:szCs w:val="24"/>
          <w:lang w:val="en-US"/>
        </w:rPr>
        <w:t xml:space="preserve">hylogenetic age, and the </w:t>
      </w:r>
      <w:commentRangeStart w:id="418"/>
      <w:del w:id="419" w:author="Unknown Author" w:date="2023-10-22T11:35:00Z">
        <w:r>
          <w:rPr>
            <w:rFonts w:ascii="Times New Roman" w:hAnsi="Times New Roman" w:cs="Times New Roman"/>
            <w:sz w:val="24"/>
            <w:szCs w:val="24"/>
            <w:lang w:val="en-US"/>
          </w:rPr>
          <w:delText>Expected</w:delText>
        </w:r>
      </w:del>
      <w:ins w:id="420" w:author="Unknown Author" w:date="2023-10-22T11:35:00Z">
        <w:r>
          <w:rPr>
            <w:rFonts w:ascii="Times New Roman" w:hAnsi="Times New Roman" w:cs="Times New Roman"/>
            <w:sz w:val="24"/>
            <w:szCs w:val="24"/>
            <w:lang w:val="en-US"/>
          </w:rPr>
          <w:t>mean</w:t>
        </w:r>
      </w:ins>
      <w:r>
        <w:rPr>
          <w:rFonts w:ascii="Times New Roman" w:hAnsi="Times New Roman" w:cs="Times New Roman"/>
          <w:sz w:val="24"/>
          <w:szCs w:val="24"/>
          <w:lang w:val="en-US"/>
        </w:rPr>
        <w:t xml:space="preserve"> and </w:t>
      </w:r>
      <w:del w:id="421" w:author="Unknown Author" w:date="2023-10-22T11:34:00Z">
        <w:r>
          <w:rPr>
            <w:rFonts w:ascii="Times New Roman" w:hAnsi="Times New Roman" w:cs="Times New Roman"/>
            <w:sz w:val="24"/>
            <w:szCs w:val="24"/>
            <w:lang w:val="en-US"/>
          </w:rPr>
          <w:delText>M</w:delText>
        </w:r>
      </w:del>
      <w:ins w:id="422" w:author="Unknown Author" w:date="2023-10-22T11:34:00Z">
        <w:r>
          <w:rPr>
            <w:rFonts w:ascii="Times New Roman" w:hAnsi="Times New Roman" w:cs="Times New Roman"/>
            <w:sz w:val="24"/>
            <w:szCs w:val="24"/>
            <w:lang w:val="en-US"/>
          </w:rPr>
          <w:t>m</w:t>
        </w:r>
      </w:ins>
      <w:r>
        <w:rPr>
          <w:rFonts w:ascii="Times New Roman" w:hAnsi="Times New Roman" w:cs="Times New Roman"/>
          <w:sz w:val="24"/>
          <w:szCs w:val="24"/>
          <w:lang w:val="en-US"/>
        </w:rPr>
        <w:t xml:space="preserve">edian age </w:t>
      </w:r>
      <w:commentRangeEnd w:id="418"/>
      <w:del w:id="423" w:author="Unknown Author" w:date="2023-10-22T12:01:00Z">
        <w:r>
          <w:commentReference w:id="418"/>
        </w:r>
        <w:r>
          <w:rPr>
            <w:rFonts w:ascii="Times New Roman" w:hAnsi="Times New Roman" w:cs="Times New Roman"/>
            <w:sz w:val="24"/>
            <w:szCs w:val="24"/>
            <w:lang w:val="en-US"/>
          </w:rPr>
          <w:delText xml:space="preserve">generated </w:delText>
        </w:r>
      </w:del>
      <w:ins w:id="424" w:author="Unknown Author" w:date="2023-10-22T12:01:00Z">
        <w:r>
          <w:rPr>
            <w:rFonts w:ascii="Times New Roman" w:hAnsi="Times New Roman" w:cs="Times New Roman"/>
            <w:sz w:val="24"/>
            <w:szCs w:val="24"/>
            <w:lang w:val="en-US"/>
          </w:rPr>
          <w:t xml:space="preserve">obtained from our </w:t>
        </w:r>
        <w:proofErr w:type="spellStart"/>
        <w:r>
          <w:rPr>
            <w:rFonts w:ascii="Times New Roman" w:hAnsi="Times New Roman" w:cs="Times New Roman"/>
            <w:sz w:val="24"/>
            <w:szCs w:val="24"/>
            <w:lang w:val="en-US"/>
          </w:rPr>
          <w:t>probabilist</w:t>
        </w:r>
        <w:proofErr w:type="spellEnd"/>
        <w:r>
          <w:rPr>
            <w:rFonts w:ascii="Times New Roman" w:hAnsi="Times New Roman" w:cs="Times New Roman"/>
            <w:sz w:val="24"/>
            <w:szCs w:val="24"/>
            <w:lang w:val="en-US"/>
          </w:rPr>
          <w:t xml:space="preserve"> corrective</w:t>
        </w:r>
      </w:ins>
      <w:del w:id="425" w:author="Unknown Author" w:date="2023-10-22T12:01:00Z">
        <w:r>
          <w:rPr>
            <w:rFonts w:ascii="Times New Roman" w:hAnsi="Times New Roman" w:cs="Times New Roman"/>
            <w:sz w:val="24"/>
            <w:szCs w:val="24"/>
            <w:lang w:val="en-US"/>
          </w:rPr>
          <w:delText>by the bifurcating</w:delText>
        </w:r>
      </w:del>
      <w:r>
        <w:rPr>
          <w:rFonts w:ascii="Times New Roman" w:hAnsi="Times New Roman" w:cs="Times New Roman"/>
          <w:sz w:val="24"/>
          <w:szCs w:val="24"/>
          <w:lang w:val="en-US"/>
        </w:rPr>
        <w:t xml:space="preserve"> function</w:t>
      </w:r>
      <w:ins w:id="426" w:author="Unknown Author" w:date="2023-10-22T12:01:00Z">
        <w:r>
          <w:rPr>
            <w:rFonts w:ascii="Times New Roman" w:hAnsi="Times New Roman" w:cs="Times New Roman"/>
            <w:sz w:val="24"/>
            <w:szCs w:val="24"/>
            <w:lang w:val="en-US"/>
          </w:rPr>
          <w:t xml:space="preserve"> to calculate the mean age per conservation status category and assess if every mean age increase over the one of the previous category with lower extinction risk.</w:t>
        </w:r>
      </w:ins>
      <w:del w:id="427" w:author="Unknown Author" w:date="2023-10-22T12:05:00Z">
        <w:r>
          <w:rPr>
            <w:rFonts w:ascii="Times New Roman" w:hAnsi="Times New Roman" w:cs="Times New Roman"/>
            <w:sz w:val="24"/>
            <w:szCs w:val="24"/>
            <w:lang w:val="en-US"/>
          </w:rPr>
          <w:delText>,</w:delText>
        </w:r>
      </w:del>
      <w:del w:id="428" w:author="Unknown Author" w:date="2023-10-22T11:57:00Z">
        <w:r>
          <w:rPr>
            <w:rFonts w:ascii="Times New Roman" w:hAnsi="Times New Roman" w:cs="Times New Roman"/>
            <w:sz w:val="24"/>
            <w:szCs w:val="24"/>
            <w:lang w:val="en-US"/>
          </w:rPr>
          <w:delText xml:space="preserve"> for three extinction scenarios</w:delText>
        </w:r>
      </w:del>
      <w:del w:id="429" w:author="Unknown Author" w:date="2023-10-22T12:05:00Z">
        <w:r>
          <w:rPr>
            <w:rFonts w:ascii="Times New Roman" w:hAnsi="Times New Roman" w:cs="Times New Roman"/>
            <w:sz w:val="24"/>
            <w:szCs w:val="24"/>
            <w:lang w:val="en-US"/>
          </w:rPr>
          <w:delText xml:space="preserve"> (</w:delText>
        </w:r>
      </w:del>
      <w:commentRangeStart w:id="430"/>
      <w:del w:id="431" w:author="Unknown Author" w:date="2023-10-22T11:35:00Z">
        <w:r>
          <w:rPr>
            <w:rFonts w:ascii="Times New Roman" w:hAnsi="Times New Roman" w:cs="Times New Roman"/>
            <w:sz w:val="24"/>
            <w:szCs w:val="24"/>
            <w:lang w:val="en-US"/>
          </w:rPr>
          <w:delText>L</w:delText>
        </w:r>
      </w:del>
      <w:commentRangeEnd w:id="430"/>
      <w:del w:id="432" w:author="Unknown Author" w:date="2023-10-22T12:05:00Z">
        <w:r>
          <w:commentReference w:id="430"/>
        </w:r>
        <w:r>
          <w:rPr>
            <w:rFonts w:ascii="Times New Roman" w:hAnsi="Times New Roman" w:cs="Times New Roman"/>
            <w:sz w:val="24"/>
            <w:szCs w:val="24"/>
            <w:lang w:val="en-US"/>
          </w:rPr>
          <w:delText xml:space="preserve">ow, </w:delText>
        </w:r>
      </w:del>
      <w:del w:id="433" w:author="Unknown Author" w:date="2023-10-22T11:35:00Z">
        <w:r>
          <w:rPr>
            <w:rFonts w:ascii="Times New Roman" w:hAnsi="Times New Roman" w:cs="Times New Roman"/>
            <w:sz w:val="24"/>
            <w:szCs w:val="24"/>
            <w:lang w:val="en-US"/>
          </w:rPr>
          <w:delText>I</w:delText>
        </w:r>
      </w:del>
      <w:del w:id="434" w:author="Unknown Author" w:date="2023-10-22T12:05:00Z">
        <w:r>
          <w:rPr>
            <w:rFonts w:ascii="Times New Roman" w:hAnsi="Times New Roman" w:cs="Times New Roman"/>
            <w:sz w:val="24"/>
            <w:szCs w:val="24"/>
            <w:lang w:val="en-US"/>
          </w:rPr>
          <w:delText xml:space="preserve">ntermediate, and </w:delText>
        </w:r>
      </w:del>
      <w:del w:id="435" w:author="Unknown Author" w:date="2023-10-22T11:35:00Z">
        <w:r>
          <w:rPr>
            <w:rFonts w:ascii="Times New Roman" w:hAnsi="Times New Roman" w:cs="Times New Roman"/>
            <w:sz w:val="24"/>
            <w:szCs w:val="24"/>
            <w:lang w:val="en-US"/>
          </w:rPr>
          <w:delText>H</w:delText>
        </w:r>
      </w:del>
      <w:del w:id="436" w:author="Unknown Author" w:date="2023-10-22T12:05:00Z">
        <w:r>
          <w:rPr>
            <w:rFonts w:ascii="Times New Roman" w:hAnsi="Times New Roman" w:cs="Times New Roman"/>
            <w:sz w:val="24"/>
            <w:szCs w:val="24"/>
            <w:lang w:val="en-US"/>
          </w:rPr>
          <w:delText xml:space="preserve">igh) regarding the phylogeny simulation (1000 trees). </w:delText>
        </w:r>
      </w:del>
      <w:del w:id="437" w:author="Unknown Author" w:date="2023-10-22T11:49:00Z">
        <w:r>
          <w:rPr>
            <w:rFonts w:ascii="Times New Roman" w:hAnsi="Times New Roman" w:cs="Times New Roman"/>
            <w:sz w:val="24"/>
            <w:szCs w:val="24"/>
            <w:lang w:val="en-US"/>
          </w:rPr>
          <w:delText>Extinction signal is represented by the conservation status categories (LC = Least Concern; NT = Near Threatened; VU = Vulnerable; EN = Endangered; CR = Critically Endangered)</w:delText>
        </w:r>
      </w:del>
      <w:del w:id="438" w:author="Unknown Author" w:date="2023-10-22T12:09:00Z">
        <w:r>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The </w:t>
      </w:r>
      <w:del w:id="439" w:author="Unknown Author" w:date="2023-10-22T12:09:00Z">
        <w:r>
          <w:rPr>
            <w:rFonts w:ascii="Times New Roman" w:hAnsi="Times New Roman" w:cs="Times New Roman"/>
            <w:sz w:val="24"/>
            <w:szCs w:val="24"/>
            <w:lang w:val="en-US"/>
          </w:rPr>
          <w:delText>E</w:delText>
        </w:r>
      </w:del>
      <w:ins w:id="440" w:author="Unknown Author" w:date="2023-10-22T12:09:00Z">
        <w:r>
          <w:rPr>
            <w:rFonts w:ascii="Times New Roman" w:hAnsi="Times New Roman" w:cs="Times New Roman"/>
            <w:sz w:val="24"/>
            <w:szCs w:val="24"/>
            <w:lang w:val="en-US"/>
          </w:rPr>
          <w:t>e</w:t>
        </w:r>
      </w:ins>
      <w:r>
        <w:rPr>
          <w:rFonts w:ascii="Times New Roman" w:hAnsi="Times New Roman" w:cs="Times New Roman"/>
          <w:sz w:val="24"/>
          <w:szCs w:val="24"/>
          <w:lang w:val="en-US"/>
        </w:rPr>
        <w:t xml:space="preserve">rror rate is </w:t>
      </w:r>
      <w:del w:id="441" w:author="Unknown Author" w:date="2023-10-22T12:09:00Z">
        <w:r>
          <w:rPr>
            <w:rFonts w:ascii="Times New Roman" w:hAnsi="Times New Roman" w:cs="Times New Roman"/>
            <w:sz w:val="24"/>
            <w:szCs w:val="24"/>
            <w:lang w:val="en-US"/>
          </w:rPr>
          <w:delText>based on</w:delText>
        </w:r>
      </w:del>
      <w:r>
        <w:rPr>
          <w:rFonts w:ascii="Times New Roman" w:hAnsi="Times New Roman" w:cs="Times New Roman"/>
          <w:sz w:val="24"/>
          <w:szCs w:val="24"/>
          <w:lang w:val="en-US"/>
        </w:rPr>
        <w:t xml:space="preserve"> the percentage </w:t>
      </w:r>
      <w:del w:id="442" w:author="Unknown Author" w:date="2023-10-22T12:15:00Z">
        <w:r>
          <w:rPr>
            <w:rFonts w:ascii="Times New Roman" w:hAnsi="Times New Roman" w:cs="Times New Roman"/>
            <w:sz w:val="24"/>
            <w:szCs w:val="24"/>
            <w:lang w:val="en-US"/>
          </w:rPr>
          <w:delText>of</w:delText>
        </w:r>
      </w:del>
      <w:ins w:id="443" w:author="Unknown Author" w:date="2023-10-22T12:15:00Z">
        <w:r>
          <w:rPr>
            <w:rFonts w:ascii="Times New Roman" w:hAnsi="Times New Roman" w:cs="Times New Roman"/>
            <w:sz w:val="24"/>
            <w:szCs w:val="24"/>
            <w:lang w:val="en-US"/>
          </w:rPr>
          <w:t>across</w:t>
        </w:r>
      </w:ins>
      <w:r>
        <w:rPr>
          <w:rFonts w:ascii="Times New Roman" w:hAnsi="Times New Roman" w:cs="Times New Roman"/>
          <w:sz w:val="24"/>
          <w:szCs w:val="24"/>
          <w:lang w:val="en-US"/>
        </w:rPr>
        <w:t xml:space="preserve"> </w:t>
      </w:r>
      <w:del w:id="444" w:author="Unknown Author" w:date="2023-10-22T12:09:00Z">
        <w:r>
          <w:rPr>
            <w:rFonts w:ascii="Times New Roman" w:hAnsi="Times New Roman" w:cs="Times New Roman"/>
            <w:sz w:val="24"/>
            <w:szCs w:val="24"/>
            <w:lang w:val="en-US"/>
          </w:rPr>
          <w:delText>trees</w:delText>
        </w:r>
      </w:del>
      <w:ins w:id="445" w:author="Unknown Author" w:date="2023-10-22T12:09:00Z">
        <w:r>
          <w:rPr>
            <w:rFonts w:ascii="Times New Roman" w:hAnsi="Times New Roman" w:cs="Times New Roman"/>
            <w:sz w:val="24"/>
            <w:szCs w:val="24"/>
            <w:lang w:val="en-US"/>
          </w:rPr>
          <w:t>all 1000 phylogenies</w:t>
        </w:r>
      </w:ins>
      <w:r>
        <w:rPr>
          <w:rFonts w:ascii="Times New Roman" w:hAnsi="Times New Roman" w:cs="Times New Roman"/>
          <w:sz w:val="24"/>
          <w:szCs w:val="24"/>
          <w:lang w:val="en-US"/>
        </w:rPr>
        <w:t xml:space="preserve"> </w:t>
      </w:r>
      <w:del w:id="446" w:author="Unknown Author" w:date="2023-10-22T12:10:00Z">
        <w:r>
          <w:rPr>
            <w:rFonts w:ascii="Times New Roman" w:hAnsi="Times New Roman" w:cs="Times New Roman"/>
            <w:sz w:val="24"/>
            <w:szCs w:val="24"/>
            <w:lang w:val="en-US"/>
          </w:rPr>
          <w:delText xml:space="preserve">that </w:delText>
        </w:r>
      </w:del>
      <w:r>
        <w:rPr>
          <w:rFonts w:ascii="Times New Roman" w:hAnsi="Times New Roman" w:cs="Times New Roman"/>
          <w:sz w:val="24"/>
          <w:szCs w:val="24"/>
          <w:lang w:val="en-US"/>
        </w:rPr>
        <w:t>w</w:t>
      </w:r>
      <w:ins w:id="447" w:author="Unknown Author" w:date="2023-10-22T12:10:00Z">
        <w:r>
          <w:rPr>
            <w:rFonts w:ascii="Times New Roman" w:hAnsi="Times New Roman" w:cs="Times New Roman"/>
            <w:sz w:val="24"/>
            <w:szCs w:val="24"/>
            <w:lang w:val="en-US"/>
          </w:rPr>
          <w:t>h</w:t>
        </w:r>
      </w:ins>
      <w:r>
        <w:rPr>
          <w:rFonts w:ascii="Times New Roman" w:hAnsi="Times New Roman" w:cs="Times New Roman"/>
          <w:sz w:val="24"/>
          <w:szCs w:val="24"/>
          <w:lang w:val="en-US"/>
        </w:rPr>
        <w:t xml:space="preserve">ere </w:t>
      </w:r>
      <w:del w:id="448" w:author="Unknown Author" w:date="2023-10-22T12:10:00Z">
        <w:r>
          <w:rPr>
            <w:rFonts w:ascii="Times New Roman" w:hAnsi="Times New Roman" w:cs="Times New Roman"/>
            <w:sz w:val="24"/>
            <w:szCs w:val="24"/>
            <w:lang w:val="en-US"/>
          </w:rPr>
          <w:delText xml:space="preserve">estimated wrong regarding </w:delText>
        </w:r>
      </w:del>
      <w:r>
        <w:rPr>
          <w:rFonts w:ascii="Times New Roman" w:hAnsi="Times New Roman" w:cs="Times New Roman"/>
          <w:sz w:val="24"/>
          <w:szCs w:val="24"/>
          <w:lang w:val="en-US"/>
        </w:rPr>
        <w:t>the relationship between the</w:t>
      </w:r>
      <w:ins w:id="449" w:author="Unknown Author" w:date="2023-10-22T12:12:00Z">
        <w:r>
          <w:rPr>
            <w:rFonts w:ascii="Times New Roman" w:hAnsi="Times New Roman" w:cs="Times New Roman"/>
            <w:sz w:val="24"/>
            <w:szCs w:val="24"/>
            <w:lang w:val="en-US"/>
          </w:rPr>
          <w:t xml:space="preserve"> mean</w:t>
        </w:r>
      </w:ins>
      <w:r>
        <w:rPr>
          <w:rFonts w:ascii="Times New Roman" w:hAnsi="Times New Roman" w:cs="Times New Roman"/>
          <w:sz w:val="24"/>
          <w:szCs w:val="24"/>
          <w:lang w:val="en-US"/>
        </w:rPr>
        <w:t xml:space="preserve"> </w:t>
      </w:r>
      <w:commentRangeStart w:id="450"/>
      <w:del w:id="451" w:author="Unknown Author" w:date="2023-10-22T11:35:00Z">
        <w:r>
          <w:rPr>
            <w:rFonts w:ascii="Times New Roman" w:hAnsi="Times New Roman" w:cs="Times New Roman"/>
            <w:sz w:val="24"/>
            <w:szCs w:val="24"/>
            <w:lang w:val="en-US"/>
          </w:rPr>
          <w:delText>T</w:delText>
        </w:r>
      </w:del>
      <w:del w:id="452" w:author="Unknown Author" w:date="2023-10-22T12:10:00Z">
        <w:r>
          <w:rPr>
            <w:rFonts w:ascii="Times New Roman" w:hAnsi="Times New Roman" w:cs="Times New Roman"/>
            <w:sz w:val="24"/>
            <w:szCs w:val="24"/>
            <w:lang w:val="en-US"/>
          </w:rPr>
          <w:delText xml:space="preserve">rue </w:delText>
        </w:r>
      </w:del>
      <w:commentRangeEnd w:id="450"/>
      <w:r>
        <w:lastRenderedPageBreak/>
        <w:commentReference w:id="450"/>
      </w:r>
      <w:r>
        <w:rPr>
          <w:rFonts w:ascii="Times New Roman" w:hAnsi="Times New Roman" w:cs="Times New Roman"/>
          <w:sz w:val="24"/>
          <w:szCs w:val="24"/>
          <w:lang w:val="en-US"/>
        </w:rPr>
        <w:t>age</w:t>
      </w:r>
      <w:ins w:id="453" w:author="Unknown Author" w:date="2023-10-22T12:16:00Z">
        <w:r>
          <w:rPr>
            <w:rFonts w:ascii="Times New Roman" w:hAnsi="Times New Roman" w:cs="Times New Roman"/>
            <w:sz w:val="24"/>
            <w:szCs w:val="24"/>
            <w:lang w:val="en-US"/>
          </w:rPr>
          <w:t>s</w:t>
        </w:r>
      </w:ins>
      <w:r>
        <w:rPr>
          <w:rFonts w:ascii="Times New Roman" w:hAnsi="Times New Roman" w:cs="Times New Roman"/>
          <w:sz w:val="24"/>
          <w:szCs w:val="24"/>
          <w:lang w:val="en-US"/>
        </w:rPr>
        <w:t xml:space="preserve"> and </w:t>
      </w:r>
      <w:del w:id="454" w:author="Unknown Author" w:date="2023-10-22T12:16:00Z">
        <w:r>
          <w:rPr>
            <w:rFonts w:ascii="Times New Roman" w:hAnsi="Times New Roman" w:cs="Times New Roman"/>
            <w:sz w:val="24"/>
            <w:szCs w:val="24"/>
            <w:lang w:val="en-US"/>
          </w:rPr>
          <w:delText xml:space="preserve">all </w:delText>
        </w:r>
      </w:del>
      <w:r>
        <w:rPr>
          <w:rFonts w:ascii="Times New Roman" w:hAnsi="Times New Roman" w:cs="Times New Roman"/>
          <w:sz w:val="24"/>
          <w:szCs w:val="24"/>
          <w:lang w:val="en-US"/>
        </w:rPr>
        <w:t xml:space="preserve">the </w:t>
      </w:r>
      <w:del w:id="455" w:author="Unknown Author" w:date="2023-10-22T11:35:00Z">
        <w:r>
          <w:rPr>
            <w:rFonts w:ascii="Times New Roman" w:hAnsi="Times New Roman" w:cs="Times New Roman"/>
            <w:sz w:val="24"/>
            <w:szCs w:val="24"/>
            <w:lang w:val="en-US"/>
          </w:rPr>
          <w:delText>C</w:delText>
        </w:r>
      </w:del>
      <w:ins w:id="456" w:author="Unknown Author" w:date="2023-10-22T12:10:00Z">
        <w:r>
          <w:rPr>
            <w:rFonts w:ascii="Times New Roman" w:hAnsi="Times New Roman" w:cs="Times New Roman"/>
            <w:sz w:val="24"/>
            <w:szCs w:val="24"/>
            <w:lang w:val="en-US"/>
          </w:rPr>
          <w:t>c</w:t>
        </w:r>
      </w:ins>
      <w:r>
        <w:rPr>
          <w:rFonts w:ascii="Times New Roman" w:hAnsi="Times New Roman" w:cs="Times New Roman"/>
          <w:sz w:val="24"/>
          <w:szCs w:val="24"/>
          <w:lang w:val="en-US"/>
        </w:rPr>
        <w:t>onservation status categories</w:t>
      </w:r>
      <w:ins w:id="457" w:author="Unknown Author" w:date="2023-10-22T12:16:00Z">
        <w:r>
          <w:rPr>
            <w:rFonts w:ascii="Times New Roman" w:hAnsi="Times New Roman" w:cs="Times New Roman"/>
            <w:sz w:val="24"/>
            <w:szCs w:val="24"/>
            <w:lang w:val="en-US"/>
          </w:rPr>
          <w:t xml:space="preserve"> is not always increasing</w:t>
        </w:r>
      </w:ins>
      <w:ins w:id="458" w:author="Unknown Author" w:date="2023-10-22T12:18:00Z">
        <w:r>
          <w:rPr>
            <w:rFonts w:ascii="Times New Roman" w:hAnsi="Times New Roman" w:cs="Times New Roman"/>
            <w:sz w:val="24"/>
            <w:szCs w:val="24"/>
            <w:lang w:val="en-US"/>
          </w:rPr>
          <w:t xml:space="preserve"> (shown by grey lines)</w:t>
        </w:r>
      </w:ins>
      <w:r>
        <w:rPr>
          <w:rFonts w:ascii="Times New Roman" w:hAnsi="Times New Roman" w:cs="Times New Roman"/>
          <w:sz w:val="24"/>
          <w:szCs w:val="24"/>
          <w:lang w:val="en-US"/>
        </w:rPr>
        <w:t xml:space="preserve">. </w:t>
      </w:r>
    </w:p>
    <w:p w14:paraId="1D5EF5AB" w14:textId="77777777" w:rsidR="002F5B65" w:rsidRDefault="002F5B65">
      <w:pPr>
        <w:spacing w:after="0" w:line="360" w:lineRule="auto"/>
        <w:jc w:val="both"/>
        <w:rPr>
          <w:rFonts w:ascii="Times New Roman" w:hAnsi="Times New Roman" w:cs="Times New Roman"/>
          <w:sz w:val="24"/>
          <w:szCs w:val="24"/>
          <w:lang w:val="en-US"/>
        </w:rPr>
      </w:pPr>
    </w:p>
    <w:p w14:paraId="5F0370C5" w14:textId="77777777" w:rsidR="002F5B65" w:rsidRDefault="002F5B65">
      <w:pPr>
        <w:spacing w:after="0" w:line="360" w:lineRule="auto"/>
        <w:jc w:val="both"/>
        <w:rPr>
          <w:rFonts w:ascii="Times New Roman" w:hAnsi="Times New Roman" w:cs="Times New Roman"/>
          <w:sz w:val="24"/>
          <w:szCs w:val="24"/>
          <w:lang w:val="en-US"/>
        </w:rPr>
      </w:pPr>
    </w:p>
    <w:p w14:paraId="220A12A1" w14:textId="77777777" w:rsidR="002F5B65" w:rsidRDefault="002F5B65">
      <w:pPr>
        <w:spacing w:after="0" w:line="360" w:lineRule="auto"/>
        <w:jc w:val="both"/>
        <w:rPr>
          <w:rFonts w:ascii="Times New Roman" w:hAnsi="Times New Roman" w:cs="Times New Roman"/>
          <w:sz w:val="24"/>
          <w:szCs w:val="24"/>
          <w:lang w:val="en-US"/>
        </w:rPr>
      </w:pPr>
    </w:p>
    <w:p w14:paraId="777974E4" w14:textId="77777777" w:rsidR="002F5B65" w:rsidRDefault="002F5B65">
      <w:pPr>
        <w:spacing w:after="0" w:line="360" w:lineRule="auto"/>
        <w:jc w:val="both"/>
        <w:rPr>
          <w:rFonts w:ascii="Times New Roman" w:hAnsi="Times New Roman" w:cs="Times New Roman"/>
          <w:sz w:val="24"/>
          <w:szCs w:val="24"/>
          <w:lang w:val="en-US"/>
        </w:rPr>
      </w:pPr>
    </w:p>
    <w:p w14:paraId="098636D5" w14:textId="77777777" w:rsidR="002F5B65" w:rsidRDefault="002F5B65">
      <w:pPr>
        <w:spacing w:after="0" w:line="360" w:lineRule="auto"/>
        <w:jc w:val="both"/>
        <w:rPr>
          <w:rFonts w:ascii="Times New Roman" w:hAnsi="Times New Roman" w:cs="Times New Roman"/>
          <w:sz w:val="24"/>
          <w:szCs w:val="24"/>
          <w:lang w:val="en-US"/>
        </w:rPr>
      </w:pPr>
    </w:p>
    <w:p w14:paraId="7CF24159" w14:textId="77777777" w:rsidR="002F5B65" w:rsidRDefault="002F5B65">
      <w:pPr>
        <w:spacing w:after="0" w:line="360" w:lineRule="auto"/>
        <w:jc w:val="both"/>
        <w:rPr>
          <w:rFonts w:ascii="Times New Roman" w:hAnsi="Times New Roman" w:cs="Times New Roman"/>
          <w:sz w:val="24"/>
          <w:szCs w:val="24"/>
          <w:lang w:val="en-US"/>
        </w:rPr>
      </w:pPr>
    </w:p>
    <w:p w14:paraId="74C1E778" w14:textId="77777777" w:rsidR="002F5B65"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1EA4273F" wp14:editId="1A826AAD">
            <wp:extent cx="5038090" cy="6117590"/>
            <wp:effectExtent l="0" t="0" r="0" b="0"/>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2"/>
                    <a:stretch>
                      <a:fillRect/>
                    </a:stretch>
                  </pic:blipFill>
                  <pic:spPr bwMode="auto">
                    <a:xfrm>
                      <a:off x="0" y="0"/>
                      <a:ext cx="5038090" cy="6117590"/>
                    </a:xfrm>
                    <a:prstGeom prst="rect">
                      <a:avLst/>
                    </a:prstGeom>
                  </pic:spPr>
                </pic:pic>
              </a:graphicData>
            </a:graphic>
          </wp:inline>
        </w:drawing>
      </w:r>
    </w:p>
    <w:p w14:paraId="4DD9D56A" w14:textId="77777777" w:rsidR="002F5B65" w:rsidRDefault="00000000">
      <w:pPr>
        <w:spacing w:after="0" w:line="360" w:lineRule="auto"/>
        <w:jc w:val="both"/>
        <w:rPr>
          <w:rFonts w:ascii="Times New Roman" w:hAnsi="Times New Roman" w:cs="Times New Roman"/>
          <w:lang w:val="en-US"/>
        </w:rPr>
      </w:pPr>
      <w:commentRangeStart w:id="459"/>
      <w:r>
        <w:rPr>
          <w:rFonts w:ascii="Times New Roman" w:hAnsi="Times New Roman" w:cs="Times New Roman"/>
          <w:b/>
          <w:bCs/>
          <w:lang w:val="en-US"/>
        </w:rPr>
        <w:lastRenderedPageBreak/>
        <w:t>Figure 10.</w:t>
      </w:r>
      <w:commentRangeEnd w:id="459"/>
      <w:r>
        <w:commentReference w:id="459"/>
      </w:r>
      <w:r>
        <w:rPr>
          <w:rFonts w:ascii="Times New Roman" w:hAnsi="Times New Roman" w:cs="Times New Roman"/>
          <w:b/>
          <w:bCs/>
          <w:lang w:val="en-US"/>
        </w:rPr>
        <w:t xml:space="preserve"> </w:t>
      </w:r>
      <w:ins w:id="460" w:author="Unknown Author" w:date="2023-10-22T10:31:00Z">
        <w:r>
          <w:rPr>
            <w:rFonts w:ascii="Times New Roman" w:hAnsi="Times New Roman" w:cs="Times New Roman"/>
            <w:lang w:val="en-US"/>
          </w:rPr>
          <w:t xml:space="preserve">Impact of </w:t>
        </w:r>
        <w:r>
          <w:rPr>
            <w:rFonts w:ascii="Times New Roman" w:hAnsi="Times New Roman" w:cs="Times New Roman"/>
            <w:sz w:val="24"/>
            <w:szCs w:val="24"/>
            <w:lang w:val="en-US"/>
          </w:rPr>
          <w:t xml:space="preserve">incomplete taxon sampling on detecting an age extinction-risk relationship. </w:t>
        </w:r>
      </w:ins>
      <w:r>
        <w:rPr>
          <w:rFonts w:ascii="Times New Roman" w:hAnsi="Times New Roman" w:cs="Times New Roman"/>
          <w:lang w:val="en-US"/>
        </w:rPr>
        <w:t xml:space="preserve">Positive Extinction signal demonstrations for trees assuming bifurcating (left) and budding (right) speciation, for three nonrandom incomplete sampling (older species are less likely to be sampled) levels (0%, 25%, and 50% missing extant species; from top to down).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Trees with the correct relationship are green (0% missing species), orange (25%), and red (50%). Trees with the incorrect relationship are gray. </w:t>
      </w:r>
    </w:p>
    <w:p w14:paraId="38DD0FDC" w14:textId="77777777" w:rsidR="002F5B65" w:rsidRDefault="002F5B65">
      <w:pPr>
        <w:spacing w:after="0" w:line="360" w:lineRule="auto"/>
        <w:jc w:val="both"/>
        <w:rPr>
          <w:rFonts w:ascii="Times New Roman" w:hAnsi="Times New Roman" w:cs="Times New Roman"/>
          <w:sz w:val="24"/>
          <w:szCs w:val="24"/>
          <w:lang w:val="en-US"/>
        </w:rPr>
      </w:pPr>
    </w:p>
    <w:p w14:paraId="13B64849"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52FFD86F" w14:textId="77777777" w:rsidR="002F5B65"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z w:val="24"/>
          <w:szCs w:val="24"/>
        </w:rPr>
        <w:t xml:space="preserve">Alroy, J., Marshall, C. R., Bambach, R. K., Bezusko, K., Foote, M., Fürsich, et al., (2001). Effects of sampling standardization on estimates of phanerozoic marine diversification.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98</w:t>
      </w:r>
      <w:r>
        <w:rPr>
          <w:rFonts w:ascii="Times New Roman" w:hAnsi="Times New Roman" w:cs="Times New Roman"/>
          <w:sz w:val="24"/>
          <w:szCs w:val="24"/>
        </w:rPr>
        <w:t>(11), 6261–6266. doi: 10.1073/pnas.111144698</w:t>
      </w:r>
    </w:p>
    <w:p w14:paraId="3C1EF1D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Anacker, B. L., &amp; Strauss, S. Y. (2014). The geography and ecology of plant speciation: Range overlap and niche divergence in sister species.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281</w:t>
      </w:r>
      <w:r>
        <w:rPr>
          <w:rFonts w:ascii="Times New Roman" w:hAnsi="Times New Roman" w:cs="Times New Roman"/>
          <w:sz w:val="24"/>
          <w:szCs w:val="24"/>
        </w:rPr>
        <w:t>(1778). doi: 10.1098/rspb.2013.2980</w:t>
      </w:r>
    </w:p>
    <w:p w14:paraId="0A30A4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Aze, T., Ezard, T. H. G., Purvis, A., Coxall, H. K., Stewart, D. R. M., Wade, B. S., &amp; Pearson, P. N. (2011). A phylogeny of Cenozoic macroperforate planktonic foraminifera from fossil data. </w:t>
      </w:r>
      <w:r>
        <w:rPr>
          <w:rFonts w:ascii="Times New Roman" w:hAnsi="Times New Roman" w:cs="Times New Roman"/>
          <w:i/>
          <w:iCs/>
          <w:sz w:val="24"/>
          <w:szCs w:val="24"/>
        </w:rPr>
        <w:t>Biological Reviews</w:t>
      </w:r>
      <w:r>
        <w:rPr>
          <w:rFonts w:ascii="Times New Roman" w:hAnsi="Times New Roman" w:cs="Times New Roman"/>
          <w:sz w:val="24"/>
          <w:szCs w:val="24"/>
        </w:rPr>
        <w:t xml:space="preserve">, </w:t>
      </w:r>
      <w:r>
        <w:rPr>
          <w:rFonts w:ascii="Times New Roman" w:hAnsi="Times New Roman" w:cs="Times New Roman"/>
          <w:i/>
          <w:iCs/>
          <w:sz w:val="24"/>
          <w:szCs w:val="24"/>
        </w:rPr>
        <w:t>86</w:t>
      </w:r>
      <w:r>
        <w:rPr>
          <w:rFonts w:ascii="Times New Roman" w:hAnsi="Times New Roman" w:cs="Times New Roman"/>
          <w:sz w:val="24"/>
          <w:szCs w:val="24"/>
        </w:rPr>
        <w:t>(4), 900–927. doi: 10.1111/j.1469-185X.2011.00178.x</w:t>
      </w:r>
    </w:p>
    <w:p w14:paraId="0734713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Balmford, A. (1996). Extinction filters and current resilience: The significance of past selection pressures for conservation biology. </w:t>
      </w:r>
      <w:r>
        <w:rPr>
          <w:rFonts w:ascii="Times New Roman" w:hAnsi="Times New Roman" w:cs="Times New Roman"/>
          <w:i/>
          <w:iCs/>
          <w:sz w:val="24"/>
          <w:szCs w:val="24"/>
        </w:rPr>
        <w:t>Trends in Ecology and Evolution</w:t>
      </w:r>
      <w:r>
        <w:rPr>
          <w:rFonts w:ascii="Times New Roman" w:hAnsi="Times New Roman" w:cs="Times New Roman"/>
          <w:sz w:val="24"/>
          <w:szCs w:val="24"/>
        </w:rPr>
        <w:t>. doi: 10.1016/0169-5347(96)10026-4</w:t>
      </w:r>
    </w:p>
    <w:p w14:paraId="01E91A2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Barido-Sottani, J., Pett, W., O’Reilly, J. E., &amp; Warnock, R. C. M. (2019). FossilSim: An r package for simulating fossil occurrence data under mechanistic models of preservation and recovery.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10</w:t>
      </w:r>
      <w:r>
        <w:rPr>
          <w:rFonts w:ascii="Times New Roman" w:hAnsi="Times New Roman" w:cs="Times New Roman"/>
          <w:sz w:val="24"/>
          <w:szCs w:val="24"/>
        </w:rPr>
        <w:t>(6), 835–840. doi: 10.1111/2041-210X.13170</w:t>
      </w:r>
    </w:p>
    <w:p w14:paraId="669C76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Barraclough, T. G., &amp; Vogler, A. P. (2000). Detecting the geographical pattern of speciation from species-level phylogenies. </w:t>
      </w:r>
      <w:r>
        <w:rPr>
          <w:rFonts w:ascii="Times New Roman" w:hAnsi="Times New Roman" w:cs="Times New Roman"/>
          <w:i/>
          <w:iCs/>
          <w:sz w:val="24"/>
          <w:szCs w:val="24"/>
        </w:rPr>
        <w:t>The American Naturalist</w:t>
      </w:r>
      <w:r>
        <w:rPr>
          <w:rFonts w:ascii="Times New Roman" w:hAnsi="Times New Roman" w:cs="Times New Roman"/>
          <w:sz w:val="24"/>
          <w:szCs w:val="24"/>
        </w:rPr>
        <w:t xml:space="preserve">, </w:t>
      </w:r>
      <w:r>
        <w:rPr>
          <w:rFonts w:ascii="Times New Roman" w:hAnsi="Times New Roman" w:cs="Times New Roman"/>
          <w:i/>
          <w:iCs/>
          <w:sz w:val="24"/>
          <w:szCs w:val="24"/>
        </w:rPr>
        <w:t>155</w:t>
      </w:r>
      <w:r>
        <w:rPr>
          <w:rFonts w:ascii="Times New Roman" w:hAnsi="Times New Roman" w:cs="Times New Roman"/>
          <w:sz w:val="24"/>
          <w:szCs w:val="24"/>
        </w:rPr>
        <w:t>(4), 419–434. doi: 10.1086/303332</w:t>
      </w:r>
    </w:p>
    <w:p w14:paraId="1B7CBDC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Barraclough, T. G., Vogler, A. P., &amp; Harvey, P. H. (1998). Revealing the factors that promote speciation. </w:t>
      </w:r>
      <w:r>
        <w:rPr>
          <w:rFonts w:ascii="Times New Roman" w:hAnsi="Times New Roman" w:cs="Times New Roman"/>
          <w:i/>
          <w:iCs/>
          <w:sz w:val="24"/>
          <w:szCs w:val="24"/>
        </w:rPr>
        <w:t>Philosophical Transactions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353</w:t>
      </w:r>
      <w:r>
        <w:rPr>
          <w:rFonts w:ascii="Times New Roman" w:hAnsi="Times New Roman" w:cs="Times New Roman"/>
          <w:sz w:val="24"/>
          <w:szCs w:val="24"/>
        </w:rPr>
        <w:t>(1366), 241–249. doi: 10.1098/rstb.1998.0206</w:t>
      </w:r>
    </w:p>
    <w:p w14:paraId="1B89D29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Baum, D. A., Smith, S. D. W., &amp; Donovan, S. S. S. (2005). The tree-thinking challenge.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310</w:t>
      </w:r>
      <w:r>
        <w:rPr>
          <w:rFonts w:ascii="Times New Roman" w:hAnsi="Times New Roman" w:cs="Times New Roman"/>
          <w:sz w:val="24"/>
          <w:szCs w:val="24"/>
        </w:rPr>
        <w:t>(5750), 979–980. doi: 10.1126/science.1117727</w:t>
      </w:r>
    </w:p>
    <w:p w14:paraId="115FB28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Beaulieu, J. M., &amp; O’Meara, B. C. (2016). Detecting hidden diversification shifts in models of trait-dependent speciation and extinction.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65</w:t>
      </w:r>
      <w:r>
        <w:rPr>
          <w:rFonts w:ascii="Times New Roman" w:hAnsi="Times New Roman" w:cs="Times New Roman"/>
          <w:sz w:val="24"/>
          <w:szCs w:val="24"/>
        </w:rPr>
        <w:t>(4), 583–601. doi: 10.1093/sysbio/syw022</w:t>
      </w:r>
    </w:p>
    <w:p w14:paraId="1F50EB8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(2013). Origins of biodiversity. </w:t>
      </w:r>
      <w:r>
        <w:rPr>
          <w:rFonts w:ascii="Times New Roman" w:hAnsi="Times New Roman" w:cs="Times New Roman"/>
          <w:i/>
          <w:iCs/>
          <w:sz w:val="24"/>
          <w:szCs w:val="24"/>
        </w:rPr>
        <w:t>Palaeontology</w:t>
      </w:r>
      <w:r>
        <w:rPr>
          <w:rFonts w:ascii="Times New Roman" w:hAnsi="Times New Roman" w:cs="Times New Roman"/>
          <w:sz w:val="24"/>
          <w:szCs w:val="24"/>
        </w:rPr>
        <w:t>. doi: 10.1111/pala.12012</w:t>
      </w:r>
    </w:p>
    <w:p w14:paraId="7E68E8B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Benton, M. J. (2016). Origins of Biodiversity. </w:t>
      </w:r>
      <w:r>
        <w:rPr>
          <w:rFonts w:ascii="Times New Roman" w:hAnsi="Times New Roman" w:cs="Times New Roman"/>
          <w:i/>
          <w:iCs/>
          <w:sz w:val="24"/>
          <w:szCs w:val="24"/>
        </w:rPr>
        <w:t>PLoS Biology</w:t>
      </w:r>
      <w:r>
        <w:rPr>
          <w:rFonts w:ascii="Times New Roman" w:hAnsi="Times New Roman" w:cs="Times New Roman"/>
          <w:sz w:val="24"/>
          <w:szCs w:val="24"/>
        </w:rPr>
        <w:t xml:space="preserve">, </w:t>
      </w:r>
      <w:r>
        <w:rPr>
          <w:rFonts w:ascii="Times New Roman" w:hAnsi="Times New Roman" w:cs="Times New Roman"/>
          <w:i/>
          <w:iCs/>
          <w:sz w:val="24"/>
          <w:szCs w:val="24"/>
        </w:rPr>
        <w:t>14</w:t>
      </w:r>
      <w:r>
        <w:rPr>
          <w:rFonts w:ascii="Times New Roman" w:hAnsi="Times New Roman" w:cs="Times New Roman"/>
          <w:sz w:val="24"/>
          <w:szCs w:val="24"/>
        </w:rPr>
        <w:t>(11), 1–7. doi: 10.1371/journal.pbio.2000724</w:t>
      </w:r>
    </w:p>
    <w:p w14:paraId="19B3CD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Brée, B., Condamine, F. L., &amp; Guinot, G. (2022). Combining palaeontological and neontological data shows a delayed diversification burst of carcharhiniform sharks likely mediated by environmental change. </w:t>
      </w:r>
      <w:r>
        <w:rPr>
          <w:rFonts w:ascii="Times New Roman" w:hAnsi="Times New Roman" w:cs="Times New Roman"/>
          <w:i/>
          <w:iCs/>
          <w:sz w:val="24"/>
          <w:szCs w:val="24"/>
        </w:rPr>
        <w:t>Scientific Reports</w:t>
      </w:r>
      <w:r>
        <w:rPr>
          <w:rFonts w:ascii="Times New Roman" w:hAnsi="Times New Roman" w:cs="Times New Roman"/>
          <w:sz w:val="24"/>
          <w:szCs w:val="24"/>
        </w:rPr>
        <w:t xml:space="preserve">, </w:t>
      </w:r>
      <w:r>
        <w:rPr>
          <w:rFonts w:ascii="Times New Roman" w:hAnsi="Times New Roman" w:cs="Times New Roman"/>
          <w:i/>
          <w:iCs/>
          <w:sz w:val="24"/>
          <w:szCs w:val="24"/>
        </w:rPr>
        <w:t>12</w:t>
      </w:r>
      <w:r>
        <w:rPr>
          <w:rFonts w:ascii="Times New Roman" w:hAnsi="Times New Roman" w:cs="Times New Roman"/>
          <w:sz w:val="24"/>
          <w:szCs w:val="24"/>
        </w:rPr>
        <w:t>(1), 21906. doi:</w:t>
      </w:r>
      <w:r>
        <w:t xml:space="preserve"> </w:t>
      </w:r>
      <w:r>
        <w:rPr>
          <w:rFonts w:ascii="Times New Roman" w:hAnsi="Times New Roman" w:cs="Times New Roman"/>
          <w:sz w:val="24"/>
          <w:szCs w:val="24"/>
        </w:rPr>
        <w:t xml:space="preserve">10.1038/s41598-022-26010-7 </w:t>
      </w:r>
    </w:p>
    <w:p w14:paraId="21D23EF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Caetano, D. S., &amp; Quental, T. B. (2022). How important is budding speciaiton for comparative studies? </w:t>
      </w:r>
      <w:r>
        <w:rPr>
          <w:rFonts w:ascii="Times New Roman" w:hAnsi="Times New Roman" w:cs="Times New Roman"/>
          <w:i/>
          <w:iCs/>
          <w:sz w:val="24"/>
          <w:szCs w:val="24"/>
        </w:rPr>
        <w:t>BioRxiv</w:t>
      </w:r>
      <w:r>
        <w:rPr>
          <w:rFonts w:ascii="Times New Roman" w:hAnsi="Times New Roman" w:cs="Times New Roman"/>
          <w:sz w:val="24"/>
          <w:szCs w:val="24"/>
        </w:rPr>
        <w:t>. doi: 10.1101/2022.05.24.493296</w:t>
      </w:r>
    </w:p>
    <w:p w14:paraId="19C55B0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Caley, M. J., Fisher, R., &amp; Mengersen, K. (2014). Global species richness estimates have not converged. Trends in Ecology &amp; Evolution, 29(4), 187-188. doi:10.1016/j.tree.2014.02.002</w:t>
      </w:r>
    </w:p>
    <w:p w14:paraId="4340D25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Callaway, E. (2017). Oldest Homo sapiens fossil claim rewrites our species’ history. </w:t>
      </w:r>
      <w:r>
        <w:rPr>
          <w:rFonts w:ascii="Times New Roman" w:hAnsi="Times New Roman" w:cs="Times New Roman"/>
          <w:i/>
          <w:iCs/>
          <w:sz w:val="24"/>
          <w:szCs w:val="24"/>
        </w:rPr>
        <w:t>Nature</w:t>
      </w:r>
      <w:r>
        <w:rPr>
          <w:rFonts w:ascii="Times New Roman" w:hAnsi="Times New Roman" w:cs="Times New Roman"/>
          <w:sz w:val="24"/>
          <w:szCs w:val="24"/>
        </w:rPr>
        <w:t>, 546, 289-293. doi: 10.1038/nature.2017.22114</w:t>
      </w:r>
    </w:p>
    <w:p w14:paraId="28D2F89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Faurby, S., Silvestro, D., Zizka, A., Jaramillo, C., Bacon, C. D., &amp; Antonelli, A. (2020). Disproportionate extinction of South American mammals drove the asymmetry of the Great American Biotic Interchange. </w:t>
      </w:r>
      <w:r>
        <w:rPr>
          <w:rFonts w:ascii="Times New Roman" w:hAnsi="Times New Roman" w:cs="Times New Roman"/>
          <w:i/>
          <w:iCs/>
          <w:sz w:val="24"/>
          <w:szCs w:val="24"/>
        </w:rPr>
        <w:t>Proceedings of the National Academy of Sciences of the United States of America</w:t>
      </w:r>
      <w:r>
        <w:rPr>
          <w:rFonts w:ascii="Times New Roman" w:hAnsi="Times New Roman" w:cs="Times New Roman"/>
          <w:sz w:val="24"/>
          <w:szCs w:val="24"/>
        </w:rPr>
        <w:t xml:space="preserve">, </w:t>
      </w:r>
      <w:r>
        <w:rPr>
          <w:rFonts w:ascii="Times New Roman" w:hAnsi="Times New Roman" w:cs="Times New Roman"/>
          <w:i/>
          <w:iCs/>
          <w:sz w:val="24"/>
          <w:szCs w:val="24"/>
        </w:rPr>
        <w:t>117</w:t>
      </w:r>
      <w:r>
        <w:rPr>
          <w:rFonts w:ascii="Times New Roman" w:hAnsi="Times New Roman" w:cs="Times New Roman"/>
          <w:sz w:val="24"/>
          <w:szCs w:val="24"/>
        </w:rPr>
        <w:t>(42), 26281–26287. doi: 10.1073/pnas.2009397117</w:t>
      </w:r>
    </w:p>
    <w:p w14:paraId="4097017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Carrillo, J. D., Forasiepi, A., Jaramillo, C., Sánchez-villagra, M. R., &amp; Richardson, J. E. (2015). </w:t>
      </w:r>
      <w:r>
        <w:rPr>
          <w:rFonts w:ascii="Times New Roman" w:hAnsi="Times New Roman" w:cs="Times New Roman"/>
          <w:i/>
          <w:iCs/>
          <w:sz w:val="24"/>
          <w:szCs w:val="24"/>
        </w:rPr>
        <w:t>Neotropical mammal diversity and the Great American Biotic Interchange : spatial and temporal variation in South America ’ s fossil record</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(January), 1–11. doi: 10.3389/fgene.2014.00451</w:t>
      </w:r>
    </w:p>
    <w:p w14:paraId="7C20C2F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Chang, J., Rabosky, D. L., &amp; Alfaro, M. E. (2020). Estimating Diversification Rates on Incompletely Sampled Phylogenies: Theoretical Concerns and Practical Solutions.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69</w:t>
      </w:r>
      <w:r>
        <w:rPr>
          <w:rFonts w:ascii="Times New Roman" w:hAnsi="Times New Roman" w:cs="Times New Roman"/>
          <w:sz w:val="24"/>
          <w:szCs w:val="24"/>
        </w:rPr>
        <w:t>(3), 602–611. doi: 10.1093/sysbio/syz081</w:t>
      </w:r>
    </w:p>
    <w:p w14:paraId="0FE4848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Davies, T. J., Smith, G. F., Bellstedt, D. U., Boatwright, J. S., Bytebier, B., Cowling, R. M., et al., (2011). Extinction risk and diversification are linked in a plant biodiversity hotspot. </w:t>
      </w:r>
      <w:r>
        <w:rPr>
          <w:rFonts w:ascii="Times New Roman" w:hAnsi="Times New Roman" w:cs="Times New Roman"/>
          <w:i/>
          <w:iCs/>
          <w:sz w:val="24"/>
          <w:szCs w:val="24"/>
        </w:rPr>
        <w:t>PLoS Biology</w:t>
      </w:r>
      <w:r>
        <w:rPr>
          <w:rFonts w:ascii="Times New Roman" w:hAnsi="Times New Roman" w:cs="Times New Roman"/>
          <w:sz w:val="24"/>
          <w:szCs w:val="24"/>
        </w:rPr>
        <w:t>. 9(5), e1000620. doi: 10.1371/journal.pbio.1000620</w:t>
      </w:r>
    </w:p>
    <w:p w14:paraId="4CBD003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Diniz-Filho, J. A. F., Loyola, R. D., Raia, P., Mooers, A. O., &amp; Bini, L. M. (2013). Darwinian shortfalls in biodiversity conservation. Trends in Ecology &amp; Evolution, 28(12), 689-695. doi: 10.1016/j.tree.2013.09.003</w:t>
      </w:r>
    </w:p>
    <w:p w14:paraId="09BD26C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Diniz Filho, J. A. F., Jardim, L., Guedes, J. J., Meyer, L., Stropp, J., Frateles, L. E. F., ... &amp; Hortal, J. (2023). Macroecological links between the Linnean, Wallacean, and Darwinian shortfalls. </w:t>
      </w:r>
      <w:r>
        <w:rPr>
          <w:rFonts w:ascii="Times New Roman" w:hAnsi="Times New Roman" w:cs="Times New Roman"/>
          <w:i/>
          <w:iCs/>
          <w:sz w:val="24"/>
          <w:szCs w:val="24"/>
        </w:rPr>
        <w:t>Frontiers of Biogeography</w:t>
      </w:r>
      <w:r>
        <w:rPr>
          <w:rFonts w:ascii="Times New Roman" w:hAnsi="Times New Roman" w:cs="Times New Roman"/>
          <w:sz w:val="24"/>
          <w:szCs w:val="24"/>
        </w:rPr>
        <w:t>, 15(2). doi: 10.21425/F5FBG59566</w:t>
      </w:r>
    </w:p>
    <w:p w14:paraId="3885650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Eldredge, N., Thompson, J. N., Brakefield, P. M., Gavrilets, S., Jablonski, D., Jackson, J. B. C., et al., (2005). The dynamics of evolutionary stasis. </w:t>
      </w:r>
      <w:r>
        <w:rPr>
          <w:rFonts w:ascii="Times New Roman" w:hAnsi="Times New Roman" w:cs="Times New Roman"/>
          <w:i/>
          <w:iCs/>
          <w:sz w:val="24"/>
          <w:szCs w:val="24"/>
        </w:rPr>
        <w:t>Paleobiology</w:t>
      </w:r>
      <w:r>
        <w:rPr>
          <w:rFonts w:ascii="Times New Roman" w:hAnsi="Times New Roman" w:cs="Times New Roman"/>
          <w:sz w:val="24"/>
          <w:szCs w:val="24"/>
        </w:rPr>
        <w:t xml:space="preserve"> 31(S2), 133-145. doi: 10.1666/0094-8373(2005)031</w:t>
      </w:r>
    </w:p>
    <w:p w14:paraId="7080A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Emerson, B. C., &amp; Patiño, J. (2018). Anagenesis, Cladogenesis, and Speciation on Islands.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33</w:t>
      </w:r>
      <w:r>
        <w:rPr>
          <w:rFonts w:ascii="Times New Roman" w:hAnsi="Times New Roman" w:cs="Times New Roman"/>
          <w:sz w:val="24"/>
          <w:szCs w:val="24"/>
        </w:rPr>
        <w:t>(7), 488–491. doi: 10.1016/j.tree.2018.04.006</w:t>
      </w:r>
    </w:p>
    <w:p w14:paraId="1199E66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Fitzpatrick, B. M., &amp; Turelli, M. (2006). The Geography of Mammalian Speciation: Mixed Signals From Phylogenies and Range Maps.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60</w:t>
      </w:r>
      <w:r>
        <w:rPr>
          <w:rFonts w:ascii="Times New Roman" w:hAnsi="Times New Roman" w:cs="Times New Roman"/>
          <w:sz w:val="24"/>
          <w:szCs w:val="24"/>
        </w:rPr>
        <w:t>(3), 601–615. doi: 10.1111/j.0014-3820.2006.tb01140.x</w:t>
      </w:r>
    </w:p>
    <w:p w14:paraId="5828D52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Fjeldså, J., Bowie, R. C. K., &amp; Rahbek, C. (2012). The role of mountain ranges in the diversification of birds.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xml:space="preserve">, </w:t>
      </w:r>
      <w:r>
        <w:rPr>
          <w:rFonts w:ascii="Times New Roman" w:hAnsi="Times New Roman" w:cs="Times New Roman"/>
          <w:i/>
          <w:iCs/>
          <w:sz w:val="24"/>
          <w:szCs w:val="24"/>
        </w:rPr>
        <w:t>43</w:t>
      </w:r>
      <w:r>
        <w:rPr>
          <w:rFonts w:ascii="Times New Roman" w:hAnsi="Times New Roman" w:cs="Times New Roman"/>
          <w:sz w:val="24"/>
          <w:szCs w:val="24"/>
        </w:rPr>
        <w:t>, 249–265. doi: 10.1146/annurev-ecolsys-102710-145113</w:t>
      </w:r>
    </w:p>
    <w:p w14:paraId="318654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(1996). </w:t>
      </w:r>
      <w:r>
        <w:rPr>
          <w:rFonts w:ascii="Times New Roman" w:hAnsi="Times New Roman" w:cs="Times New Roman"/>
          <w:i/>
          <w:iCs/>
          <w:sz w:val="24"/>
          <w:szCs w:val="24"/>
        </w:rPr>
        <w:t>On the Probability of Ancestors in the Fossil Record</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141–151. doi: 10.1017/S0094837300016146</w:t>
      </w:r>
    </w:p>
    <w:p w14:paraId="095BB4C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Foote, M., &amp; Raup, D. M. (1996). </w:t>
      </w:r>
      <w:r>
        <w:rPr>
          <w:rFonts w:ascii="Times New Roman" w:hAnsi="Times New Roman" w:cs="Times New Roman"/>
          <w:i/>
          <w:iCs/>
          <w:sz w:val="24"/>
          <w:szCs w:val="24"/>
        </w:rPr>
        <w:t>Fossil Preservation and the Stratigraphic Ranges of Taxa</w:t>
      </w:r>
      <w:r>
        <w:rPr>
          <w:rFonts w:ascii="Times New Roman" w:hAnsi="Times New Roman" w:cs="Times New Roman"/>
          <w:sz w:val="24"/>
          <w:szCs w:val="24"/>
        </w:rPr>
        <w:t xml:space="preserve">. </w:t>
      </w:r>
      <w:r>
        <w:rPr>
          <w:rFonts w:ascii="Times New Roman" w:hAnsi="Times New Roman" w:cs="Times New Roman"/>
          <w:i/>
          <w:iCs/>
          <w:sz w:val="24"/>
          <w:szCs w:val="24"/>
        </w:rPr>
        <w:t>22</w:t>
      </w:r>
      <w:r>
        <w:rPr>
          <w:rFonts w:ascii="Times New Roman" w:hAnsi="Times New Roman" w:cs="Times New Roman"/>
          <w:sz w:val="24"/>
          <w:szCs w:val="24"/>
        </w:rPr>
        <w:t>(2), 121–140. doi: 10.1017/S0094837300016134</w:t>
      </w:r>
    </w:p>
    <w:p w14:paraId="1E323A3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Gaston, K. J., &amp; Blackburn, T. M. (1997). Evolutionary age and risk of extinction in the global avifauna. </w:t>
      </w:r>
      <w:r>
        <w:rPr>
          <w:rFonts w:ascii="Times New Roman" w:hAnsi="Times New Roman" w:cs="Times New Roman"/>
          <w:i/>
          <w:iCs/>
          <w:sz w:val="24"/>
          <w:szCs w:val="24"/>
        </w:rPr>
        <w:t xml:space="preserve">Evolutionary Ecology, </w:t>
      </w:r>
      <w:r>
        <w:rPr>
          <w:rFonts w:ascii="Times New Roman" w:hAnsi="Times New Roman" w:cs="Times New Roman"/>
          <w:sz w:val="24"/>
          <w:szCs w:val="24"/>
        </w:rPr>
        <w:t>11, 557–565. doi: 10.1007/s10682-997-1511-4</w:t>
      </w:r>
    </w:p>
    <w:p w14:paraId="37ECFE4D" w14:textId="3F7A9E6A"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Gernhard, T. (2008). The conditioned reconstructed process. </w:t>
      </w:r>
      <w:r w:rsidRPr="0050225B">
        <w:rPr>
          <w:rFonts w:ascii="Times New Roman" w:hAnsi="Times New Roman" w:cs="Times New Roman"/>
          <w:i/>
          <w:iCs/>
          <w:sz w:val="24"/>
          <w:szCs w:val="24"/>
        </w:rPr>
        <w:t>Journal of theoretical biology, 253</w:t>
      </w:r>
      <w:r w:rsidRPr="0050225B">
        <w:rPr>
          <w:rFonts w:ascii="Times New Roman" w:hAnsi="Times New Roman" w:cs="Times New Roman"/>
          <w:sz w:val="24"/>
          <w:szCs w:val="24"/>
        </w:rPr>
        <w:t>(4), 769-778.</w:t>
      </w:r>
      <w:r>
        <w:rPr>
          <w:rFonts w:ascii="Times New Roman" w:hAnsi="Times New Roman" w:cs="Times New Roman"/>
          <w:sz w:val="24"/>
          <w:szCs w:val="24"/>
        </w:rPr>
        <w:t xml:space="preserve"> doi: </w:t>
      </w:r>
      <w:r w:rsidRPr="0050225B">
        <w:rPr>
          <w:rFonts w:ascii="Times New Roman" w:hAnsi="Times New Roman" w:cs="Times New Roman"/>
          <w:sz w:val="24"/>
          <w:szCs w:val="24"/>
        </w:rPr>
        <w:t>10.1016/j.jtbi.2008.04.005</w:t>
      </w:r>
    </w:p>
    <w:p w14:paraId="07F00B4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Harvey, P. H., May, R. M., &amp; Nee, S. (1994). Phylogenies without fossils.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48</w:t>
      </w:r>
      <w:r>
        <w:rPr>
          <w:rFonts w:ascii="Times New Roman" w:hAnsi="Times New Roman" w:cs="Times New Roman"/>
          <w:sz w:val="24"/>
          <w:szCs w:val="24"/>
        </w:rPr>
        <w:t>(3), 523–529. doi: 10.1111/j.1558-5646.1994.tb01341.x</w:t>
      </w:r>
    </w:p>
    <w:p w14:paraId="1EEC63B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Heath, T. A., Hedtke, S. M., &amp; Hillis, D. M. (2008). Taxon sampling and the accuracy of phylogenetic analyses. </w:t>
      </w:r>
      <w:r>
        <w:rPr>
          <w:rFonts w:ascii="Times New Roman" w:hAnsi="Times New Roman" w:cs="Times New Roman"/>
          <w:i/>
          <w:iCs/>
          <w:sz w:val="24"/>
          <w:szCs w:val="24"/>
        </w:rPr>
        <w:t>Journal of Systematics and Evolution</w:t>
      </w:r>
      <w:r>
        <w:rPr>
          <w:rFonts w:ascii="Times New Roman" w:hAnsi="Times New Roman" w:cs="Times New Roman"/>
          <w:sz w:val="24"/>
          <w:szCs w:val="24"/>
        </w:rPr>
        <w:t xml:space="preserve">, </w:t>
      </w:r>
      <w:r>
        <w:rPr>
          <w:rFonts w:ascii="Times New Roman" w:hAnsi="Times New Roman" w:cs="Times New Roman"/>
          <w:i/>
          <w:iCs/>
          <w:sz w:val="24"/>
          <w:szCs w:val="24"/>
        </w:rPr>
        <w:t>46</w:t>
      </w:r>
      <w:r>
        <w:rPr>
          <w:rFonts w:ascii="Times New Roman" w:hAnsi="Times New Roman" w:cs="Times New Roman"/>
          <w:sz w:val="24"/>
          <w:szCs w:val="24"/>
        </w:rPr>
        <w:t>(3), 239–257. doi: 10.3724/SP.J.1002.2008.08016</w:t>
      </w:r>
    </w:p>
    <w:p w14:paraId="6DBAA95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Henning, W. (1999). </w:t>
      </w:r>
      <w:r>
        <w:rPr>
          <w:rFonts w:ascii="Times New Roman" w:hAnsi="Times New Roman" w:cs="Times New Roman"/>
          <w:i/>
          <w:iCs/>
          <w:sz w:val="24"/>
          <w:szCs w:val="24"/>
        </w:rPr>
        <w:t>Phylogenetic systematics</w:t>
      </w:r>
      <w:r>
        <w:rPr>
          <w:rFonts w:ascii="Times New Roman" w:hAnsi="Times New Roman" w:cs="Times New Roman"/>
          <w:sz w:val="24"/>
          <w:szCs w:val="24"/>
        </w:rPr>
        <w:t>. University of Illinois Press.</w:t>
      </w:r>
    </w:p>
    <w:p w14:paraId="2D0049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Hopkins, M. J. (2007). Modelling the known and unknown plant biodiversity of the Amazon Basin. </w:t>
      </w:r>
      <w:r>
        <w:rPr>
          <w:rFonts w:ascii="Times New Roman" w:hAnsi="Times New Roman" w:cs="Times New Roman"/>
          <w:i/>
          <w:iCs/>
          <w:sz w:val="24"/>
          <w:szCs w:val="24"/>
        </w:rPr>
        <w:t>Journal of Biogeography</w:t>
      </w:r>
      <w:r>
        <w:rPr>
          <w:rFonts w:ascii="Times New Roman" w:hAnsi="Times New Roman" w:cs="Times New Roman"/>
          <w:sz w:val="24"/>
          <w:szCs w:val="24"/>
        </w:rPr>
        <w:t>, 34(8), 1400-1411. doi: 10.1111/j.1365-2699.2007.01737.x</w:t>
      </w:r>
    </w:p>
    <w:p w14:paraId="7F22B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Hortal, J., de Bello, F., Diniz-Filho, J. A. F., Lewinsohn, T. M., Lobo, J. M., &amp; Ladle, R. J. (2015). Seven shortfalls that beset large-scale knowledge of biodiversity. </w:t>
      </w:r>
      <w:r>
        <w:rPr>
          <w:rFonts w:ascii="Times New Roman" w:hAnsi="Times New Roman" w:cs="Times New Roman"/>
          <w:i/>
          <w:iCs/>
          <w:sz w:val="24"/>
          <w:szCs w:val="24"/>
        </w:rPr>
        <w:t>Annual Review of Ecology, Evolution, and Systematics</w:t>
      </w:r>
      <w:r>
        <w:rPr>
          <w:rFonts w:ascii="Times New Roman" w:hAnsi="Times New Roman" w:cs="Times New Roman"/>
          <w:sz w:val="24"/>
          <w:szCs w:val="24"/>
        </w:rPr>
        <w:t>, 46, 523-549. doi: 10.1146/annurev-ecolsys-112414-054400</w:t>
      </w:r>
    </w:p>
    <w:p w14:paraId="712A429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IUCN. (2016). IUCN Red List of Threatened Species. Version 2016-2. </w:t>
      </w:r>
      <w:r>
        <w:rPr>
          <w:rFonts w:ascii="Times New Roman" w:hAnsi="Times New Roman" w:cs="Times New Roman"/>
          <w:i/>
          <w:iCs/>
          <w:sz w:val="24"/>
          <w:szCs w:val="24"/>
        </w:rPr>
        <w:t>Fourth Quarter</w:t>
      </w:r>
      <w:r>
        <w:rPr>
          <w:rFonts w:ascii="Times New Roman" w:hAnsi="Times New Roman" w:cs="Times New Roman"/>
          <w:sz w:val="24"/>
          <w:szCs w:val="24"/>
        </w:rPr>
        <w:t>.</w:t>
      </w:r>
    </w:p>
    <w:p w14:paraId="7D497EE2"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Johnson, C. N., Delean, S., &amp; Balmford, A. (2002). </w:t>
      </w:r>
      <w:r>
        <w:rPr>
          <w:rFonts w:ascii="Times New Roman" w:hAnsi="Times New Roman" w:cs="Times New Roman"/>
          <w:i/>
          <w:iCs/>
          <w:sz w:val="24"/>
          <w:szCs w:val="24"/>
        </w:rPr>
        <w:t>Phylogeny and the selectivity of extinction in Australian marsupials</w:t>
      </w:r>
      <w:r>
        <w:rPr>
          <w:rFonts w:ascii="Times New Roman" w:hAnsi="Times New Roman" w:cs="Times New Roman"/>
          <w:sz w:val="24"/>
          <w:szCs w:val="24"/>
        </w:rPr>
        <w:t>. 135–142. doi: 10.1017/S1367943002002196</w:t>
      </w:r>
    </w:p>
    <w:p w14:paraId="079590D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Kendall, M. G. (1946). </w:t>
      </w:r>
      <w:r>
        <w:rPr>
          <w:rFonts w:ascii="Times New Roman" w:hAnsi="Times New Roman" w:cs="Times New Roman"/>
          <w:i/>
          <w:iCs/>
          <w:sz w:val="24"/>
          <w:szCs w:val="24"/>
        </w:rPr>
        <w:t>The advanced theory of statistics</w:t>
      </w:r>
      <w:r>
        <w:rPr>
          <w:rFonts w:ascii="Times New Roman" w:hAnsi="Times New Roman" w:cs="Times New Roman"/>
          <w:sz w:val="24"/>
          <w:szCs w:val="24"/>
        </w:rPr>
        <w:t xml:space="preserve"> (2nd ed.). Charles Griffin adn Co., Ltd., London.</w:t>
      </w:r>
    </w:p>
    <w:p w14:paraId="0FE1B7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syad017</w:t>
      </w:r>
      <w:r>
        <w:rPr>
          <w:rFonts w:ascii="Times New Roman" w:hAnsi="Times New Roman" w:cs="Times New Roman"/>
          <w:sz w:val="24"/>
          <w:szCs w:val="24"/>
        </w:rPr>
        <w:t>. doi: 10.1093/sysbio/syad017</w:t>
      </w:r>
    </w:p>
    <w:p w14:paraId="6151786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Losos, J. B., &amp; Glor, R. E. (2003). Phylogenetic comparative methods and the geography of speciation. </w:t>
      </w:r>
      <w:r>
        <w:rPr>
          <w:rFonts w:ascii="Times New Roman" w:hAnsi="Times New Roman" w:cs="Times New Roman"/>
          <w:i/>
          <w:iCs/>
          <w:sz w:val="24"/>
          <w:szCs w:val="24"/>
        </w:rPr>
        <w:t>Trends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18</w:t>
      </w:r>
      <w:r>
        <w:rPr>
          <w:rFonts w:ascii="Times New Roman" w:hAnsi="Times New Roman" w:cs="Times New Roman"/>
          <w:sz w:val="24"/>
          <w:szCs w:val="24"/>
        </w:rPr>
        <w:t>(5), 220–227. doi: 10.1016/S0169-5347(03)00037-5</w:t>
      </w:r>
    </w:p>
    <w:p w14:paraId="0D85564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Meier, R., &amp; Willmann, R. (2000). A defense of the Hennigian Species Concept.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 167).</w:t>
      </w:r>
    </w:p>
    <w:p w14:paraId="4F4C68A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Mynard, P., Algar, A., Lancaster, L., Bocedi, G., Fahri, F., Gubry-Rangin, C., et al., (2023). Impact of Phylogenetic Tree Completeness and Misspecification of Sampling Fractions on Trait Dependent Diversification Models. </w:t>
      </w:r>
      <w:r>
        <w:rPr>
          <w:rFonts w:ascii="Times New Roman" w:hAnsi="Times New Roman" w:cs="Times New Roman"/>
          <w:i/>
          <w:iCs/>
          <w:sz w:val="24"/>
          <w:szCs w:val="24"/>
        </w:rPr>
        <w:t>Systematic Biology</w:t>
      </w:r>
      <w:r>
        <w:rPr>
          <w:rFonts w:ascii="Times New Roman" w:hAnsi="Times New Roman" w:cs="Times New Roman"/>
          <w:sz w:val="24"/>
          <w:szCs w:val="24"/>
        </w:rPr>
        <w:t xml:space="preserve">, </w:t>
      </w:r>
      <w:r>
        <w:rPr>
          <w:rFonts w:ascii="Times New Roman" w:hAnsi="Times New Roman" w:cs="Times New Roman"/>
          <w:i/>
          <w:iCs/>
          <w:sz w:val="24"/>
          <w:szCs w:val="24"/>
        </w:rPr>
        <w:t>72</w:t>
      </w:r>
      <w:r>
        <w:rPr>
          <w:rFonts w:ascii="Times New Roman" w:hAnsi="Times New Roman" w:cs="Times New Roman"/>
          <w:sz w:val="24"/>
          <w:szCs w:val="24"/>
        </w:rPr>
        <w:t>(1), 106–119. doi: 10.1093/sysbio/syad001</w:t>
      </w:r>
    </w:p>
    <w:p w14:paraId="72A39B4E" w14:textId="2434523F"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lastRenderedPageBreak/>
        <w:t xml:space="preserve">Nee, S., May, R. M., &amp; Harvey, P. H. (1994). The reconstructed evolutionary process. </w:t>
      </w:r>
      <w:r w:rsidRPr="0050225B">
        <w:rPr>
          <w:rFonts w:ascii="Times New Roman" w:hAnsi="Times New Roman" w:cs="Times New Roman"/>
          <w:i/>
          <w:iCs/>
          <w:sz w:val="24"/>
          <w:szCs w:val="24"/>
        </w:rPr>
        <w:t>Philosophical Transactions of the Royal Society of London. Series B: Biological Sciences, 344</w:t>
      </w:r>
      <w:r w:rsidRPr="0050225B">
        <w:rPr>
          <w:rFonts w:ascii="Times New Roman" w:hAnsi="Times New Roman" w:cs="Times New Roman"/>
          <w:sz w:val="24"/>
          <w:szCs w:val="24"/>
        </w:rPr>
        <w:t>(1309), 305-311.</w:t>
      </w:r>
      <w:r>
        <w:rPr>
          <w:rFonts w:ascii="Times New Roman" w:hAnsi="Times New Roman" w:cs="Times New Roman"/>
          <w:sz w:val="24"/>
          <w:szCs w:val="24"/>
        </w:rPr>
        <w:t xml:space="preserve"> doi: </w:t>
      </w:r>
      <w:r w:rsidRPr="0050225B">
        <w:rPr>
          <w:rFonts w:ascii="Times New Roman" w:hAnsi="Times New Roman" w:cs="Times New Roman"/>
          <w:sz w:val="24"/>
          <w:szCs w:val="24"/>
        </w:rPr>
        <w:t>10.1098/rstb.1994.0068</w:t>
      </w:r>
    </w:p>
    <w:p w14:paraId="41573CE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Nee, S., &amp; May, R. M. (1997). Extinction and the Loss of Evolutionary History.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278</w:t>
      </w:r>
      <w:r>
        <w:rPr>
          <w:rFonts w:ascii="Times New Roman" w:hAnsi="Times New Roman" w:cs="Times New Roman"/>
          <w:sz w:val="24"/>
          <w:szCs w:val="24"/>
        </w:rPr>
        <w:t>(5338), 692–694. doi: 10.1126/science.278.5338.692</w:t>
      </w:r>
    </w:p>
    <w:p w14:paraId="4AC88E9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Pearson, P. N. (1995). Investigating age-dependency of species extinction rates using dynamic survivorship analysis. </w:t>
      </w:r>
      <w:r>
        <w:rPr>
          <w:rFonts w:ascii="Times New Roman" w:hAnsi="Times New Roman" w:cs="Times New Roman"/>
          <w:i/>
          <w:iCs/>
          <w:sz w:val="24"/>
          <w:szCs w:val="24"/>
        </w:rPr>
        <w:t>Historical Biology</w:t>
      </w:r>
      <w:r>
        <w:rPr>
          <w:rFonts w:ascii="Times New Roman" w:hAnsi="Times New Roman" w:cs="Times New Roman"/>
          <w:sz w:val="24"/>
          <w:szCs w:val="24"/>
        </w:rPr>
        <w:t>, 10(2), 119–136. doi: 10.1080/10292389509380516</w:t>
      </w:r>
    </w:p>
    <w:p w14:paraId="0B13D9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Pie, M. R., &amp; Caron, F. (2023). Substantial variation in species ages among vertebrate clades. </w:t>
      </w:r>
      <w:r>
        <w:rPr>
          <w:rFonts w:ascii="Times New Roman" w:hAnsi="Times New Roman" w:cs="Times New Roman"/>
          <w:i/>
          <w:iCs/>
          <w:sz w:val="24"/>
          <w:szCs w:val="24"/>
        </w:rPr>
        <w:t>BioRxiv</w:t>
      </w:r>
      <w:r>
        <w:rPr>
          <w:rFonts w:ascii="Times New Roman" w:hAnsi="Times New Roman" w:cs="Times New Roman"/>
          <w:sz w:val="24"/>
          <w:szCs w:val="24"/>
        </w:rPr>
        <w:t xml:space="preserve">, </w:t>
      </w:r>
      <w:r>
        <w:rPr>
          <w:rFonts w:ascii="Times New Roman" w:hAnsi="Times New Roman" w:cs="Times New Roman"/>
          <w:i/>
          <w:iCs/>
          <w:sz w:val="24"/>
          <w:szCs w:val="24"/>
        </w:rPr>
        <w:t>06</w:t>
      </w:r>
      <w:r>
        <w:rPr>
          <w:rFonts w:ascii="Times New Roman" w:hAnsi="Times New Roman" w:cs="Times New Roman"/>
          <w:sz w:val="24"/>
          <w:szCs w:val="24"/>
        </w:rPr>
        <w:t>. doi: 10.1101/2023.06.08.544238</w:t>
      </w:r>
    </w:p>
    <w:p w14:paraId="139D32F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Pimm, S. L., Jenkins, C. N., Abell, R., Brooks, T. M., Gittleman, J. L., Joppa, L. N., … Sexton, J. O. (2014). The biodiversity of species and their rates of extinction, distribution, and protection.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344</w:t>
      </w:r>
      <w:r>
        <w:rPr>
          <w:rFonts w:ascii="Times New Roman" w:hAnsi="Times New Roman" w:cs="Times New Roman"/>
          <w:sz w:val="24"/>
          <w:szCs w:val="24"/>
        </w:rPr>
        <w:t>(6187). doi: 10.1126/science.1246752</w:t>
      </w:r>
    </w:p>
    <w:p w14:paraId="10B918F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 Core Team. (2019). R: A language and environment for statistical computing. Vienna, Austria: </w:t>
      </w:r>
      <w:r>
        <w:rPr>
          <w:rFonts w:ascii="Times New Roman" w:hAnsi="Times New Roman" w:cs="Times New Roman"/>
          <w:i/>
          <w:iCs/>
          <w:sz w:val="24"/>
          <w:szCs w:val="24"/>
        </w:rPr>
        <w:t>R Foundation for Statistical Computing</w:t>
      </w:r>
      <w:r>
        <w:rPr>
          <w:rFonts w:ascii="Times New Roman" w:hAnsi="Times New Roman" w:cs="Times New Roman"/>
          <w:sz w:val="24"/>
          <w:szCs w:val="24"/>
        </w:rPr>
        <w:t>. Retrieved from https://www.r-project.org/</w:t>
      </w:r>
    </w:p>
    <w:p w14:paraId="27FF1FB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Rabosky, D. L. (2010). Extinction rates should not be estimated from molecular phylogenies. </w:t>
      </w:r>
      <w:r>
        <w:rPr>
          <w:rFonts w:ascii="Times New Roman" w:hAnsi="Times New Roman" w:cs="Times New Roman"/>
          <w:i/>
          <w:iCs/>
          <w:sz w:val="24"/>
          <w:szCs w:val="24"/>
        </w:rPr>
        <w:t>Evolution</w:t>
      </w:r>
      <w:r>
        <w:rPr>
          <w:rFonts w:ascii="Times New Roman" w:hAnsi="Times New Roman" w:cs="Times New Roman"/>
          <w:sz w:val="24"/>
          <w:szCs w:val="24"/>
        </w:rPr>
        <w:t>, 64(6), 1816–1824. doi: 10.1111/j.1558-5646.2009.00926.x</w:t>
      </w:r>
    </w:p>
    <w:p w14:paraId="01703F2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Riddle, B. R., Ladle, R. J., Lourie, S. A., &amp; Whittaker, R. J. (2011). Basic biogeography: estimating biodiversity and mapping nature. </w:t>
      </w:r>
      <w:r>
        <w:rPr>
          <w:rFonts w:ascii="Times New Roman" w:hAnsi="Times New Roman" w:cs="Times New Roman"/>
          <w:i/>
          <w:iCs/>
          <w:sz w:val="24"/>
          <w:szCs w:val="24"/>
        </w:rPr>
        <w:t>Conservation biogeography</w:t>
      </w:r>
      <w:r>
        <w:rPr>
          <w:rFonts w:ascii="Times New Roman" w:hAnsi="Times New Roman" w:cs="Times New Roman"/>
          <w:sz w:val="24"/>
          <w:szCs w:val="24"/>
        </w:rPr>
        <w:t>, 45-92. doi: 10.1002/9781444390001.ch4</w:t>
      </w:r>
    </w:p>
    <w:p w14:paraId="4A33207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Rivas-Gonzáles, I., Rousselle, M., Li, F., Zhou, L., Dutheil, J., Munch, K., et al., (2023). Pervasive incomplete lineage sorting illuminates speciation and selection in primates. </w:t>
      </w:r>
      <w:r>
        <w:rPr>
          <w:rFonts w:ascii="Times New Roman" w:hAnsi="Times New Roman" w:cs="Times New Roman"/>
          <w:i/>
          <w:iCs/>
          <w:sz w:val="24"/>
          <w:szCs w:val="24"/>
        </w:rPr>
        <w:t>Science</w:t>
      </w:r>
      <w:r>
        <w:rPr>
          <w:rFonts w:ascii="Times New Roman" w:hAnsi="Times New Roman" w:cs="Times New Roman"/>
          <w:sz w:val="24"/>
          <w:szCs w:val="24"/>
        </w:rPr>
        <w:t xml:space="preserve">, </w:t>
      </w:r>
      <w:r>
        <w:rPr>
          <w:rFonts w:ascii="Times New Roman" w:hAnsi="Times New Roman" w:cs="Times New Roman"/>
          <w:i/>
          <w:iCs/>
          <w:sz w:val="24"/>
          <w:szCs w:val="24"/>
        </w:rPr>
        <w:t>380</w:t>
      </w:r>
      <w:r>
        <w:rPr>
          <w:rFonts w:ascii="Times New Roman" w:hAnsi="Times New Roman" w:cs="Times New Roman"/>
          <w:sz w:val="24"/>
          <w:szCs w:val="24"/>
        </w:rPr>
        <w:t>(6648), eabn4409. doi:</w:t>
      </w:r>
      <w:r>
        <w:t xml:space="preserve"> </w:t>
      </w:r>
      <w:r>
        <w:rPr>
          <w:rFonts w:ascii="Times New Roman" w:hAnsi="Times New Roman" w:cs="Times New Roman"/>
          <w:sz w:val="24"/>
          <w:szCs w:val="24"/>
        </w:rPr>
        <w:t xml:space="preserve">10.1126/science.abn4409 </w:t>
      </w:r>
    </w:p>
    <w:p w14:paraId="2672688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Roopnarine, P. D., Byars, G., Fitzgerald, P., Paleobiology, S., &amp; Winter, N. (1999). Anagenetic evolution, stratophenetic patterns, and random walk models. </w:t>
      </w:r>
      <w:r>
        <w:rPr>
          <w:rFonts w:ascii="Times New Roman" w:hAnsi="Times New Roman" w:cs="Times New Roman"/>
          <w:i/>
          <w:iCs/>
          <w:sz w:val="24"/>
          <w:szCs w:val="24"/>
        </w:rPr>
        <w:t xml:space="preserve">Paleobiology, </w:t>
      </w:r>
      <w:r>
        <w:rPr>
          <w:rFonts w:ascii="Times New Roman" w:hAnsi="Times New Roman" w:cs="Times New Roman"/>
          <w:sz w:val="24"/>
          <w:szCs w:val="24"/>
        </w:rPr>
        <w:t>25(1), 41–57. doi: 10.1666/0094-8373(1999)0252.3.CO;2</w:t>
      </w:r>
    </w:p>
    <w:p w14:paraId="0E1FDCE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Rosenblum, E. B., Sarver, B. A. J., Brown, J. W., Des Roches, S., Hardwick, K. M., Hether, T. D., et al., (2012). Goldilocks Meets Santa Rosalia: An Ephemeral Speciation Model Explains Patterns of Diversification Across Time Scales. </w:t>
      </w:r>
      <w:r>
        <w:rPr>
          <w:rFonts w:ascii="Times New Roman" w:hAnsi="Times New Roman" w:cs="Times New Roman"/>
          <w:i/>
          <w:iCs/>
          <w:sz w:val="24"/>
          <w:szCs w:val="24"/>
        </w:rPr>
        <w:t>Evolutionary Biology</w:t>
      </w:r>
      <w:r>
        <w:rPr>
          <w:rFonts w:ascii="Times New Roman" w:hAnsi="Times New Roman" w:cs="Times New Roman"/>
          <w:sz w:val="24"/>
          <w:szCs w:val="24"/>
        </w:rPr>
        <w:t xml:space="preserve">, </w:t>
      </w:r>
      <w:r>
        <w:rPr>
          <w:rFonts w:ascii="Times New Roman" w:hAnsi="Times New Roman" w:cs="Times New Roman"/>
          <w:i/>
          <w:iCs/>
          <w:sz w:val="24"/>
          <w:szCs w:val="24"/>
        </w:rPr>
        <w:t>39</w:t>
      </w:r>
      <w:r>
        <w:rPr>
          <w:rFonts w:ascii="Times New Roman" w:hAnsi="Times New Roman" w:cs="Times New Roman"/>
          <w:sz w:val="24"/>
          <w:szCs w:val="24"/>
        </w:rPr>
        <w:t>(2), 255–261. doi: 10.1007/s11692-012-9171-x</w:t>
      </w:r>
    </w:p>
    <w:p w14:paraId="776B558C"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Silvestro, D., Salamin, N., &amp; Schnitzler, J. (2014). PyRate: a new program to estimate speciation and extinction rates from incomplete fossil data. </w:t>
      </w:r>
      <w:r>
        <w:rPr>
          <w:rFonts w:ascii="Times New Roman" w:hAnsi="Times New Roman" w:cs="Times New Roman"/>
          <w:i/>
          <w:iCs/>
          <w:sz w:val="24"/>
          <w:szCs w:val="24"/>
        </w:rPr>
        <w:t>Methods in Ecology and Evolution2</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(10), 1126–1131. doi: 10.1111/2041-210X.12263</w:t>
      </w:r>
    </w:p>
    <w:p w14:paraId="6BBDD9D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Castiglione, S., Mondanaro, A., Serio, C., Melchionna, M., Piras, P.,  et al., (2020). A 450 million years long latitudinal gradient in age-dependent extinction. </w:t>
      </w:r>
      <w:r>
        <w:rPr>
          <w:rFonts w:ascii="Times New Roman" w:hAnsi="Times New Roman" w:cs="Times New Roman"/>
          <w:i/>
          <w:iCs/>
          <w:sz w:val="24"/>
          <w:szCs w:val="24"/>
        </w:rPr>
        <w:t>Ecology Letters</w:t>
      </w:r>
      <w:r>
        <w:rPr>
          <w:rFonts w:ascii="Times New Roman" w:hAnsi="Times New Roman" w:cs="Times New Roman"/>
          <w:sz w:val="24"/>
          <w:szCs w:val="24"/>
        </w:rPr>
        <w:t xml:space="preserve">, </w:t>
      </w:r>
      <w:r>
        <w:rPr>
          <w:rFonts w:ascii="Times New Roman" w:hAnsi="Times New Roman" w:cs="Times New Roman"/>
          <w:i/>
          <w:iCs/>
          <w:sz w:val="24"/>
          <w:szCs w:val="24"/>
        </w:rPr>
        <w:t>23</w:t>
      </w:r>
      <w:r>
        <w:rPr>
          <w:rFonts w:ascii="Times New Roman" w:hAnsi="Times New Roman" w:cs="Times New Roman"/>
          <w:sz w:val="24"/>
          <w:szCs w:val="24"/>
        </w:rPr>
        <w:t>(3), 439–446. doi: 10.1111/ele.13441</w:t>
      </w:r>
    </w:p>
    <w:p w14:paraId="6D59E770"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Salamin, N., Antonelli, A., &amp; Meyer, X. (2019). Improved estimation of macroevolutionary rates from fossil data using a Bayesian framework. </w:t>
      </w:r>
      <w:r>
        <w:rPr>
          <w:rFonts w:ascii="Times New Roman" w:hAnsi="Times New Roman" w:cs="Times New Roman"/>
          <w:i/>
          <w:iCs/>
          <w:sz w:val="24"/>
          <w:szCs w:val="24"/>
        </w:rPr>
        <w:t>Paleobiology</w:t>
      </w:r>
      <w:r>
        <w:rPr>
          <w:rFonts w:ascii="Times New Roman" w:hAnsi="Times New Roman" w:cs="Times New Roman"/>
          <w:sz w:val="24"/>
          <w:szCs w:val="24"/>
        </w:rPr>
        <w:t xml:space="preserve">, </w:t>
      </w:r>
      <w:r>
        <w:rPr>
          <w:rFonts w:ascii="Times New Roman" w:hAnsi="Times New Roman" w:cs="Times New Roman"/>
          <w:i/>
          <w:iCs/>
          <w:sz w:val="24"/>
          <w:szCs w:val="24"/>
        </w:rPr>
        <w:t>45</w:t>
      </w:r>
      <w:r>
        <w:rPr>
          <w:rFonts w:ascii="Times New Roman" w:hAnsi="Times New Roman" w:cs="Times New Roman"/>
          <w:sz w:val="24"/>
          <w:szCs w:val="24"/>
        </w:rPr>
        <w:t>(4), 546–570. doi: 10.1017/pab.2019.23</w:t>
      </w:r>
    </w:p>
    <w:p w14:paraId="2D109C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Silvestro, D., Warnock, R. C. M., Gavryushkina, A., &amp; Stadler, T. (2018). Closing the gap between palaeontological and neontological speciation and extinction rate estimates. </w:t>
      </w:r>
      <w:r>
        <w:rPr>
          <w:rFonts w:ascii="Times New Roman" w:hAnsi="Times New Roman" w:cs="Times New Roman"/>
          <w:i/>
          <w:iCs/>
          <w:sz w:val="24"/>
          <w:szCs w:val="24"/>
        </w:rPr>
        <w:t>Nature Communications</w:t>
      </w:r>
      <w:r>
        <w:rPr>
          <w:rFonts w:ascii="Times New Roman" w:hAnsi="Times New Roman" w:cs="Times New Roman"/>
          <w:sz w:val="24"/>
          <w:szCs w:val="24"/>
        </w:rPr>
        <w:t xml:space="preserve">, </w:t>
      </w:r>
      <w:r>
        <w:rPr>
          <w:rFonts w:ascii="Times New Roman" w:hAnsi="Times New Roman" w:cs="Times New Roman"/>
          <w:i/>
          <w:iCs/>
          <w:sz w:val="24"/>
          <w:szCs w:val="24"/>
        </w:rPr>
        <w:t>9</w:t>
      </w:r>
      <w:r>
        <w:rPr>
          <w:rFonts w:ascii="Times New Roman" w:hAnsi="Times New Roman" w:cs="Times New Roman"/>
          <w:sz w:val="24"/>
          <w:szCs w:val="24"/>
        </w:rPr>
        <w:t>(1). doi: 10.1038/s41467-018-07622-y</w:t>
      </w:r>
    </w:p>
    <w:p w14:paraId="7156EBA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(1961). </w:t>
      </w:r>
      <w:r>
        <w:rPr>
          <w:rFonts w:ascii="Times New Roman" w:hAnsi="Times New Roman" w:cs="Times New Roman"/>
          <w:i/>
          <w:iCs/>
          <w:sz w:val="24"/>
          <w:szCs w:val="24"/>
        </w:rPr>
        <w:t>Principles of animal taxonomy</w:t>
      </w:r>
      <w:r>
        <w:rPr>
          <w:rFonts w:ascii="Times New Roman" w:hAnsi="Times New Roman" w:cs="Times New Roman"/>
          <w:sz w:val="24"/>
          <w:szCs w:val="24"/>
        </w:rPr>
        <w:t>. Columbia University Press.</w:t>
      </w:r>
    </w:p>
    <w:p w14:paraId="2E9BC4A8"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George Gaylord. (1984). </w:t>
      </w:r>
      <w:r>
        <w:rPr>
          <w:rFonts w:ascii="Times New Roman" w:hAnsi="Times New Roman" w:cs="Times New Roman"/>
          <w:i/>
          <w:iCs/>
          <w:sz w:val="24"/>
          <w:szCs w:val="24"/>
        </w:rPr>
        <w:t>Tempo and mode in evolution</w:t>
      </w:r>
      <w:r>
        <w:rPr>
          <w:rFonts w:ascii="Times New Roman" w:hAnsi="Times New Roman" w:cs="Times New Roman"/>
          <w:sz w:val="24"/>
          <w:szCs w:val="24"/>
        </w:rPr>
        <w:t>. Columbia University Press.</w:t>
      </w:r>
    </w:p>
    <w:p w14:paraId="28D42A17"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Simpson, Geroge G. (1951). The species concept. </w:t>
      </w:r>
      <w:r>
        <w:rPr>
          <w:rFonts w:ascii="Times New Roman" w:hAnsi="Times New Roman" w:cs="Times New Roman"/>
          <w:i/>
          <w:iCs/>
          <w:sz w:val="24"/>
          <w:szCs w:val="24"/>
        </w:rPr>
        <w:t>Evolution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(4), 285–298.</w:t>
      </w:r>
    </w:p>
    <w:p w14:paraId="6E5F6BA6"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Skeels, A., &amp; Cardillo, M. (2019). Reconstructing the geography of speciation from contemporary biodiversity data. </w:t>
      </w:r>
      <w:r>
        <w:rPr>
          <w:rFonts w:ascii="Times New Roman" w:hAnsi="Times New Roman" w:cs="Times New Roman"/>
          <w:i/>
          <w:iCs/>
          <w:sz w:val="24"/>
          <w:szCs w:val="24"/>
        </w:rPr>
        <w:t>American Naturalist</w:t>
      </w:r>
      <w:r>
        <w:rPr>
          <w:rFonts w:ascii="Times New Roman" w:hAnsi="Times New Roman" w:cs="Times New Roman"/>
          <w:sz w:val="24"/>
          <w:szCs w:val="24"/>
        </w:rPr>
        <w:t xml:space="preserve">, </w:t>
      </w:r>
      <w:r>
        <w:rPr>
          <w:rFonts w:ascii="Times New Roman" w:hAnsi="Times New Roman" w:cs="Times New Roman"/>
          <w:i/>
          <w:iCs/>
          <w:sz w:val="24"/>
          <w:szCs w:val="24"/>
        </w:rPr>
        <w:t>193</w:t>
      </w:r>
      <w:r>
        <w:rPr>
          <w:rFonts w:ascii="Times New Roman" w:hAnsi="Times New Roman" w:cs="Times New Roman"/>
          <w:sz w:val="24"/>
          <w:szCs w:val="24"/>
        </w:rPr>
        <w:t>(2), 240–255. doi: 10.1086/701125</w:t>
      </w:r>
    </w:p>
    <w:p w14:paraId="5DB1C174"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Slater, G. J., &amp; Harmon, L. J. (2013). Unifying fossils and phylogenies for comparative analyses of diversification and trait evolution. </w:t>
      </w:r>
      <w:r>
        <w:rPr>
          <w:rFonts w:ascii="Times New Roman" w:hAnsi="Times New Roman" w:cs="Times New Roman"/>
          <w:i/>
          <w:iCs/>
          <w:sz w:val="24"/>
          <w:szCs w:val="24"/>
        </w:rPr>
        <w:t>Methods in Ecology and Evolution</w:t>
      </w:r>
      <w:r>
        <w:rPr>
          <w:rFonts w:ascii="Times New Roman" w:hAnsi="Times New Roman" w:cs="Times New Roman"/>
          <w:sz w:val="24"/>
          <w:szCs w:val="24"/>
        </w:rPr>
        <w:t>, 4(8), 699-702. doi: 10.1111/2041-210X.12091</w:t>
      </w:r>
    </w:p>
    <w:p w14:paraId="07576C9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Sonne, J., Dalsgaard, B., Borregaard, M. K., Kennedy, J., Fjeldså, J., &amp; Rahbek, C. (2022). Biodiversity cradles and museums segregating within hotspots of endemism.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w:t>
      </w:r>
      <w:r>
        <w:rPr>
          <w:rFonts w:ascii="Times New Roman" w:hAnsi="Times New Roman" w:cs="Times New Roman"/>
          <w:i/>
          <w:iCs/>
          <w:sz w:val="24"/>
          <w:szCs w:val="24"/>
        </w:rPr>
        <w:t>289</w:t>
      </w:r>
      <w:r>
        <w:rPr>
          <w:rFonts w:ascii="Times New Roman" w:hAnsi="Times New Roman" w:cs="Times New Roman"/>
          <w:sz w:val="24"/>
          <w:szCs w:val="24"/>
        </w:rPr>
        <w:t>(1981), 20221102. doi: 10.1098/rspb.2022.1102</w:t>
      </w:r>
    </w:p>
    <w:p w14:paraId="3F93687C" w14:textId="50016896" w:rsidR="0050225B" w:rsidRDefault="0050225B">
      <w:pPr>
        <w:widowControl w:val="0"/>
        <w:spacing w:after="0" w:line="360" w:lineRule="auto"/>
        <w:ind w:left="480" w:hanging="480"/>
        <w:rPr>
          <w:rFonts w:ascii="Times New Roman" w:hAnsi="Times New Roman" w:cs="Times New Roman"/>
          <w:sz w:val="24"/>
          <w:szCs w:val="24"/>
        </w:rPr>
      </w:pPr>
      <w:r w:rsidRPr="0050225B">
        <w:rPr>
          <w:rFonts w:ascii="Times New Roman" w:hAnsi="Times New Roman" w:cs="Times New Roman"/>
          <w:sz w:val="24"/>
          <w:szCs w:val="24"/>
        </w:rPr>
        <w:t xml:space="preserve">Stadler, T. (2013). Recovering speciation and extinction dynamics based on phylogenies. </w:t>
      </w:r>
      <w:r w:rsidRPr="0050225B">
        <w:rPr>
          <w:rFonts w:ascii="Times New Roman" w:hAnsi="Times New Roman" w:cs="Times New Roman"/>
          <w:i/>
          <w:iCs/>
          <w:sz w:val="24"/>
          <w:szCs w:val="24"/>
        </w:rPr>
        <w:t>Journal of evolutionary biology, 26</w:t>
      </w:r>
      <w:r w:rsidRPr="0050225B">
        <w:rPr>
          <w:rFonts w:ascii="Times New Roman" w:hAnsi="Times New Roman" w:cs="Times New Roman"/>
          <w:sz w:val="24"/>
          <w:szCs w:val="24"/>
        </w:rPr>
        <w:t>(6), 1203-1219.</w:t>
      </w:r>
      <w:r>
        <w:rPr>
          <w:rFonts w:ascii="Times New Roman" w:hAnsi="Times New Roman" w:cs="Times New Roman"/>
          <w:sz w:val="24"/>
          <w:szCs w:val="24"/>
        </w:rPr>
        <w:t xml:space="preserve"> doi: </w:t>
      </w:r>
      <w:r w:rsidRPr="0050225B">
        <w:rPr>
          <w:rFonts w:ascii="Times New Roman" w:hAnsi="Times New Roman" w:cs="Times New Roman"/>
          <w:sz w:val="24"/>
          <w:szCs w:val="24"/>
        </w:rPr>
        <w:t>10.1111/jeb.12139</w:t>
      </w:r>
    </w:p>
    <w:p w14:paraId="3FEE84F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Stadler T (2019). TreeSim: Simulating Phylogenetic Trees. R package version</w:t>
      </w:r>
    </w:p>
    <w:p w14:paraId="3C70184D"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  2.4, https://CRAN.R-project.org/package=TreeSim</w:t>
      </w:r>
    </w:p>
    <w:p w14:paraId="336125A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lastRenderedPageBreak/>
        <w:t xml:space="preserve">Swenson, N. G. (2019). </w:t>
      </w:r>
      <w:r>
        <w:rPr>
          <w:rFonts w:ascii="Times New Roman" w:hAnsi="Times New Roman" w:cs="Times New Roman"/>
          <w:i/>
          <w:iCs/>
          <w:sz w:val="24"/>
          <w:szCs w:val="24"/>
        </w:rPr>
        <w:t>Phylogenetic ecology: A history, critique, and remodeling</w:t>
      </w:r>
      <w:r>
        <w:rPr>
          <w:rFonts w:ascii="Times New Roman" w:hAnsi="Times New Roman" w:cs="Times New Roman"/>
          <w:sz w:val="24"/>
          <w:szCs w:val="24"/>
        </w:rPr>
        <w:t>. University of Chicago Press.</w:t>
      </w:r>
    </w:p>
    <w:p w14:paraId="30ED5B4B"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Brandt, A. J., Smissen, R. D., Heenan, P. B., Fukami, T., &amp; Lee, W. G. (2015). When do plant radiations influence community assembly? The importance of historical contingency in the race for niche space. </w:t>
      </w:r>
      <w:r>
        <w:rPr>
          <w:rFonts w:ascii="Times New Roman" w:hAnsi="Times New Roman" w:cs="Times New Roman"/>
          <w:i/>
          <w:iCs/>
          <w:sz w:val="24"/>
          <w:szCs w:val="24"/>
        </w:rPr>
        <w:t>New Phytologist</w:t>
      </w:r>
      <w:r>
        <w:rPr>
          <w:rFonts w:ascii="Times New Roman" w:hAnsi="Times New Roman" w:cs="Times New Roman"/>
          <w:sz w:val="24"/>
          <w:szCs w:val="24"/>
        </w:rPr>
        <w:t xml:space="preserve">, </w:t>
      </w:r>
      <w:r>
        <w:rPr>
          <w:rFonts w:ascii="Times New Roman" w:hAnsi="Times New Roman" w:cs="Times New Roman"/>
          <w:i/>
          <w:iCs/>
          <w:sz w:val="24"/>
          <w:szCs w:val="24"/>
        </w:rPr>
        <w:t>207</w:t>
      </w:r>
      <w:r>
        <w:rPr>
          <w:rFonts w:ascii="Times New Roman" w:hAnsi="Times New Roman" w:cs="Times New Roman"/>
          <w:sz w:val="24"/>
          <w:szCs w:val="24"/>
        </w:rPr>
        <w:t>(2), 468–479. doi: 10.1111/nph.13362</w:t>
      </w:r>
    </w:p>
    <w:p w14:paraId="1CD422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Tanentzap, A. J., Igea, J., Johnston, M. G., &amp; Larcombe, M. J. (2020). Does evolutionary history correlate with contemporary extinction risk by influencing range size dynamics? </w:t>
      </w:r>
      <w:r>
        <w:rPr>
          <w:rFonts w:ascii="Times New Roman" w:hAnsi="Times New Roman" w:cs="Times New Roman"/>
          <w:i/>
          <w:iCs/>
          <w:sz w:val="24"/>
          <w:szCs w:val="24"/>
        </w:rPr>
        <w:t>American Naturalist</w:t>
      </w:r>
      <w:r>
        <w:rPr>
          <w:rFonts w:ascii="Times New Roman" w:hAnsi="Times New Roman" w:cs="Times New Roman"/>
          <w:sz w:val="24"/>
          <w:szCs w:val="24"/>
        </w:rPr>
        <w:t>, 195(3), 569–576. doi: 10.1086/707207</w:t>
      </w:r>
    </w:p>
    <w:p w14:paraId="114A513A"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Thomas, G. H., Hartmann, K., Jetz, W., Joy, J. B., Mimoto, A., &amp; Mooers, A. O. (2013). PASTIS: An R package to facilitate phylogenetic assembly with soft taxonomic inferences.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1011–1017. doi: 10.1111/2041-210X.12117</w:t>
      </w:r>
    </w:p>
    <w:p w14:paraId="6B1AE8D9"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Upham, N. S., Esselstyn, J. A., &amp; Jetz, W. (2019). Inferring the mammal tree: Species-level sets of phylogenies for questions in ecology, evolution, and conservation. In </w:t>
      </w:r>
      <w:r>
        <w:rPr>
          <w:rFonts w:ascii="Times New Roman" w:hAnsi="Times New Roman" w:cs="Times New Roman"/>
          <w:i/>
          <w:iCs/>
          <w:sz w:val="24"/>
          <w:szCs w:val="24"/>
        </w:rPr>
        <w:t>PLoS Biology</w:t>
      </w:r>
      <w:r>
        <w:rPr>
          <w:rFonts w:ascii="Times New Roman" w:hAnsi="Times New Roman" w:cs="Times New Roman"/>
          <w:sz w:val="24"/>
          <w:szCs w:val="24"/>
        </w:rPr>
        <w:t>, 17(12), e3000494. doi: 10.1371/journal.pbio.3000494</w:t>
      </w:r>
    </w:p>
    <w:p w14:paraId="0263B151"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Van Valen, L. (1973). A new evolutionary law. </w:t>
      </w:r>
      <w:r>
        <w:rPr>
          <w:rFonts w:ascii="Times New Roman" w:hAnsi="Times New Roman" w:cs="Times New Roman"/>
          <w:i/>
          <w:iCs/>
          <w:sz w:val="24"/>
          <w:szCs w:val="24"/>
        </w:rPr>
        <w:t>Evolutionary Theory</w:t>
      </w:r>
      <w:r>
        <w:rPr>
          <w:rFonts w:ascii="Times New Roman" w:hAnsi="Times New Roman" w:cs="Times New Roman"/>
          <w:sz w:val="24"/>
          <w:szCs w:val="24"/>
        </w:rPr>
        <w:t>. 1, 1–30.</w:t>
      </w:r>
    </w:p>
    <w:p w14:paraId="459613DE"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Verde Arregoitia, L. D., Blomberg, S. P., &amp; Fisher, D. O. (2013). Phylogenetic correlates of extinction risk in mammals: Species in older lineages are not at greater risk. </w:t>
      </w:r>
      <w:r>
        <w:rPr>
          <w:rFonts w:ascii="Times New Roman" w:hAnsi="Times New Roman" w:cs="Times New Roman"/>
          <w:i/>
          <w:iCs/>
          <w:sz w:val="24"/>
          <w:szCs w:val="24"/>
        </w:rPr>
        <w:t>Proceedings of the Royal Society B: Biological Sciences</w:t>
      </w:r>
      <w:r>
        <w:rPr>
          <w:rFonts w:ascii="Times New Roman" w:hAnsi="Times New Roman" w:cs="Times New Roman"/>
          <w:sz w:val="24"/>
          <w:szCs w:val="24"/>
        </w:rPr>
        <w:t xml:space="preserve"> 280(1765), 20131092. doi: 10.1098/rspb.2013.1092</w:t>
      </w:r>
    </w:p>
    <w:p w14:paraId="2985024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Vilela, B., Villalobos, F., Rodríguez, M. Á., &amp; Terribile, L. C. (2014). Body size, extinction risk and knowledge bias in New World snakes. PloS one, 9(11), e113429. doi: 10.1371/journal.pone.0113429</w:t>
      </w:r>
    </w:p>
    <w:p w14:paraId="6EB4DAA5" w14:textId="77777777" w:rsidR="002F5B65"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Wagner, P. J., Erwin, D. H., &amp; Anstey, R. L. (1995). Phylogenetic patterns as tests of speciation models. In </w:t>
      </w:r>
      <w:r>
        <w:rPr>
          <w:rFonts w:ascii="Times New Roman" w:hAnsi="Times New Roman" w:cs="Times New Roman"/>
          <w:i/>
          <w:iCs/>
          <w:sz w:val="24"/>
          <w:szCs w:val="24"/>
        </w:rPr>
        <w:t>New approaches to speciaiton in the fossil record</w:t>
      </w:r>
      <w:r>
        <w:rPr>
          <w:rFonts w:ascii="Times New Roman" w:hAnsi="Times New Roman" w:cs="Times New Roman"/>
          <w:sz w:val="24"/>
          <w:szCs w:val="24"/>
        </w:rPr>
        <w:t xml:space="preserve"> (pp. 87–122). New York: Columbia University Press.</w:t>
      </w:r>
    </w:p>
    <w:p w14:paraId="2B34D405" w14:textId="77777777" w:rsidR="002F5B65"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z w:val="24"/>
          <w:szCs w:val="24"/>
        </w:rPr>
        <w:t xml:space="preserve">Willmann, R., &amp; Meier, R. (2000). A critique from the Hennigian species concept perspective. In </w:t>
      </w:r>
      <w:r>
        <w:rPr>
          <w:rFonts w:ascii="Times New Roman" w:hAnsi="Times New Roman" w:cs="Times New Roman"/>
          <w:i/>
          <w:iCs/>
          <w:sz w:val="24"/>
          <w:szCs w:val="24"/>
        </w:rPr>
        <w:t>Species concepts and phylogenetic theory: a debate</w:t>
      </w:r>
      <w:r>
        <w:rPr>
          <w:rFonts w:ascii="Times New Roman" w:hAnsi="Times New Roman" w:cs="Times New Roman"/>
          <w:sz w:val="24"/>
          <w:szCs w:val="24"/>
        </w:rPr>
        <w:t xml:space="preserve"> (pp. 101–118). New York: Columbia University Press.</w:t>
      </w:r>
    </w:p>
    <w:p w14:paraId="24B682D5" w14:textId="77777777" w:rsidR="002F5B65"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2F5B65">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10-23T08:35:00Z" w:initials="">
    <w:p w14:paraId="56B9B5E1" w14:textId="77777777" w:rsidR="002F5B65" w:rsidRDefault="00000000">
      <w:pPr>
        <w:overflowPunct w:val="0"/>
        <w:spacing w:after="0" w:line="240" w:lineRule="auto"/>
      </w:pPr>
      <w:r>
        <w:rPr>
          <w:rFonts w:ascii="Calibri" w:eastAsia="DengXian" w:hAnsi="Calibri"/>
          <w:sz w:val="20"/>
          <w:lang w:val="en-US"/>
        </w:rPr>
        <w:t xml:space="preserve">I would not change the title due to the incomplete sampling because the results of these experiments are expected (which is why we did not explore this shortfall in the first place). </w:t>
      </w:r>
    </w:p>
  </w:comment>
  <w:comment w:id="1" w:author="Daniele Silvestro" w:date="2023-10-30T11:07:00Z" w:initials="DS">
    <w:p w14:paraId="2EF6C9CE" w14:textId="48983AFF" w:rsidR="006A5FDC" w:rsidRDefault="006A5FDC">
      <w:pPr>
        <w:pStyle w:val="Textocomentario"/>
      </w:pPr>
      <w:r>
        <w:rPr>
          <w:rStyle w:val="Refdecomentario"/>
        </w:rPr>
        <w:annotationRef/>
      </w:r>
      <w:r>
        <w:t>agreed</w:t>
      </w:r>
    </w:p>
  </w:comment>
  <w:comment w:id="3" w:author="Daniele Silvestro" w:date="2023-10-30T11:12:00Z" w:initials="DS">
    <w:p w14:paraId="0E198FC9" w14:textId="201DDE90" w:rsidR="006A5FDC" w:rsidRDefault="006A5FDC">
      <w:pPr>
        <w:pStyle w:val="Textocomentario"/>
      </w:pPr>
      <w:r>
        <w:rPr>
          <w:rStyle w:val="Refdecomentario"/>
        </w:rPr>
        <w:annotationRef/>
      </w:r>
      <w:r>
        <w:t>what about this?</w:t>
      </w:r>
    </w:p>
  </w:comment>
  <w:comment w:id="4" w:author="Carlos Calderon del Cid" w:date="2023-11-06T16:42:00Z" w:initials="CC">
    <w:p w14:paraId="673E62B3" w14:textId="4C5087CA" w:rsidR="00AF5B5A" w:rsidRDefault="00AF5B5A">
      <w:pPr>
        <w:pStyle w:val="Textocomentario"/>
      </w:pPr>
      <w:r>
        <w:rPr>
          <w:rStyle w:val="Refdecomentario"/>
        </w:rPr>
        <w:annotationRef/>
      </w:r>
      <w:r>
        <w:t xml:space="preserve">I </w:t>
      </w:r>
      <w:proofErr w:type="spellStart"/>
      <w:r>
        <w:t>think</w:t>
      </w:r>
      <w:proofErr w:type="spellEnd"/>
      <w:r>
        <w:t xml:space="preserve"> </w:t>
      </w:r>
      <w:proofErr w:type="spellStart"/>
      <w:r>
        <w:t>we</w:t>
      </w:r>
      <w:proofErr w:type="spellEnd"/>
      <w:r>
        <w:t xml:space="preserve"> </w:t>
      </w:r>
      <w:proofErr w:type="spellStart"/>
      <w:r>
        <w:t>should</w:t>
      </w:r>
      <w:proofErr w:type="spellEnd"/>
      <w:r>
        <w:t xml:space="preserve"> </w:t>
      </w:r>
      <w:proofErr w:type="spellStart"/>
      <w:r>
        <w:t>include</w:t>
      </w:r>
      <w:proofErr w:type="spellEnd"/>
      <w:r>
        <w:t xml:space="preserve"> in </w:t>
      </w:r>
      <w:proofErr w:type="spellStart"/>
      <w:r>
        <w:t>the</w:t>
      </w:r>
      <w:proofErr w:type="spellEnd"/>
      <w:r>
        <w:t xml:space="preserve"> </w:t>
      </w:r>
      <w:proofErr w:type="spellStart"/>
      <w:r>
        <w:t>title</w:t>
      </w:r>
      <w:proofErr w:type="spellEnd"/>
      <w:r>
        <w:t xml:space="preserve"> </w:t>
      </w:r>
      <w:proofErr w:type="spellStart"/>
      <w:r>
        <w:t>the</w:t>
      </w:r>
      <w:proofErr w:type="spellEnd"/>
      <w:r>
        <w:t xml:space="preserve"> </w:t>
      </w:r>
      <w:proofErr w:type="spellStart"/>
      <w:r>
        <w:t>shortfalls</w:t>
      </w:r>
      <w:proofErr w:type="spellEnd"/>
      <w:r>
        <w:t xml:space="preserve"> </w:t>
      </w:r>
      <w:proofErr w:type="spellStart"/>
      <w:r>
        <w:t>that</w:t>
      </w:r>
      <w:proofErr w:type="spellEnd"/>
      <w:r>
        <w:t xml:space="preserve"> </w:t>
      </w:r>
      <w:proofErr w:type="spellStart"/>
      <w:r>
        <w:t>we</w:t>
      </w:r>
      <w:proofErr w:type="spellEnd"/>
      <w:r>
        <w:t xml:space="preserve"> </w:t>
      </w:r>
      <w:proofErr w:type="spellStart"/>
      <w:r>
        <w:t>explored</w:t>
      </w:r>
      <w:proofErr w:type="spellEnd"/>
      <w:r>
        <w:t xml:space="preserve">. </w:t>
      </w:r>
      <w:proofErr w:type="spellStart"/>
      <w:r>
        <w:t>But</w:t>
      </w:r>
      <w:proofErr w:type="spellEnd"/>
      <w:r>
        <w:t xml:space="preserve"> </w:t>
      </w:r>
      <w:proofErr w:type="spellStart"/>
      <w:r>
        <w:t>this</w:t>
      </w:r>
      <w:proofErr w:type="spellEnd"/>
      <w:r>
        <w:t xml:space="preserve"> </w:t>
      </w:r>
      <w:proofErr w:type="spellStart"/>
      <w:r>
        <w:t>one</w:t>
      </w:r>
      <w:proofErr w:type="spellEnd"/>
      <w:r>
        <w:t xml:space="preserve"> </w:t>
      </w:r>
      <w:proofErr w:type="spellStart"/>
      <w:r>
        <w:t>works</w:t>
      </w:r>
      <w:proofErr w:type="spellEnd"/>
      <w:r>
        <w:t xml:space="preserve"> </w:t>
      </w:r>
      <w:proofErr w:type="spellStart"/>
      <w:r>
        <w:t>for</w:t>
      </w:r>
      <w:proofErr w:type="spellEnd"/>
      <w:r>
        <w:t xml:space="preserve"> </w:t>
      </w:r>
      <w:proofErr w:type="spellStart"/>
      <w:r>
        <w:t>the</w:t>
      </w:r>
      <w:proofErr w:type="spellEnd"/>
      <w:r>
        <w:t xml:space="preserve"> </w:t>
      </w:r>
      <w:proofErr w:type="spellStart"/>
      <w:r>
        <w:t>brief</w:t>
      </w:r>
      <w:proofErr w:type="spellEnd"/>
      <w:r>
        <w:t xml:space="preserve"> </w:t>
      </w:r>
      <w:proofErr w:type="spellStart"/>
      <w:r>
        <w:t>title</w:t>
      </w:r>
      <w:proofErr w:type="spellEnd"/>
      <w:r>
        <w:t xml:space="preserve"> </w:t>
      </w:r>
      <w:proofErr w:type="spellStart"/>
      <w:r>
        <w:t>that</w:t>
      </w:r>
      <w:proofErr w:type="spellEnd"/>
      <w:r>
        <w:t xml:space="preserve"> </w:t>
      </w:r>
      <w:proofErr w:type="spellStart"/>
      <w:r>
        <w:t>some</w:t>
      </w:r>
      <w:proofErr w:type="spellEnd"/>
      <w:r>
        <w:t xml:space="preserve"> </w:t>
      </w:r>
      <w:proofErr w:type="spellStart"/>
      <w:r>
        <w:t>journals</w:t>
      </w:r>
      <w:proofErr w:type="spellEnd"/>
      <w:r>
        <w:t xml:space="preserve"> </w:t>
      </w:r>
      <w:proofErr w:type="spellStart"/>
      <w:r>
        <w:t>ask</w:t>
      </w:r>
      <w:proofErr w:type="spellEnd"/>
      <w:r>
        <w:t xml:space="preserve">. </w:t>
      </w:r>
    </w:p>
  </w:comment>
  <w:comment w:id="8" w:author="Daniele Silvestro" w:date="2023-10-12T09:48:00Z" w:initials="DS">
    <w:p w14:paraId="2D834D42" w14:textId="77777777" w:rsidR="002F5B65" w:rsidRDefault="00000000">
      <w:pPr>
        <w:overflowPunct w:val="0"/>
        <w:spacing w:after="0" w:line="240" w:lineRule="auto"/>
      </w:pPr>
      <w:proofErr w:type="gramStart"/>
      <w:r>
        <w:rPr>
          <w:rFonts w:ascii="Liberation Serif" w:eastAsia="DejaVu Sans" w:hAnsi="Liberation Serif" w:cs="DejaVu Sans"/>
          <w:sz w:val="24"/>
          <w:szCs w:val="24"/>
          <w:lang w:val="en-US" w:eastAsia="en-US" w:bidi="en-US"/>
        </w:rPr>
        <w:t>Rachel</w:t>
      </w:r>
      <w:proofErr w:type="gramEnd"/>
      <w:r>
        <w:rPr>
          <w:rFonts w:ascii="Liberation Serif" w:eastAsia="DejaVu Sans" w:hAnsi="Liberation Serif" w:cs="DejaVu Sans"/>
          <w:sz w:val="24"/>
          <w:szCs w:val="24"/>
          <w:lang w:val="en-US" w:eastAsia="en-US" w:bidi="en-US"/>
        </w:rPr>
        <w:t xml:space="preserve"> can you add this?</w:t>
      </w:r>
    </w:p>
  </w:comment>
  <w:comment w:id="10" w:author="Unknown Author" w:date="2023-10-23T09:26:00Z" w:initials="">
    <w:p w14:paraId="75AB6E14" w14:textId="77777777" w:rsidR="002F5B65" w:rsidRDefault="00000000">
      <w:pPr>
        <w:spacing w:after="0" w:line="240" w:lineRule="auto"/>
      </w:pPr>
      <w:r>
        <w:rPr>
          <w:rFonts w:ascii="Calibri" w:eastAsia="DengXian" w:hAnsi="Calibri"/>
          <w:sz w:val="20"/>
          <w:lang w:val="en-US"/>
        </w:rPr>
        <w:t xml:space="preserve">I would also keep the results. (However, I do not find the figure on slack because there are so many). But definitively you should move the figures to the supplements because there are </w:t>
      </w:r>
      <w:proofErr w:type="spellStart"/>
      <w:r>
        <w:rPr>
          <w:rFonts w:ascii="Calibri" w:eastAsia="DengXian" w:hAnsi="Calibri"/>
          <w:sz w:val="20"/>
          <w:lang w:val="en-US"/>
        </w:rPr>
        <w:t>to</w:t>
      </w:r>
      <w:proofErr w:type="spellEnd"/>
      <w:r>
        <w:rPr>
          <w:rFonts w:ascii="Calibri" w:eastAsia="DengXian" w:hAnsi="Calibri"/>
          <w:sz w:val="20"/>
          <w:lang w:val="en-US"/>
        </w:rPr>
        <w:t xml:space="preserve"> many figures.</w:t>
      </w:r>
    </w:p>
  </w:comment>
  <w:comment w:id="13" w:author="Carlos Calderon del Cid" w:date="2023-11-08T19:19:00Z" w:initials="CC">
    <w:p w14:paraId="1C894AF2" w14:textId="09D201F7" w:rsidR="004D78D6" w:rsidRDefault="004D78D6">
      <w:pPr>
        <w:pStyle w:val="Textocomentario"/>
      </w:pPr>
      <w:r>
        <w:rPr>
          <w:rStyle w:val="Refdecomentario"/>
        </w:rPr>
        <w:annotationRef/>
      </w:r>
      <w:proofErr w:type="spellStart"/>
      <w:r>
        <w:t>Check</w:t>
      </w:r>
      <w:proofErr w:type="spellEnd"/>
      <w:r>
        <w:t xml:space="preserve"> </w:t>
      </w:r>
      <w:proofErr w:type="spellStart"/>
      <w:r>
        <w:t>supplementary</w:t>
      </w:r>
      <w:proofErr w:type="spellEnd"/>
    </w:p>
  </w:comment>
  <w:comment w:id="14" w:author="Unknown Author" w:date="2023-10-22T17:28:00Z" w:initials="">
    <w:p w14:paraId="46DE8979" w14:textId="77777777" w:rsidR="002F5B65" w:rsidRDefault="00000000">
      <w:pPr>
        <w:spacing w:after="0" w:line="240" w:lineRule="auto"/>
      </w:pPr>
      <w:r>
        <w:rPr>
          <w:rFonts w:ascii="Calibri" w:eastAsia="DengXian" w:hAnsi="Calibri"/>
          <w:sz w:val="20"/>
          <w:lang w:val="en-US"/>
        </w:rPr>
        <w:t>I would move this to the supplements.</w:t>
      </w:r>
    </w:p>
  </w:comment>
  <w:comment w:id="15" w:author="Daniele Silvestro" w:date="2023-10-30T12:17:00Z" w:initials="DS">
    <w:p w14:paraId="25F3B18E" w14:textId="1CE15CF0" w:rsidR="004A6BEB" w:rsidRDefault="004A6BEB">
      <w:pPr>
        <w:pStyle w:val="Textocomentario"/>
      </w:pPr>
      <w:r>
        <w:rPr>
          <w:rStyle w:val="Refdecomentario"/>
        </w:rPr>
        <w:annotationRef/>
      </w:r>
      <w:r>
        <w:t>I dont think we should talk about budding speciation for this experiment</w:t>
      </w:r>
    </w:p>
  </w:comment>
  <w:comment w:id="16" w:author="Carlos Calderon del Cid" w:date="2023-11-08T19:26:00Z" w:initials="CC">
    <w:p w14:paraId="59A82806" w14:textId="2B3E9C17" w:rsidR="000063E8" w:rsidRDefault="000063E8">
      <w:pPr>
        <w:pStyle w:val="Textocomentario"/>
      </w:pPr>
      <w:r>
        <w:rPr>
          <w:rStyle w:val="Refdecomentario"/>
        </w:rPr>
        <w:annotationRef/>
      </w:r>
      <w:r>
        <w:t xml:space="preserve">I </w:t>
      </w:r>
      <w:proofErr w:type="spellStart"/>
      <w:r>
        <w:t>think</w:t>
      </w:r>
      <w:proofErr w:type="spellEnd"/>
      <w:r>
        <w:t xml:space="preserve"> </w:t>
      </w:r>
      <w:proofErr w:type="spellStart"/>
      <w:r>
        <w:t>including</w:t>
      </w:r>
      <w:proofErr w:type="spellEnd"/>
      <w:r>
        <w:t xml:space="preserve"> </w:t>
      </w:r>
      <w:proofErr w:type="spellStart"/>
      <w:r>
        <w:t>budding</w:t>
      </w:r>
      <w:proofErr w:type="spellEnd"/>
      <w:r>
        <w:t xml:space="preserve"> </w:t>
      </w:r>
      <w:proofErr w:type="spellStart"/>
      <w:r>
        <w:t>speciation</w:t>
      </w:r>
      <w:proofErr w:type="spellEnd"/>
      <w:r>
        <w:t xml:space="preserve"> shows </w:t>
      </w:r>
      <w:proofErr w:type="spellStart"/>
      <w:r>
        <w:t>that</w:t>
      </w:r>
      <w:proofErr w:type="spellEnd"/>
      <w:r>
        <w:t xml:space="preserve"> </w:t>
      </w:r>
      <w:proofErr w:type="spellStart"/>
      <w:r>
        <w:t>unsampled</w:t>
      </w:r>
      <w:proofErr w:type="spellEnd"/>
      <w:r>
        <w:t xml:space="preserve"> </w:t>
      </w:r>
      <w:proofErr w:type="spellStart"/>
      <w:r>
        <w:t>extant</w:t>
      </w:r>
      <w:proofErr w:type="spellEnd"/>
      <w:r>
        <w:t xml:space="preserve"> </w:t>
      </w:r>
      <w:proofErr w:type="spellStart"/>
      <w:r>
        <w:t>species</w:t>
      </w:r>
      <w:proofErr w:type="spellEnd"/>
      <w:r>
        <w:t xml:space="preserve"> </w:t>
      </w:r>
      <w:proofErr w:type="spellStart"/>
      <w:r>
        <w:t>is</w:t>
      </w:r>
      <w:proofErr w:type="spellEnd"/>
      <w:r>
        <w:t xml:space="preserve"> a severe </w:t>
      </w:r>
      <w:proofErr w:type="spellStart"/>
      <w:r>
        <w:t>problem</w:t>
      </w:r>
      <w:proofErr w:type="spellEnd"/>
      <w:r w:rsidR="005824A0">
        <w:t xml:space="preserve"> </w:t>
      </w:r>
      <w:proofErr w:type="spellStart"/>
      <w:r w:rsidR="005824A0">
        <w:t>for</w:t>
      </w:r>
      <w:proofErr w:type="spellEnd"/>
      <w:r w:rsidR="005824A0">
        <w:t xml:space="preserve"> eco-</w:t>
      </w:r>
      <w:proofErr w:type="spellStart"/>
      <w:r w:rsidR="005824A0">
        <w:t>evolutioanry</w:t>
      </w:r>
      <w:proofErr w:type="spellEnd"/>
      <w:r w:rsidR="005824A0">
        <w:t xml:space="preserve"> </w:t>
      </w:r>
      <w:proofErr w:type="spellStart"/>
      <w:r w:rsidR="005824A0">
        <w:t>inferences</w:t>
      </w:r>
      <w:proofErr w:type="spellEnd"/>
      <w:r>
        <w:t>.</w:t>
      </w:r>
      <w:r w:rsidR="00EC67B6">
        <w:t xml:space="preserve"> </w:t>
      </w:r>
      <w:proofErr w:type="spellStart"/>
      <w:r w:rsidR="00EC67B6">
        <w:t>However</w:t>
      </w:r>
      <w:proofErr w:type="spellEnd"/>
      <w:r w:rsidR="00EC67B6">
        <w:t xml:space="preserve">, I </w:t>
      </w:r>
      <w:proofErr w:type="spellStart"/>
      <w:r w:rsidR="00EC67B6">
        <w:t>will</w:t>
      </w:r>
      <w:proofErr w:type="spellEnd"/>
      <w:r w:rsidR="00EC67B6">
        <w:t xml:space="preserve"> be more </w:t>
      </w:r>
      <w:proofErr w:type="spellStart"/>
      <w:r w:rsidR="005824A0" w:rsidRPr="005824A0">
        <w:t>emphatic</w:t>
      </w:r>
      <w:proofErr w:type="spellEnd"/>
      <w:r w:rsidR="005824A0" w:rsidRPr="005824A0">
        <w:t xml:space="preserve"> </w:t>
      </w:r>
      <w:proofErr w:type="spellStart"/>
      <w:r w:rsidR="005824A0" w:rsidRPr="005824A0">
        <w:t>that</w:t>
      </w:r>
      <w:proofErr w:type="spellEnd"/>
      <w:r w:rsidR="005824A0" w:rsidRPr="005824A0">
        <w:t xml:space="preserve"> </w:t>
      </w:r>
      <w:proofErr w:type="spellStart"/>
      <w:r w:rsidR="005824A0" w:rsidRPr="005824A0">
        <w:t>although</w:t>
      </w:r>
      <w:proofErr w:type="spellEnd"/>
      <w:r w:rsidR="005824A0" w:rsidRPr="005824A0">
        <w:t xml:space="preserve"> </w:t>
      </w:r>
      <w:proofErr w:type="spellStart"/>
      <w:r w:rsidR="005824A0" w:rsidRPr="005824A0">
        <w:t>they</w:t>
      </w:r>
      <w:proofErr w:type="spellEnd"/>
      <w:r w:rsidR="005824A0" w:rsidRPr="005824A0">
        <w:t xml:space="preserve"> are similar </w:t>
      </w:r>
      <w:proofErr w:type="spellStart"/>
      <w:r w:rsidR="005824A0" w:rsidRPr="005824A0">
        <w:t>experiments</w:t>
      </w:r>
      <w:proofErr w:type="spellEnd"/>
      <w:r w:rsidR="005824A0">
        <w:t xml:space="preserve"> (</w:t>
      </w:r>
      <w:proofErr w:type="spellStart"/>
      <w:r w:rsidR="005824A0">
        <w:t>with</w:t>
      </w:r>
      <w:proofErr w:type="spellEnd"/>
      <w:r w:rsidR="005824A0">
        <w:t xml:space="preserve"> </w:t>
      </w:r>
      <w:proofErr w:type="spellStart"/>
      <w:r w:rsidR="005824A0">
        <w:t>the</w:t>
      </w:r>
      <w:proofErr w:type="spellEnd"/>
      <w:r w:rsidR="005824A0">
        <w:t xml:space="preserve"> </w:t>
      </w:r>
      <w:proofErr w:type="spellStart"/>
      <w:r w:rsidR="005824A0">
        <w:t>probablilistic</w:t>
      </w:r>
      <w:proofErr w:type="spellEnd"/>
      <w:r w:rsidR="005824A0">
        <w:t xml:space="preserve"> </w:t>
      </w:r>
      <w:proofErr w:type="spellStart"/>
      <w:r w:rsidR="005824A0">
        <w:t>function</w:t>
      </w:r>
      <w:proofErr w:type="spellEnd"/>
      <w:r w:rsidR="005824A0">
        <w:t>)</w:t>
      </w:r>
      <w:r w:rsidR="005824A0" w:rsidRPr="005824A0">
        <w:t xml:space="preserve">, </w:t>
      </w:r>
      <w:proofErr w:type="spellStart"/>
      <w:r w:rsidR="005824A0" w:rsidRPr="005824A0">
        <w:t>they</w:t>
      </w:r>
      <w:proofErr w:type="spellEnd"/>
      <w:r w:rsidR="005824A0" w:rsidRPr="005824A0">
        <w:t xml:space="preserve"> are </w:t>
      </w:r>
      <w:proofErr w:type="spellStart"/>
      <w:r w:rsidR="005824A0" w:rsidRPr="005824A0">
        <w:t>independent</w:t>
      </w:r>
      <w:proofErr w:type="spellEnd"/>
    </w:p>
  </w:comment>
  <w:comment w:id="20" w:author="Unknown Author" w:date="2023-10-22T17:31:00Z" w:initials="">
    <w:p w14:paraId="624CC8D0" w14:textId="77777777" w:rsidR="002F5B65" w:rsidRDefault="00000000">
      <w:pPr>
        <w:spacing w:after="0" w:line="240" w:lineRule="auto"/>
      </w:pPr>
      <w:r>
        <w:rPr>
          <w:rFonts w:ascii="Calibri" w:eastAsia="DengXian" w:hAnsi="Calibri"/>
          <w:sz w:val="20"/>
          <w:lang w:val="en-US"/>
        </w:rPr>
        <w:t>Sounds bad but I do not know an alternative. However, “extinction rate” is not the shortfall itself, just our way to simulate it.</w:t>
      </w:r>
    </w:p>
  </w:comment>
  <w:comment w:id="39" w:author="Unknown Author" w:date="2023-10-22T17:36:00Z" w:initials="">
    <w:p w14:paraId="36C0CCF2" w14:textId="77777777" w:rsidR="002F5B65" w:rsidRDefault="00000000">
      <w:pPr>
        <w:spacing w:after="0" w:line="240" w:lineRule="auto"/>
      </w:pPr>
      <w:r>
        <w:rPr>
          <w:rFonts w:ascii="Calibri" w:eastAsia="DengXian" w:hAnsi="Calibri"/>
          <w:sz w:val="20"/>
          <w:lang w:val="en-US"/>
        </w:rPr>
        <w:t xml:space="preserve">For me, it </w:t>
      </w:r>
      <w:proofErr w:type="gramStart"/>
      <w:r>
        <w:rPr>
          <w:rFonts w:ascii="Calibri" w:eastAsia="DengXian" w:hAnsi="Calibri"/>
          <w:sz w:val="20"/>
          <w:lang w:val="en-US"/>
        </w:rPr>
        <w:t>make</w:t>
      </w:r>
      <w:proofErr w:type="gramEnd"/>
      <w:r>
        <w:rPr>
          <w:rFonts w:ascii="Calibri" w:eastAsia="DengXian" w:hAnsi="Calibri"/>
          <w:sz w:val="20"/>
          <w:lang w:val="en-US"/>
        </w:rPr>
        <w:t xml:space="preserve"> little sense if you say “we expected” and then give a reference to it because then the </w:t>
      </w:r>
      <w:proofErr w:type="spellStart"/>
      <w:r>
        <w:rPr>
          <w:rFonts w:ascii="Calibri" w:eastAsia="DengXian" w:hAnsi="Calibri"/>
          <w:sz w:val="20"/>
          <w:lang w:val="en-US"/>
        </w:rPr>
        <w:t>expectency</w:t>
      </w:r>
      <w:proofErr w:type="spellEnd"/>
      <w:r>
        <w:rPr>
          <w:rFonts w:ascii="Calibri" w:eastAsia="DengXian" w:hAnsi="Calibri"/>
          <w:sz w:val="20"/>
          <w:lang w:val="en-US"/>
        </w:rPr>
        <w:t xml:space="preserve"> should be taken from the ref, right?</w:t>
      </w:r>
    </w:p>
  </w:comment>
  <w:comment w:id="55" w:author="Unknown Author" w:date="2023-10-22T17:44:00Z" w:initials="">
    <w:p w14:paraId="1D8343A5" w14:textId="77777777" w:rsidR="002F5B65" w:rsidRDefault="00000000">
      <w:pPr>
        <w:spacing w:after="0" w:line="240" w:lineRule="auto"/>
      </w:pPr>
      <w:r>
        <w:rPr>
          <w:rFonts w:ascii="Calibri" w:eastAsia="DengXian" w:hAnsi="Calibri"/>
          <w:sz w:val="20"/>
          <w:lang w:val="en-US"/>
        </w:rPr>
        <w:t>“No rate” sounds out because even mu = 0 is a rate.</w:t>
      </w:r>
    </w:p>
  </w:comment>
  <w:comment w:id="67" w:author="Unknown Author" w:date="2023-10-22T17:56:00Z" w:initials="">
    <w:p w14:paraId="4FC6E1B7" w14:textId="77777777" w:rsidR="002F5B65" w:rsidRDefault="00000000">
      <w:pPr>
        <w:spacing w:after="0" w:line="240" w:lineRule="auto"/>
      </w:pPr>
      <w:r>
        <w:rPr>
          <w:rFonts w:ascii="Calibri" w:eastAsia="DengXian" w:hAnsi="Calibri"/>
          <w:sz w:val="20"/>
          <w:lang w:val="en-US"/>
        </w:rPr>
        <w:t>http://onlinelibrary.wiley.com/doi/10.1111/bij.12665/abstract</w:t>
      </w:r>
    </w:p>
  </w:comment>
  <w:comment w:id="68" w:author="Unknown Author" w:date="2023-10-22T17:57:00Z" w:initials="">
    <w:p w14:paraId="1BCDFBFB" w14:textId="77777777" w:rsidR="002F5B65" w:rsidRDefault="00000000">
      <w:pPr>
        <w:spacing w:after="0" w:line="240" w:lineRule="auto"/>
      </w:pPr>
      <w:hyperlink r:id="rId1">
        <w:r>
          <w:rPr>
            <w:rFonts w:ascii="Calibri" w:eastAsia="DengXian" w:hAnsi="Calibri"/>
            <w:sz w:val="20"/>
            <w:lang w:val="en-US"/>
          </w:rPr>
          <w:t>https://www.cell.com/trends/ecology-evolution/abstract/S0169-5347(18)30225-8</w:t>
        </w:r>
      </w:hyperlink>
    </w:p>
    <w:p w14:paraId="48487F22" w14:textId="77777777" w:rsidR="002F5B65" w:rsidRDefault="00000000">
      <w:pPr>
        <w:spacing w:after="0" w:line="240" w:lineRule="auto"/>
      </w:pPr>
      <w:r>
        <w:rPr>
          <w:rFonts w:ascii="Calibri" w:eastAsia="DengXian" w:hAnsi="Calibri"/>
          <w:sz w:val="20"/>
          <w:lang w:val="en-US"/>
        </w:rPr>
        <w:t>http://www.sciencedirect.com/science/article/pii/S016953471830082X</w:t>
      </w:r>
    </w:p>
  </w:comment>
  <w:comment w:id="72" w:author="Unknown Author" w:date="2023-10-22T18:10:00Z" w:initials="">
    <w:p w14:paraId="204228F9" w14:textId="77777777" w:rsidR="002F5B65" w:rsidRDefault="00000000">
      <w:pPr>
        <w:spacing w:after="0" w:line="240" w:lineRule="auto"/>
      </w:pPr>
      <w:r>
        <w:rPr>
          <w:rFonts w:ascii="Calibri" w:eastAsia="DengXian" w:hAnsi="Calibri"/>
          <w:sz w:val="20"/>
          <w:lang w:val="en-US"/>
        </w:rPr>
        <w:t>I feel this detailed discussion on the effect of incomplete taxon sampling is wrong at this place of the discussion. Basically, you summarize your results in this first paragraph and for the speciation mode or extinction events you (correctly so) do not provide such a detailed discussion (and nowhere else, which is fine). I would not discuss it so much in detail anyway because the effect of incomplete sampling is not a surprise (which is why initially we did not explore it). Therefore, I would delete this section (sorry for the work you put in it).</w:t>
      </w:r>
    </w:p>
  </w:comment>
  <w:comment w:id="106" w:author="Unknown Author" w:date="2023-10-22T18:20:00Z" w:initials="">
    <w:p w14:paraId="252AA855" w14:textId="77777777" w:rsidR="002F5B65" w:rsidRDefault="00000000">
      <w:pPr>
        <w:spacing w:after="0" w:line="240" w:lineRule="auto"/>
      </w:pPr>
      <w:r>
        <w:rPr>
          <w:rFonts w:ascii="Calibri" w:eastAsia="DengXian" w:hAnsi="Calibri"/>
          <w:sz w:val="20"/>
          <w:lang w:val="en-US"/>
        </w:rPr>
        <w:t>Sounds like conclusion and I disagree here: incomplete sampling is (unsurprisingly) way worse.</w:t>
      </w:r>
    </w:p>
  </w:comment>
  <w:comment w:id="108" w:author="Unknown Author" w:date="2023-10-22T18:23:00Z" w:initials="">
    <w:p w14:paraId="7088907B" w14:textId="77777777" w:rsidR="002F5B65" w:rsidRDefault="00000000">
      <w:pPr>
        <w:spacing w:after="0" w:line="240" w:lineRule="auto"/>
      </w:pPr>
      <w:r>
        <w:rPr>
          <w:rFonts w:ascii="Calibri" w:eastAsia="DengXian" w:hAnsi="Calibri"/>
          <w:sz w:val="20"/>
          <w:lang w:val="en-US"/>
        </w:rPr>
        <w:t>I would move them to the supplements.</w:t>
      </w:r>
    </w:p>
  </w:comment>
  <w:comment w:id="153" w:author="Unknown Author" w:date="2023-10-22T18:32:00Z" w:initials="">
    <w:p w14:paraId="421BA316" w14:textId="77777777" w:rsidR="002F5B65" w:rsidRDefault="00000000">
      <w:pPr>
        <w:spacing w:after="0" w:line="240" w:lineRule="auto"/>
      </w:pPr>
      <w:r>
        <w:rPr>
          <w:rFonts w:ascii="Calibri" w:eastAsia="DengXian" w:hAnsi="Calibri"/>
          <w:sz w:val="20"/>
          <w:lang w:val="en-US"/>
        </w:rPr>
        <w:t>Isn’t this always the case and not just for budding? Why it only affects the younger species. Sorry, I do not get this explanation.</w:t>
      </w:r>
    </w:p>
  </w:comment>
  <w:comment w:id="157" w:author="Unknown Author" w:date="2023-10-22T18:33:00Z" w:initials="">
    <w:p w14:paraId="394C6C1E" w14:textId="77777777" w:rsidR="002F5B65" w:rsidRDefault="00000000">
      <w:pPr>
        <w:spacing w:after="0" w:line="240" w:lineRule="auto"/>
      </w:pPr>
      <w:r>
        <w:rPr>
          <w:rFonts w:ascii="Calibri" w:eastAsia="DengXian" w:hAnsi="Calibri"/>
          <w:sz w:val="20"/>
          <w:lang w:val="en-US"/>
        </w:rPr>
        <w:t>What does this mean?</w:t>
      </w:r>
    </w:p>
  </w:comment>
  <w:comment w:id="159" w:author="Unknown Author" w:date="2023-10-22T19:10:00Z" w:initials="">
    <w:p w14:paraId="43DC8EAB" w14:textId="77777777" w:rsidR="002F5B65" w:rsidRDefault="00000000">
      <w:pPr>
        <w:spacing w:after="0" w:line="240" w:lineRule="auto"/>
      </w:pPr>
      <w:r>
        <w:rPr>
          <w:rFonts w:ascii="Calibri" w:eastAsia="DengXian" w:hAnsi="Calibri"/>
          <w:sz w:val="20"/>
          <w:lang w:val="en-US"/>
        </w:rPr>
        <w:t xml:space="preserve">In the sentence before you already say that the true age is not reflected by </w:t>
      </w:r>
      <w:proofErr w:type="spellStart"/>
      <w:r>
        <w:rPr>
          <w:rFonts w:ascii="Calibri" w:eastAsia="DengXian" w:hAnsi="Calibri"/>
          <w:sz w:val="20"/>
          <w:lang w:val="en-US"/>
        </w:rPr>
        <w:t>phylo</w:t>
      </w:r>
      <w:proofErr w:type="spellEnd"/>
      <w:r>
        <w:rPr>
          <w:rFonts w:ascii="Calibri" w:eastAsia="DengXian" w:hAnsi="Calibri"/>
          <w:sz w:val="20"/>
          <w:lang w:val="en-US"/>
        </w:rPr>
        <w:t xml:space="preserve"> ages.</w:t>
      </w:r>
    </w:p>
  </w:comment>
  <w:comment w:id="169" w:author="Unknown Author" w:date="2023-10-22T19:12:00Z" w:initials="">
    <w:p w14:paraId="7F5A12CE" w14:textId="77777777" w:rsidR="002F5B65" w:rsidRDefault="00000000">
      <w:pPr>
        <w:spacing w:after="0" w:line="240" w:lineRule="auto"/>
      </w:pPr>
      <w:r>
        <w:rPr>
          <w:rFonts w:ascii="Calibri" w:eastAsia="DengXian" w:hAnsi="Calibri"/>
          <w:sz w:val="20"/>
          <w:lang w:val="en-US"/>
        </w:rPr>
        <w:t xml:space="preserve">I do not get the reference. What has </w:t>
      </w:r>
      <w:proofErr w:type="spellStart"/>
      <w:r>
        <w:rPr>
          <w:rFonts w:ascii="Calibri" w:eastAsia="DengXian" w:hAnsi="Calibri"/>
          <w:sz w:val="20"/>
          <w:lang w:val="en-US"/>
        </w:rPr>
        <w:t>Fjeldsa</w:t>
      </w:r>
      <w:proofErr w:type="spellEnd"/>
      <w:r>
        <w:rPr>
          <w:rFonts w:ascii="Calibri" w:eastAsia="DengXian" w:hAnsi="Calibri"/>
          <w:sz w:val="20"/>
          <w:lang w:val="en-US"/>
        </w:rPr>
        <w:t xml:space="preserve"> to do with Sonne et al? Is the sensitivity analysis invented by </w:t>
      </w:r>
      <w:proofErr w:type="spellStart"/>
      <w:r>
        <w:rPr>
          <w:rFonts w:ascii="Calibri" w:eastAsia="DengXian" w:hAnsi="Calibri"/>
          <w:sz w:val="20"/>
          <w:lang w:val="en-US"/>
        </w:rPr>
        <w:t>Fjeldsa</w:t>
      </w:r>
      <w:proofErr w:type="spellEnd"/>
      <w:r>
        <w:rPr>
          <w:rFonts w:ascii="Calibri" w:eastAsia="DengXian" w:hAnsi="Calibri"/>
          <w:sz w:val="20"/>
          <w:lang w:val="en-US"/>
        </w:rPr>
        <w:t>? If so, you do not cite them.</w:t>
      </w:r>
    </w:p>
  </w:comment>
  <w:comment w:id="170" w:author="Unknown Author" w:date="2023-10-22T19:08:00Z" w:initials="">
    <w:p w14:paraId="3D905D20" w14:textId="77777777" w:rsidR="002F5B65" w:rsidRDefault="00000000">
      <w:pPr>
        <w:spacing w:after="0" w:line="240" w:lineRule="auto"/>
      </w:pPr>
      <w:r>
        <w:rPr>
          <w:rFonts w:ascii="Calibri" w:eastAsia="DengXian" w:hAnsi="Calibri"/>
          <w:sz w:val="20"/>
          <w:lang w:val="en-US"/>
        </w:rPr>
        <w:t>The additionally implies that Pie &amp; Caron used the method of Sonne et al plus pruning species.</w:t>
      </w:r>
    </w:p>
  </w:comment>
  <w:comment w:id="175" w:author="Unknown Author" w:date="2023-10-22T18:34:00Z" w:initials="">
    <w:p w14:paraId="66516ADE" w14:textId="77777777" w:rsidR="002F5B65" w:rsidRDefault="00000000">
      <w:pPr>
        <w:spacing w:after="0" w:line="240" w:lineRule="auto"/>
      </w:pPr>
      <w:r>
        <w:rPr>
          <w:rFonts w:ascii="Calibri" w:eastAsia="DengXian" w:hAnsi="Calibri"/>
          <w:sz w:val="20"/>
          <w:lang w:val="en-US"/>
        </w:rPr>
        <w:t xml:space="preserve">This means 1 to 5%? Then use an </w:t>
      </w:r>
      <w:proofErr w:type="spellStart"/>
      <w:r>
        <w:rPr>
          <w:rFonts w:ascii="Calibri" w:eastAsia="DengXian" w:hAnsi="Calibri"/>
          <w:sz w:val="20"/>
          <w:lang w:val="en-US"/>
        </w:rPr>
        <w:t>en</w:t>
      </w:r>
      <w:proofErr w:type="spellEnd"/>
      <w:r>
        <w:rPr>
          <w:rFonts w:ascii="Calibri" w:eastAsia="DengXian" w:hAnsi="Calibri"/>
          <w:sz w:val="20"/>
          <w:lang w:val="en-US"/>
        </w:rPr>
        <w:t xml:space="preserve"> dash</w:t>
      </w:r>
    </w:p>
  </w:comment>
  <w:comment w:id="177" w:author="Unknown Author" w:date="2023-10-22T19:32:00Z" w:initials="">
    <w:p w14:paraId="5C7DA31C" w14:textId="77777777" w:rsidR="002F5B65" w:rsidRDefault="00000000">
      <w:pPr>
        <w:spacing w:after="0" w:line="240" w:lineRule="auto"/>
      </w:pPr>
      <w:r>
        <w:rPr>
          <w:rFonts w:ascii="Calibri" w:eastAsia="DengXian" w:hAnsi="Calibri"/>
          <w:sz w:val="20"/>
          <w:lang w:val="en-US"/>
        </w:rPr>
        <w:t>Which I would move to the supplements</w:t>
      </w:r>
    </w:p>
  </w:comment>
  <w:comment w:id="186" w:author="Unknown Author" w:date="2023-10-22T19:34:00Z" w:initials="">
    <w:p w14:paraId="5AE7488E" w14:textId="77777777" w:rsidR="002F5B65" w:rsidRDefault="00000000">
      <w:pPr>
        <w:spacing w:after="0" w:line="240" w:lineRule="auto"/>
      </w:pPr>
      <w:r>
        <w:rPr>
          <w:rFonts w:ascii="Calibri" w:eastAsia="DengXian" w:hAnsi="Calibri"/>
          <w:sz w:val="20"/>
          <w:lang w:val="en-US"/>
        </w:rPr>
        <w:t>Isn’t the causality that way around?</w:t>
      </w:r>
    </w:p>
  </w:comment>
  <w:comment w:id="190" w:author="Unknown Author" w:date="2023-10-22T19:36:00Z" w:initials="">
    <w:p w14:paraId="75D75230" w14:textId="77777777" w:rsidR="002F5B65" w:rsidRDefault="00000000">
      <w:pPr>
        <w:spacing w:after="0" w:line="240" w:lineRule="auto"/>
      </w:pPr>
      <w:r>
        <w:rPr>
          <w:rFonts w:ascii="Calibri" w:eastAsia="DengXian" w:hAnsi="Calibri"/>
          <w:sz w:val="20"/>
          <w:lang w:val="en-US"/>
        </w:rPr>
        <w:t>This part was difficult to understand because all the stuff between “showed” and what has been shown (</w:t>
      </w:r>
      <w:proofErr w:type="gramStart"/>
      <w:r>
        <w:rPr>
          <w:rFonts w:ascii="Calibri" w:eastAsia="DengXian" w:hAnsi="Calibri"/>
          <w:sz w:val="20"/>
          <w:lang w:val="en-US"/>
        </w:rPr>
        <w:t>i.e.</w:t>
      </w:r>
      <w:proofErr w:type="gramEnd"/>
      <w:r>
        <w:rPr>
          <w:rFonts w:ascii="Calibri" w:eastAsia="DengXian" w:hAnsi="Calibri"/>
          <w:sz w:val="20"/>
          <w:lang w:val="en-US"/>
        </w:rPr>
        <w:t xml:space="preserve"> the incorrect inference)</w:t>
      </w:r>
    </w:p>
  </w:comment>
  <w:comment w:id="194" w:author="Unknown Author" w:date="2023-10-22T20:55:00Z" w:initials="">
    <w:p w14:paraId="6078FD23" w14:textId="77777777" w:rsidR="002F5B65" w:rsidRDefault="00000000">
      <w:pPr>
        <w:spacing w:after="0" w:line="240" w:lineRule="auto"/>
      </w:pPr>
      <w:r>
        <w:rPr>
          <w:rFonts w:ascii="Calibri" w:eastAsia="DengXian" w:hAnsi="Calibri"/>
          <w:sz w:val="20"/>
          <w:lang w:val="en-US"/>
        </w:rPr>
        <w:t xml:space="preserve">I think this section is too </w:t>
      </w:r>
      <w:proofErr w:type="spellStart"/>
      <w:r>
        <w:rPr>
          <w:rFonts w:ascii="Calibri" w:eastAsia="DengXian" w:hAnsi="Calibri"/>
          <w:sz w:val="20"/>
          <w:lang w:val="en-US"/>
        </w:rPr>
        <w:t>phylosophically</w:t>
      </w:r>
      <w:proofErr w:type="spellEnd"/>
      <w:r>
        <w:rPr>
          <w:rFonts w:ascii="Calibri" w:eastAsia="DengXian" w:hAnsi="Calibri"/>
          <w:sz w:val="20"/>
          <w:lang w:val="en-US"/>
        </w:rPr>
        <w:t xml:space="preserve"> and should be shorter.</w:t>
      </w:r>
    </w:p>
  </w:comment>
  <w:comment w:id="213" w:author="Unknown Author" w:date="2023-10-22T20:54:00Z" w:initials="">
    <w:p w14:paraId="1C9411BE" w14:textId="77777777" w:rsidR="002F5B65" w:rsidRDefault="00000000">
      <w:pPr>
        <w:spacing w:after="0" w:line="240" w:lineRule="auto"/>
      </w:pPr>
      <w:proofErr w:type="gramStart"/>
      <w:r>
        <w:rPr>
          <w:rFonts w:ascii="Calibri" w:eastAsia="DengXian" w:hAnsi="Calibri"/>
          <w:sz w:val="20"/>
          <w:lang w:val="en-US"/>
        </w:rPr>
        <w:t>Fortunately</w:t>
      </w:r>
      <w:proofErr w:type="gramEnd"/>
      <w:r>
        <w:rPr>
          <w:rFonts w:ascii="Calibri" w:eastAsia="DengXian" w:hAnsi="Calibri"/>
          <w:sz w:val="20"/>
          <w:lang w:val="en-US"/>
        </w:rPr>
        <w:t xml:space="preserve"> the rate of species description (for all the stuff besides tetrapods) is not constant but exponentially increasing.</w:t>
      </w:r>
    </w:p>
  </w:comment>
  <w:comment w:id="263" w:author="Unknown Author" w:date="2023-10-22T21:08:00Z" w:initials="">
    <w:p w14:paraId="77795A52" w14:textId="77777777" w:rsidR="002F5B65" w:rsidRDefault="00000000">
      <w:pPr>
        <w:spacing w:after="0" w:line="240" w:lineRule="auto"/>
      </w:pPr>
      <w:r>
        <w:rPr>
          <w:rFonts w:ascii="Calibri" w:eastAsia="DengXian" w:hAnsi="Calibri"/>
          <w:sz w:val="20"/>
          <w:lang w:val="en-US"/>
        </w:rPr>
        <w:t>This is not our discussion and I disagree: Even with missing extant species, deeper parts of the tree of life are resolved and teach use something about evolution.</w:t>
      </w:r>
    </w:p>
  </w:comment>
  <w:comment w:id="284" w:author="Unknown Author" w:date="2023-10-22T20:57:00Z" w:initials="">
    <w:p w14:paraId="058AF3C1" w14:textId="77777777" w:rsidR="002F5B65" w:rsidRDefault="00000000">
      <w:pPr>
        <w:spacing w:after="0" w:line="240" w:lineRule="auto"/>
      </w:pPr>
      <w:r>
        <w:rPr>
          <w:rFonts w:ascii="Calibri" w:eastAsia="DengXian" w:hAnsi="Calibri"/>
          <w:sz w:val="20"/>
          <w:lang w:val="en-US"/>
        </w:rPr>
        <w:t xml:space="preserve">We did not quantify the shape of the phylogenies </w:t>
      </w:r>
      <w:proofErr w:type="gramStart"/>
      <w:r>
        <w:rPr>
          <w:rFonts w:ascii="Calibri" w:eastAsia="DengXian" w:hAnsi="Calibri"/>
          <w:sz w:val="20"/>
          <w:lang w:val="en-US"/>
        </w:rPr>
        <w:t>e.g.</w:t>
      </w:r>
      <w:proofErr w:type="gramEnd"/>
      <w:r>
        <w:rPr>
          <w:rFonts w:ascii="Calibri" w:eastAsia="DengXian" w:hAnsi="Calibri"/>
          <w:sz w:val="20"/>
          <w:lang w:val="en-US"/>
        </w:rPr>
        <w:t xml:space="preserve"> </w:t>
      </w:r>
      <w:hyperlink r:id="rId2">
        <w:r>
          <w:rPr>
            <w:rFonts w:ascii="Calibri" w:eastAsia="DengXian" w:hAnsi="Calibri"/>
            <w:sz w:val="20"/>
            <w:lang w:val="en-US"/>
          </w:rPr>
          <w:t>http://journals.plos.org/plosbiology/article?id=10.1371/journal.pbio.1002532</w:t>
        </w:r>
      </w:hyperlink>
    </w:p>
    <w:p w14:paraId="3EB5DF3F" w14:textId="77777777" w:rsidR="002F5B65" w:rsidRDefault="00000000">
      <w:pPr>
        <w:spacing w:after="0" w:line="240" w:lineRule="auto"/>
      </w:pPr>
      <w:r>
        <w:rPr>
          <w:rFonts w:ascii="Calibri" w:eastAsia="DengXian" w:hAnsi="Calibri"/>
          <w:sz w:val="20"/>
          <w:lang w:val="en-US"/>
        </w:rPr>
        <w:t>I would delete the sentence because it adds nothing.</w:t>
      </w:r>
    </w:p>
  </w:comment>
  <w:comment w:id="289" w:author="Unknown Author" w:date="2023-10-22T20:56:00Z" w:initials="">
    <w:p w14:paraId="62424D33" w14:textId="77777777" w:rsidR="002F5B65" w:rsidRDefault="00000000">
      <w:pPr>
        <w:spacing w:after="0" w:line="240" w:lineRule="auto"/>
      </w:pPr>
      <w:r>
        <w:rPr>
          <w:rFonts w:ascii="Calibri" w:eastAsia="DengXian" w:hAnsi="Calibri"/>
          <w:sz w:val="20"/>
          <w:lang w:val="en-US"/>
        </w:rPr>
        <w:t>Not really what we are interested in.</w:t>
      </w:r>
    </w:p>
  </w:comment>
  <w:comment w:id="305" w:author="Unknown Author" w:date="2023-10-22T19:47:00Z" w:initials="">
    <w:p w14:paraId="24988B26" w14:textId="77777777" w:rsidR="002F5B65" w:rsidRDefault="00000000">
      <w:pPr>
        <w:spacing w:after="0" w:line="240" w:lineRule="auto"/>
      </w:pPr>
      <w:r>
        <w:rPr>
          <w:rFonts w:ascii="Calibri" w:eastAsia="DengXian" w:hAnsi="Calibri"/>
          <w:sz w:val="20"/>
          <w:lang w:val="en-US"/>
        </w:rPr>
        <w:t xml:space="preserve">Let’s, don’t, can’t </w:t>
      </w:r>
      <w:proofErr w:type="spellStart"/>
      <w:r>
        <w:rPr>
          <w:rFonts w:ascii="Calibri" w:eastAsia="DengXian" w:hAnsi="Calibri"/>
          <w:sz w:val="20"/>
          <w:lang w:val="en-US"/>
        </w:rPr>
        <w:t>etc</w:t>
      </w:r>
      <w:proofErr w:type="spellEnd"/>
      <w:r>
        <w:rPr>
          <w:rFonts w:ascii="Calibri" w:eastAsia="DengXian" w:hAnsi="Calibri"/>
          <w:sz w:val="20"/>
          <w:lang w:val="en-US"/>
        </w:rPr>
        <w:t xml:space="preserve"> is </w:t>
      </w:r>
      <w:proofErr w:type="spellStart"/>
      <w:r>
        <w:rPr>
          <w:rFonts w:ascii="Calibri" w:eastAsia="DengXian" w:hAnsi="Calibri"/>
          <w:sz w:val="20"/>
          <w:lang w:val="en-US"/>
        </w:rPr>
        <w:t>typicallynot</w:t>
      </w:r>
      <w:proofErr w:type="spellEnd"/>
      <w:r>
        <w:rPr>
          <w:rFonts w:ascii="Calibri" w:eastAsia="DengXian" w:hAnsi="Calibri"/>
          <w:sz w:val="20"/>
          <w:lang w:val="en-US"/>
        </w:rPr>
        <w:t xml:space="preserve"> used in manuscripts.</w:t>
      </w:r>
    </w:p>
  </w:comment>
  <w:comment w:id="324" w:author="Unknown Author" w:date="2023-10-22T20:20:00Z" w:initials="">
    <w:p w14:paraId="0B1F00AF" w14:textId="77777777" w:rsidR="002F5B65" w:rsidRDefault="00000000">
      <w:pPr>
        <w:spacing w:after="0" w:line="240" w:lineRule="auto"/>
      </w:pPr>
      <w:r>
        <w:rPr>
          <w:rFonts w:ascii="Calibri" w:eastAsia="DengXian" w:hAnsi="Calibri"/>
          <w:sz w:val="20"/>
          <w:lang w:val="en-US"/>
        </w:rPr>
        <w:t>This sounds very much like a conclusion. I would delete it and opt for the conclusions below.</w:t>
      </w:r>
    </w:p>
  </w:comment>
  <w:comment w:id="326" w:author="Unknown Author" w:date="2023-10-22T19:55:00Z" w:initials="">
    <w:p w14:paraId="3F69DED0" w14:textId="77777777" w:rsidR="002F5B65" w:rsidRDefault="00000000">
      <w:pPr>
        <w:spacing w:after="0" w:line="240" w:lineRule="auto"/>
      </w:pPr>
      <w:r>
        <w:rPr>
          <w:rFonts w:ascii="Calibri" w:eastAsia="DengXian" w:hAnsi="Calibri"/>
          <w:sz w:val="20"/>
          <w:lang w:val="en-US"/>
        </w:rPr>
        <w:t>Just to maintain the same order as listed by the shortfalls.</w:t>
      </w:r>
    </w:p>
  </w:comment>
  <w:comment w:id="365" w:author="Unknown Author" w:date="2023-10-22T20:09:00Z" w:initials="">
    <w:p w14:paraId="5B95B5F7" w14:textId="77777777" w:rsidR="002F5B65" w:rsidRDefault="00000000">
      <w:pPr>
        <w:spacing w:after="0" w:line="240" w:lineRule="auto"/>
      </w:pPr>
      <w:r>
        <w:rPr>
          <w:rFonts w:ascii="Calibri" w:eastAsia="DengXian" w:hAnsi="Calibri"/>
          <w:sz w:val="20"/>
          <w:lang w:val="en-US"/>
        </w:rPr>
        <w:t>This sounds like dating a tree but our study is about the age of the species.</w:t>
      </w:r>
    </w:p>
  </w:comment>
  <w:comment w:id="367" w:author="Unknown Author" w:date="2023-10-22T20:15:00Z" w:initials="">
    <w:p w14:paraId="1972ADDC" w14:textId="77777777" w:rsidR="002F5B65" w:rsidRDefault="00000000">
      <w:pPr>
        <w:spacing w:after="0" w:line="240" w:lineRule="auto"/>
      </w:pPr>
      <w:r>
        <w:rPr>
          <w:rFonts w:ascii="Calibri" w:eastAsia="DengXian" w:hAnsi="Calibri"/>
          <w:sz w:val="20"/>
          <w:lang w:val="en-US"/>
        </w:rPr>
        <w:t xml:space="preserve">This term is very wide. Nobody will doubt that there is some evolutionary information in trees, </w:t>
      </w:r>
      <w:proofErr w:type="gramStart"/>
      <w:r>
        <w:rPr>
          <w:rFonts w:ascii="Calibri" w:eastAsia="DengXian" w:hAnsi="Calibri"/>
          <w:sz w:val="20"/>
          <w:lang w:val="en-US"/>
        </w:rPr>
        <w:t>e.g.</w:t>
      </w:r>
      <w:proofErr w:type="gramEnd"/>
      <w:r>
        <w:rPr>
          <w:rFonts w:ascii="Calibri" w:eastAsia="DengXian" w:hAnsi="Calibri"/>
          <w:sz w:val="20"/>
          <w:lang w:val="en-US"/>
        </w:rPr>
        <w:t xml:space="preserve"> on rates.</w:t>
      </w:r>
    </w:p>
  </w:comment>
  <w:comment w:id="378" w:author="Carlos Calderon del Cid" w:date="2023-10-12T02:11:00Z" w:initials="CC">
    <w:p w14:paraId="5F847E54" w14:textId="77777777" w:rsidR="002F5B65" w:rsidRDefault="00000000">
      <w:pPr>
        <w:overflowPunct w:val="0"/>
        <w:spacing w:after="0" w:line="240" w:lineRule="auto"/>
      </w:pPr>
      <w:r>
        <w:rPr>
          <w:rFonts w:ascii="Liberation Serif" w:eastAsia="DejaVu Sans" w:hAnsi="Liberation Serif" w:cs="DejaVu Sans"/>
          <w:sz w:val="24"/>
          <w:szCs w:val="24"/>
          <w:lang w:val="en-US" w:eastAsia="en-US" w:bidi="en-US"/>
        </w:rPr>
        <w:t xml:space="preserve">Add your funding, please. </w:t>
      </w:r>
    </w:p>
  </w:comment>
  <w:comment w:id="380" w:author="Unknown Author" w:date="2023-10-21T08:56:00Z" w:initials="">
    <w:p w14:paraId="78EF3933" w14:textId="77777777" w:rsidR="002F5B65" w:rsidRDefault="00000000">
      <w:pPr>
        <w:overflowPunct w:val="0"/>
        <w:spacing w:after="0" w:line="240" w:lineRule="auto"/>
      </w:pPr>
      <w:r>
        <w:rPr>
          <w:rFonts w:ascii="Calibri" w:eastAsia="DengXian" w:hAnsi="Calibri"/>
          <w:sz w:val="20"/>
          <w:lang w:val="en-US"/>
        </w:rPr>
        <w:t xml:space="preserve">Are all simulations with </w:t>
      </w:r>
      <w:proofErr w:type="gramStart"/>
      <w:r>
        <w:rPr>
          <w:rFonts w:ascii="Calibri" w:eastAsia="DengXian" w:hAnsi="Calibri"/>
          <w:sz w:val="20"/>
          <w:lang w:val="en-US"/>
        </w:rPr>
        <w:t>a</w:t>
      </w:r>
      <w:proofErr w:type="gramEnd"/>
      <w:r>
        <w:rPr>
          <w:rFonts w:ascii="Calibri" w:eastAsia="DengXian" w:hAnsi="Calibri"/>
          <w:sz w:val="20"/>
          <w:lang w:val="en-US"/>
        </w:rPr>
        <w:t xml:space="preserve"> extinction fraction of 0.25-0.75 removed from the plot? What was the reason for this?</w:t>
      </w:r>
    </w:p>
  </w:comment>
  <w:comment w:id="381" w:author="Unknown Author" w:date="2023-10-22T12:22:00Z" w:initials="">
    <w:p w14:paraId="0C724DD2" w14:textId="77777777" w:rsidR="002F5B65" w:rsidRDefault="00000000">
      <w:pPr>
        <w:spacing w:after="0" w:line="240" w:lineRule="auto"/>
      </w:pPr>
      <w:r>
        <w:rPr>
          <w:rFonts w:ascii="Calibri" w:eastAsia="DengXian" w:hAnsi="Calibri"/>
          <w:sz w:val="20"/>
          <w:lang w:val="en-US"/>
        </w:rPr>
        <w:t>Move to the supplements. We cannot have 10 figures.</w:t>
      </w:r>
    </w:p>
  </w:comment>
  <w:comment w:id="382" w:author="Unknown Author" w:date="2023-10-22T12:21:00Z" w:initials="">
    <w:p w14:paraId="1820212C" w14:textId="77777777" w:rsidR="002F5B65" w:rsidRDefault="00000000">
      <w:pPr>
        <w:spacing w:after="0" w:line="240" w:lineRule="auto"/>
      </w:pPr>
      <w:r>
        <w:rPr>
          <w:rFonts w:ascii="Calibri" w:eastAsia="DengXian" w:hAnsi="Calibri"/>
          <w:sz w:val="20"/>
          <w:lang w:val="en-US"/>
        </w:rPr>
        <w:t>Move to the supplements. We cannot have 10 figures.</w:t>
      </w:r>
    </w:p>
  </w:comment>
  <w:comment w:id="383" w:author="Unknown Author" w:date="2023-10-22T10:09:00Z" w:initials="">
    <w:p w14:paraId="23A54B16" w14:textId="77777777" w:rsidR="002F5B65" w:rsidRDefault="00000000">
      <w:pPr>
        <w:spacing w:after="0" w:line="240" w:lineRule="auto"/>
      </w:pPr>
      <w:r>
        <w:rPr>
          <w:rFonts w:ascii="Calibri" w:eastAsia="DengXian" w:hAnsi="Calibri"/>
          <w:sz w:val="20"/>
          <w:lang w:val="en-US"/>
        </w:rPr>
        <w:t>The captions of figures 7-10 do not have a short, first sentence describing what you see (like a title). Instead, they provide already a lot of detail.</w:t>
      </w:r>
    </w:p>
  </w:comment>
  <w:comment w:id="388" w:author="Unknown Author" w:date="2023-10-22T09:21:00Z" w:initials="">
    <w:p w14:paraId="173E4404" w14:textId="77777777" w:rsidR="002F5B65" w:rsidRDefault="00000000">
      <w:pPr>
        <w:spacing w:after="0" w:line="240" w:lineRule="auto"/>
      </w:pPr>
      <w:r>
        <w:rPr>
          <w:rFonts w:ascii="Calibri" w:eastAsia="DengXian" w:hAnsi="Calibri"/>
          <w:sz w:val="20"/>
          <w:lang w:val="en-US"/>
        </w:rPr>
        <w:t xml:space="preserve"> Would it be a lot of work to change the figure in a way to show the change of the probabilistic estimates over the phylogenetic ages? </w:t>
      </w:r>
      <w:proofErr w:type="gramStart"/>
      <w:r>
        <w:rPr>
          <w:rFonts w:ascii="Calibri" w:eastAsia="DengXian" w:hAnsi="Calibri"/>
          <w:sz w:val="20"/>
          <w:lang w:val="en-US"/>
        </w:rPr>
        <w:t>i.e.</w:t>
      </w:r>
      <w:proofErr w:type="gramEnd"/>
      <w:r>
        <w:rPr>
          <w:rFonts w:ascii="Calibri" w:eastAsia="DengXian" w:hAnsi="Calibri"/>
          <w:sz w:val="20"/>
          <w:lang w:val="en-US"/>
        </w:rPr>
        <w:t xml:space="preserve"> Delta MAPE = </w:t>
      </w:r>
      <w:proofErr w:type="spellStart"/>
      <w:r>
        <w:rPr>
          <w:rFonts w:ascii="Calibri" w:eastAsia="DengXian" w:hAnsi="Calibri"/>
          <w:sz w:val="20"/>
          <w:lang w:val="en-US"/>
        </w:rPr>
        <w:t>MAPEmean</w:t>
      </w:r>
      <w:proofErr w:type="spellEnd"/>
      <w:r>
        <w:rPr>
          <w:rFonts w:ascii="Calibri" w:eastAsia="DengXian" w:hAnsi="Calibri"/>
          <w:sz w:val="20"/>
          <w:lang w:val="en-US"/>
        </w:rPr>
        <w:t xml:space="preserve"> - </w:t>
      </w:r>
      <w:proofErr w:type="spellStart"/>
      <w:r>
        <w:rPr>
          <w:rFonts w:ascii="Calibri" w:eastAsia="DengXian" w:hAnsi="Calibri"/>
          <w:sz w:val="20"/>
          <w:lang w:val="en-US"/>
        </w:rPr>
        <w:t>MAPEphlyo</w:t>
      </w:r>
      <w:proofErr w:type="spellEnd"/>
      <w:r>
        <w:rPr>
          <w:rFonts w:ascii="Calibri" w:eastAsia="DengXian" w:hAnsi="Calibri"/>
          <w:sz w:val="20"/>
          <w:lang w:val="en-US"/>
        </w:rPr>
        <w:t xml:space="preserve">. That way, values </w:t>
      </w:r>
      <w:proofErr w:type="gramStart"/>
      <w:r>
        <w:rPr>
          <w:rFonts w:ascii="Calibri" w:eastAsia="DengXian" w:hAnsi="Calibri"/>
          <w:sz w:val="20"/>
          <w:lang w:val="en-US"/>
        </w:rPr>
        <w:t>&gt;  0</w:t>
      </w:r>
      <w:proofErr w:type="gramEnd"/>
      <w:r>
        <w:rPr>
          <w:rFonts w:ascii="Calibri" w:eastAsia="DengXian" w:hAnsi="Calibri"/>
          <w:sz w:val="20"/>
          <w:lang w:val="en-US"/>
        </w:rPr>
        <w:t xml:space="preserve"> indicate an improvement thanks to the estimator.</w:t>
      </w:r>
    </w:p>
  </w:comment>
  <w:comment w:id="391" w:author="Unknown Author" w:date="2023-10-22T10:35:00Z" w:initials="">
    <w:p w14:paraId="4AC409B2" w14:textId="77777777" w:rsidR="002F5B65" w:rsidRDefault="00000000">
      <w:pPr>
        <w:spacing w:after="0" w:line="240" w:lineRule="auto"/>
      </w:pPr>
      <w:r>
        <w:rPr>
          <w:rFonts w:ascii="Calibri" w:eastAsia="DengXian" w:hAnsi="Calibri"/>
          <w:sz w:val="20"/>
          <w:lang w:val="en-US"/>
        </w:rPr>
        <w:t>The term “expected” is not defined in the Methods. Why not using “mean”?</w:t>
      </w:r>
    </w:p>
  </w:comment>
  <w:comment w:id="397" w:author="Unknown Author" w:date="2023-10-22T11:36:00Z" w:initials="">
    <w:p w14:paraId="5DB4CD00" w14:textId="77777777" w:rsidR="002F5B65" w:rsidRDefault="00000000">
      <w:pPr>
        <w:spacing w:after="0" w:line="240" w:lineRule="auto"/>
      </w:pPr>
      <w:r>
        <w:rPr>
          <w:rFonts w:ascii="Calibri" w:eastAsia="DengXian" w:hAnsi="Calibri"/>
          <w:sz w:val="20"/>
          <w:lang w:val="en-US"/>
        </w:rPr>
        <w:t>As in Fig. 10, I would color the wrong trajectories in grey.</w:t>
      </w:r>
    </w:p>
  </w:comment>
  <w:comment w:id="402" w:author="Unknown Author" w:date="2023-10-22T12:01:00Z" w:initials="">
    <w:p w14:paraId="7C2962F2" w14:textId="77777777" w:rsidR="002F5B65" w:rsidRDefault="00000000">
      <w:pPr>
        <w:spacing w:after="0" w:line="240" w:lineRule="auto"/>
      </w:pPr>
      <w:r>
        <w:rPr>
          <w:rFonts w:ascii="Calibri" w:eastAsia="DengXian" w:hAnsi="Calibri"/>
          <w:sz w:val="20"/>
          <w:lang w:val="en-US"/>
        </w:rPr>
        <w:t>We do not need to say, low, inter, high because you can see this in the figure.</w:t>
      </w:r>
    </w:p>
  </w:comment>
  <w:comment w:id="412" w:author="Unknown Author" w:date="2023-10-22T12:19:00Z" w:initials="">
    <w:p w14:paraId="5AC5D7F9" w14:textId="77777777" w:rsidR="002F5B65" w:rsidRDefault="00000000">
      <w:pPr>
        <w:spacing w:after="0" w:line="240" w:lineRule="auto"/>
      </w:pPr>
      <w:r>
        <w:rPr>
          <w:rFonts w:ascii="Calibri" w:eastAsia="DengXian" w:hAnsi="Calibri"/>
          <w:sz w:val="20"/>
          <w:lang w:val="en-US"/>
        </w:rPr>
        <w:t>I think this “</w:t>
      </w:r>
      <w:proofErr w:type="spellStart"/>
      <w:r>
        <w:rPr>
          <w:rFonts w:ascii="Calibri" w:eastAsia="DengXian" w:hAnsi="Calibri"/>
          <w:sz w:val="20"/>
          <w:lang w:val="en-US"/>
        </w:rPr>
        <w:t>positiv</w:t>
      </w:r>
      <w:proofErr w:type="spellEnd"/>
      <w:r>
        <w:rPr>
          <w:rFonts w:ascii="Calibri" w:eastAsia="DengXian" w:hAnsi="Calibri"/>
          <w:sz w:val="20"/>
          <w:lang w:val="en-US"/>
        </w:rPr>
        <w:t xml:space="preserve"> signal” is </w:t>
      </w:r>
      <w:proofErr w:type="spellStart"/>
      <w:r>
        <w:rPr>
          <w:rFonts w:ascii="Calibri" w:eastAsia="DengXian" w:hAnsi="Calibri"/>
          <w:sz w:val="20"/>
          <w:lang w:val="en-US"/>
        </w:rPr>
        <w:t>extremly</w:t>
      </w:r>
      <w:proofErr w:type="spellEnd"/>
      <w:r>
        <w:rPr>
          <w:rFonts w:ascii="Calibri" w:eastAsia="DengXian" w:hAnsi="Calibri"/>
          <w:sz w:val="20"/>
          <w:lang w:val="en-US"/>
        </w:rPr>
        <w:t xml:space="preserve"> hard to understand as a reader of the paper. </w:t>
      </w:r>
    </w:p>
  </w:comment>
  <w:comment w:id="418" w:author="Unknown Author" w:date="2023-10-22T11:54:00Z" w:initials="">
    <w:p w14:paraId="72FB413F" w14:textId="77777777" w:rsidR="002F5B65" w:rsidRDefault="00000000">
      <w:pPr>
        <w:spacing w:after="0" w:line="240" w:lineRule="auto"/>
      </w:pPr>
      <w:r>
        <w:rPr>
          <w:rFonts w:ascii="Calibri" w:eastAsia="DengXian" w:hAnsi="Calibri"/>
          <w:sz w:val="20"/>
          <w:lang w:val="en-US"/>
        </w:rPr>
        <w:t>This refers to the probabilistic correction function? What is the bifurcating function?</w:t>
      </w:r>
    </w:p>
  </w:comment>
  <w:comment w:id="430" w:author="Unknown Author" w:date="2023-10-22T12:05:00Z" w:initials="">
    <w:p w14:paraId="2C030D44" w14:textId="77777777" w:rsidR="002F5B65" w:rsidRDefault="00000000">
      <w:pPr>
        <w:spacing w:after="0" w:line="240" w:lineRule="auto"/>
      </w:pPr>
      <w:r>
        <w:rPr>
          <w:rFonts w:ascii="Calibri" w:eastAsia="DengXian" w:hAnsi="Calibri"/>
          <w:sz w:val="20"/>
          <w:lang w:val="en-US"/>
        </w:rPr>
        <w:t xml:space="preserve">Why you do all </w:t>
      </w:r>
      <w:proofErr w:type="gramStart"/>
      <w:r>
        <w:rPr>
          <w:rFonts w:ascii="Calibri" w:eastAsia="DengXian" w:hAnsi="Calibri"/>
          <w:sz w:val="20"/>
          <w:lang w:val="en-US"/>
        </w:rPr>
        <w:t>this random capitalizations</w:t>
      </w:r>
      <w:proofErr w:type="gramEnd"/>
      <w:r>
        <w:rPr>
          <w:rFonts w:ascii="Calibri" w:eastAsia="DengXian" w:hAnsi="Calibri"/>
          <w:sz w:val="20"/>
          <w:lang w:val="en-US"/>
        </w:rPr>
        <w:t>?</w:t>
      </w:r>
    </w:p>
  </w:comment>
  <w:comment w:id="450" w:author="Unknown Author" w:date="2023-10-22T12:10:00Z" w:initials="">
    <w:p w14:paraId="0C20BB74" w14:textId="77777777" w:rsidR="002F5B65" w:rsidRDefault="00000000">
      <w:pPr>
        <w:spacing w:after="0" w:line="240" w:lineRule="auto"/>
      </w:pPr>
      <w:r>
        <w:rPr>
          <w:rFonts w:ascii="Calibri" w:eastAsia="DengXian" w:hAnsi="Calibri"/>
          <w:sz w:val="20"/>
          <w:lang w:val="en-US"/>
        </w:rPr>
        <w:t xml:space="preserve">Why the true age? Should it not be the </w:t>
      </w:r>
      <w:proofErr w:type="spellStart"/>
      <w:r>
        <w:rPr>
          <w:rFonts w:ascii="Calibri" w:eastAsia="DengXian" w:hAnsi="Calibri"/>
          <w:sz w:val="20"/>
          <w:lang w:val="en-US"/>
        </w:rPr>
        <w:t>phylo</w:t>
      </w:r>
      <w:proofErr w:type="spellEnd"/>
      <w:r>
        <w:rPr>
          <w:rFonts w:ascii="Calibri" w:eastAsia="DengXian" w:hAnsi="Calibri"/>
          <w:sz w:val="20"/>
          <w:lang w:val="en-US"/>
        </w:rPr>
        <w:t xml:space="preserve"> age and the one from the probabilistic </w:t>
      </w:r>
      <w:proofErr w:type="spellStart"/>
      <w:r>
        <w:rPr>
          <w:rFonts w:ascii="Calibri" w:eastAsia="DengXian" w:hAnsi="Calibri"/>
          <w:sz w:val="20"/>
          <w:lang w:val="en-US"/>
        </w:rPr>
        <w:t>fuunction</w:t>
      </w:r>
      <w:proofErr w:type="spellEnd"/>
      <w:r>
        <w:rPr>
          <w:rFonts w:ascii="Calibri" w:eastAsia="DengXian" w:hAnsi="Calibri"/>
          <w:sz w:val="20"/>
          <w:lang w:val="en-US"/>
        </w:rPr>
        <w:t xml:space="preserve">? The relationship between </w:t>
      </w:r>
      <w:r>
        <w:rPr>
          <w:rFonts w:ascii="Calibri" w:eastAsia="DengXian" w:hAnsi="Calibri"/>
          <w:b/>
          <w:sz w:val="20"/>
          <w:lang w:val="en-US"/>
        </w:rPr>
        <w:t>true</w:t>
      </w:r>
      <w:r>
        <w:rPr>
          <w:rFonts w:ascii="Calibri" w:eastAsia="DengXian" w:hAnsi="Calibri"/>
          <w:sz w:val="20"/>
          <w:lang w:val="en-US"/>
        </w:rPr>
        <w:t xml:space="preserve"> age and categories will never be wrong, right?</w:t>
      </w:r>
    </w:p>
  </w:comment>
  <w:comment w:id="459" w:author="Unknown Author" w:date="2023-10-22T12:18:00Z" w:initials="">
    <w:p w14:paraId="5EC40B22" w14:textId="77777777" w:rsidR="002F5B65" w:rsidRDefault="00000000">
      <w:pPr>
        <w:spacing w:after="0" w:line="240" w:lineRule="auto"/>
      </w:pPr>
      <w:r>
        <w:rPr>
          <w:rFonts w:ascii="Calibri" w:eastAsia="DengXian" w:hAnsi="Calibri"/>
          <w:sz w:val="20"/>
          <w:lang w:val="en-US"/>
        </w:rPr>
        <w:t>Please, re-write it in a similar way as in the caption of Fig. 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9B5E1" w15:done="0"/>
  <w15:commentEx w15:paraId="2EF6C9CE" w15:paraIdParent="56B9B5E1" w15:done="0"/>
  <w15:commentEx w15:paraId="0E198FC9" w15:done="0"/>
  <w15:commentEx w15:paraId="673E62B3" w15:paraIdParent="0E198FC9" w15:done="0"/>
  <w15:commentEx w15:paraId="2D834D42" w15:done="0"/>
  <w15:commentEx w15:paraId="75AB6E14" w15:done="0"/>
  <w15:commentEx w15:paraId="1C894AF2" w15:done="0"/>
  <w15:commentEx w15:paraId="46DE8979" w15:done="0"/>
  <w15:commentEx w15:paraId="25F3B18E" w15:done="0"/>
  <w15:commentEx w15:paraId="59A82806" w15:paraIdParent="25F3B18E" w15:done="0"/>
  <w15:commentEx w15:paraId="624CC8D0" w15:done="0"/>
  <w15:commentEx w15:paraId="36C0CCF2" w15:done="0"/>
  <w15:commentEx w15:paraId="1D8343A5" w15:done="0"/>
  <w15:commentEx w15:paraId="4FC6E1B7" w15:done="0"/>
  <w15:commentEx w15:paraId="48487F22" w15:done="0"/>
  <w15:commentEx w15:paraId="204228F9" w15:done="0"/>
  <w15:commentEx w15:paraId="252AA855" w15:done="0"/>
  <w15:commentEx w15:paraId="7088907B" w15:done="0"/>
  <w15:commentEx w15:paraId="421BA316" w15:done="0"/>
  <w15:commentEx w15:paraId="394C6C1E" w15:done="0"/>
  <w15:commentEx w15:paraId="43DC8EAB" w15:done="0"/>
  <w15:commentEx w15:paraId="7F5A12CE" w15:done="0"/>
  <w15:commentEx w15:paraId="3D905D20" w15:done="0"/>
  <w15:commentEx w15:paraId="66516ADE" w15:done="0"/>
  <w15:commentEx w15:paraId="5C7DA31C" w15:done="0"/>
  <w15:commentEx w15:paraId="5AE7488E" w15:done="0"/>
  <w15:commentEx w15:paraId="75D75230" w15:done="0"/>
  <w15:commentEx w15:paraId="6078FD23" w15:done="0"/>
  <w15:commentEx w15:paraId="1C9411BE" w15:done="0"/>
  <w15:commentEx w15:paraId="77795A52" w15:done="0"/>
  <w15:commentEx w15:paraId="3EB5DF3F" w15:done="0"/>
  <w15:commentEx w15:paraId="62424D33" w15:done="0"/>
  <w15:commentEx w15:paraId="24988B26" w15:done="0"/>
  <w15:commentEx w15:paraId="0B1F00AF" w15:done="0"/>
  <w15:commentEx w15:paraId="3F69DED0" w15:done="0"/>
  <w15:commentEx w15:paraId="5B95B5F7" w15:done="0"/>
  <w15:commentEx w15:paraId="1972ADDC" w15:done="0"/>
  <w15:commentEx w15:paraId="5F847E54" w15:done="0"/>
  <w15:commentEx w15:paraId="78EF3933" w15:done="0"/>
  <w15:commentEx w15:paraId="0C724DD2" w15:done="0"/>
  <w15:commentEx w15:paraId="1820212C" w15:done="0"/>
  <w15:commentEx w15:paraId="23A54B16" w15:done="0"/>
  <w15:commentEx w15:paraId="173E4404" w15:done="0"/>
  <w15:commentEx w15:paraId="4AC409B2" w15:done="0"/>
  <w15:commentEx w15:paraId="5DB4CD00" w15:done="0"/>
  <w15:commentEx w15:paraId="7C2962F2" w15:done="0"/>
  <w15:commentEx w15:paraId="5AC5D7F9" w15:done="0"/>
  <w15:commentEx w15:paraId="72FB413F" w15:done="0"/>
  <w15:commentEx w15:paraId="2C030D44" w15:done="0"/>
  <w15:commentEx w15:paraId="0C20BB74" w15:done="0"/>
  <w15:commentEx w15:paraId="5EC40B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6F3CE4" w16cex:dateUtc="2023-10-30T10:07:00Z"/>
  <w16cex:commentExtensible w16cex:durableId="6D225789" w16cex:dateUtc="2023-10-30T10:12:00Z"/>
  <w16cex:commentExtensible w16cex:durableId="3677779C" w16cex:dateUtc="2023-11-06T19:42:00Z"/>
  <w16cex:commentExtensible w16cex:durableId="75B42C50" w16cex:dateUtc="2023-11-08T22:19:00Z"/>
  <w16cex:commentExtensible w16cex:durableId="78FC7FAE" w16cex:dateUtc="2023-10-30T11:17:00Z"/>
  <w16cex:commentExtensible w16cex:durableId="6BFE4EF7" w16cex:dateUtc="2023-11-08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9B5E1" w16cid:durableId="6A3B08C6"/>
  <w16cid:commentId w16cid:paraId="2EF6C9CE" w16cid:durableId="576F3CE4"/>
  <w16cid:commentId w16cid:paraId="0E198FC9" w16cid:durableId="6D225789"/>
  <w16cid:commentId w16cid:paraId="673E62B3" w16cid:durableId="3677779C"/>
  <w16cid:commentId w16cid:paraId="2D834D42" w16cid:durableId="24CDE3D2"/>
  <w16cid:commentId w16cid:paraId="75AB6E14" w16cid:durableId="7930499A"/>
  <w16cid:commentId w16cid:paraId="1C894AF2" w16cid:durableId="75B42C50"/>
  <w16cid:commentId w16cid:paraId="46DE8979" w16cid:durableId="3652ACEF"/>
  <w16cid:commentId w16cid:paraId="25F3B18E" w16cid:durableId="78FC7FAE"/>
  <w16cid:commentId w16cid:paraId="59A82806" w16cid:durableId="6BFE4EF7"/>
  <w16cid:commentId w16cid:paraId="624CC8D0" w16cid:durableId="41E8D906"/>
  <w16cid:commentId w16cid:paraId="36C0CCF2" w16cid:durableId="0EB32943"/>
  <w16cid:commentId w16cid:paraId="1D8343A5" w16cid:durableId="461E4145"/>
  <w16cid:commentId w16cid:paraId="4FC6E1B7" w16cid:durableId="4786D4C3"/>
  <w16cid:commentId w16cid:paraId="48487F22" w16cid:durableId="2056CCBC"/>
  <w16cid:commentId w16cid:paraId="204228F9" w16cid:durableId="37FBEE52"/>
  <w16cid:commentId w16cid:paraId="252AA855" w16cid:durableId="407A9124"/>
  <w16cid:commentId w16cid:paraId="7088907B" w16cid:durableId="13955E9E"/>
  <w16cid:commentId w16cid:paraId="421BA316" w16cid:durableId="6CEB766C"/>
  <w16cid:commentId w16cid:paraId="394C6C1E" w16cid:durableId="4AB78CEC"/>
  <w16cid:commentId w16cid:paraId="43DC8EAB" w16cid:durableId="74CAD040"/>
  <w16cid:commentId w16cid:paraId="7F5A12CE" w16cid:durableId="5A501FAC"/>
  <w16cid:commentId w16cid:paraId="3D905D20" w16cid:durableId="49177AAB"/>
  <w16cid:commentId w16cid:paraId="66516ADE" w16cid:durableId="0D2979CB"/>
  <w16cid:commentId w16cid:paraId="5C7DA31C" w16cid:durableId="5DAF87B6"/>
  <w16cid:commentId w16cid:paraId="5AE7488E" w16cid:durableId="15B2EDA1"/>
  <w16cid:commentId w16cid:paraId="75D75230" w16cid:durableId="0750A145"/>
  <w16cid:commentId w16cid:paraId="6078FD23" w16cid:durableId="5C4F41ED"/>
  <w16cid:commentId w16cid:paraId="1C9411BE" w16cid:durableId="160933C8"/>
  <w16cid:commentId w16cid:paraId="77795A52" w16cid:durableId="722E5101"/>
  <w16cid:commentId w16cid:paraId="3EB5DF3F" w16cid:durableId="2CC541C9"/>
  <w16cid:commentId w16cid:paraId="62424D33" w16cid:durableId="46A12571"/>
  <w16cid:commentId w16cid:paraId="24988B26" w16cid:durableId="405928FC"/>
  <w16cid:commentId w16cid:paraId="0B1F00AF" w16cid:durableId="0FA53B77"/>
  <w16cid:commentId w16cid:paraId="3F69DED0" w16cid:durableId="5D4B1122"/>
  <w16cid:commentId w16cid:paraId="5B95B5F7" w16cid:durableId="64BEC70B"/>
  <w16cid:commentId w16cid:paraId="1972ADDC" w16cid:durableId="71DB1B6B"/>
  <w16cid:commentId w16cid:paraId="5F847E54" w16cid:durableId="35C1C006"/>
  <w16cid:commentId w16cid:paraId="78EF3933" w16cid:durableId="133F4DCA"/>
  <w16cid:commentId w16cid:paraId="0C724DD2" w16cid:durableId="3CCB18EA"/>
  <w16cid:commentId w16cid:paraId="1820212C" w16cid:durableId="13C460E2"/>
  <w16cid:commentId w16cid:paraId="23A54B16" w16cid:durableId="677A3998"/>
  <w16cid:commentId w16cid:paraId="173E4404" w16cid:durableId="193BC423"/>
  <w16cid:commentId w16cid:paraId="4AC409B2" w16cid:durableId="52493357"/>
  <w16cid:commentId w16cid:paraId="5DB4CD00" w16cid:durableId="33C91473"/>
  <w16cid:commentId w16cid:paraId="7C2962F2" w16cid:durableId="7D653CA0"/>
  <w16cid:commentId w16cid:paraId="5AC5D7F9" w16cid:durableId="07602D62"/>
  <w16cid:commentId w16cid:paraId="72FB413F" w16cid:durableId="4426A708"/>
  <w16cid:commentId w16cid:paraId="2C030D44" w16cid:durableId="108DB8F0"/>
  <w16cid:commentId w16cid:paraId="0C20BB74" w16cid:durableId="741F5534"/>
  <w16cid:commentId w16cid:paraId="5EC40B22" w16cid:durableId="4DDA93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5"/>
    <w:rsid w:val="000063E8"/>
    <w:rsid w:val="0011686F"/>
    <w:rsid w:val="00124FD3"/>
    <w:rsid w:val="001A11CC"/>
    <w:rsid w:val="001C1F2C"/>
    <w:rsid w:val="002231BE"/>
    <w:rsid w:val="00223C29"/>
    <w:rsid w:val="002E0C35"/>
    <w:rsid w:val="002F5B65"/>
    <w:rsid w:val="00350EF5"/>
    <w:rsid w:val="004A6BEB"/>
    <w:rsid w:val="004D78D6"/>
    <w:rsid w:val="0050225B"/>
    <w:rsid w:val="0057704F"/>
    <w:rsid w:val="005824A0"/>
    <w:rsid w:val="00675A13"/>
    <w:rsid w:val="006A26EC"/>
    <w:rsid w:val="006A5FDC"/>
    <w:rsid w:val="006D19FA"/>
    <w:rsid w:val="007E795A"/>
    <w:rsid w:val="008902E5"/>
    <w:rsid w:val="00A76107"/>
    <w:rsid w:val="00AF5B5A"/>
    <w:rsid w:val="00BB789E"/>
    <w:rsid w:val="00BC2E92"/>
    <w:rsid w:val="00C11432"/>
    <w:rsid w:val="00C57BDF"/>
    <w:rsid w:val="00EA151C"/>
    <w:rsid w:val="00EC67B6"/>
    <w:rsid w:val="00FB302A"/>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2" Type="http://schemas.openxmlformats.org/officeDocument/2006/relationships/hyperlink" Target="http://journals.plos.org/plosbiology/article?id=10.1371/journal.pbio.1002532" TargetMode="External"/><Relationship Id="rId1" Type="http://schemas.openxmlformats.org/officeDocument/2006/relationships/hyperlink" Target="https://www.cell.com/trends/ecology-evolution/abstract/S0169-5347(18)30225-8"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34</Pages>
  <Words>31717</Words>
  <Characters>174445</Characters>
  <Application>Microsoft Office Word</Application>
  <DocSecurity>0</DocSecurity>
  <Lines>1453</Lines>
  <Paragraphs>411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8</cp:revision>
  <dcterms:created xsi:type="dcterms:W3CDTF">2023-11-06T05:25:00Z</dcterms:created>
  <dcterms:modified xsi:type="dcterms:W3CDTF">2023-11-08T22:36:00Z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