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16A11" w14:textId="77777777" w:rsidR="000437FB" w:rsidRPr="00465C65" w:rsidRDefault="00000000">
      <w:pPr>
        <w:spacing w:after="0" w:line="360" w:lineRule="auto"/>
        <w:jc w:val="both"/>
        <w:rPr>
          <w:rFonts w:ascii="Times New Roman" w:hAnsi="Times New Roman" w:cs="Times New Roman"/>
          <w:b/>
          <w:bCs/>
          <w:sz w:val="28"/>
          <w:szCs w:val="28"/>
          <w:lang w:val="en-US"/>
        </w:rPr>
      </w:pPr>
      <w:commentRangeStart w:id="0"/>
      <w:commentRangeStart w:id="1"/>
      <w:r w:rsidRPr="00465C65">
        <w:rPr>
          <w:rFonts w:ascii="Times New Roman" w:hAnsi="Times New Roman" w:cs="Times New Roman"/>
          <w:b/>
          <w:bCs/>
          <w:sz w:val="28"/>
          <w:szCs w:val="28"/>
          <w:lang w:val="en-US"/>
        </w:rPr>
        <w:t>On the estimation of species age from phylogenetic trees</w:t>
      </w:r>
      <w:commentRangeEnd w:id="0"/>
      <w:r w:rsidR="009A52E7">
        <w:rPr>
          <w:rStyle w:val="Refdecomentario"/>
        </w:rPr>
        <w:commentReference w:id="0"/>
      </w:r>
      <w:commentRangeEnd w:id="1"/>
      <w:r w:rsidR="008D01CA">
        <w:rPr>
          <w:rStyle w:val="Refdecomentario"/>
        </w:rPr>
        <w:commentReference w:id="1"/>
      </w:r>
    </w:p>
    <w:p w14:paraId="018F6D8E" w14:textId="77777777" w:rsidR="00465C65" w:rsidRDefault="00465C65">
      <w:pPr>
        <w:spacing w:after="0" w:line="360" w:lineRule="auto"/>
        <w:jc w:val="both"/>
        <w:rPr>
          <w:rFonts w:ascii="Times New Roman" w:hAnsi="Times New Roman" w:cs="Times New Roman"/>
          <w:b/>
          <w:bCs/>
          <w:sz w:val="24"/>
          <w:szCs w:val="24"/>
          <w:lang w:val="en-US"/>
        </w:rPr>
      </w:pPr>
    </w:p>
    <w:p w14:paraId="51087A68" w14:textId="77777777" w:rsidR="00465C65" w:rsidRDefault="00465C65">
      <w:pPr>
        <w:spacing w:after="0" w:line="360" w:lineRule="auto"/>
        <w:jc w:val="both"/>
        <w:rPr>
          <w:rFonts w:ascii="Times New Roman" w:hAnsi="Times New Roman" w:cs="Times New Roman"/>
          <w:b/>
          <w:bCs/>
          <w:sz w:val="24"/>
          <w:szCs w:val="24"/>
          <w:lang w:val="en-US"/>
        </w:rPr>
      </w:pPr>
    </w:p>
    <w:p w14:paraId="25AD6746" w14:textId="77777777" w:rsidR="00465C65" w:rsidRDefault="00465C65">
      <w:pPr>
        <w:spacing w:after="0" w:line="360" w:lineRule="auto"/>
        <w:jc w:val="both"/>
        <w:rPr>
          <w:rFonts w:ascii="Times New Roman" w:hAnsi="Times New Roman" w:cs="Times New Roman"/>
          <w:b/>
          <w:bCs/>
          <w:sz w:val="24"/>
          <w:szCs w:val="24"/>
          <w:lang w:val="en-US"/>
        </w:rPr>
      </w:pPr>
    </w:p>
    <w:p w14:paraId="7B632BEC" w14:textId="47342D9C" w:rsidR="00465C65" w:rsidRPr="00465C65" w:rsidRDefault="00465C65" w:rsidP="00465C65">
      <w:pPr>
        <w:spacing w:after="0" w:line="360" w:lineRule="auto"/>
        <w:jc w:val="both"/>
        <w:rPr>
          <w:rFonts w:ascii="Times New Roman" w:hAnsi="Times New Roman" w:cs="Times New Roman"/>
          <w:sz w:val="24"/>
          <w:szCs w:val="24"/>
          <w:lang w:val="en-US"/>
        </w:rPr>
      </w:pPr>
      <w:r w:rsidRPr="00465C65">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sidRPr="00465C65">
        <w:rPr>
          <w:rFonts w:ascii="Times New Roman" w:hAnsi="Times New Roman" w:cs="Times New Roman"/>
          <w:sz w:val="24"/>
          <w:szCs w:val="24"/>
          <w:lang w:val="en-US"/>
        </w:rPr>
        <w:t xml:space="preserve">, </w:t>
      </w:r>
      <w:r>
        <w:rPr>
          <w:rFonts w:ascii="Times New Roman" w:hAnsi="Times New Roman" w:cs="Times New Roman"/>
          <w:sz w:val="24"/>
          <w:szCs w:val="24"/>
          <w:lang w:val="en-US"/>
        </w:rPr>
        <w:t>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w:t>
      </w:r>
      <w:r w:rsidRPr="00465C65">
        <w:rPr>
          <w:rFonts w:ascii="Times New Roman" w:hAnsi="Times New Roman" w:cs="Times New Roman"/>
          <w:sz w:val="24"/>
          <w:szCs w:val="24"/>
          <w:lang w:val="en-US"/>
        </w:rPr>
        <w:t>Juan D. Carrillo</w:t>
      </w: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2699039B" w14:textId="77777777" w:rsidR="00465C65" w:rsidRDefault="00465C65" w:rsidP="00465C65">
      <w:pPr>
        <w:spacing w:after="0" w:line="360" w:lineRule="auto"/>
        <w:jc w:val="both"/>
        <w:rPr>
          <w:rFonts w:ascii="Times New Roman" w:hAnsi="Times New Roman" w:cs="Times New Roman"/>
          <w:sz w:val="24"/>
          <w:szCs w:val="24"/>
          <w:lang w:val="en-US"/>
        </w:rPr>
      </w:pPr>
    </w:p>
    <w:p w14:paraId="3A5B052E" w14:textId="77777777" w:rsidR="00465C65" w:rsidRDefault="00465C65" w:rsidP="00465C65">
      <w:pPr>
        <w:spacing w:after="0" w:line="360" w:lineRule="auto"/>
        <w:jc w:val="both"/>
        <w:rPr>
          <w:rFonts w:ascii="Times New Roman" w:hAnsi="Times New Roman" w:cs="Times New Roman"/>
          <w:sz w:val="24"/>
          <w:szCs w:val="24"/>
          <w:lang w:val="en-US"/>
        </w:rPr>
      </w:pPr>
    </w:p>
    <w:p w14:paraId="29E59A62" w14:textId="77777777" w:rsidR="00465C65" w:rsidRDefault="00465C65" w:rsidP="00465C65">
      <w:pPr>
        <w:spacing w:after="0" w:line="360" w:lineRule="auto"/>
        <w:jc w:val="both"/>
        <w:rPr>
          <w:rFonts w:ascii="Times New Roman" w:hAnsi="Times New Roman" w:cs="Times New Roman"/>
          <w:sz w:val="24"/>
          <w:szCs w:val="24"/>
          <w:lang w:val="en-US"/>
        </w:rPr>
      </w:pPr>
    </w:p>
    <w:p w14:paraId="5E84DBCB" w14:textId="77777777" w:rsidR="00465C65" w:rsidRPr="00465C65" w:rsidRDefault="00465C65" w:rsidP="00465C65">
      <w:pPr>
        <w:spacing w:after="0" w:line="360" w:lineRule="auto"/>
        <w:jc w:val="both"/>
        <w:rPr>
          <w:rFonts w:ascii="Times New Roman" w:hAnsi="Times New Roman" w:cs="Times New Roman"/>
          <w:sz w:val="24"/>
          <w:szCs w:val="24"/>
          <w:lang w:val="en-US"/>
        </w:rPr>
      </w:pPr>
    </w:p>
    <w:p w14:paraId="572C2959" w14:textId="7B3DA498"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465C65">
        <w:rPr>
          <w:rFonts w:ascii="Times New Roman" w:hAnsi="Times New Roman" w:cs="Times New Roman"/>
          <w:sz w:val="24"/>
          <w:szCs w:val="24"/>
          <w:lang w:val="en-US"/>
        </w:rPr>
        <w:t xml:space="preserve">Laboratório de </w:t>
      </w:r>
      <w:proofErr w:type="spellStart"/>
      <w:r w:rsidRPr="00465C65">
        <w:rPr>
          <w:rFonts w:ascii="Times New Roman" w:hAnsi="Times New Roman" w:cs="Times New Roman"/>
          <w:sz w:val="24"/>
          <w:szCs w:val="24"/>
          <w:lang w:val="en-US"/>
        </w:rPr>
        <w:t>Ecologia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Espacial</w:t>
      </w:r>
      <w:proofErr w:type="spellEnd"/>
      <w:r w:rsidRPr="00465C65">
        <w:rPr>
          <w:rFonts w:ascii="Times New Roman" w:hAnsi="Times New Roman" w:cs="Times New Roman"/>
          <w:sz w:val="24"/>
          <w:szCs w:val="24"/>
          <w:lang w:val="en-US"/>
        </w:rPr>
        <w:t xml:space="preserve">, Instituto de </w:t>
      </w:r>
      <w:proofErr w:type="spellStart"/>
      <w:r w:rsidRPr="00465C65">
        <w:rPr>
          <w:rFonts w:ascii="Times New Roman" w:hAnsi="Times New Roman" w:cs="Times New Roman"/>
          <w:sz w:val="24"/>
          <w:szCs w:val="24"/>
          <w:lang w:val="en-US"/>
        </w:rPr>
        <w:t>Biologia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Universidade</w:t>
      </w:r>
      <w:proofErr w:type="spellEnd"/>
      <w:r w:rsidRPr="00465C65">
        <w:rPr>
          <w:rFonts w:ascii="Times New Roman" w:hAnsi="Times New Roman" w:cs="Times New Roman"/>
          <w:sz w:val="24"/>
          <w:szCs w:val="24"/>
          <w:lang w:val="en-US"/>
        </w:rPr>
        <w:t xml:space="preserve"> Federal da Bahia, CEP 40170-110, Salvador, Bahia, </w:t>
      </w:r>
      <w:proofErr w:type="spellStart"/>
      <w:r w:rsidRPr="00465C65">
        <w:rPr>
          <w:rFonts w:ascii="Times New Roman" w:hAnsi="Times New Roman" w:cs="Times New Roman"/>
          <w:sz w:val="24"/>
          <w:szCs w:val="24"/>
          <w:lang w:val="en-US"/>
        </w:rPr>
        <w:t>Brasil</w:t>
      </w:r>
      <w:proofErr w:type="spellEnd"/>
    </w:p>
    <w:p w14:paraId="14EA3E7B" w14:textId="27D3C38A"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Department of Biology, University of Fribourg, Switzerland and Swiss Institute of Bioinformatics, Fribourg, Switzerland</w:t>
      </w:r>
    </w:p>
    <w:p w14:paraId="5FB408BA" w14:textId="52DC46C4"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sidRPr="00465C65">
        <w:rPr>
          <w:rFonts w:ascii="Times New Roman" w:hAnsi="Times New Roman" w:cs="Times New Roman"/>
          <w:sz w:val="24"/>
          <w:szCs w:val="24"/>
          <w:lang w:val="en-US"/>
        </w:rPr>
        <w:t>Department of Biological and Environmental Sciences and Gothenburg Global Biodiversity Centre, University of Gothenburg, Sweden</w:t>
      </w:r>
    </w:p>
    <w:p w14:paraId="4EEEE41E" w14:textId="77777777" w:rsidR="000437FB" w:rsidRDefault="000437FB">
      <w:pPr>
        <w:spacing w:after="0" w:line="360" w:lineRule="auto"/>
        <w:ind w:firstLine="709"/>
        <w:jc w:val="both"/>
        <w:rPr>
          <w:rFonts w:ascii="Times New Roman" w:hAnsi="Times New Roman" w:cs="Times New Roman"/>
          <w:b/>
          <w:bCs/>
          <w:sz w:val="24"/>
          <w:szCs w:val="24"/>
          <w:lang w:val="en-US"/>
        </w:rPr>
      </w:pPr>
    </w:p>
    <w:p w14:paraId="7334C138" w14:textId="77777777" w:rsidR="00465C65" w:rsidRDefault="00465C65">
      <w:pPr>
        <w:spacing w:after="0" w:line="360" w:lineRule="auto"/>
        <w:jc w:val="both"/>
        <w:rPr>
          <w:rFonts w:ascii="Times New Roman" w:hAnsi="Times New Roman" w:cs="Times New Roman"/>
          <w:b/>
          <w:bCs/>
          <w:sz w:val="24"/>
          <w:szCs w:val="24"/>
          <w:lang w:val="en-US"/>
        </w:rPr>
      </w:pPr>
    </w:p>
    <w:p w14:paraId="1493C340" w14:textId="77777777" w:rsidR="00465C65" w:rsidRDefault="00465C65">
      <w:pPr>
        <w:spacing w:after="0" w:line="360" w:lineRule="auto"/>
        <w:jc w:val="both"/>
        <w:rPr>
          <w:rFonts w:ascii="Times New Roman" w:hAnsi="Times New Roman" w:cs="Times New Roman"/>
          <w:b/>
          <w:bCs/>
          <w:sz w:val="24"/>
          <w:szCs w:val="24"/>
          <w:lang w:val="en-US"/>
        </w:rPr>
      </w:pPr>
    </w:p>
    <w:p w14:paraId="046B40F3" w14:textId="77777777" w:rsidR="00465C65" w:rsidRDefault="00465C65">
      <w:pPr>
        <w:spacing w:after="0" w:line="360" w:lineRule="auto"/>
        <w:jc w:val="both"/>
        <w:rPr>
          <w:rFonts w:ascii="Times New Roman" w:hAnsi="Times New Roman" w:cs="Times New Roman"/>
          <w:b/>
          <w:bCs/>
          <w:sz w:val="24"/>
          <w:szCs w:val="24"/>
          <w:lang w:val="en-US"/>
        </w:rPr>
      </w:pPr>
    </w:p>
    <w:p w14:paraId="1FFB6403" w14:textId="77777777" w:rsidR="00465C65" w:rsidRDefault="00465C65">
      <w:pPr>
        <w:spacing w:after="0" w:line="360" w:lineRule="auto"/>
        <w:jc w:val="both"/>
        <w:rPr>
          <w:rFonts w:ascii="Times New Roman" w:hAnsi="Times New Roman" w:cs="Times New Roman"/>
          <w:b/>
          <w:bCs/>
          <w:sz w:val="24"/>
          <w:szCs w:val="24"/>
          <w:lang w:val="en-US"/>
        </w:rPr>
      </w:pPr>
    </w:p>
    <w:p w14:paraId="547A23A0" w14:textId="77777777" w:rsidR="00465C65" w:rsidRDefault="00465C65">
      <w:pPr>
        <w:spacing w:after="0" w:line="360" w:lineRule="auto"/>
        <w:jc w:val="both"/>
        <w:rPr>
          <w:rFonts w:ascii="Times New Roman" w:hAnsi="Times New Roman" w:cs="Times New Roman"/>
          <w:b/>
          <w:bCs/>
          <w:sz w:val="24"/>
          <w:szCs w:val="24"/>
          <w:lang w:val="en-US"/>
        </w:rPr>
      </w:pPr>
    </w:p>
    <w:p w14:paraId="11B652AC" w14:textId="77777777" w:rsidR="00465C65" w:rsidRDefault="00465C65">
      <w:pPr>
        <w:spacing w:after="0" w:line="360" w:lineRule="auto"/>
        <w:jc w:val="both"/>
        <w:rPr>
          <w:rFonts w:ascii="Times New Roman" w:hAnsi="Times New Roman" w:cs="Times New Roman"/>
          <w:b/>
          <w:bCs/>
          <w:sz w:val="24"/>
          <w:szCs w:val="24"/>
          <w:lang w:val="en-US"/>
        </w:rPr>
      </w:pPr>
    </w:p>
    <w:p w14:paraId="1D1E6BE3" w14:textId="77777777" w:rsidR="00465C65" w:rsidRDefault="00465C65">
      <w:pPr>
        <w:spacing w:after="0" w:line="360" w:lineRule="auto"/>
        <w:jc w:val="both"/>
        <w:rPr>
          <w:rFonts w:ascii="Times New Roman" w:hAnsi="Times New Roman" w:cs="Times New Roman"/>
          <w:b/>
          <w:bCs/>
          <w:sz w:val="24"/>
          <w:szCs w:val="24"/>
          <w:lang w:val="en-US"/>
        </w:rPr>
      </w:pPr>
    </w:p>
    <w:p w14:paraId="3E0702C1" w14:textId="77777777" w:rsidR="00465C65" w:rsidRDefault="00465C65">
      <w:pPr>
        <w:spacing w:after="0" w:line="360" w:lineRule="auto"/>
        <w:jc w:val="both"/>
        <w:rPr>
          <w:rFonts w:ascii="Times New Roman" w:hAnsi="Times New Roman" w:cs="Times New Roman"/>
          <w:b/>
          <w:bCs/>
          <w:sz w:val="24"/>
          <w:szCs w:val="24"/>
          <w:lang w:val="en-US"/>
        </w:rPr>
      </w:pPr>
    </w:p>
    <w:p w14:paraId="0A7F865A" w14:textId="77777777" w:rsidR="00465C65" w:rsidRDefault="00465C65">
      <w:pPr>
        <w:spacing w:after="0" w:line="360" w:lineRule="auto"/>
        <w:jc w:val="both"/>
        <w:rPr>
          <w:rFonts w:ascii="Times New Roman" w:hAnsi="Times New Roman" w:cs="Times New Roman"/>
          <w:b/>
          <w:bCs/>
          <w:sz w:val="24"/>
          <w:szCs w:val="24"/>
          <w:lang w:val="en-US"/>
        </w:rPr>
      </w:pPr>
    </w:p>
    <w:p w14:paraId="1ED62CD4" w14:textId="77777777" w:rsidR="00465C65" w:rsidRDefault="00465C65">
      <w:pPr>
        <w:spacing w:after="0" w:line="360" w:lineRule="auto"/>
        <w:jc w:val="both"/>
        <w:rPr>
          <w:rFonts w:ascii="Times New Roman" w:hAnsi="Times New Roman" w:cs="Times New Roman"/>
          <w:b/>
          <w:bCs/>
          <w:sz w:val="24"/>
          <w:szCs w:val="24"/>
          <w:lang w:val="en-US"/>
        </w:rPr>
      </w:pPr>
    </w:p>
    <w:p w14:paraId="7319D68B" w14:textId="77777777" w:rsidR="00465C65" w:rsidRDefault="00465C65">
      <w:pPr>
        <w:spacing w:after="0" w:line="360" w:lineRule="auto"/>
        <w:jc w:val="both"/>
        <w:rPr>
          <w:rFonts w:ascii="Times New Roman" w:hAnsi="Times New Roman" w:cs="Times New Roman"/>
          <w:b/>
          <w:bCs/>
          <w:sz w:val="24"/>
          <w:szCs w:val="24"/>
          <w:lang w:val="en-US"/>
        </w:rPr>
      </w:pPr>
    </w:p>
    <w:p w14:paraId="49CDF1DD" w14:textId="77777777" w:rsidR="00465C65" w:rsidRDefault="00465C65">
      <w:pPr>
        <w:spacing w:after="0" w:line="360" w:lineRule="auto"/>
        <w:jc w:val="both"/>
        <w:rPr>
          <w:rFonts w:ascii="Times New Roman" w:hAnsi="Times New Roman" w:cs="Times New Roman"/>
          <w:b/>
          <w:bCs/>
          <w:sz w:val="24"/>
          <w:szCs w:val="24"/>
          <w:lang w:val="en-US"/>
        </w:rPr>
      </w:pPr>
    </w:p>
    <w:p w14:paraId="1B4DA1A0" w14:textId="77777777" w:rsidR="00465C65" w:rsidRDefault="00465C65">
      <w:pPr>
        <w:spacing w:after="0" w:line="360" w:lineRule="auto"/>
        <w:jc w:val="both"/>
        <w:rPr>
          <w:rFonts w:ascii="Times New Roman" w:hAnsi="Times New Roman" w:cs="Times New Roman"/>
          <w:b/>
          <w:bCs/>
          <w:sz w:val="24"/>
          <w:szCs w:val="24"/>
          <w:lang w:val="en-US"/>
        </w:rPr>
      </w:pPr>
    </w:p>
    <w:p w14:paraId="32831212" w14:textId="77777777" w:rsidR="00465C65" w:rsidRDefault="00465C65">
      <w:pPr>
        <w:spacing w:after="0" w:line="360" w:lineRule="auto"/>
        <w:jc w:val="both"/>
        <w:rPr>
          <w:rFonts w:ascii="Times New Roman" w:hAnsi="Times New Roman" w:cs="Times New Roman"/>
          <w:b/>
          <w:bCs/>
          <w:sz w:val="24"/>
          <w:szCs w:val="24"/>
          <w:lang w:val="en-US"/>
        </w:rPr>
      </w:pPr>
    </w:p>
    <w:p w14:paraId="0D63B2AF" w14:textId="77777777" w:rsidR="00465C65" w:rsidRDefault="00465C65">
      <w:pPr>
        <w:spacing w:after="0" w:line="360" w:lineRule="auto"/>
        <w:jc w:val="both"/>
        <w:rPr>
          <w:rFonts w:ascii="Times New Roman" w:hAnsi="Times New Roman" w:cs="Times New Roman"/>
          <w:b/>
          <w:bCs/>
          <w:sz w:val="24"/>
          <w:szCs w:val="24"/>
          <w:lang w:val="en-US"/>
        </w:rPr>
      </w:pPr>
    </w:p>
    <w:p w14:paraId="3DB239DA" w14:textId="6B88FD05" w:rsidR="000437F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7656C3C5" w14:textId="5E6CB61D" w:rsidR="00245C2B" w:rsidRDefault="00A22C8C" w:rsidP="00A22C8C">
      <w:pPr>
        <w:spacing w:after="0" w:line="360" w:lineRule="auto"/>
        <w:ind w:firstLine="709"/>
        <w:jc w:val="both"/>
        <w:rPr>
          <w:ins w:id="2" w:author="Daniele Silvestro" w:date="2023-06-16T09:08:00Z"/>
          <w:rFonts w:ascii="Times New Roman" w:hAnsi="Times New Roman" w:cs="Times New Roman"/>
          <w:sz w:val="24"/>
          <w:szCs w:val="24"/>
          <w:lang w:val="en-US"/>
        </w:rPr>
      </w:pPr>
      <w:r w:rsidRPr="00A22C8C">
        <w:rPr>
          <w:rFonts w:ascii="Times New Roman" w:hAnsi="Times New Roman" w:cs="Times New Roman"/>
          <w:sz w:val="24"/>
          <w:szCs w:val="24"/>
          <w:lang w:val="en-US"/>
        </w:rPr>
        <w:t xml:space="preserve">Estimating 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w:t>
      </w:r>
      <w:del w:id="3" w:author="Daniele Silvestro" w:date="2023-06-16T08:11:00Z">
        <w:r w:rsidRPr="00A22C8C" w:rsidDel="008D01CA">
          <w:rPr>
            <w:rFonts w:ascii="Times New Roman" w:hAnsi="Times New Roman" w:cs="Times New Roman"/>
            <w:sz w:val="24"/>
            <w:szCs w:val="24"/>
            <w:lang w:val="en-US"/>
          </w:rPr>
          <w:delText xml:space="preserve">most </w:delText>
        </w:r>
      </w:del>
      <w:r w:rsidRPr="00A22C8C">
        <w:rPr>
          <w:rFonts w:ascii="Times New Roman" w:hAnsi="Times New Roman" w:cs="Times New Roman"/>
          <w:sz w:val="24"/>
          <w:szCs w:val="24"/>
          <w:lang w:val="en-US"/>
        </w:rPr>
        <w:t>phylogen</w:t>
      </w:r>
      <w:ins w:id="4" w:author="Daniele Silvestro" w:date="2023-06-16T08:11:00Z">
        <w:r w:rsidR="008D01CA">
          <w:rPr>
            <w:rFonts w:ascii="Times New Roman" w:hAnsi="Times New Roman" w:cs="Times New Roman"/>
            <w:sz w:val="24"/>
            <w:szCs w:val="24"/>
            <w:lang w:val="en-US"/>
          </w:rPr>
          <w:t>etic tree typically</w:t>
        </w:r>
      </w:ins>
      <w:del w:id="5" w:author="Daniele Silvestro" w:date="2023-06-16T08:11:00Z">
        <w:r w:rsidRPr="00A22C8C" w:rsidDel="008D01CA">
          <w:rPr>
            <w:rFonts w:ascii="Times New Roman" w:hAnsi="Times New Roman" w:cs="Times New Roman"/>
            <w:sz w:val="24"/>
            <w:szCs w:val="24"/>
            <w:lang w:val="en-US"/>
          </w:rPr>
          <w:delText>ies</w:delText>
        </w:r>
      </w:del>
      <w:r w:rsidRPr="00A22C8C">
        <w:rPr>
          <w:rFonts w:ascii="Times New Roman" w:hAnsi="Times New Roman" w:cs="Times New Roman"/>
          <w:sz w:val="24"/>
          <w:szCs w:val="24"/>
          <w:lang w:val="en-US"/>
        </w:rPr>
        <w:t xml:space="preserve"> do not contain information about </w:t>
      </w:r>
      <w:del w:id="6" w:author="Daniele Silvestro" w:date="2023-06-16T08:11:00Z">
        <w:r w:rsidRPr="00A22C8C" w:rsidDel="008D01CA">
          <w:rPr>
            <w:rFonts w:ascii="Times New Roman" w:hAnsi="Times New Roman" w:cs="Times New Roman"/>
            <w:sz w:val="24"/>
            <w:szCs w:val="24"/>
            <w:lang w:val="en-US"/>
          </w:rPr>
          <w:delText xml:space="preserve">extinctions and </w:delText>
        </w:r>
      </w:del>
      <w:r w:rsidRPr="00A22C8C">
        <w:rPr>
          <w:rFonts w:ascii="Times New Roman" w:hAnsi="Times New Roman" w:cs="Times New Roman"/>
          <w:sz w:val="24"/>
          <w:szCs w:val="24"/>
          <w:lang w:val="en-US"/>
        </w:rPr>
        <w:t xml:space="preserve">speciation </w:t>
      </w:r>
      <w:ins w:id="7" w:author="Daniele Silvestro" w:date="2023-06-16T08:11:00Z">
        <w:r w:rsidR="008D01CA">
          <w:rPr>
            <w:rFonts w:ascii="Times New Roman" w:hAnsi="Times New Roman" w:cs="Times New Roman"/>
            <w:sz w:val="24"/>
            <w:szCs w:val="24"/>
            <w:lang w:val="en-US"/>
          </w:rPr>
          <w:t xml:space="preserve">and </w:t>
        </w:r>
        <w:r w:rsidR="008D01CA" w:rsidRPr="00A22C8C">
          <w:rPr>
            <w:rFonts w:ascii="Times New Roman" w:hAnsi="Times New Roman" w:cs="Times New Roman"/>
            <w:sz w:val="24"/>
            <w:szCs w:val="24"/>
            <w:lang w:val="en-US"/>
          </w:rPr>
          <w:t xml:space="preserve">extinctions </w:t>
        </w:r>
      </w:ins>
      <w:r w:rsidRPr="00A22C8C">
        <w:rPr>
          <w:rFonts w:ascii="Times New Roman" w:hAnsi="Times New Roman" w:cs="Times New Roman"/>
          <w:sz w:val="24"/>
          <w:szCs w:val="24"/>
          <w:lang w:val="en-US"/>
        </w:rPr>
        <w:t xml:space="preserve">modes. When phylogenies do not include extinct lineages, the branch lengths of sister extant species are likely to appear longer than they truly are. </w:t>
      </w:r>
      <w:del w:id="8" w:author="Daniele Silvestro" w:date="2023-06-16T08:12:00Z">
        <w:r w:rsidRPr="00A22C8C" w:rsidDel="008D01CA">
          <w:rPr>
            <w:rFonts w:ascii="Times New Roman" w:hAnsi="Times New Roman" w:cs="Times New Roman"/>
            <w:sz w:val="24"/>
            <w:szCs w:val="24"/>
            <w:lang w:val="en-US"/>
          </w:rPr>
          <w:delText xml:space="preserve">The </w:delText>
        </w:r>
      </w:del>
      <w:ins w:id="9" w:author="Daniele Silvestro" w:date="2023-06-16T08:12:00Z">
        <w:r w:rsidR="008D01CA">
          <w:rPr>
            <w:rFonts w:ascii="Times New Roman" w:hAnsi="Times New Roman" w:cs="Times New Roman"/>
            <w:sz w:val="24"/>
            <w:szCs w:val="24"/>
            <w:lang w:val="en-US"/>
          </w:rPr>
          <w:t>Additionally, different</w:t>
        </w:r>
        <w:r w:rsidR="008D01CA"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speciation modes (</w:t>
      </w:r>
      <w:ins w:id="10" w:author="Daniele Silvestro" w:date="2023-06-16T08:12:00Z">
        <w:r w:rsidR="008D01CA">
          <w:rPr>
            <w:rFonts w:ascii="Times New Roman" w:hAnsi="Times New Roman" w:cs="Times New Roman"/>
            <w:sz w:val="24"/>
            <w:szCs w:val="24"/>
            <w:lang w:val="en-US"/>
          </w:rPr>
          <w:t xml:space="preserve">e.g., </w:t>
        </w:r>
      </w:ins>
      <w:r w:rsidRPr="00A22C8C">
        <w:rPr>
          <w:rFonts w:ascii="Times New Roman" w:hAnsi="Times New Roman" w:cs="Times New Roman"/>
          <w:sz w:val="24"/>
          <w:szCs w:val="24"/>
          <w:lang w:val="en-US"/>
        </w:rPr>
        <w:t xml:space="preserve">bifurcating, budding, or anagenetic) cause different topological representations of phylogeny and, thus, affect the </w:t>
      </w:r>
      <w:ins w:id="11" w:author="Daniele Silvestro" w:date="2023-06-16T08:12:00Z">
        <w:r w:rsidR="008D01CA">
          <w:rPr>
            <w:rFonts w:ascii="Times New Roman" w:hAnsi="Times New Roman" w:cs="Times New Roman"/>
            <w:sz w:val="24"/>
            <w:szCs w:val="24"/>
            <w:lang w:val="en-US"/>
          </w:rPr>
          <w:t xml:space="preserve">relationship between </w:t>
        </w:r>
      </w:ins>
      <w:r w:rsidRPr="00A22C8C">
        <w:rPr>
          <w:rFonts w:ascii="Times New Roman" w:hAnsi="Times New Roman" w:cs="Times New Roman"/>
          <w:sz w:val="24"/>
          <w:szCs w:val="24"/>
          <w:lang w:val="en-US"/>
        </w:rPr>
        <w:t xml:space="preserve">branch lengths and </w:t>
      </w:r>
      <w:del w:id="12" w:author="Daniele Silvestro" w:date="2023-06-16T08:12:00Z">
        <w:r w:rsidRPr="00A22C8C" w:rsidDel="008D01CA">
          <w:rPr>
            <w:rFonts w:ascii="Times New Roman" w:hAnsi="Times New Roman" w:cs="Times New Roman"/>
            <w:sz w:val="24"/>
            <w:szCs w:val="24"/>
            <w:lang w:val="en-US"/>
          </w:rPr>
          <w:delText xml:space="preserve">the estimation of </w:delText>
        </w:r>
      </w:del>
      <w:r w:rsidRPr="00A22C8C">
        <w:rPr>
          <w:rFonts w:ascii="Times New Roman" w:hAnsi="Times New Roman" w:cs="Times New Roman"/>
          <w:sz w:val="24"/>
          <w:szCs w:val="24"/>
          <w:lang w:val="en-US"/>
        </w:rPr>
        <w:t xml:space="preserve">species age. </w:t>
      </w:r>
      <w:del w:id="13" w:author="Daniele Silvestro" w:date="2023-06-16T08:13:00Z">
        <w:r w:rsidRPr="00A22C8C" w:rsidDel="008D01CA">
          <w:rPr>
            <w:rFonts w:ascii="Times New Roman" w:hAnsi="Times New Roman" w:cs="Times New Roman"/>
            <w:sz w:val="24"/>
            <w:szCs w:val="24"/>
            <w:lang w:val="en-US"/>
          </w:rPr>
          <w:delText>The i</w:delText>
        </w:r>
      </w:del>
      <w:ins w:id="14" w:author="Daniele Silvestro" w:date="2023-06-16T08:13:00Z">
        <w:r w:rsidR="008D01CA">
          <w:rPr>
            <w:rFonts w:ascii="Times New Roman" w:hAnsi="Times New Roman" w:cs="Times New Roman"/>
            <w:sz w:val="24"/>
            <w:szCs w:val="24"/>
            <w:lang w:val="en-US"/>
          </w:rPr>
          <w:t>I</w:t>
        </w:r>
      </w:ins>
      <w:r w:rsidRPr="00A22C8C">
        <w:rPr>
          <w:rFonts w:ascii="Times New Roman" w:hAnsi="Times New Roman" w:cs="Times New Roman"/>
          <w:sz w:val="24"/>
          <w:szCs w:val="24"/>
          <w:lang w:val="en-US"/>
        </w:rPr>
        <w:t xml:space="preserve">nformation about extinctions </w:t>
      </w:r>
      <w:del w:id="15" w:author="Daniele Silvestro" w:date="2023-06-16T08:13: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provided by fossils</w:t>
      </w:r>
      <w:del w:id="16" w:author="Daniele Silvestro" w:date="2023-06-16T08:13: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is incomplete for most </w:t>
      </w:r>
      <w:del w:id="17" w:author="Daniele Silvestro" w:date="2023-06-16T08:13:00Z">
        <w:r w:rsidRPr="00A22C8C" w:rsidDel="008D01CA">
          <w:rPr>
            <w:rFonts w:ascii="Times New Roman" w:hAnsi="Times New Roman" w:cs="Times New Roman"/>
            <w:sz w:val="24"/>
            <w:szCs w:val="24"/>
            <w:lang w:val="en-US"/>
          </w:rPr>
          <w:delText>phylogenies</w:delText>
        </w:r>
      </w:del>
      <w:ins w:id="18" w:author="Daniele Silvestro" w:date="2023-06-16T08:13:00Z">
        <w:r w:rsidR="008D01CA">
          <w:rPr>
            <w:rFonts w:ascii="Times New Roman" w:hAnsi="Times New Roman" w:cs="Times New Roman"/>
            <w:sz w:val="24"/>
            <w:szCs w:val="24"/>
            <w:lang w:val="en-US"/>
          </w:rPr>
          <w:t>clades</w:t>
        </w:r>
      </w:ins>
      <w:r w:rsidRPr="00A22C8C">
        <w:rPr>
          <w:rFonts w:ascii="Times New Roman" w:hAnsi="Times New Roman" w:cs="Times New Roman"/>
          <w:sz w:val="24"/>
          <w:szCs w:val="24"/>
          <w:lang w:val="en-US"/>
        </w:rPr>
        <w:t>, and the</w:t>
      </w:r>
      <w:ins w:id="19" w:author="Daniele Silvestro" w:date="2023-06-16T08:13:00Z">
        <w:r w:rsidR="008D01CA">
          <w:rPr>
            <w:rFonts w:ascii="Times New Roman" w:hAnsi="Times New Roman" w:cs="Times New Roman"/>
            <w:sz w:val="24"/>
            <w:szCs w:val="24"/>
            <w:lang w:val="en-US"/>
          </w:rPr>
          <w:t xml:space="preserve"> prevalent</w:t>
        </w:r>
      </w:ins>
      <w:r w:rsidRPr="00A22C8C">
        <w:rPr>
          <w:rFonts w:ascii="Times New Roman" w:hAnsi="Times New Roman" w:cs="Times New Roman"/>
          <w:sz w:val="24"/>
          <w:szCs w:val="24"/>
          <w:lang w:val="en-US"/>
        </w:rPr>
        <w:t xml:space="preserve"> mode of speciation i</w:t>
      </w:r>
      <w:ins w:id="20" w:author="Daniele Silvestro" w:date="2023-06-16T08:13:00Z">
        <w:r w:rsidR="008D01CA">
          <w:rPr>
            <w:rFonts w:ascii="Times New Roman" w:hAnsi="Times New Roman" w:cs="Times New Roman"/>
            <w:sz w:val="24"/>
            <w:szCs w:val="24"/>
            <w:lang w:val="en-US"/>
          </w:rPr>
          <w:t xml:space="preserve">s </w:t>
        </w:r>
      </w:ins>
      <w:ins w:id="21" w:author="Daniele Silvestro" w:date="2023-06-16T08:14:00Z">
        <w:r w:rsidR="008D01CA">
          <w:rPr>
            <w:rFonts w:ascii="Times New Roman" w:hAnsi="Times New Roman" w:cs="Times New Roman"/>
            <w:sz w:val="24"/>
            <w:szCs w:val="24"/>
            <w:lang w:val="en-US"/>
          </w:rPr>
          <w:t>largely unknown</w:t>
        </w:r>
      </w:ins>
      <w:del w:id="22" w:author="Daniele Silvestro" w:date="2023-06-16T08:13:00Z">
        <w:r w:rsidRPr="00A22C8C" w:rsidDel="008D01CA">
          <w:rPr>
            <w:rFonts w:ascii="Times New Roman" w:hAnsi="Times New Roman" w:cs="Times New Roman"/>
            <w:sz w:val="24"/>
            <w:szCs w:val="24"/>
            <w:lang w:val="en-US"/>
          </w:rPr>
          <w:delText>n most cases is unknown</w:delText>
        </w:r>
      </w:del>
      <w:r w:rsidRPr="00A22C8C">
        <w:rPr>
          <w:rFonts w:ascii="Times New Roman" w:hAnsi="Times New Roman" w:cs="Times New Roman"/>
          <w:sz w:val="24"/>
          <w:szCs w:val="24"/>
          <w:lang w:val="en-US"/>
        </w:rPr>
        <w:t xml:space="preserve">. </w:t>
      </w:r>
      <w:del w:id="23" w:author="Daniele Silvestro" w:date="2023-06-16T08:14:00Z">
        <w:r w:rsidRPr="00A22C8C" w:rsidDel="008D01CA">
          <w:rPr>
            <w:rFonts w:ascii="Times New Roman" w:hAnsi="Times New Roman" w:cs="Times New Roman"/>
            <w:sz w:val="24"/>
            <w:szCs w:val="24"/>
            <w:lang w:val="en-US"/>
          </w:rPr>
          <w:delText>This study aims to</w:delText>
        </w:r>
      </w:del>
      <w:ins w:id="24" w:author="Daniele Silvestro" w:date="2023-06-16T08:14:00Z">
        <w:r w:rsidR="008D01CA">
          <w:rPr>
            <w:rFonts w:ascii="Times New Roman" w:hAnsi="Times New Roman" w:cs="Times New Roman"/>
            <w:sz w:val="24"/>
            <w:szCs w:val="24"/>
            <w:lang w:val="en-US"/>
          </w:rPr>
          <w:t>Here we</w:t>
        </w:r>
      </w:ins>
      <w:r w:rsidRPr="00A22C8C">
        <w:rPr>
          <w:rFonts w:ascii="Times New Roman" w:hAnsi="Times New Roman" w:cs="Times New Roman"/>
          <w:sz w:val="24"/>
          <w:szCs w:val="24"/>
          <w:lang w:val="en-US"/>
        </w:rPr>
        <w:t xml:space="preserve"> evaluate</w:t>
      </w:r>
      <w:del w:id="25" w:author="Daniele Silvestro" w:date="2023-06-16T08:14: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through simulations</w:t>
      </w:r>
      <w:del w:id="26" w:author="Daniele Silvestro" w:date="2023-06-16T08:14: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the </w:t>
      </w:r>
      <w:del w:id="27" w:author="Daniele Silvestro" w:date="2023-06-16T08:14:00Z">
        <w:r w:rsidRPr="00A22C8C" w:rsidDel="008D01CA">
          <w:rPr>
            <w:rFonts w:ascii="Times New Roman" w:hAnsi="Times New Roman" w:cs="Times New Roman"/>
            <w:sz w:val="24"/>
            <w:szCs w:val="24"/>
            <w:lang w:val="en-US"/>
          </w:rPr>
          <w:delText>potential sources of error (</w:delText>
        </w:r>
      </w:del>
      <w:ins w:id="28" w:author="Daniele Silvestro" w:date="2023-06-16T08:14:00Z">
        <w:r w:rsidR="008D01CA">
          <w:rPr>
            <w:rFonts w:ascii="Times New Roman" w:hAnsi="Times New Roman" w:cs="Times New Roman"/>
            <w:sz w:val="24"/>
            <w:szCs w:val="24"/>
            <w:lang w:val="en-US"/>
          </w:rPr>
          <w:t xml:space="preserve">effect of </w:t>
        </w:r>
      </w:ins>
      <w:r w:rsidRPr="00A22C8C">
        <w:rPr>
          <w:rFonts w:ascii="Times New Roman" w:hAnsi="Times New Roman" w:cs="Times New Roman"/>
          <w:sz w:val="24"/>
          <w:szCs w:val="24"/>
          <w:lang w:val="en-US"/>
        </w:rPr>
        <w:t>extinction</w:t>
      </w:r>
      <w:del w:id="29" w:author="Daniele Silvestro" w:date="2023-06-16T08:14:00Z">
        <w:r w:rsidRPr="00A22C8C" w:rsidDel="008D01CA">
          <w:rPr>
            <w:rFonts w:ascii="Times New Roman" w:hAnsi="Times New Roman" w:cs="Times New Roman"/>
            <w:sz w:val="24"/>
            <w:szCs w:val="24"/>
            <w:lang w:val="en-US"/>
          </w:rPr>
          <w:delText>s</w:delText>
        </w:r>
      </w:del>
      <w:r w:rsidRPr="00A22C8C">
        <w:rPr>
          <w:rFonts w:ascii="Times New Roman" w:hAnsi="Times New Roman" w:cs="Times New Roman"/>
          <w:sz w:val="24"/>
          <w:szCs w:val="24"/>
          <w:lang w:val="en-US"/>
        </w:rPr>
        <w:t xml:space="preserve"> and mode</w:t>
      </w:r>
      <w:del w:id="30" w:author="Daniele Silvestro" w:date="2023-06-16T08:14:00Z">
        <w:r w:rsidRPr="00A22C8C" w:rsidDel="008D01CA">
          <w:rPr>
            <w:rFonts w:ascii="Times New Roman" w:hAnsi="Times New Roman" w:cs="Times New Roman"/>
            <w:sz w:val="24"/>
            <w:szCs w:val="24"/>
            <w:lang w:val="en-US"/>
          </w:rPr>
          <w:delText>s</w:delText>
        </w:r>
      </w:del>
      <w:r w:rsidRPr="00A22C8C">
        <w:rPr>
          <w:rFonts w:ascii="Times New Roman" w:hAnsi="Times New Roman" w:cs="Times New Roman"/>
          <w:sz w:val="24"/>
          <w:szCs w:val="24"/>
          <w:lang w:val="en-US"/>
        </w:rPr>
        <w:t xml:space="preserve"> of speciation</w:t>
      </w:r>
      <w:del w:id="31" w:author="Daniele Silvestro" w:date="2023-06-16T08:14:00Z">
        <w:r w:rsidRPr="00A22C8C" w:rsidDel="008D01CA">
          <w:rPr>
            <w:rFonts w:ascii="Times New Roman" w:hAnsi="Times New Roman" w:cs="Times New Roman"/>
            <w:sz w:val="24"/>
            <w:szCs w:val="24"/>
            <w:lang w:val="en-US"/>
          </w:rPr>
          <w:delText>) in</w:delText>
        </w:r>
      </w:del>
      <w:ins w:id="32" w:author="Daniele Silvestro" w:date="2023-06-16T08:14:00Z">
        <w:r w:rsidR="008D01CA">
          <w:rPr>
            <w:rFonts w:ascii="Times New Roman" w:hAnsi="Times New Roman" w:cs="Times New Roman"/>
            <w:sz w:val="24"/>
            <w:szCs w:val="24"/>
            <w:lang w:val="en-US"/>
          </w:rPr>
          <w:t xml:space="preserve"> on</w:t>
        </w:r>
      </w:ins>
      <w:r w:rsidRPr="00A22C8C">
        <w:rPr>
          <w:rFonts w:ascii="Times New Roman" w:hAnsi="Times New Roman" w:cs="Times New Roman"/>
          <w:sz w:val="24"/>
          <w:szCs w:val="24"/>
          <w:lang w:val="en-US"/>
        </w:rPr>
        <w:t xml:space="preserve"> </w:t>
      </w:r>
      <w:del w:id="33" w:author="Daniele Silvestro" w:date="2023-06-16T08:15:00Z">
        <w:r w:rsidRPr="00A22C8C" w:rsidDel="008D01CA">
          <w:rPr>
            <w:rFonts w:ascii="Times New Roman" w:hAnsi="Times New Roman" w:cs="Times New Roman"/>
            <w:sz w:val="24"/>
            <w:szCs w:val="24"/>
            <w:lang w:val="en-US"/>
          </w:rPr>
          <w:delText xml:space="preserve">estimating the </w:delText>
        </w:r>
      </w:del>
      <w:r w:rsidRPr="00A22C8C">
        <w:rPr>
          <w:rFonts w:ascii="Times New Roman" w:hAnsi="Times New Roman" w:cs="Times New Roman"/>
          <w:sz w:val="24"/>
          <w:szCs w:val="24"/>
          <w:lang w:val="en-US"/>
        </w:rPr>
        <w:t xml:space="preserve">phylogenetic </w:t>
      </w:r>
      <w:ins w:id="34" w:author="Daniele Silvestro" w:date="2023-06-16T08:15:00Z">
        <w:r w:rsidR="008D01CA">
          <w:rPr>
            <w:rFonts w:ascii="Times New Roman" w:hAnsi="Times New Roman" w:cs="Times New Roman"/>
            <w:sz w:val="24"/>
            <w:szCs w:val="24"/>
            <w:lang w:val="en-US"/>
          </w:rPr>
          <w:t xml:space="preserve">estimation of species </w:t>
        </w:r>
      </w:ins>
      <w:r w:rsidRPr="00A22C8C">
        <w:rPr>
          <w:rFonts w:ascii="Times New Roman" w:hAnsi="Times New Roman" w:cs="Times New Roman"/>
          <w:sz w:val="24"/>
          <w:szCs w:val="24"/>
          <w:lang w:val="en-US"/>
        </w:rPr>
        <w:t xml:space="preserve">age. </w:t>
      </w:r>
      <w:del w:id="35" w:author="Daniele Silvestro" w:date="2023-06-16T08:15:00Z">
        <w:r w:rsidRPr="00A22C8C" w:rsidDel="008D01CA">
          <w:rPr>
            <w:rFonts w:ascii="Times New Roman" w:hAnsi="Times New Roman" w:cs="Times New Roman"/>
            <w:sz w:val="24"/>
            <w:szCs w:val="24"/>
            <w:lang w:val="en-US"/>
          </w:rPr>
          <w:delText>Furthermore, w</w:delText>
        </w:r>
      </w:del>
      <w:del w:id="36" w:author="Daniele Silvestro" w:date="2023-06-16T09:07:00Z">
        <w:r w:rsidRPr="00A22C8C" w:rsidDel="00B42454">
          <w:rPr>
            <w:rFonts w:ascii="Times New Roman" w:hAnsi="Times New Roman" w:cs="Times New Roman"/>
            <w:sz w:val="24"/>
            <w:szCs w:val="24"/>
            <w:lang w:val="en-US"/>
          </w:rPr>
          <w:delText xml:space="preserve">e </w:delText>
        </w:r>
      </w:del>
      <w:del w:id="37" w:author="Daniele Silvestro" w:date="2023-06-16T08:15:00Z">
        <w:r w:rsidRPr="00A22C8C" w:rsidDel="008D01CA">
          <w:rPr>
            <w:rFonts w:ascii="Times New Roman" w:hAnsi="Times New Roman" w:cs="Times New Roman"/>
            <w:sz w:val="24"/>
            <w:szCs w:val="24"/>
            <w:lang w:val="en-US"/>
          </w:rPr>
          <w:delText>developed a geometric function</w:delText>
        </w:r>
      </w:del>
      <w:del w:id="38" w:author="Daniele Silvestro" w:date="2023-06-16T09:07:00Z">
        <w:r w:rsidRPr="00A22C8C" w:rsidDel="00B42454">
          <w:rPr>
            <w:rFonts w:ascii="Times New Roman" w:hAnsi="Times New Roman" w:cs="Times New Roman"/>
            <w:sz w:val="24"/>
            <w:szCs w:val="24"/>
            <w:lang w:val="en-US"/>
          </w:rPr>
          <w:delText xml:space="preserve"> to partially correct phylogenetic ages </w:delText>
        </w:r>
      </w:del>
      <w:del w:id="39" w:author="Daniele Silvestro" w:date="2023-06-16T08:16:00Z">
        <w:r w:rsidRPr="00A22C8C" w:rsidDel="008D01CA">
          <w:rPr>
            <w:rFonts w:ascii="Times New Roman" w:hAnsi="Times New Roman" w:cs="Times New Roman"/>
            <w:sz w:val="24"/>
            <w:szCs w:val="24"/>
            <w:lang w:val="en-US"/>
          </w:rPr>
          <w:delText>when considering</w:delText>
        </w:r>
      </w:del>
      <w:del w:id="40" w:author="Daniele Silvestro" w:date="2023-06-16T09:07:00Z">
        <w:r w:rsidRPr="00A22C8C" w:rsidDel="00B42454">
          <w:rPr>
            <w:rFonts w:ascii="Times New Roman" w:hAnsi="Times New Roman" w:cs="Times New Roman"/>
            <w:sz w:val="24"/>
            <w:szCs w:val="24"/>
            <w:lang w:val="en-US"/>
          </w:rPr>
          <w:delText xml:space="preserve"> budding speciation. </w:delText>
        </w:r>
      </w:del>
      <w:r w:rsidRPr="00A22C8C">
        <w:rPr>
          <w:rFonts w:ascii="Times New Roman" w:hAnsi="Times New Roman" w:cs="Times New Roman"/>
          <w:sz w:val="24"/>
          <w:szCs w:val="24"/>
          <w:lang w:val="en-US"/>
        </w:rPr>
        <w:t xml:space="preserve">We found that extinction rate and speciation modes greatly influence the </w:t>
      </w:r>
      <w:del w:id="41" w:author="Daniele Silvestro" w:date="2023-06-16T08:33:00Z">
        <w:r w:rsidRPr="00A22C8C" w:rsidDel="004002F8">
          <w:rPr>
            <w:rFonts w:ascii="Times New Roman" w:hAnsi="Times New Roman" w:cs="Times New Roman"/>
            <w:sz w:val="24"/>
            <w:szCs w:val="24"/>
            <w:lang w:val="en-US"/>
          </w:rPr>
          <w:delText>estimation of phylogenetic age</w:delText>
        </w:r>
      </w:del>
      <w:ins w:id="42" w:author="Daniele Silvestro" w:date="2023-06-16T08:34:00Z">
        <w:r w:rsidR="004002F8">
          <w:rPr>
            <w:rFonts w:ascii="Times New Roman" w:hAnsi="Times New Roman" w:cs="Times New Roman"/>
            <w:sz w:val="24"/>
            <w:szCs w:val="24"/>
            <w:lang w:val="en-US"/>
          </w:rPr>
          <w:t>accuracy</w:t>
        </w:r>
      </w:ins>
      <w:ins w:id="43" w:author="Daniele Silvestro" w:date="2023-06-16T08:33:00Z">
        <w:r w:rsidR="004002F8">
          <w:rPr>
            <w:rFonts w:ascii="Times New Roman" w:hAnsi="Times New Roman" w:cs="Times New Roman"/>
            <w:sz w:val="24"/>
            <w:szCs w:val="24"/>
            <w:lang w:val="en-US"/>
          </w:rPr>
          <w:t xml:space="preserve"> of </w:t>
        </w:r>
        <w:r w:rsidR="004002F8" w:rsidRPr="00A22C8C">
          <w:rPr>
            <w:rFonts w:ascii="Times New Roman" w:hAnsi="Times New Roman" w:cs="Times New Roman"/>
            <w:sz w:val="24"/>
            <w:szCs w:val="24"/>
            <w:lang w:val="en-US"/>
          </w:rPr>
          <w:t>branch length</w:t>
        </w:r>
        <w:r w:rsidR="004002F8">
          <w:rPr>
            <w:rFonts w:ascii="Times New Roman" w:hAnsi="Times New Roman" w:cs="Times New Roman"/>
            <w:sz w:val="24"/>
            <w:szCs w:val="24"/>
            <w:lang w:val="en-US"/>
          </w:rPr>
          <w:t xml:space="preserve"> </w:t>
        </w:r>
      </w:ins>
      <w:ins w:id="44" w:author="Daniele Silvestro" w:date="2023-06-16T08:34:00Z">
        <w:r w:rsidR="004002F8">
          <w:rPr>
            <w:rFonts w:ascii="Times New Roman" w:hAnsi="Times New Roman" w:cs="Times New Roman"/>
            <w:sz w:val="24"/>
            <w:szCs w:val="24"/>
            <w:lang w:val="en-US"/>
          </w:rPr>
          <w:t xml:space="preserve">as an approximation of </w:t>
        </w:r>
      </w:ins>
      <w:ins w:id="45" w:author="Daniele Silvestro" w:date="2023-06-16T08:33:00Z">
        <w:r w:rsidR="004002F8">
          <w:rPr>
            <w:rFonts w:ascii="Times New Roman" w:hAnsi="Times New Roman" w:cs="Times New Roman"/>
            <w:sz w:val="24"/>
            <w:szCs w:val="24"/>
            <w:lang w:val="en-US"/>
          </w:rPr>
          <w:t>species age</w:t>
        </w:r>
      </w:ins>
      <w:r w:rsidRPr="00A22C8C">
        <w:rPr>
          <w:rFonts w:ascii="Times New Roman" w:hAnsi="Times New Roman" w:cs="Times New Roman"/>
          <w:sz w:val="24"/>
          <w:szCs w:val="24"/>
          <w:lang w:val="en-US"/>
        </w:rPr>
        <w:t xml:space="preserve">. </w:t>
      </w:r>
      <w:ins w:id="46" w:author="Daniele Silvestro" w:date="2023-06-16T08:35:00Z">
        <w:r w:rsidR="004002F8">
          <w:rPr>
            <w:rFonts w:ascii="Times New Roman" w:hAnsi="Times New Roman" w:cs="Times New Roman"/>
            <w:sz w:val="24"/>
            <w:szCs w:val="24"/>
            <w:lang w:val="en-US"/>
          </w:rPr>
          <w:t xml:space="preserve">Under the assumption of </w:t>
        </w:r>
      </w:ins>
      <w:del w:id="47" w:author="Daniele Silvestro" w:date="2023-06-16T08:35:00Z">
        <w:r w:rsidRPr="00A22C8C" w:rsidDel="004002F8">
          <w:rPr>
            <w:rFonts w:ascii="Times New Roman" w:hAnsi="Times New Roman" w:cs="Times New Roman"/>
            <w:sz w:val="24"/>
            <w:szCs w:val="24"/>
            <w:lang w:val="en-US"/>
          </w:rPr>
          <w:delText xml:space="preserve">Bifurcating </w:delText>
        </w:r>
      </w:del>
      <w:ins w:id="48" w:author="Daniele Silvestro" w:date="2023-06-16T08:35:00Z">
        <w:r w:rsidR="004002F8">
          <w:rPr>
            <w:rFonts w:ascii="Times New Roman" w:hAnsi="Times New Roman" w:cs="Times New Roman"/>
            <w:sz w:val="24"/>
            <w:szCs w:val="24"/>
            <w:lang w:val="en-US"/>
          </w:rPr>
          <w:t>b</w:t>
        </w:r>
        <w:r w:rsidR="004002F8" w:rsidRPr="00A22C8C">
          <w:rPr>
            <w:rFonts w:ascii="Times New Roman" w:hAnsi="Times New Roman" w:cs="Times New Roman"/>
            <w:sz w:val="24"/>
            <w:szCs w:val="24"/>
            <w:lang w:val="en-US"/>
          </w:rPr>
          <w:t xml:space="preserve">ifurcating </w:t>
        </w:r>
      </w:ins>
      <w:r w:rsidRPr="00A22C8C">
        <w:rPr>
          <w:rFonts w:ascii="Times New Roman" w:hAnsi="Times New Roman" w:cs="Times New Roman"/>
          <w:sz w:val="24"/>
          <w:szCs w:val="24"/>
          <w:lang w:val="en-US"/>
        </w:rPr>
        <w:t xml:space="preserve">speciation </w:t>
      </w:r>
      <w:del w:id="49" w:author="Daniele Silvestro" w:date="2023-06-16T08:35:00Z">
        <w:r w:rsidRPr="00A22C8C" w:rsidDel="004002F8">
          <w:rPr>
            <w:rFonts w:ascii="Times New Roman" w:hAnsi="Times New Roman" w:cs="Times New Roman"/>
            <w:sz w:val="24"/>
            <w:szCs w:val="24"/>
            <w:lang w:val="en-US"/>
          </w:rPr>
          <w:delText xml:space="preserve">presented </w:delText>
        </w:r>
      </w:del>
      <w:ins w:id="50" w:author="Daniele Silvestro" w:date="2023-06-16T08:35:00Z">
        <w:r w:rsidR="004002F8">
          <w:rPr>
            <w:rFonts w:ascii="Times New Roman" w:hAnsi="Times New Roman" w:cs="Times New Roman"/>
            <w:sz w:val="24"/>
            <w:szCs w:val="24"/>
            <w:lang w:val="en-US"/>
          </w:rPr>
          <w:t>we measured</w:t>
        </w:r>
        <w:r w:rsidR="004002F8"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 xml:space="preserve">a </w:t>
      </w:r>
      <w:ins w:id="51" w:author="Daniele Silvestro" w:date="2023-06-16T08:35:00Z">
        <w:r w:rsidR="004002F8">
          <w:rPr>
            <w:rFonts w:ascii="Times New Roman" w:hAnsi="Times New Roman" w:cs="Times New Roman"/>
            <w:sz w:val="24"/>
            <w:szCs w:val="24"/>
            <w:lang w:val="en-US"/>
          </w:rPr>
          <w:t xml:space="preserve">relatively </w:t>
        </w:r>
      </w:ins>
      <w:r w:rsidRPr="00A22C8C">
        <w:rPr>
          <w:rFonts w:ascii="Times New Roman" w:hAnsi="Times New Roman" w:cs="Times New Roman"/>
          <w:sz w:val="24"/>
          <w:szCs w:val="24"/>
          <w:lang w:val="en-US"/>
        </w:rPr>
        <w:t>low mismatch between true and phylogenetic age, which</w:t>
      </w:r>
      <w:ins w:id="52" w:author="Daniele Silvestro" w:date="2023-06-16T08:35:00Z">
        <w:r w:rsidR="004002F8">
          <w:rPr>
            <w:rFonts w:ascii="Times New Roman" w:hAnsi="Times New Roman" w:cs="Times New Roman"/>
            <w:sz w:val="24"/>
            <w:szCs w:val="24"/>
            <w:lang w:val="en-US"/>
          </w:rPr>
          <w:t xml:space="preserve"> ho</w:t>
        </w:r>
      </w:ins>
      <w:ins w:id="53" w:author="Daniele Silvestro" w:date="2023-06-16T08:36:00Z">
        <w:r w:rsidR="004002F8">
          <w:rPr>
            <w:rFonts w:ascii="Times New Roman" w:hAnsi="Times New Roman" w:cs="Times New Roman"/>
            <w:sz w:val="24"/>
            <w:szCs w:val="24"/>
            <w:lang w:val="en-US"/>
          </w:rPr>
          <w:t>wever</w:t>
        </w:r>
      </w:ins>
      <w:r w:rsidRPr="00A22C8C">
        <w:rPr>
          <w:rFonts w:ascii="Times New Roman" w:hAnsi="Times New Roman" w:cs="Times New Roman"/>
          <w:sz w:val="24"/>
          <w:szCs w:val="24"/>
          <w:lang w:val="en-US"/>
        </w:rPr>
        <w:t xml:space="preserve"> </w:t>
      </w:r>
      <w:del w:id="54" w:author="Daniele Silvestro" w:date="2023-06-16T08:58:00Z">
        <w:r w:rsidRPr="00A22C8C" w:rsidDel="00D334BD">
          <w:rPr>
            <w:rFonts w:ascii="Times New Roman" w:hAnsi="Times New Roman" w:cs="Times New Roman"/>
            <w:sz w:val="24"/>
            <w:szCs w:val="24"/>
            <w:lang w:val="en-US"/>
          </w:rPr>
          <w:delText xml:space="preserve">increases </w:delText>
        </w:r>
      </w:del>
      <w:ins w:id="55" w:author="Daniele Silvestro" w:date="2023-06-16T08:58:00Z">
        <w:r w:rsidR="00D334BD" w:rsidRPr="00A22C8C">
          <w:rPr>
            <w:rFonts w:ascii="Times New Roman" w:hAnsi="Times New Roman" w:cs="Times New Roman"/>
            <w:sz w:val="24"/>
            <w:szCs w:val="24"/>
            <w:lang w:val="en-US"/>
          </w:rPr>
          <w:t>increase</w:t>
        </w:r>
        <w:r w:rsidR="00D334BD">
          <w:rPr>
            <w:rFonts w:ascii="Times New Roman" w:hAnsi="Times New Roman" w:cs="Times New Roman"/>
            <w:sz w:val="24"/>
            <w:szCs w:val="24"/>
            <w:lang w:val="en-US"/>
          </w:rPr>
          <w:t>d</w:t>
        </w:r>
        <w:r w:rsidR="00D334BD"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 xml:space="preserve">with extinction rates. </w:t>
      </w:r>
      <w:ins w:id="56" w:author="Daniele Silvestro" w:date="2023-06-16T08:59:00Z">
        <w:r w:rsidR="00D334BD">
          <w:rPr>
            <w:rFonts w:ascii="Times New Roman" w:hAnsi="Times New Roman" w:cs="Times New Roman"/>
            <w:sz w:val="24"/>
            <w:szCs w:val="24"/>
            <w:lang w:val="en-US"/>
          </w:rPr>
          <w:t>The erroring in estimated species age</w:t>
        </w:r>
      </w:ins>
      <w:del w:id="57" w:author="Daniele Silvestro" w:date="2023-06-16T08:59:00Z">
        <w:r w:rsidRPr="00A22C8C" w:rsidDel="00D334BD">
          <w:rPr>
            <w:rFonts w:ascii="Times New Roman" w:hAnsi="Times New Roman" w:cs="Times New Roman"/>
            <w:sz w:val="24"/>
            <w:szCs w:val="24"/>
            <w:lang w:val="en-US"/>
          </w:rPr>
          <w:delText>Budding speciation showed a high mismatch</w:delText>
        </w:r>
      </w:del>
      <w:del w:id="58" w:author="Daniele Silvestro" w:date="2023-06-16T08:36:00Z">
        <w:r w:rsidRPr="00A22C8C" w:rsidDel="004002F8">
          <w:rPr>
            <w:rFonts w:ascii="Times New Roman" w:hAnsi="Times New Roman" w:cs="Times New Roman"/>
            <w:sz w:val="24"/>
            <w:szCs w:val="24"/>
            <w:lang w:val="en-US"/>
          </w:rPr>
          <w:delText>, which increases slightly with the extinction rate</w:delText>
        </w:r>
      </w:del>
      <w:del w:id="59" w:author="Daniele Silvestro" w:date="2023-06-16T08:59:00Z">
        <w:r w:rsidRPr="00A22C8C" w:rsidDel="00D334BD">
          <w:rPr>
            <w:rFonts w:ascii="Times New Roman" w:hAnsi="Times New Roman" w:cs="Times New Roman"/>
            <w:sz w:val="24"/>
            <w:szCs w:val="24"/>
            <w:lang w:val="en-US"/>
          </w:rPr>
          <w:delText xml:space="preserve">. </w:delText>
        </w:r>
      </w:del>
      <w:ins w:id="60" w:author="Daniele Silvestro" w:date="2023-06-16T08:59:00Z">
        <w:r w:rsidR="00D334BD">
          <w:rPr>
            <w:rFonts w:ascii="Times New Roman" w:hAnsi="Times New Roman" w:cs="Times New Roman"/>
            <w:sz w:val="24"/>
            <w:szCs w:val="24"/>
            <w:lang w:val="en-US"/>
          </w:rPr>
          <w:t xml:space="preserve"> was substantially higher under budding speciation </w:t>
        </w:r>
      </w:ins>
      <w:ins w:id="61" w:author="Daniele Silvestro" w:date="2023-06-16T09:00:00Z">
        <w:r w:rsidR="00D334BD">
          <w:rPr>
            <w:rFonts w:ascii="Times New Roman" w:hAnsi="Times New Roman" w:cs="Times New Roman"/>
            <w:sz w:val="24"/>
            <w:szCs w:val="24"/>
            <w:lang w:val="en-US"/>
          </w:rPr>
          <w:t xml:space="preserve">and further increased with the </w:t>
        </w:r>
      </w:ins>
      <w:ins w:id="62" w:author="Daniele Silvestro" w:date="2023-06-16T08:37:00Z">
        <w:r w:rsidR="004002F8">
          <w:rPr>
            <w:rFonts w:ascii="Times New Roman" w:hAnsi="Times New Roman" w:cs="Times New Roman"/>
            <w:sz w:val="24"/>
            <w:szCs w:val="24"/>
            <w:lang w:val="en-US"/>
          </w:rPr>
          <w:t>inclu</w:t>
        </w:r>
      </w:ins>
      <w:ins w:id="63" w:author="Daniele Silvestro" w:date="2023-06-16T09:00:00Z">
        <w:r w:rsidR="00D334BD">
          <w:rPr>
            <w:rFonts w:ascii="Times New Roman" w:hAnsi="Times New Roman" w:cs="Times New Roman"/>
            <w:sz w:val="24"/>
            <w:szCs w:val="24"/>
            <w:lang w:val="en-US"/>
          </w:rPr>
          <w:t>sion</w:t>
        </w:r>
      </w:ins>
      <w:ins w:id="64" w:author="Daniele Silvestro" w:date="2023-06-16T08:37:00Z">
        <w:r w:rsidR="004002F8">
          <w:rPr>
            <w:rFonts w:ascii="Times New Roman" w:hAnsi="Times New Roman" w:cs="Times New Roman"/>
            <w:sz w:val="24"/>
            <w:szCs w:val="24"/>
            <w:lang w:val="en-US"/>
          </w:rPr>
          <w:t xml:space="preserve"> </w:t>
        </w:r>
      </w:ins>
      <w:del w:id="65" w:author="Daniele Silvestro" w:date="2023-06-16T08:37:00Z">
        <w:r w:rsidRPr="00A22C8C" w:rsidDel="004002F8">
          <w:rPr>
            <w:rFonts w:ascii="Times New Roman" w:hAnsi="Times New Roman" w:cs="Times New Roman"/>
            <w:sz w:val="24"/>
            <w:szCs w:val="24"/>
            <w:lang w:val="en-US"/>
          </w:rPr>
          <w:delText xml:space="preserve">Anagenetic </w:delText>
        </w:r>
      </w:del>
      <w:ins w:id="66" w:author="Daniele Silvestro" w:date="2023-06-16T08:37:00Z">
        <w:r w:rsidR="004002F8">
          <w:rPr>
            <w:rFonts w:ascii="Times New Roman" w:hAnsi="Times New Roman" w:cs="Times New Roman"/>
            <w:sz w:val="24"/>
            <w:szCs w:val="24"/>
            <w:lang w:val="en-US"/>
          </w:rPr>
          <w:t>a</w:t>
        </w:r>
        <w:r w:rsidR="004002F8" w:rsidRPr="00A22C8C">
          <w:rPr>
            <w:rFonts w:ascii="Times New Roman" w:hAnsi="Times New Roman" w:cs="Times New Roman"/>
            <w:sz w:val="24"/>
            <w:szCs w:val="24"/>
            <w:lang w:val="en-US"/>
          </w:rPr>
          <w:t xml:space="preserve">nagenetic </w:t>
        </w:r>
      </w:ins>
      <w:r w:rsidRPr="00A22C8C">
        <w:rPr>
          <w:rFonts w:ascii="Times New Roman" w:hAnsi="Times New Roman" w:cs="Times New Roman"/>
          <w:sz w:val="24"/>
          <w:szCs w:val="24"/>
          <w:lang w:val="en-US"/>
        </w:rPr>
        <w:t>speciation</w:t>
      </w:r>
      <w:del w:id="67" w:author="Daniele Silvestro" w:date="2023-06-16T09:01:00Z">
        <w:r w:rsidRPr="00A22C8C" w:rsidDel="00D334BD">
          <w:rPr>
            <w:rFonts w:ascii="Times New Roman" w:hAnsi="Times New Roman" w:cs="Times New Roman"/>
            <w:sz w:val="24"/>
            <w:szCs w:val="24"/>
            <w:lang w:val="en-US"/>
          </w:rPr>
          <w:delText xml:space="preserve"> </w:delText>
        </w:r>
      </w:del>
      <w:del w:id="68" w:author="Daniele Silvestro" w:date="2023-06-16T08:58:00Z">
        <w:r w:rsidRPr="00A22C8C" w:rsidDel="00D334BD">
          <w:rPr>
            <w:rFonts w:ascii="Times New Roman" w:hAnsi="Times New Roman" w:cs="Times New Roman"/>
            <w:sz w:val="24"/>
            <w:szCs w:val="24"/>
            <w:lang w:val="en-US"/>
          </w:rPr>
          <w:delText xml:space="preserve">(combined with bifurcating and budding) </w:delText>
        </w:r>
      </w:del>
      <w:del w:id="69" w:author="Daniele Silvestro" w:date="2023-06-16T09:00:00Z">
        <w:r w:rsidRPr="00A22C8C" w:rsidDel="00D334BD">
          <w:rPr>
            <w:rFonts w:ascii="Times New Roman" w:hAnsi="Times New Roman" w:cs="Times New Roman"/>
            <w:sz w:val="24"/>
            <w:szCs w:val="24"/>
            <w:lang w:val="en-US"/>
          </w:rPr>
          <w:delText xml:space="preserve">presented a </w:delText>
        </w:r>
      </w:del>
      <w:del w:id="70" w:author="Daniele Silvestro" w:date="2023-06-16T08:58:00Z">
        <w:r w:rsidRPr="00A22C8C" w:rsidDel="00D334BD">
          <w:rPr>
            <w:rFonts w:ascii="Times New Roman" w:hAnsi="Times New Roman" w:cs="Times New Roman"/>
            <w:sz w:val="24"/>
            <w:szCs w:val="24"/>
            <w:lang w:val="en-US"/>
          </w:rPr>
          <w:delText>very high</w:delText>
        </w:r>
      </w:del>
      <w:del w:id="71" w:author="Daniele Silvestro" w:date="2023-06-16T09:00:00Z">
        <w:r w:rsidRPr="00A22C8C" w:rsidDel="00D334BD">
          <w:rPr>
            <w:rFonts w:ascii="Times New Roman" w:hAnsi="Times New Roman" w:cs="Times New Roman"/>
            <w:sz w:val="24"/>
            <w:szCs w:val="24"/>
            <w:lang w:val="en-US"/>
          </w:rPr>
          <w:delText xml:space="preserve"> mismatch not affected by extinction rates</w:delText>
        </w:r>
      </w:del>
      <w:r w:rsidRPr="00A22C8C">
        <w:rPr>
          <w:rFonts w:ascii="Times New Roman" w:hAnsi="Times New Roman" w:cs="Times New Roman"/>
          <w:sz w:val="24"/>
          <w:szCs w:val="24"/>
          <w:lang w:val="en-US"/>
        </w:rPr>
        <w:t xml:space="preserve">. </w:t>
      </w:r>
      <w:commentRangeStart w:id="72"/>
      <w:r w:rsidRPr="00A22C8C">
        <w:rPr>
          <w:rFonts w:ascii="Times New Roman" w:hAnsi="Times New Roman" w:cs="Times New Roman"/>
          <w:sz w:val="24"/>
          <w:szCs w:val="24"/>
          <w:lang w:val="en-US"/>
        </w:rPr>
        <w:t>An extinction sensitivity analysis showed many incorrect inferences when using the phylogenetic age</w:t>
      </w:r>
      <w:commentRangeEnd w:id="72"/>
      <w:r w:rsidR="00D334BD">
        <w:rPr>
          <w:rStyle w:val="Refdecomentario"/>
        </w:rPr>
        <w:commentReference w:id="72"/>
      </w:r>
      <w:r w:rsidRPr="00A22C8C">
        <w:rPr>
          <w:rFonts w:ascii="Times New Roman" w:hAnsi="Times New Roman" w:cs="Times New Roman"/>
          <w:sz w:val="24"/>
          <w:szCs w:val="24"/>
          <w:lang w:val="en-US"/>
        </w:rPr>
        <w:t xml:space="preserve">. </w:t>
      </w:r>
      <w:ins w:id="73" w:author="Daniele Silvestro" w:date="2023-06-16T09:07:00Z">
        <w:r w:rsidR="00B42454">
          <w:rPr>
            <w:rFonts w:ascii="Times New Roman" w:hAnsi="Times New Roman" w:cs="Times New Roman"/>
            <w:sz w:val="24"/>
            <w:szCs w:val="24"/>
            <w:lang w:val="en-US"/>
          </w:rPr>
          <w:t>W</w:t>
        </w:r>
        <w:r w:rsidR="00B42454" w:rsidRPr="00A22C8C">
          <w:rPr>
            <w:rFonts w:ascii="Times New Roman" w:hAnsi="Times New Roman" w:cs="Times New Roman"/>
            <w:sz w:val="24"/>
            <w:szCs w:val="24"/>
            <w:lang w:val="en-US"/>
          </w:rPr>
          <w:t xml:space="preserve">e </w:t>
        </w:r>
        <w:r w:rsidR="00B42454">
          <w:rPr>
            <w:rFonts w:ascii="Times New Roman" w:hAnsi="Times New Roman" w:cs="Times New Roman"/>
            <w:sz w:val="24"/>
            <w:szCs w:val="24"/>
            <w:lang w:val="en-US"/>
          </w:rPr>
          <w:t>propose an approach</w:t>
        </w:r>
        <w:r w:rsidR="00B42454" w:rsidRPr="00A22C8C">
          <w:rPr>
            <w:rFonts w:ascii="Times New Roman" w:hAnsi="Times New Roman" w:cs="Times New Roman"/>
            <w:sz w:val="24"/>
            <w:szCs w:val="24"/>
            <w:lang w:val="en-US"/>
          </w:rPr>
          <w:t xml:space="preserve"> to partially correct phylogenetic ages </w:t>
        </w:r>
        <w:r w:rsidR="00B42454">
          <w:rPr>
            <w:rFonts w:ascii="Times New Roman" w:hAnsi="Times New Roman" w:cs="Times New Roman"/>
            <w:sz w:val="24"/>
            <w:szCs w:val="24"/>
            <w:lang w:val="en-US"/>
          </w:rPr>
          <w:t>under</w:t>
        </w:r>
        <w:r w:rsidR="00B42454" w:rsidRPr="00A22C8C">
          <w:rPr>
            <w:rFonts w:ascii="Times New Roman" w:hAnsi="Times New Roman" w:cs="Times New Roman"/>
            <w:sz w:val="24"/>
            <w:szCs w:val="24"/>
            <w:lang w:val="en-US"/>
          </w:rPr>
          <w:t xml:space="preserve"> budding speciation. </w:t>
        </w:r>
      </w:ins>
      <w:r w:rsidRPr="00A22C8C">
        <w:rPr>
          <w:rFonts w:ascii="Times New Roman" w:hAnsi="Times New Roman" w:cs="Times New Roman"/>
          <w:sz w:val="24"/>
          <w:szCs w:val="24"/>
          <w:lang w:val="en-US"/>
        </w:rPr>
        <w:t>The geometric function was not accurate but presented a high confidence interval coverage. Altogether our results indicate that we should be cautious when inferences are made from the relationship between phylogenetic ages and eco-</w:t>
      </w:r>
      <w:r w:rsidRPr="00A22C8C">
        <w:rPr>
          <w:rFonts w:ascii="Times New Roman" w:hAnsi="Times New Roman" w:cs="Times New Roman"/>
          <w:sz w:val="24"/>
          <w:szCs w:val="24"/>
          <w:lang w:val="en-US"/>
        </w:rPr>
        <w:lastRenderedPageBreak/>
        <w:t>evolutionary variables, and, when possible, we should perform a critical evaluation of speciation modes, through spatial analysis and extinction events, through fossil calibrations.</w:t>
      </w:r>
    </w:p>
    <w:p w14:paraId="0E2F08C2" w14:textId="2958ACD0" w:rsidR="00B42454" w:rsidRDefault="00B42454" w:rsidP="00A22C8C">
      <w:pPr>
        <w:spacing w:after="0" w:line="360" w:lineRule="auto"/>
        <w:ind w:firstLine="709"/>
        <w:jc w:val="both"/>
        <w:rPr>
          <w:rFonts w:ascii="Times New Roman" w:hAnsi="Times New Roman" w:cs="Times New Roman"/>
          <w:sz w:val="24"/>
          <w:szCs w:val="24"/>
          <w:lang w:val="en-US"/>
        </w:rPr>
      </w:pPr>
      <w:ins w:id="74" w:author="Daniele Silvestro" w:date="2023-06-16T09:08:00Z">
        <w:r>
          <w:rPr>
            <w:rFonts w:ascii="Times New Roman" w:hAnsi="Times New Roman" w:cs="Times New Roman"/>
            <w:sz w:val="24"/>
            <w:szCs w:val="24"/>
            <w:lang w:val="en-US"/>
          </w:rPr>
          <w:t>Our analyses show that species ages cannot be confidently estimated from phylogenetic trees al</w:t>
        </w:r>
      </w:ins>
      <w:ins w:id="75" w:author="Daniele Silvestro" w:date="2023-06-16T09:09:00Z">
        <w:r>
          <w:rPr>
            <w:rFonts w:ascii="Times New Roman" w:hAnsi="Times New Roman" w:cs="Times New Roman"/>
            <w:sz w:val="24"/>
            <w:szCs w:val="24"/>
            <w:lang w:val="en-US"/>
          </w:rPr>
          <w:t xml:space="preserve">though broad confidence interval can be inferred. </w:t>
        </w:r>
      </w:ins>
    </w:p>
    <w:p w14:paraId="0E209C66" w14:textId="77777777" w:rsidR="00D94393" w:rsidRDefault="00D94393" w:rsidP="00D94393">
      <w:pPr>
        <w:spacing w:after="0" w:line="360" w:lineRule="auto"/>
        <w:jc w:val="both"/>
        <w:rPr>
          <w:rFonts w:ascii="Times New Roman" w:hAnsi="Times New Roman" w:cs="Times New Roman"/>
          <w:sz w:val="24"/>
          <w:szCs w:val="24"/>
          <w:lang w:val="en-US"/>
        </w:rPr>
      </w:pPr>
    </w:p>
    <w:p w14:paraId="23CF8EDA" w14:textId="18C4A2AD" w:rsidR="00D94393" w:rsidRPr="00D94393" w:rsidRDefault="00D94393" w:rsidP="00D94393">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
    <w:p w14:paraId="76119B42"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AC88133"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3A9BA166"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D7B2375" w14:textId="688D8619" w:rsidR="00245C2B" w:rsidRDefault="00245C2B">
      <w:pPr>
        <w:spacing w:after="0" w:line="360" w:lineRule="auto"/>
        <w:jc w:val="both"/>
        <w:rPr>
          <w:rFonts w:ascii="Times New Roman" w:hAnsi="Times New Roman" w:cs="Times New Roman"/>
          <w:b/>
          <w:bCs/>
          <w:sz w:val="24"/>
          <w:szCs w:val="24"/>
          <w:lang w:val="en-US"/>
        </w:rPr>
      </w:pPr>
      <w:commentRangeStart w:id="76"/>
      <w:r>
        <w:rPr>
          <w:rFonts w:ascii="Times New Roman" w:hAnsi="Times New Roman" w:cs="Times New Roman"/>
          <w:b/>
          <w:bCs/>
          <w:sz w:val="24"/>
          <w:szCs w:val="24"/>
          <w:lang w:val="en-US"/>
        </w:rPr>
        <w:t>Introduction</w:t>
      </w:r>
      <w:commentRangeEnd w:id="76"/>
      <w:r w:rsidR="00E3054A">
        <w:rPr>
          <w:rStyle w:val="Refdecomentario"/>
        </w:rPr>
        <w:commentReference w:id="76"/>
      </w:r>
    </w:p>
    <w:p w14:paraId="027333BE" w14:textId="5CEB243E" w:rsidR="00D94393" w:rsidRDefault="008D08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estimation of species age</w:t>
      </w:r>
      <w:r w:rsidR="00D94393">
        <w:rPr>
          <w:rFonts w:ascii="Times New Roman" w:hAnsi="Times New Roman" w:cs="Times New Roman"/>
          <w:sz w:val="24"/>
          <w:szCs w:val="24"/>
          <w:lang w:val="en-US"/>
        </w:rPr>
        <w:t xml:space="preserve">, or the </w:t>
      </w:r>
      <w:ins w:id="77" w:author="Daniele Silvestro" w:date="2023-06-16T09:09:00Z">
        <w:r w:rsidR="00B42454">
          <w:rPr>
            <w:rFonts w:ascii="Times New Roman" w:hAnsi="Times New Roman" w:cs="Times New Roman"/>
            <w:sz w:val="24"/>
            <w:szCs w:val="24"/>
            <w:lang w:val="en-US"/>
          </w:rPr>
          <w:t xml:space="preserve">elapsed </w:t>
        </w:r>
      </w:ins>
      <w:r w:rsidR="00D94393">
        <w:rPr>
          <w:rFonts w:ascii="Times New Roman" w:hAnsi="Times New Roman" w:cs="Times New Roman"/>
          <w:sz w:val="24"/>
          <w:szCs w:val="24"/>
          <w:lang w:val="en-US"/>
        </w:rPr>
        <w:t xml:space="preserve">time </w:t>
      </w:r>
      <w:del w:id="78" w:author="Daniele Silvestro" w:date="2023-06-16T09:09:00Z">
        <w:r w:rsidR="00D94393" w:rsidDel="00B42454">
          <w:rPr>
            <w:rFonts w:ascii="Times New Roman" w:hAnsi="Times New Roman" w:cs="Times New Roman"/>
            <w:sz w:val="24"/>
            <w:szCs w:val="24"/>
            <w:lang w:val="en-US"/>
          </w:rPr>
          <w:delText xml:space="preserve">elapse </w:delText>
        </w:r>
      </w:del>
      <w:r w:rsidR="00D94393">
        <w:rPr>
          <w:rFonts w:ascii="Times New Roman" w:hAnsi="Times New Roman" w:cs="Times New Roman"/>
          <w:sz w:val="24"/>
          <w:szCs w:val="24"/>
          <w:lang w:val="en-US"/>
        </w:rPr>
        <w:t>since species origin,</w:t>
      </w:r>
      <w:r>
        <w:rPr>
          <w:rFonts w:ascii="Times New Roman" w:hAnsi="Times New Roman" w:cs="Times New Roman"/>
          <w:sz w:val="24"/>
          <w:szCs w:val="24"/>
          <w:lang w:val="en-US"/>
        </w:rPr>
        <w:t xml:space="preserve"> is </w:t>
      </w:r>
      <w:del w:id="79" w:author="Daniele Silvestro" w:date="2023-06-16T09:09:00Z">
        <w:r w:rsidDel="00B42454">
          <w:rPr>
            <w:rFonts w:ascii="Times New Roman" w:hAnsi="Times New Roman" w:cs="Times New Roman"/>
            <w:sz w:val="24"/>
            <w:szCs w:val="24"/>
            <w:lang w:val="en-US"/>
          </w:rPr>
          <w:delText xml:space="preserve">fundamental </w:delText>
        </w:r>
      </w:del>
      <w:ins w:id="80" w:author="Daniele Silvestro" w:date="2023-06-16T09:09:00Z">
        <w:r w:rsidR="00B42454">
          <w:rPr>
            <w:rFonts w:ascii="Times New Roman" w:hAnsi="Times New Roman" w:cs="Times New Roman"/>
            <w:sz w:val="24"/>
            <w:szCs w:val="24"/>
            <w:lang w:val="en-US"/>
          </w:rPr>
          <w:t xml:space="preserve">important </w:t>
        </w:r>
      </w:ins>
      <w:r>
        <w:rPr>
          <w:rFonts w:ascii="Times New Roman" w:hAnsi="Times New Roman" w:cs="Times New Roman"/>
          <w:sz w:val="24"/>
          <w:szCs w:val="24"/>
          <w:lang w:val="en-US"/>
        </w:rPr>
        <w:t xml:space="preserve">to </w:t>
      </w:r>
      <w:r w:rsidR="003F4314">
        <w:rPr>
          <w:rFonts w:ascii="Times New Roman" w:hAnsi="Times New Roman" w:cs="Times New Roman"/>
          <w:sz w:val="24"/>
          <w:szCs w:val="24"/>
          <w:lang w:val="en-US"/>
        </w:rPr>
        <w:t>evaluate mechanisms that link species longevity with eco-evolutionary processes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(Benton 2013, Swenson 2019)</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 xml:space="preserve">. </w:t>
      </w:r>
      <w:del w:id="81" w:author="Daniele Silvestro" w:date="2023-06-16T09:10:00Z">
        <w:r w:rsidR="003F4314" w:rsidDel="00B42454">
          <w:rPr>
            <w:rFonts w:ascii="Times New Roman" w:hAnsi="Times New Roman" w:cs="Times New Roman"/>
            <w:sz w:val="24"/>
            <w:szCs w:val="24"/>
            <w:lang w:val="en-US"/>
          </w:rPr>
          <w:delText>As an example</w:delText>
        </w:r>
      </w:del>
      <w:ins w:id="82" w:author="Daniele Silvestro" w:date="2023-06-16T09:10:00Z">
        <w:r w:rsidR="00B42454">
          <w:rPr>
            <w:rFonts w:ascii="Times New Roman" w:hAnsi="Times New Roman" w:cs="Times New Roman"/>
            <w:sz w:val="24"/>
            <w:szCs w:val="24"/>
            <w:lang w:val="en-US"/>
          </w:rPr>
          <w:t>For instance</w:t>
        </w:r>
      </w:ins>
      <w:r w:rsidR="003F4314">
        <w:rPr>
          <w:rFonts w:ascii="Times New Roman" w:hAnsi="Times New Roman" w:cs="Times New Roman"/>
          <w:sz w:val="24"/>
          <w:szCs w:val="24"/>
          <w:lang w:val="en-US"/>
        </w:rPr>
        <w:t xml:space="preserve">, </w:t>
      </w:r>
      <w:del w:id="83" w:author="Daniele Silvestro" w:date="2023-06-16T09:10:00Z">
        <w:r w:rsidR="003F4314" w:rsidDel="00B42454">
          <w:rPr>
            <w:rFonts w:ascii="Times New Roman" w:hAnsi="Times New Roman" w:cs="Times New Roman"/>
            <w:sz w:val="24"/>
            <w:szCs w:val="24"/>
            <w:lang w:val="en-US"/>
          </w:rPr>
          <w:delText>Age</w:delText>
        </w:r>
      </w:del>
      <w:ins w:id="84" w:author="Daniele Silvestro" w:date="2023-06-16T09:10:00Z">
        <w:r w:rsidR="00B42454">
          <w:rPr>
            <w:rFonts w:ascii="Times New Roman" w:hAnsi="Times New Roman" w:cs="Times New Roman"/>
            <w:sz w:val="24"/>
            <w:szCs w:val="24"/>
            <w:lang w:val="en-US"/>
          </w:rPr>
          <w:t>age</w:t>
        </w:r>
      </w:ins>
      <w:r w:rsidR="003F4314">
        <w:rPr>
          <w:rFonts w:ascii="Times New Roman" w:hAnsi="Times New Roman" w:cs="Times New Roman"/>
          <w:sz w:val="24"/>
          <w:szCs w:val="24"/>
          <w:lang w:val="en-US"/>
        </w:rPr>
        <w:t xml:space="preserve">-dependent extinction hypotheses test the relationship between age and extinction probability, </w:t>
      </w:r>
      <w:del w:id="85" w:author="Daniele Silvestro" w:date="2023-06-16T09:10:00Z">
        <w:r w:rsidR="003F4314" w:rsidDel="00B42454">
          <w:rPr>
            <w:rFonts w:ascii="Times New Roman" w:hAnsi="Times New Roman" w:cs="Times New Roman"/>
            <w:sz w:val="24"/>
            <w:szCs w:val="24"/>
            <w:lang w:val="en-US"/>
          </w:rPr>
          <w:delText>arguing that</w:delText>
        </w:r>
      </w:del>
      <w:ins w:id="86" w:author="Daniele Silvestro" w:date="2023-06-16T09:10:00Z">
        <w:r w:rsidR="00B42454">
          <w:rPr>
            <w:rFonts w:ascii="Times New Roman" w:hAnsi="Times New Roman" w:cs="Times New Roman"/>
            <w:sz w:val="24"/>
            <w:szCs w:val="24"/>
            <w:lang w:val="en-US"/>
          </w:rPr>
          <w:t>assessing whether</w:t>
        </w:r>
      </w:ins>
      <w:r w:rsidR="003F4314">
        <w:rPr>
          <w:rFonts w:ascii="Times New Roman" w:hAnsi="Times New Roman" w:cs="Times New Roman"/>
          <w:sz w:val="24"/>
          <w:szCs w:val="24"/>
          <w:lang w:val="en-US"/>
        </w:rPr>
        <w:t xml:space="preserve"> </w:t>
      </w:r>
      <w:del w:id="87" w:author="Daniele Silvestro" w:date="2023-06-16T09:11:00Z">
        <w:r w:rsidR="003F4314" w:rsidDel="00B42454">
          <w:rPr>
            <w:rFonts w:ascii="Times New Roman" w:hAnsi="Times New Roman" w:cs="Times New Roman"/>
            <w:sz w:val="24"/>
            <w:szCs w:val="24"/>
            <w:lang w:val="en-US"/>
          </w:rPr>
          <w:delText>species longevity is correlated with the time needed to evolve certain traits conferring fitness</w:delText>
        </w:r>
        <w:r w:rsidR="00C26716" w:rsidDel="00B42454">
          <w:rPr>
            <w:rFonts w:ascii="Times New Roman" w:hAnsi="Times New Roman" w:cs="Times New Roman"/>
            <w:sz w:val="24"/>
            <w:szCs w:val="24"/>
            <w:lang w:val="en-US"/>
          </w:rPr>
          <w:delText xml:space="preserve"> or extinction selectivity</w:delText>
        </w:r>
      </w:del>
      <w:ins w:id="88" w:author="Daniele Silvestro" w:date="2023-06-16T09:11:00Z">
        <w:r w:rsidR="00B42454">
          <w:rPr>
            <w:rFonts w:ascii="Times New Roman" w:hAnsi="Times New Roman" w:cs="Times New Roman"/>
            <w:sz w:val="24"/>
            <w:szCs w:val="24"/>
            <w:lang w:val="en-US"/>
          </w:rPr>
          <w:t xml:space="preserve">different extinction rates affect </w:t>
        </w:r>
      </w:ins>
      <w:ins w:id="89" w:author="Daniele Silvestro" w:date="2023-06-16T09:12:00Z">
        <w:r w:rsidR="00B42454">
          <w:rPr>
            <w:rFonts w:ascii="Times New Roman" w:hAnsi="Times New Roman" w:cs="Times New Roman"/>
            <w:sz w:val="24"/>
            <w:szCs w:val="24"/>
            <w:lang w:val="en-US"/>
          </w:rPr>
          <w:t xml:space="preserve">young vs old </w:t>
        </w:r>
      </w:ins>
      <w:ins w:id="90" w:author="Daniele Silvestro" w:date="2023-06-16T09:11:00Z">
        <w:r w:rsidR="00B42454">
          <w:rPr>
            <w:rFonts w:ascii="Times New Roman" w:hAnsi="Times New Roman" w:cs="Times New Roman"/>
            <w:sz w:val="24"/>
            <w:szCs w:val="24"/>
            <w:lang w:val="en-US"/>
          </w:rPr>
          <w:t>species</w:t>
        </w:r>
      </w:ins>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2005)","previouslyFormattedCitation":"(Balmford 1996; Eldredge et al. 2005; Pearson 1995)"},"properties":{"noteIndex":0},"schema":"https://github.com/citation-style-language/schema/raw/master/csl-citation.json"}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(Pearson 1995, Balmford 1996, Eldredge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w:t>
      </w:r>
      <w:r w:rsidR="002268AC">
        <w:rPr>
          <w:rFonts w:ascii="Times New Roman" w:hAnsi="Times New Roman" w:cs="Times New Roman"/>
          <w:sz w:val="24"/>
          <w:szCs w:val="24"/>
          <w:lang w:val="en-US"/>
        </w:rPr>
        <w:t xml:space="preserve"> </w:t>
      </w:r>
      <w:r w:rsidR="00FF2D72">
        <w:rPr>
          <w:rFonts w:ascii="Times New Roman" w:hAnsi="Times New Roman" w:cs="Times New Roman"/>
          <w:sz w:val="24"/>
          <w:szCs w:val="24"/>
          <w:lang w:val="en-US"/>
        </w:rPr>
        <w:t>Likewise</w:t>
      </w:r>
      <w:r w:rsidR="003F4314">
        <w:rPr>
          <w:rFonts w:ascii="Times New Roman" w:hAnsi="Times New Roman" w:cs="Times New Roman"/>
          <w:sz w:val="24"/>
          <w:szCs w:val="24"/>
          <w:lang w:val="en-US"/>
        </w:rPr>
        <w:t>, species age could be a measure of colonization time</w:t>
      </w:r>
      <w:r w:rsidR="00FF2D72">
        <w:rPr>
          <w:rFonts w:ascii="Times New Roman" w:hAnsi="Times New Roman" w:cs="Times New Roman"/>
          <w:sz w:val="24"/>
          <w:szCs w:val="24"/>
          <w:lang w:val="en-US"/>
        </w:rPr>
        <w:t xml:space="preserve">, especially in island systems or </w:t>
      </w:r>
      <w:r>
        <w:rPr>
          <w:rFonts w:ascii="Times New Roman" w:hAnsi="Times New Roman" w:cs="Times New Roman"/>
          <w:sz w:val="24"/>
          <w:szCs w:val="24"/>
          <w:lang w:val="en-US"/>
        </w:rPr>
        <w:t xml:space="preserve">during </w:t>
      </w:r>
      <w:r w:rsidR="00FF2D72">
        <w:rPr>
          <w:rFonts w:ascii="Times New Roman" w:hAnsi="Times New Roman" w:cs="Times New Roman"/>
          <w:sz w:val="24"/>
          <w:szCs w:val="24"/>
          <w:lang w:val="en-US"/>
        </w:rPr>
        <w:t>biotic invasions triggered by geological events, such as the formation of the Central American Isthmus for the Great American Interchange</w:t>
      </w:r>
      <w:r w:rsidR="002268AC">
        <w:rPr>
          <w:rFonts w:ascii="Times New Roman" w:hAnsi="Times New Roman" w:cs="Times New Roman"/>
          <w:sz w:val="24"/>
          <w:szCs w:val="24"/>
          <w:lang w:val="en-US"/>
        </w:rPr>
        <w:t xml:space="preserve"> </w:t>
      </w:r>
      <w:commentRangeStart w:id="91"/>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space","type":"article-journal","volume":"207"},"uris":["http://www.mendeley.com/documents/?uuid=0dc71e10-dfe4-4014-b93e-872dd9be7264"]}],"mendeley":{"formattedCitation":"(Carrillo &lt;i&gt;et al.&lt;/i&gt; 2015, Tanentzap &lt;i&gt;et al.&lt;/i&gt; 2015)","plainTextFormattedCitation":"(Carrillo et al. 2015, Tanentzap et al. 2015)","previouslyFormattedCitation":"(Carrillo et al. 2015; Tanentzap et al. 2015)"},"properties":{"noteIndex":0},"schema":"https://github.com/citation-style-language/schema/raw/master/csl-citation.json"}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(Carrillo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w:t>
      </w:r>
      <w:r w:rsidR="002268AC">
        <w:rPr>
          <w:rFonts w:ascii="Times New Roman" w:hAnsi="Times New Roman" w:cs="Times New Roman"/>
          <w:sz w:val="24"/>
          <w:szCs w:val="24"/>
          <w:lang w:val="en-US"/>
        </w:rPr>
        <w:fldChar w:fldCharType="end"/>
      </w:r>
      <w:commentRangeEnd w:id="91"/>
      <w:r w:rsidR="00B42454">
        <w:rPr>
          <w:rStyle w:val="Refdecomentario"/>
        </w:rPr>
        <w:commentReference w:id="91"/>
      </w:r>
      <w:r>
        <w:rPr>
          <w:rFonts w:ascii="Times New Roman" w:hAnsi="Times New Roman" w:cs="Times New Roman"/>
          <w:sz w:val="24"/>
          <w:szCs w:val="24"/>
          <w:lang w:val="en-US"/>
        </w:rPr>
        <w:t xml:space="preserve">. </w:t>
      </w:r>
      <w:del w:id="92" w:author="Daniele Silvestro" w:date="2023-06-16T09:12:00Z">
        <w:r w:rsidDel="00B42454">
          <w:rPr>
            <w:rFonts w:ascii="Times New Roman" w:hAnsi="Times New Roman" w:cs="Times New Roman"/>
            <w:sz w:val="24"/>
            <w:szCs w:val="24"/>
            <w:lang w:val="en-US"/>
          </w:rPr>
          <w:delText>Traditionally, s</w:delText>
        </w:r>
      </w:del>
      <w:ins w:id="93" w:author="Daniele Silvestro" w:date="2023-06-16T09:12:00Z">
        <w:r w:rsidR="00B42454">
          <w:rPr>
            <w:rFonts w:ascii="Times New Roman" w:hAnsi="Times New Roman" w:cs="Times New Roman"/>
            <w:sz w:val="24"/>
            <w:szCs w:val="24"/>
            <w:lang w:val="en-US"/>
          </w:rPr>
          <w:t>S</w:t>
        </w:r>
      </w:ins>
      <w:r>
        <w:rPr>
          <w:rFonts w:ascii="Times New Roman" w:hAnsi="Times New Roman" w:cs="Times New Roman"/>
          <w:sz w:val="24"/>
          <w:szCs w:val="24"/>
          <w:lang w:val="en-US"/>
        </w:rPr>
        <w:t>pecies age is measured in the fossil record through different statistical and probabilistic approaches based mostly on taxa’s stratigraphic duration</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and Raup 1996)"},"properties":{"noteIndex":0},"schema":"https://github.com/citation-style-language/schema/raw/master/csl-citation.json"}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(Foote 1996, Foote &amp; Raup 1996)</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Several of these approaches consider the differences in fossil sampling and temporal resolution</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et al. 2001; Silvestro et al. 2019)"},"properties":{"noteIndex":0},"schema":"https://github.com/citation-style-language/schema/raw/master/csl-citation.json"}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(Alroy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2001,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70537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Species ages estimated from </w:t>
      </w:r>
      <w:proofErr w:type="spellStart"/>
      <w:r w:rsidR="00C26716">
        <w:rPr>
          <w:rFonts w:ascii="Times New Roman" w:hAnsi="Times New Roman" w:cs="Times New Roman"/>
          <w:sz w:val="24"/>
          <w:szCs w:val="24"/>
          <w:lang w:val="en-US"/>
        </w:rPr>
        <w:t>paleobiological</w:t>
      </w:r>
      <w:proofErr w:type="spellEnd"/>
      <w:r w:rsidR="00C26716">
        <w:rPr>
          <w:rFonts w:ascii="Times New Roman" w:hAnsi="Times New Roman" w:cs="Times New Roman"/>
          <w:sz w:val="24"/>
          <w:szCs w:val="24"/>
          <w:lang w:val="en-US"/>
        </w:rPr>
        <w:t xml:space="preserve"> data offer a reliable measure of species’ temporal duration which can be used in macroevolutionary studies</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2020)","previouslyFormattedCitation":"(Benton 2016; Silvestro et al. 2020; Van Valen 1973)"},"properties":{"noteIndex":0},"schema":"https://github.com/citation-style-language/schema/raw/master/csl-citation.json"}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(Van Valen 1973, Benton 2016,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705370">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More recently, </w:t>
      </w:r>
      <w:del w:id="94" w:author="Daniele Silvestro" w:date="2023-06-16T09:13:00Z">
        <w:r w:rsidR="00C26716" w:rsidDel="00B42454">
          <w:rPr>
            <w:rFonts w:ascii="Times New Roman" w:hAnsi="Times New Roman" w:cs="Times New Roman"/>
            <w:sz w:val="24"/>
            <w:szCs w:val="24"/>
            <w:lang w:val="en-US"/>
          </w:rPr>
          <w:delText xml:space="preserve">some </w:delText>
        </w:r>
      </w:del>
      <w:ins w:id="95" w:author="Daniele Silvestro" w:date="2023-06-16T09:13:00Z">
        <w:r w:rsidR="00B42454">
          <w:rPr>
            <w:rFonts w:ascii="Times New Roman" w:hAnsi="Times New Roman" w:cs="Times New Roman"/>
            <w:sz w:val="24"/>
            <w:szCs w:val="24"/>
            <w:lang w:val="en-US"/>
          </w:rPr>
          <w:t xml:space="preserve">several </w:t>
        </w:r>
      </w:ins>
      <w:r w:rsidR="00C26716">
        <w:rPr>
          <w:rFonts w:ascii="Times New Roman" w:hAnsi="Times New Roman" w:cs="Times New Roman"/>
          <w:sz w:val="24"/>
          <w:szCs w:val="24"/>
          <w:lang w:val="en-US"/>
        </w:rPr>
        <w:t xml:space="preserve">studies have </w:t>
      </w:r>
      <w:del w:id="96" w:author="Daniele Silvestro" w:date="2023-06-16T09:14:00Z">
        <w:r w:rsidR="00C26716" w:rsidDel="00B42454">
          <w:rPr>
            <w:rFonts w:ascii="Times New Roman" w:hAnsi="Times New Roman" w:cs="Times New Roman"/>
            <w:sz w:val="24"/>
            <w:szCs w:val="24"/>
            <w:lang w:val="en-US"/>
          </w:rPr>
          <w:delText xml:space="preserve">assumed </w:delText>
        </w:r>
      </w:del>
      <w:ins w:id="97" w:author="Daniele Silvestro" w:date="2023-06-16T09:14:00Z">
        <w:r w:rsidR="00B42454">
          <w:rPr>
            <w:rFonts w:ascii="Times New Roman" w:hAnsi="Times New Roman" w:cs="Times New Roman"/>
            <w:sz w:val="24"/>
            <w:szCs w:val="24"/>
            <w:lang w:val="en-US"/>
          </w:rPr>
          <w:t>used the length</w:t>
        </w:r>
      </w:ins>
      <w:ins w:id="98" w:author="Daniele Silvestro" w:date="2023-06-20T09:55:00Z">
        <w:r w:rsidR="00E3054A">
          <w:rPr>
            <w:rFonts w:ascii="Times New Roman" w:hAnsi="Times New Roman" w:cs="Times New Roman"/>
            <w:sz w:val="24"/>
            <w:szCs w:val="24"/>
            <w:lang w:val="en-US"/>
          </w:rPr>
          <w:t xml:space="preserve"> of terminal branches in</w:t>
        </w:r>
      </w:ins>
      <w:ins w:id="99" w:author="Daniele Silvestro" w:date="2023-06-16T09:14:00Z">
        <w:r w:rsidR="00B42454">
          <w:rPr>
            <w:rFonts w:ascii="Times New Roman" w:hAnsi="Times New Roman" w:cs="Times New Roman"/>
            <w:sz w:val="24"/>
            <w:szCs w:val="24"/>
            <w:lang w:val="en-US"/>
          </w:rPr>
          <w:t xml:space="preserve"> time-calibrated phylogenies </w:t>
        </w:r>
      </w:ins>
      <w:del w:id="100" w:author="Daniele Silvestro" w:date="2023-06-16T09:14:00Z">
        <w:r w:rsidR="00C26716" w:rsidDel="00B42454">
          <w:rPr>
            <w:rFonts w:ascii="Times New Roman" w:hAnsi="Times New Roman" w:cs="Times New Roman"/>
            <w:sz w:val="24"/>
            <w:szCs w:val="24"/>
            <w:lang w:val="en-US"/>
          </w:rPr>
          <w:delText xml:space="preserve">that </w:delText>
        </w:r>
      </w:del>
      <w:ins w:id="101" w:author="Daniele Silvestro" w:date="2023-06-16T09:14:00Z">
        <w:r w:rsidR="00B42454">
          <w:rPr>
            <w:rFonts w:ascii="Times New Roman" w:hAnsi="Times New Roman" w:cs="Times New Roman"/>
            <w:sz w:val="24"/>
            <w:szCs w:val="24"/>
            <w:lang w:val="en-US"/>
          </w:rPr>
          <w:t xml:space="preserve">as a proxy for </w:t>
        </w:r>
      </w:ins>
      <w:r w:rsidR="00C26716">
        <w:rPr>
          <w:rFonts w:ascii="Times New Roman" w:hAnsi="Times New Roman" w:cs="Times New Roman"/>
          <w:sz w:val="24"/>
          <w:szCs w:val="24"/>
          <w:lang w:val="en-US"/>
        </w:rPr>
        <w:t xml:space="preserve">the age of extant species </w:t>
      </w:r>
      <w:del w:id="102" w:author="Daniele Silvestro" w:date="2023-06-16T09:14:00Z">
        <w:r w:rsidR="00C26716" w:rsidDel="00B42454">
          <w:rPr>
            <w:rFonts w:ascii="Times New Roman" w:hAnsi="Times New Roman" w:cs="Times New Roman"/>
            <w:sz w:val="24"/>
            <w:szCs w:val="24"/>
            <w:lang w:val="en-US"/>
          </w:rPr>
          <w:delText>can be measured from the branch lengths of time-calibrated phylogenies</w:delText>
        </w:r>
        <w:r w:rsidR="00705370" w:rsidDel="00B42454">
          <w:rPr>
            <w:rFonts w:ascii="Times New Roman" w:hAnsi="Times New Roman" w:cs="Times New Roman"/>
            <w:sz w:val="24"/>
            <w:szCs w:val="24"/>
            <w:lang w:val="en-US"/>
          </w:rPr>
          <w:delText xml:space="preserve"> </w:delText>
        </w:r>
      </w:del>
      <w:r w:rsidR="006C174E">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dynamics?","type":"article-journal"},"uris":["http://www.mendeley.com/documents/?uuid=062dcc8b-81ca-4b7b-9c45-11e18504be3b"]}],"mendeley":{"formattedCitation":"(Gaston &amp; Blackburn 1997, Johnson &lt;i&gt;et al.&lt;/i&gt; 2002a, Verde Arregoitia &lt;i&gt;et al.&lt;/i&gt; 2013, Tanentzap &lt;i&gt;et al.&lt;/i&gt; 2020)","plainTextFormattedCitation":"(Gaston &amp; Blackburn 1997, Johnson et al. 2002a, Verde Arregoitia et al. 2013, Tanentzap et al. 2020)","previouslyFormattedCitation":"(Gaston and Blackburn 1997; Christopher N. Johnson et al. 2002; Tanentzap et al. 2020; Verde Arregoitia et al. 2013)"},"properties":{"noteIndex":0},"schema":"https://github.com/citation-style-language/schema/raw/master/csl-citation.json"}</w:instrText>
      </w:r>
      <w:r w:rsidR="006C174E">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(Gaston &amp; Blackburn 1997, Johnson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2002a, Verde Arregoitia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2013,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6C174E">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However, </w:t>
      </w:r>
      <w:del w:id="103" w:author="Daniele Silvestro" w:date="2023-06-20T09:55:00Z">
        <w:r w:rsidR="00C26716" w:rsidDel="00E3054A">
          <w:rPr>
            <w:rFonts w:ascii="Times New Roman" w:hAnsi="Times New Roman" w:cs="Times New Roman"/>
            <w:sz w:val="24"/>
            <w:szCs w:val="24"/>
            <w:lang w:val="en-US"/>
          </w:rPr>
          <w:delText>estimating species age from phylogenetic trees (hereafter called</w:delText>
        </w:r>
      </w:del>
      <w:ins w:id="104" w:author="Daniele Silvestro" w:date="2023-06-20T09:55:00Z">
        <w:r w:rsidR="00E3054A">
          <w:rPr>
            <w:rFonts w:ascii="Times New Roman" w:hAnsi="Times New Roman" w:cs="Times New Roman"/>
            <w:sz w:val="24"/>
            <w:szCs w:val="24"/>
            <w:lang w:val="en-US"/>
          </w:rPr>
          <w:t xml:space="preserve">this </w:t>
        </w:r>
        <w:r w:rsidR="00E3054A">
          <w:rPr>
            <w:rFonts w:ascii="Times New Roman" w:hAnsi="Times New Roman" w:cs="Times New Roman"/>
            <w:sz w:val="24"/>
            <w:szCs w:val="24"/>
            <w:lang w:val="en-US"/>
          </w:rPr>
          <w:lastRenderedPageBreak/>
          <w:t>approximation, which we hereafter refer to as</w:t>
        </w:r>
      </w:ins>
      <w:r w:rsidR="00C26716">
        <w:rPr>
          <w:rFonts w:ascii="Times New Roman" w:hAnsi="Times New Roman" w:cs="Times New Roman"/>
          <w:sz w:val="24"/>
          <w:szCs w:val="24"/>
          <w:lang w:val="en-US"/>
        </w:rPr>
        <w:t xml:space="preserve"> “phylogenetic age</w:t>
      </w:r>
      <w:del w:id="105" w:author="Daniele Silvestro" w:date="2023-06-20T09:55:00Z">
        <w:r w:rsidR="00C26716" w:rsidDel="00E3054A">
          <w:rPr>
            <w:rFonts w:ascii="Times New Roman" w:hAnsi="Times New Roman" w:cs="Times New Roman"/>
            <w:sz w:val="24"/>
            <w:szCs w:val="24"/>
            <w:lang w:val="en-US"/>
          </w:rPr>
          <w:delText xml:space="preserve">”) </w:delText>
        </w:r>
      </w:del>
      <w:ins w:id="106" w:author="Daniele Silvestro" w:date="2023-06-20T09:55:00Z">
        <w:r w:rsidR="00E3054A">
          <w:rPr>
            <w:rFonts w:ascii="Times New Roman" w:hAnsi="Times New Roman" w:cs="Times New Roman"/>
            <w:sz w:val="24"/>
            <w:szCs w:val="24"/>
            <w:lang w:val="en-US"/>
          </w:rPr>
          <w:t xml:space="preserve">”, </w:t>
        </w:r>
      </w:ins>
      <w:r w:rsidR="00C26716">
        <w:rPr>
          <w:rFonts w:ascii="Times New Roman" w:hAnsi="Times New Roman" w:cs="Times New Roman"/>
          <w:sz w:val="24"/>
          <w:szCs w:val="24"/>
          <w:lang w:val="en-US"/>
        </w:rPr>
        <w:t xml:space="preserve">can lead to over or underestimations due to three </w:t>
      </w:r>
      <w:ins w:id="107" w:author="Daniele Silvestro" w:date="2023-06-16T09:15:00Z">
        <w:r w:rsidR="00B42454">
          <w:rPr>
            <w:rFonts w:ascii="Times New Roman" w:hAnsi="Times New Roman" w:cs="Times New Roman"/>
            <w:sz w:val="24"/>
            <w:szCs w:val="24"/>
            <w:lang w:val="en-US"/>
          </w:rPr>
          <w:t xml:space="preserve">non-exclusive </w:t>
        </w:r>
      </w:ins>
      <w:r w:rsidR="00C26716">
        <w:rPr>
          <w:rFonts w:ascii="Times New Roman" w:hAnsi="Times New Roman" w:cs="Times New Roman"/>
          <w:sz w:val="24"/>
          <w:szCs w:val="24"/>
          <w:lang w:val="en-US"/>
        </w:rPr>
        <w:t xml:space="preserve">different shortfalls. </w:t>
      </w:r>
    </w:p>
    <w:p w14:paraId="4ED06F02" w14:textId="77777777" w:rsidR="00730B2C" w:rsidRDefault="006C174E">
      <w:pPr>
        <w:spacing w:after="0" w:line="360" w:lineRule="auto"/>
        <w:ind w:firstLine="709"/>
        <w:jc w:val="both"/>
        <w:rPr>
          <w:ins w:id="108" w:author="Daniele Silvestro" w:date="2023-06-16T09:19:00Z"/>
          <w:rFonts w:ascii="Times New Roman" w:hAnsi="Times New Roman" w:cs="Times New Roman"/>
          <w:sz w:val="24"/>
          <w:szCs w:val="24"/>
          <w:lang w:val="en-US"/>
        </w:rPr>
      </w:pPr>
      <w:r>
        <w:rPr>
          <w:rFonts w:ascii="Times New Roman" w:hAnsi="Times New Roman" w:cs="Times New Roman"/>
          <w:sz w:val="24"/>
          <w:szCs w:val="24"/>
          <w:lang w:val="en-US"/>
        </w:rPr>
        <w:t xml:space="preserve">First, </w:t>
      </w:r>
      <w:commentRangeStart w:id="109"/>
      <w:r>
        <w:rPr>
          <w:rFonts w:ascii="Times New Roman" w:hAnsi="Times New Roman" w:cs="Times New Roman"/>
          <w:sz w:val="24"/>
          <w:szCs w:val="24"/>
          <w:lang w:val="en-US"/>
        </w:rPr>
        <w:t>incomplete sampling of extant species reduces the accuracy of the tree topology and increase</w:t>
      </w:r>
      <w:r w:rsidR="00D721C8">
        <w:rPr>
          <w:rFonts w:ascii="Times New Roman" w:hAnsi="Times New Roman" w:cs="Times New Roman"/>
          <w:sz w:val="24"/>
          <w:szCs w:val="24"/>
          <w:lang w:val="en-US"/>
        </w:rPr>
        <w:t>s</w:t>
      </w:r>
      <w:r>
        <w:rPr>
          <w:rFonts w:ascii="Times New Roman" w:hAnsi="Times New Roman" w:cs="Times New Roman"/>
          <w:sz w:val="24"/>
          <w:szCs w:val="24"/>
          <w:lang w:val="en-US"/>
        </w:rPr>
        <w:t xml:space="preserve"> the uncertainty in any phylogenetic estimation </w:t>
      </w:r>
      <w:r w:rsidR="00094A5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D63C5C">
        <w:rPr>
          <w:rFonts w:ascii="Times New Roman" w:hAnsi="Times New Roman" w:cs="Times New Roman" w:hint="eastAsia"/>
          <w:sz w:val="24"/>
          <w:szCs w:val="24"/>
          <w:lang w:val="en-US"/>
        </w:rPr>
        <w:instrText xml:space="preserve">nd tree completeness is </w:instrText>
      </w:r>
      <w:r w:rsidR="00D63C5C">
        <w:rPr>
          <w:rFonts w:ascii="Times New Roman" w:hAnsi="Times New Roman" w:cs="Times New Roman" w:hint="eastAsia"/>
          <w:sz w:val="24"/>
          <w:szCs w:val="24"/>
          <w:lang w:val="en-US"/>
        </w:rPr>
        <w:instrText>≤</w:instrText>
      </w:r>
      <w:r w:rsidR="00D63C5C">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D63C5C">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et al. 2008; Mynard et al. 2023)"},"properties":{"noteIndex":0},"schema":"https://github.com/citation-style-language/schema/raw/master/csl-citation.json"}</w:instrText>
      </w:r>
      <w:r w:rsidR="00094A5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(Heath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2008, Mynard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094A58">
        <w:rPr>
          <w:rFonts w:ascii="Times New Roman" w:hAnsi="Times New Roman" w:cs="Times New Roman"/>
          <w:sz w:val="24"/>
          <w:szCs w:val="24"/>
          <w:lang w:val="en-US"/>
        </w:rPr>
        <w:fldChar w:fldCharType="end"/>
      </w:r>
      <w:r w:rsidR="00094A58">
        <w:rPr>
          <w:rFonts w:ascii="Times New Roman" w:hAnsi="Times New Roman" w:cs="Times New Roman"/>
          <w:sz w:val="24"/>
          <w:szCs w:val="24"/>
          <w:lang w:val="en-US"/>
        </w:rPr>
        <w:t xml:space="preserve">. </w:t>
      </w:r>
      <w:commentRangeEnd w:id="109"/>
      <w:r w:rsidR="00B42454">
        <w:rPr>
          <w:rStyle w:val="Refdecomentario"/>
        </w:rPr>
        <w:commentReference w:id="109"/>
      </w:r>
    </w:p>
    <w:p w14:paraId="61243667" w14:textId="1E052B5E" w:rsidR="006C174E" w:rsidRPr="00D721C8" w:rsidRDefault="00094A58" w:rsidP="00730B2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ins w:id="110" w:author="Daniele Silvestro" w:date="2023-06-16T09:19:00Z">
        <w:r w:rsidR="00730B2C">
          <w:rPr>
            <w:rFonts w:ascii="Times New Roman" w:hAnsi="Times New Roman" w:cs="Times New Roman"/>
            <w:sz w:val="24"/>
            <w:szCs w:val="24"/>
            <w:lang w:val="en-US"/>
          </w:rPr>
          <w:t xml:space="preserve">extinction events </w:t>
        </w:r>
      </w:ins>
      <w:ins w:id="111" w:author="Daniele Silvestro" w:date="2023-06-16T09:20:00Z">
        <w:r w:rsidR="00730B2C">
          <w:rPr>
            <w:rFonts w:ascii="Times New Roman" w:hAnsi="Times New Roman" w:cs="Times New Roman"/>
            <w:sz w:val="24"/>
            <w:szCs w:val="24"/>
            <w:lang w:val="en-US"/>
          </w:rPr>
          <w:t>will mask branching even</w:t>
        </w:r>
      </w:ins>
      <w:ins w:id="112" w:author="Daniele Silvestro" w:date="2023-06-16T09:21:00Z">
        <w:r w:rsidR="00730B2C">
          <w:rPr>
            <w:rFonts w:ascii="Times New Roman" w:hAnsi="Times New Roman" w:cs="Times New Roman"/>
            <w:sz w:val="24"/>
            <w:szCs w:val="24"/>
            <w:lang w:val="en-US"/>
          </w:rPr>
          <w:t>ts in phylogenetic trees of extant species [cite Nee et al 90s]</w:t>
        </w:r>
      </w:ins>
      <w:ins w:id="113" w:author="Daniele Silvestro" w:date="2023-06-16T09:22:00Z">
        <w:r w:rsidR="00730B2C">
          <w:rPr>
            <w:rFonts w:ascii="Times New Roman" w:hAnsi="Times New Roman" w:cs="Times New Roman"/>
            <w:sz w:val="24"/>
            <w:szCs w:val="24"/>
            <w:lang w:val="en-US"/>
          </w:rPr>
          <w:t xml:space="preserve">. Even in phylogenetic trees that include extinct taxa, the incompleteness of the fossil record </w:t>
        </w:r>
      </w:ins>
      <w:ins w:id="114" w:author="Daniele Silvestro" w:date="2023-06-16T09:23:00Z">
        <w:r w:rsidR="00730B2C">
          <w:rPr>
            <w:rFonts w:ascii="Times New Roman" w:hAnsi="Times New Roman" w:cs="Times New Roman"/>
            <w:sz w:val="24"/>
            <w:szCs w:val="24"/>
            <w:lang w:val="en-US"/>
          </w:rPr>
          <w:t xml:space="preserve">will inevitably lead to missing lineages and uncertain topologies. </w:t>
        </w:r>
      </w:ins>
      <w:del w:id="115" w:author="Daniele Silvestro" w:date="2023-06-16T09:23:00Z">
        <w:r w:rsidDel="00730B2C">
          <w:rPr>
            <w:rFonts w:ascii="Times New Roman" w:hAnsi="Times New Roman" w:cs="Times New Roman"/>
            <w:sz w:val="24"/>
            <w:szCs w:val="24"/>
            <w:lang w:val="en-US"/>
          </w:rPr>
          <w:delText xml:space="preserve">due to incomplete fossil sampling, extinct lineages are not </w:delText>
        </w:r>
        <w:r w:rsidR="00D721C8" w:rsidDel="00730B2C">
          <w:rPr>
            <w:rFonts w:ascii="Times New Roman" w:hAnsi="Times New Roman" w:cs="Times New Roman"/>
            <w:sz w:val="24"/>
            <w:szCs w:val="24"/>
            <w:lang w:val="en-US"/>
          </w:rPr>
          <w:delText>considered to calibrate phylogenies of extant species. Not including unsampled</w:delText>
        </w:r>
      </w:del>
      <w:ins w:id="116" w:author="Daniele Silvestro" w:date="2023-06-16T09:23:00Z">
        <w:r w:rsidR="00730B2C">
          <w:rPr>
            <w:rFonts w:ascii="Times New Roman" w:hAnsi="Times New Roman" w:cs="Times New Roman"/>
            <w:sz w:val="24"/>
            <w:szCs w:val="24"/>
            <w:lang w:val="en-US"/>
          </w:rPr>
          <w:t>Unsampled</w:t>
        </w:r>
      </w:ins>
      <w:r w:rsidR="00D721C8">
        <w:rPr>
          <w:rFonts w:ascii="Times New Roman" w:hAnsi="Times New Roman" w:cs="Times New Roman"/>
          <w:sz w:val="24"/>
          <w:szCs w:val="24"/>
          <w:lang w:val="en-US"/>
        </w:rPr>
        <w:t xml:space="preserve"> extant and extinct species from the phylogeny results in </w:t>
      </w:r>
      <w:ins w:id="117" w:author="Daniele Silvestro" w:date="2023-06-16T09:24:00Z">
        <w:r w:rsidR="00730B2C">
          <w:rPr>
            <w:rFonts w:ascii="Times New Roman" w:hAnsi="Times New Roman" w:cs="Times New Roman"/>
            <w:sz w:val="24"/>
            <w:szCs w:val="24"/>
            <w:lang w:val="en-US"/>
          </w:rPr>
          <w:t xml:space="preserve">an inflation of the length of terminal </w:t>
        </w:r>
      </w:ins>
      <w:r w:rsidR="00D721C8">
        <w:rPr>
          <w:rFonts w:ascii="Times New Roman" w:hAnsi="Times New Roman" w:cs="Times New Roman"/>
          <w:sz w:val="24"/>
          <w:szCs w:val="24"/>
          <w:lang w:val="en-US"/>
        </w:rPr>
        <w:t>branch</w:t>
      </w:r>
      <w:ins w:id="118" w:author="Daniele Silvestro" w:date="2023-06-16T09:24:00Z">
        <w:r w:rsidR="00730B2C">
          <w:rPr>
            <w:rFonts w:ascii="Times New Roman" w:hAnsi="Times New Roman" w:cs="Times New Roman"/>
            <w:sz w:val="24"/>
            <w:szCs w:val="24"/>
            <w:lang w:val="en-US"/>
          </w:rPr>
          <w:t>es leading to sampled species (</w:t>
        </w:r>
        <w:proofErr w:type="gramStart"/>
        <w:r w:rsidR="00730B2C">
          <w:rPr>
            <w:rFonts w:ascii="Times New Roman" w:hAnsi="Times New Roman" w:cs="Times New Roman"/>
            <w:sz w:val="24"/>
            <w:szCs w:val="24"/>
            <w:lang w:val="en-US"/>
          </w:rPr>
          <w:t>i.e.</w:t>
        </w:r>
        <w:proofErr w:type="gramEnd"/>
        <w:r w:rsidR="00730B2C">
          <w:rPr>
            <w:rFonts w:ascii="Times New Roman" w:hAnsi="Times New Roman" w:cs="Times New Roman"/>
            <w:sz w:val="24"/>
            <w:szCs w:val="24"/>
            <w:lang w:val="en-US"/>
          </w:rPr>
          <w:t xml:space="preserve"> the tips of the tree), thus alte</w:t>
        </w:r>
      </w:ins>
      <w:ins w:id="119" w:author="Daniele Silvestro" w:date="2023-06-16T09:25:00Z">
        <w:r w:rsidR="00730B2C">
          <w:rPr>
            <w:rFonts w:ascii="Times New Roman" w:hAnsi="Times New Roman" w:cs="Times New Roman"/>
            <w:sz w:val="24"/>
            <w:szCs w:val="24"/>
            <w:lang w:val="en-US"/>
          </w:rPr>
          <w:t xml:space="preserve">ring phylogenetic species ages. </w:t>
        </w:r>
      </w:ins>
      <w:del w:id="120" w:author="Daniele Silvestro" w:date="2023-06-16T09:25:00Z">
        <w:r w:rsidR="00D721C8" w:rsidDel="00730B2C">
          <w:rPr>
            <w:rFonts w:ascii="Times New Roman" w:hAnsi="Times New Roman" w:cs="Times New Roman"/>
            <w:sz w:val="24"/>
            <w:szCs w:val="24"/>
            <w:lang w:val="en-US"/>
          </w:rPr>
          <w:delText xml:space="preserve"> lengths of extant species appearing larger than they indeed are. As an example,</w:delText>
        </w:r>
      </w:del>
      <w:ins w:id="121" w:author="Daniele Silvestro" w:date="2023-06-16T09:25:00Z">
        <w:r w:rsidR="00730B2C">
          <w:rPr>
            <w:rFonts w:ascii="Times New Roman" w:hAnsi="Times New Roman" w:cs="Times New Roman"/>
            <w:sz w:val="24"/>
            <w:szCs w:val="24"/>
            <w:lang w:val="en-US"/>
          </w:rPr>
          <w:t>For instance</w:t>
        </w:r>
      </w:ins>
      <w:r w:rsidR="00D721C8">
        <w:rPr>
          <w:rFonts w:ascii="Times New Roman" w:hAnsi="Times New Roman" w:cs="Times New Roman"/>
          <w:sz w:val="24"/>
          <w:szCs w:val="24"/>
          <w:lang w:val="en-US"/>
        </w:rPr>
        <w:t xml:space="preserve"> </w:t>
      </w:r>
      <w:del w:id="122" w:author="Daniele Silvestro" w:date="2023-06-16T09:25:00Z">
        <w:r w:rsidR="00D721C8" w:rsidDel="00730B2C">
          <w:rPr>
            <w:rFonts w:ascii="Times New Roman" w:hAnsi="Times New Roman" w:cs="Times New Roman"/>
            <w:sz w:val="24"/>
            <w:szCs w:val="24"/>
            <w:lang w:val="en-US"/>
          </w:rPr>
          <w:delText xml:space="preserve">when </w:delText>
        </w:r>
      </w:del>
      <w:ins w:id="123" w:author="Daniele Silvestro" w:date="2023-06-16T09:25:00Z">
        <w:r w:rsidR="00730B2C">
          <w:rPr>
            <w:rFonts w:ascii="Times New Roman" w:hAnsi="Times New Roman" w:cs="Times New Roman"/>
            <w:sz w:val="24"/>
            <w:szCs w:val="24"/>
            <w:lang w:val="en-US"/>
          </w:rPr>
          <w:t xml:space="preserve">if </w:t>
        </w:r>
      </w:ins>
      <w:r w:rsidR="00D721C8">
        <w:rPr>
          <w:rFonts w:ascii="Times New Roman" w:hAnsi="Times New Roman" w:cs="Times New Roman"/>
          <w:sz w:val="24"/>
          <w:szCs w:val="24"/>
          <w:lang w:val="en-US"/>
        </w:rPr>
        <w:t>the extinct species of</w:t>
      </w:r>
      <w:r w:rsidR="009A52E7">
        <w:rPr>
          <w:rFonts w:ascii="Times New Roman" w:hAnsi="Times New Roman" w:cs="Times New Roman"/>
          <w:sz w:val="24"/>
          <w:szCs w:val="24"/>
          <w:lang w:val="en-US"/>
        </w:rPr>
        <w:t xml:space="preserve"> the</w:t>
      </w:r>
      <w:r w:rsidR="00D721C8">
        <w:rPr>
          <w:rFonts w:ascii="Times New Roman" w:hAnsi="Times New Roman" w:cs="Times New Roman"/>
          <w:sz w:val="24"/>
          <w:szCs w:val="24"/>
          <w:lang w:val="en-US"/>
        </w:rPr>
        <w:t xml:space="preserve"> </w:t>
      </w:r>
      <w:r w:rsidR="00D721C8">
        <w:rPr>
          <w:rFonts w:ascii="Times New Roman" w:hAnsi="Times New Roman" w:cs="Times New Roman"/>
          <w:i/>
          <w:iCs/>
          <w:sz w:val="24"/>
          <w:szCs w:val="24"/>
          <w:lang w:val="en-US"/>
        </w:rPr>
        <w:t xml:space="preserve">Homo </w:t>
      </w:r>
      <w:r w:rsidR="00D721C8">
        <w:rPr>
          <w:rFonts w:ascii="Times New Roman" w:hAnsi="Times New Roman" w:cs="Times New Roman"/>
          <w:sz w:val="24"/>
          <w:szCs w:val="24"/>
          <w:lang w:val="en-US"/>
        </w:rPr>
        <w:t xml:space="preserve">genus are not included in </w:t>
      </w:r>
      <w:del w:id="124" w:author="Daniele Silvestro" w:date="2023-06-16T09:25:00Z">
        <w:r w:rsidR="00D721C8" w:rsidDel="00730B2C">
          <w:rPr>
            <w:rFonts w:ascii="Times New Roman" w:hAnsi="Times New Roman" w:cs="Times New Roman"/>
            <w:sz w:val="24"/>
            <w:szCs w:val="24"/>
            <w:lang w:val="en-US"/>
          </w:rPr>
          <w:delText xml:space="preserve">the </w:delText>
        </w:r>
      </w:del>
      <w:ins w:id="125" w:author="Daniele Silvestro" w:date="2023-06-16T09:25:00Z">
        <w:r w:rsidR="00730B2C">
          <w:rPr>
            <w:rFonts w:ascii="Times New Roman" w:hAnsi="Times New Roman" w:cs="Times New Roman"/>
            <w:sz w:val="24"/>
            <w:szCs w:val="24"/>
            <w:lang w:val="en-US"/>
          </w:rPr>
          <w:t xml:space="preserve">a </w:t>
        </w:r>
      </w:ins>
      <w:r w:rsidR="00D721C8">
        <w:rPr>
          <w:rFonts w:ascii="Times New Roman" w:hAnsi="Times New Roman" w:cs="Times New Roman"/>
          <w:sz w:val="24"/>
          <w:szCs w:val="24"/>
          <w:lang w:val="en-US"/>
        </w:rPr>
        <w:t>phylogen</w:t>
      </w:r>
      <w:ins w:id="126" w:author="Daniele Silvestro" w:date="2023-06-16T09:25:00Z">
        <w:r w:rsidR="00730B2C">
          <w:rPr>
            <w:rFonts w:ascii="Times New Roman" w:hAnsi="Times New Roman" w:cs="Times New Roman"/>
            <w:sz w:val="24"/>
            <w:szCs w:val="24"/>
            <w:lang w:val="en-US"/>
          </w:rPr>
          <w:t>etic</w:t>
        </w:r>
      </w:ins>
      <w:del w:id="127" w:author="Daniele Silvestro" w:date="2023-06-16T09:25:00Z">
        <w:r w:rsidR="00D721C8" w:rsidDel="00730B2C">
          <w:rPr>
            <w:rFonts w:ascii="Times New Roman" w:hAnsi="Times New Roman" w:cs="Times New Roman"/>
            <w:sz w:val="24"/>
            <w:szCs w:val="24"/>
            <w:lang w:val="en-US"/>
          </w:rPr>
          <w:delText>y</w:delText>
        </w:r>
      </w:del>
      <w:r w:rsidR="00D721C8">
        <w:rPr>
          <w:rFonts w:ascii="Times New Roman" w:hAnsi="Times New Roman" w:cs="Times New Roman"/>
          <w:sz w:val="24"/>
          <w:szCs w:val="24"/>
          <w:lang w:val="en-US"/>
        </w:rPr>
        <w:t xml:space="preserve">, the phylogenetic age of </w:t>
      </w:r>
      <w:r w:rsidR="00D721C8">
        <w:rPr>
          <w:rFonts w:ascii="Times New Roman" w:hAnsi="Times New Roman" w:cs="Times New Roman"/>
          <w:i/>
          <w:iCs/>
          <w:sz w:val="24"/>
          <w:szCs w:val="24"/>
          <w:lang w:val="en-US"/>
        </w:rPr>
        <w:t>Homo sapiens</w:t>
      </w:r>
      <w:r w:rsidR="00D721C8">
        <w:rPr>
          <w:rFonts w:ascii="Times New Roman" w:hAnsi="Times New Roman" w:cs="Times New Roman"/>
          <w:sz w:val="24"/>
          <w:szCs w:val="24"/>
          <w:lang w:val="en-US"/>
        </w:rPr>
        <w:t xml:space="preserve"> is approximately </w:t>
      </w:r>
      <w:r w:rsidR="00D07779">
        <w:rPr>
          <w:rFonts w:ascii="Times New Roman" w:hAnsi="Times New Roman" w:cs="Times New Roman"/>
          <w:sz w:val="24"/>
          <w:szCs w:val="24"/>
          <w:lang w:val="en-US"/>
        </w:rPr>
        <w:t xml:space="preserve">10 </w:t>
      </w:r>
      <w:r w:rsidR="00D721C8">
        <w:rPr>
          <w:rFonts w:ascii="Times New Roman" w:hAnsi="Times New Roman" w:cs="Times New Roman"/>
          <w:sz w:val="24"/>
          <w:szCs w:val="24"/>
          <w:lang w:val="en-US"/>
        </w:rPr>
        <w:t>million years</w:t>
      </w:r>
      <w:ins w:id="128" w:author="Daniele Silvestro" w:date="2023-06-16T09:26:00Z">
        <w:r w:rsidR="00730B2C">
          <w:rPr>
            <w:rFonts w:ascii="Times New Roman" w:hAnsi="Times New Roman" w:cs="Times New Roman"/>
            <w:sz w:val="24"/>
            <w:szCs w:val="24"/>
            <w:lang w:val="en-US"/>
          </w:rPr>
          <w:t xml:space="preserve">, </w:t>
        </w:r>
      </w:ins>
      <w:del w:id="129" w:author="Daniele Silvestro" w:date="2023-06-16T09:26:00Z">
        <w:r w:rsidR="00D721C8" w:rsidDel="00730B2C">
          <w:rPr>
            <w:rFonts w:ascii="Times New Roman" w:hAnsi="Times New Roman" w:cs="Times New Roman"/>
            <w:sz w:val="24"/>
            <w:szCs w:val="24"/>
            <w:lang w:val="en-US"/>
          </w:rPr>
          <w:delText xml:space="preserve"> (</w:delText>
        </w:r>
      </w:del>
      <w:r w:rsidR="00D721C8">
        <w:rPr>
          <w:rFonts w:ascii="Times New Roman" w:hAnsi="Times New Roman" w:cs="Times New Roman"/>
          <w:sz w:val="24"/>
          <w:szCs w:val="24"/>
          <w:lang w:val="en-US"/>
        </w:rPr>
        <w:t xml:space="preserve">i.e., the age of </w:t>
      </w:r>
      <w:del w:id="130" w:author="Daniele Silvestro" w:date="2023-06-16T09:27:00Z">
        <w:r w:rsidR="00D721C8" w:rsidDel="00730B2C">
          <w:rPr>
            <w:rFonts w:ascii="Times New Roman" w:hAnsi="Times New Roman" w:cs="Times New Roman"/>
            <w:sz w:val="24"/>
            <w:szCs w:val="24"/>
            <w:lang w:val="en-US"/>
          </w:rPr>
          <w:delText xml:space="preserve">our </w:delText>
        </w:r>
      </w:del>
      <w:ins w:id="131" w:author="Daniele Silvestro" w:date="2023-06-16T09:27:00Z">
        <w:r w:rsidR="00730B2C">
          <w:rPr>
            <w:rFonts w:ascii="Times New Roman" w:hAnsi="Times New Roman" w:cs="Times New Roman"/>
            <w:sz w:val="24"/>
            <w:szCs w:val="24"/>
            <w:lang w:val="en-US"/>
          </w:rPr>
          <w:t xml:space="preserve">the </w:t>
        </w:r>
      </w:ins>
      <w:r w:rsidR="00D721C8">
        <w:rPr>
          <w:rFonts w:ascii="Times New Roman" w:hAnsi="Times New Roman" w:cs="Times New Roman"/>
          <w:sz w:val="24"/>
          <w:szCs w:val="24"/>
          <w:lang w:val="en-US"/>
        </w:rPr>
        <w:t xml:space="preserve">last common ancestor with </w:t>
      </w:r>
      <w:del w:id="132" w:author="Daniele Silvestro" w:date="2023-06-16T09:27:00Z">
        <w:r w:rsidR="00D721C8" w:rsidDel="00730B2C">
          <w:rPr>
            <w:rFonts w:ascii="Times New Roman" w:hAnsi="Times New Roman" w:cs="Times New Roman"/>
            <w:sz w:val="24"/>
            <w:szCs w:val="24"/>
            <w:lang w:val="en-US"/>
          </w:rPr>
          <w:delText>the</w:delText>
        </w:r>
      </w:del>
      <w:ins w:id="133" w:author="Daniele Silvestro" w:date="2023-06-16T09:27:00Z">
        <w:r w:rsidR="00730B2C">
          <w:rPr>
            <w:rFonts w:ascii="Times New Roman" w:hAnsi="Times New Roman" w:cs="Times New Roman"/>
            <w:sz w:val="24"/>
            <w:szCs w:val="24"/>
            <w:lang w:val="en-US"/>
          </w:rPr>
          <w:t xml:space="preserve">its </w:t>
        </w:r>
      </w:ins>
      <w:ins w:id="134" w:author="Daniele Silvestro" w:date="2023-06-16T09:26:00Z">
        <w:r w:rsidR="00730B2C">
          <w:rPr>
            <w:rFonts w:ascii="Times New Roman" w:hAnsi="Times New Roman" w:cs="Times New Roman"/>
            <w:sz w:val="24"/>
            <w:szCs w:val="24"/>
            <w:lang w:val="en-US"/>
          </w:rPr>
          <w:t>sister species</w:t>
        </w:r>
      </w:ins>
      <w:ins w:id="135" w:author="Daniele Silvestro" w:date="2023-06-16T09:27:00Z">
        <w:r w:rsidR="00730B2C">
          <w:rPr>
            <w:rFonts w:ascii="Times New Roman" w:hAnsi="Times New Roman" w:cs="Times New Roman"/>
            <w:sz w:val="24"/>
            <w:szCs w:val="24"/>
            <w:lang w:val="en-US"/>
          </w:rPr>
          <w:t>, the</w:t>
        </w:r>
      </w:ins>
      <w:r w:rsidR="00D721C8">
        <w:rPr>
          <w:rFonts w:ascii="Times New Roman" w:hAnsi="Times New Roman" w:cs="Times New Roman"/>
          <w:sz w:val="24"/>
          <w:szCs w:val="24"/>
          <w:lang w:val="en-US"/>
        </w:rPr>
        <w:t xml:space="preserve"> chimpanzee</w:t>
      </w:r>
      <w:del w:id="136" w:author="Daniele Silvestro" w:date="2023-06-16T09:27:00Z">
        <w:r w:rsidR="00D07779" w:rsidDel="00730B2C">
          <w:rPr>
            <w:rFonts w:ascii="Times New Roman" w:hAnsi="Times New Roman" w:cs="Times New Roman"/>
            <w:sz w:val="24"/>
            <w:szCs w:val="24"/>
            <w:lang w:val="en-US"/>
          </w:rPr>
          <w:delText xml:space="preserve">; </w:delText>
        </w:r>
      </w:del>
      <w:ins w:id="137" w:author="Daniele Silvestro" w:date="2023-06-16T09:27:00Z">
        <w:r w:rsidR="00730B2C">
          <w:rPr>
            <w:rFonts w:ascii="Times New Roman" w:hAnsi="Times New Roman" w:cs="Times New Roman"/>
            <w:sz w:val="24"/>
            <w:szCs w:val="24"/>
            <w:lang w:val="en-US"/>
          </w:rPr>
          <w:t xml:space="preserve"> ( </w:t>
        </w:r>
      </w:ins>
      <w:del w:id="138" w:author="Daniele Silvestro" w:date="2023-06-16T09:27:00Z">
        <w:r w:rsidR="00D07779" w:rsidDel="00730B2C">
          <w:rPr>
            <w:rFonts w:ascii="Times New Roman" w:hAnsi="Times New Roman" w:cs="Times New Roman"/>
            <w:sz w:val="24"/>
            <w:szCs w:val="24"/>
            <w:lang w:val="en-US"/>
          </w:rPr>
          <w:fldChar w:fldCharType="begin" w:fldLock="1"/>
        </w:r>
        <w:r w:rsidR="00D63C5C" w:rsidDel="00730B2C">
          <w:rPr>
            <w:rFonts w:ascii="Times New Roman" w:hAnsi="Times New Roman" w:cs="Times New Roman"/>
            <w:sz w:val="24"/>
            <w:szCs w:val="24"/>
            <w:lang w:val="en-US"/>
          </w:rPr>
          <w:del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delInstrText>
        </w:r>
        <w:r w:rsidR="00D07779" w:rsidDel="00730B2C">
          <w:rPr>
            <w:rFonts w:ascii="Times New Roman" w:hAnsi="Times New Roman" w:cs="Times New Roman"/>
            <w:sz w:val="24"/>
            <w:szCs w:val="24"/>
            <w:lang w:val="en-US"/>
          </w:rPr>
          <w:fldChar w:fldCharType="separate"/>
        </w:r>
        <w:r w:rsidR="00D07779" w:rsidRPr="00D07779" w:rsidDel="00730B2C">
          <w:rPr>
            <w:rFonts w:ascii="Times New Roman" w:hAnsi="Times New Roman" w:cs="Times New Roman"/>
            <w:noProof/>
            <w:sz w:val="24"/>
            <w:szCs w:val="24"/>
            <w:lang w:val="en-US"/>
          </w:rPr>
          <w:delText>Rivas-Gonzáles et al. 2023)</w:delText>
        </w:r>
        <w:r w:rsidR="00D07779" w:rsidDel="00730B2C">
          <w:rPr>
            <w:rFonts w:ascii="Times New Roman" w:hAnsi="Times New Roman" w:cs="Times New Roman"/>
            <w:sz w:val="24"/>
            <w:szCs w:val="24"/>
            <w:lang w:val="en-US"/>
          </w:rPr>
          <w:fldChar w:fldCharType="end"/>
        </w:r>
        <w:r w:rsidR="00D721C8" w:rsidDel="00730B2C">
          <w:rPr>
            <w:rFonts w:ascii="Times New Roman" w:hAnsi="Times New Roman" w:cs="Times New Roman"/>
            <w:sz w:val="24"/>
            <w:szCs w:val="24"/>
            <w:lang w:val="en-US"/>
          </w:rPr>
          <w:delText xml:space="preserve">, </w:delText>
        </w:r>
      </w:del>
      <w:ins w:id="139" w:author="Daniele Silvestro" w:date="2023-06-16T09:27:00Z">
        <w:r w:rsidR="00730B2C">
          <w:rPr>
            <w:rFonts w:ascii="Times New Roman" w:hAnsi="Times New Roman" w:cs="Times New Roman"/>
            <w:sz w:val="24"/>
            <w:szCs w:val="24"/>
            <w:lang w:val="en-US"/>
          </w:rPr>
          <w:fldChar w:fldCharType="begin" w:fldLock="1"/>
        </w:r>
        <w:r w:rsidR="00730B2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730B2C">
          <w:rPr>
            <w:rFonts w:ascii="Times New Roman" w:hAnsi="Times New Roman" w:cs="Times New Roman"/>
            <w:sz w:val="24"/>
            <w:szCs w:val="24"/>
            <w:lang w:val="en-US"/>
          </w:rPr>
          <w:fldChar w:fldCharType="separate"/>
        </w:r>
        <w:r w:rsidR="00730B2C" w:rsidRPr="00D07779">
          <w:rPr>
            <w:rFonts w:ascii="Times New Roman" w:hAnsi="Times New Roman" w:cs="Times New Roman"/>
            <w:noProof/>
            <w:sz w:val="24"/>
            <w:szCs w:val="24"/>
            <w:lang w:val="en-US"/>
          </w:rPr>
          <w:t>Rivas-Gonzáles et al. 2023)</w:t>
        </w:r>
        <w:r w:rsidR="00730B2C">
          <w:rPr>
            <w:rFonts w:ascii="Times New Roman" w:hAnsi="Times New Roman" w:cs="Times New Roman"/>
            <w:sz w:val="24"/>
            <w:szCs w:val="24"/>
            <w:lang w:val="en-US"/>
          </w:rPr>
          <w:fldChar w:fldCharType="end"/>
        </w:r>
        <w:r w:rsidR="00730B2C">
          <w:rPr>
            <w:rFonts w:ascii="Times New Roman" w:hAnsi="Times New Roman" w:cs="Times New Roman"/>
            <w:sz w:val="24"/>
            <w:szCs w:val="24"/>
            <w:lang w:val="en-US"/>
          </w:rPr>
          <w:t xml:space="preserve">. </w:t>
        </w:r>
        <w:r w:rsidR="00A32521">
          <w:rPr>
            <w:rFonts w:ascii="Times New Roman" w:hAnsi="Times New Roman" w:cs="Times New Roman"/>
            <w:sz w:val="24"/>
            <w:szCs w:val="24"/>
            <w:lang w:val="en-US"/>
          </w:rPr>
          <w:t>This estimate exceed</w:t>
        </w:r>
      </w:ins>
      <w:ins w:id="140" w:author="Daniele Silvestro" w:date="2023-06-16T09:28:00Z">
        <w:r w:rsidR="00A32521">
          <w:rPr>
            <w:rFonts w:ascii="Times New Roman" w:hAnsi="Times New Roman" w:cs="Times New Roman"/>
            <w:sz w:val="24"/>
            <w:szCs w:val="24"/>
            <w:lang w:val="en-US"/>
          </w:rPr>
          <w:t xml:space="preserve">s the age of </w:t>
        </w:r>
      </w:ins>
      <w:del w:id="141" w:author="Daniele Silvestro" w:date="2023-06-16T09:28:00Z">
        <w:r w:rsidR="00D721C8" w:rsidDel="00A32521">
          <w:rPr>
            <w:rFonts w:ascii="Times New Roman" w:hAnsi="Times New Roman" w:cs="Times New Roman"/>
            <w:sz w:val="24"/>
            <w:szCs w:val="24"/>
            <w:lang w:val="en-US"/>
          </w:rPr>
          <w:delText xml:space="preserve">much older than </w:delText>
        </w:r>
      </w:del>
      <w:r w:rsidR="00D721C8">
        <w:rPr>
          <w:rFonts w:ascii="Times New Roman" w:hAnsi="Times New Roman" w:cs="Times New Roman"/>
          <w:sz w:val="24"/>
          <w:szCs w:val="24"/>
          <w:lang w:val="en-US"/>
        </w:rPr>
        <w:t xml:space="preserve">the oldest </w:t>
      </w:r>
      <w:ins w:id="142" w:author="Daniele Silvestro" w:date="2023-06-16T09:28:00Z">
        <w:r w:rsidR="00A32521">
          <w:rPr>
            <w:rFonts w:ascii="Times New Roman" w:hAnsi="Times New Roman" w:cs="Times New Roman"/>
            <w:sz w:val="24"/>
            <w:szCs w:val="24"/>
            <w:lang w:val="en-US"/>
          </w:rPr>
          <w:t xml:space="preserve">known </w:t>
        </w:r>
      </w:ins>
      <w:r w:rsidR="00D721C8">
        <w:rPr>
          <w:rFonts w:ascii="Times New Roman" w:hAnsi="Times New Roman" w:cs="Times New Roman"/>
          <w:sz w:val="24"/>
          <w:szCs w:val="24"/>
          <w:lang w:val="en-US"/>
        </w:rPr>
        <w:t xml:space="preserve">fossil </w:t>
      </w:r>
      <w:del w:id="143" w:author="Daniele Silvestro" w:date="2023-06-16T09:28:00Z">
        <w:r w:rsidR="00D721C8" w:rsidDel="00A32521">
          <w:rPr>
            <w:rFonts w:ascii="Times New Roman" w:hAnsi="Times New Roman" w:cs="Times New Roman"/>
            <w:sz w:val="24"/>
            <w:szCs w:val="24"/>
            <w:lang w:val="en-US"/>
          </w:rPr>
          <w:delText>record for our species of 300 thousand years</w:delText>
        </w:r>
      </w:del>
      <w:ins w:id="144" w:author="Daniele Silvestro" w:date="2023-06-16T09:28:00Z">
        <w:r w:rsidR="00A32521">
          <w:rPr>
            <w:rFonts w:ascii="Times New Roman" w:hAnsi="Times New Roman" w:cs="Times New Roman"/>
            <w:sz w:val="24"/>
            <w:szCs w:val="24"/>
            <w:lang w:val="en-US"/>
          </w:rPr>
          <w:t>o</w:t>
        </w:r>
      </w:ins>
      <w:ins w:id="145" w:author="Daniele Silvestro" w:date="2023-06-16T09:29:00Z">
        <w:r w:rsidR="00A32521">
          <w:rPr>
            <w:rFonts w:ascii="Times New Roman" w:hAnsi="Times New Roman" w:cs="Times New Roman"/>
            <w:sz w:val="24"/>
            <w:szCs w:val="24"/>
            <w:lang w:val="en-US"/>
          </w:rPr>
          <w:t>f modern humans by two orders of magnitude</w:t>
        </w:r>
      </w:ins>
      <w:r w:rsidR="00D721C8">
        <w:rPr>
          <w:rFonts w:ascii="Times New Roman" w:hAnsi="Times New Roman" w:cs="Times New Roman"/>
          <w:sz w:val="24"/>
          <w:szCs w:val="24"/>
          <w:lang w:val="en-US"/>
        </w:rPr>
        <w:t xml:space="preserve"> (Figure 1; </w:t>
      </w:r>
      <w:r w:rsidR="00D07779">
        <w:rPr>
          <w:rFonts w:ascii="Times New Roman" w:hAnsi="Times New Roman" w:cs="Times New Roman"/>
          <w:sz w:val="24"/>
          <w:szCs w:val="24"/>
          <w:lang w:val="en-US"/>
        </w:rPr>
        <w:fldChar w:fldCharType="begin" w:fldLock="1"/>
      </w:r>
      <w:r w:rsidR="005E33B5">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Callaway 2017)</w:t>
      </w:r>
      <w:r w:rsidR="00D07779">
        <w:rPr>
          <w:rFonts w:ascii="Times New Roman" w:hAnsi="Times New Roman" w:cs="Times New Roman"/>
          <w:sz w:val="24"/>
          <w:szCs w:val="24"/>
          <w:lang w:val="en-US"/>
        </w:rPr>
        <w:fldChar w:fldCharType="end"/>
      </w:r>
    </w:p>
    <w:p w14:paraId="68D32BAD" w14:textId="0BD0CD31" w:rsidR="0047739B" w:rsidRDefault="00A806B6" w:rsidP="00224D3B">
      <w:pPr>
        <w:spacing w:after="0" w:line="360" w:lineRule="auto"/>
        <w:ind w:firstLine="709"/>
        <w:jc w:val="both"/>
        <w:rPr>
          <w:ins w:id="146" w:author="Daniele Silvestro" w:date="2023-06-16T15:52:00Z"/>
          <w:rFonts w:ascii="Times New Roman" w:hAnsi="Times New Roman" w:cs="Times New Roman"/>
          <w:sz w:val="24"/>
          <w:szCs w:val="24"/>
          <w:lang w:val="en-US"/>
        </w:rPr>
      </w:pPr>
      <w:r>
        <w:rPr>
          <w:rFonts w:ascii="Times New Roman" w:hAnsi="Times New Roman" w:cs="Times New Roman"/>
          <w:sz w:val="24"/>
          <w:szCs w:val="24"/>
          <w:lang w:val="en-US"/>
        </w:rPr>
        <w:t>The third</w:t>
      </w:r>
      <w:ins w:id="147" w:author="Daniele Silvestro" w:date="2023-06-16T09:30:00Z">
        <w:r w:rsidR="00A32521">
          <w:rPr>
            <w:rFonts w:ascii="Times New Roman" w:hAnsi="Times New Roman" w:cs="Times New Roman"/>
            <w:sz w:val="24"/>
            <w:szCs w:val="24"/>
            <w:lang w:val="en-US"/>
          </w:rPr>
          <w:t>, and perhaps most challenging</w:t>
        </w:r>
      </w:ins>
      <w:r>
        <w:rPr>
          <w:rFonts w:ascii="Times New Roman" w:hAnsi="Times New Roman" w:cs="Times New Roman"/>
          <w:sz w:val="24"/>
          <w:szCs w:val="24"/>
          <w:lang w:val="en-US"/>
        </w:rPr>
        <w:t xml:space="preserve"> shortfall </w:t>
      </w:r>
      <w:ins w:id="148" w:author="Daniele Silvestro" w:date="2023-06-16T09:30:00Z">
        <w:r w:rsidR="00A32521">
          <w:rPr>
            <w:rFonts w:ascii="Times New Roman" w:hAnsi="Times New Roman" w:cs="Times New Roman"/>
            <w:sz w:val="24"/>
            <w:szCs w:val="24"/>
            <w:lang w:val="en-US"/>
          </w:rPr>
          <w:t xml:space="preserve">in </w:t>
        </w:r>
      </w:ins>
      <w:del w:id="149" w:author="Daniele Silvestro" w:date="2023-06-16T09:29:00Z">
        <w:r w:rsidDel="00A32521">
          <w:rPr>
            <w:rFonts w:ascii="Times New Roman" w:hAnsi="Times New Roman" w:cs="Times New Roman"/>
            <w:sz w:val="24"/>
            <w:szCs w:val="24"/>
            <w:lang w:val="en-US"/>
          </w:rPr>
          <w:delText>of</w:delText>
        </w:r>
        <w:r w:rsidR="009C0F8A" w:rsidDel="00A32521">
          <w:rPr>
            <w:rFonts w:ascii="Times New Roman" w:hAnsi="Times New Roman" w:cs="Times New Roman"/>
            <w:sz w:val="24"/>
            <w:szCs w:val="24"/>
            <w:lang w:val="en-US"/>
          </w:rPr>
          <w:delText xml:space="preserve"> extant species</w:delText>
        </w:r>
        <w:r w:rsidDel="00A32521">
          <w:rPr>
            <w:rFonts w:ascii="Times New Roman" w:hAnsi="Times New Roman" w:cs="Times New Roman"/>
            <w:sz w:val="24"/>
            <w:szCs w:val="24"/>
            <w:lang w:val="en-US"/>
          </w:rPr>
          <w:delText xml:space="preserve"> phylogenies</w:delText>
        </w:r>
      </w:del>
      <w:ins w:id="150" w:author="Daniele Silvestro" w:date="2023-06-16T09:29:00Z">
        <w:r w:rsidR="00A32521">
          <w:rPr>
            <w:rFonts w:ascii="Times New Roman" w:hAnsi="Times New Roman" w:cs="Times New Roman"/>
            <w:sz w:val="24"/>
            <w:szCs w:val="24"/>
            <w:lang w:val="en-US"/>
          </w:rPr>
          <w:t>phylogenetic species age</w:t>
        </w:r>
      </w:ins>
      <w:ins w:id="151" w:author="Daniele Silvestro" w:date="2023-06-16T09:30:00Z">
        <w:r w:rsidR="00A32521">
          <w:rPr>
            <w:rFonts w:ascii="Times New Roman" w:hAnsi="Times New Roman" w:cs="Times New Roman"/>
            <w:sz w:val="24"/>
            <w:szCs w:val="24"/>
            <w:lang w:val="en-US"/>
          </w:rPr>
          <w:t>s,</w:t>
        </w:r>
      </w:ins>
      <w:r>
        <w:rPr>
          <w:rFonts w:ascii="Times New Roman" w:hAnsi="Times New Roman" w:cs="Times New Roman"/>
          <w:sz w:val="24"/>
          <w:szCs w:val="24"/>
          <w:lang w:val="en-US"/>
        </w:rPr>
        <w:t xml:space="preserve"> is that the tree alone does not contain information about the</w:t>
      </w:r>
      <w:ins w:id="152" w:author="Daniele Silvestro" w:date="2023-06-16T09:31:00Z">
        <w:r w:rsidR="00A32521">
          <w:rPr>
            <w:rFonts w:ascii="Times New Roman" w:hAnsi="Times New Roman" w:cs="Times New Roman"/>
            <w:sz w:val="24"/>
            <w:szCs w:val="24"/>
            <w:lang w:val="en-US"/>
          </w:rPr>
          <w:t xml:space="preserve"> underlying</w:t>
        </w:r>
      </w:ins>
      <w:r>
        <w:rPr>
          <w:rFonts w:ascii="Times New Roman" w:hAnsi="Times New Roman" w:cs="Times New Roman"/>
          <w:sz w:val="24"/>
          <w:szCs w:val="24"/>
          <w:lang w:val="en-US"/>
        </w:rPr>
        <w:t xml:space="preserve"> speciation mode</w:t>
      </w:r>
      <w:ins w:id="153" w:author="Daniele Silvestro" w:date="2023-06-16T09:31:00Z">
        <w:r w:rsidR="00A32521">
          <w:rPr>
            <w:rFonts w:ascii="Times New Roman" w:hAnsi="Times New Roman" w:cs="Times New Roman"/>
            <w:sz w:val="24"/>
            <w:szCs w:val="24"/>
            <w:lang w:val="en-US"/>
          </w:rPr>
          <w:t xml:space="preserve"> and does not include species labels across its </w:t>
        </w:r>
      </w:ins>
      <w:ins w:id="154" w:author="Daniele Silvestro" w:date="2023-06-16T09:32:00Z">
        <w:r w:rsidR="00A32521">
          <w:rPr>
            <w:rFonts w:ascii="Times New Roman" w:hAnsi="Times New Roman" w:cs="Times New Roman"/>
            <w:sz w:val="24"/>
            <w:szCs w:val="24"/>
            <w:lang w:val="en-US"/>
          </w:rPr>
          <w:t>branches</w:t>
        </w:r>
      </w:ins>
      <w:ins w:id="155" w:author="Daniele Silvestro" w:date="2023-06-16T15:49:00Z">
        <w:r w:rsidR="0047739B">
          <w:rPr>
            <w:rFonts w:ascii="Times New Roman" w:hAnsi="Times New Roman" w:cs="Times New Roman"/>
            <w:sz w:val="24"/>
            <w:szCs w:val="24"/>
            <w:lang w:val="en-US"/>
          </w:rPr>
          <w:t>, such that only the tips</w:t>
        </w:r>
      </w:ins>
      <w:ins w:id="156" w:author="Daniele Silvestro" w:date="2023-06-16T15:50:00Z">
        <w:r w:rsidR="0047739B">
          <w:rPr>
            <w:rFonts w:ascii="Times New Roman" w:hAnsi="Times New Roman" w:cs="Times New Roman"/>
            <w:sz w:val="24"/>
            <w:szCs w:val="24"/>
            <w:lang w:val="en-US"/>
          </w:rPr>
          <w:t xml:space="preserve"> can be unequivocally assigned to a species</w:t>
        </w:r>
      </w:ins>
      <w:ins w:id="157" w:author="Daniele Silvestro" w:date="2023-06-20T07:43:00Z">
        <w:r w:rsidR="00224D3B">
          <w:rPr>
            <w:rFonts w:ascii="Times New Roman" w:hAnsi="Times New Roman" w:cs="Times New Roman"/>
            <w:sz w:val="24"/>
            <w:szCs w:val="24"/>
            <w:lang w:val="en-US"/>
          </w:rPr>
          <w:t xml:space="preserve"> [ref]</w:t>
        </w:r>
      </w:ins>
      <w:ins w:id="158" w:author="Daniele Silvestro" w:date="2023-06-20T07:44:00Z">
        <w:r w:rsidR="00224D3B">
          <w:rPr>
            <w:rFonts w:ascii="Times New Roman" w:hAnsi="Times New Roman" w:cs="Times New Roman"/>
            <w:sz w:val="24"/>
            <w:szCs w:val="24"/>
            <w:lang w:val="en-US"/>
          </w:rPr>
          <w:t xml:space="preserve">. </w:t>
        </w:r>
      </w:ins>
      <w:del w:id="159" w:author="Daniele Silvestro" w:date="2023-06-20T07:43:00Z">
        <w:r w:rsidR="00CC20B3" w:rsidDel="00224D3B">
          <w:rPr>
            <w:rFonts w:ascii="Times New Roman" w:hAnsi="Times New Roman" w:cs="Times New Roman"/>
            <w:sz w:val="24"/>
            <w:szCs w:val="24"/>
            <w:lang w:val="en-US"/>
          </w:rPr>
          <w:delText xml:space="preserve"> </w:delText>
        </w:r>
        <w:r w:rsidR="00D37587" w:rsidDel="00224D3B">
          <w:rPr>
            <w:rFonts w:ascii="Times New Roman" w:hAnsi="Times New Roman" w:cs="Times New Roman"/>
            <w:sz w:val="24"/>
            <w:szCs w:val="24"/>
            <w:lang w:val="en-US"/>
          </w:rPr>
          <w:fldChar w:fldCharType="begin" w:fldLock="1"/>
        </w:r>
        <w:r w:rsidR="00D63C5C" w:rsidDel="00224D3B">
          <w:rPr>
            <w:rFonts w:ascii="Times New Roman" w:hAnsi="Times New Roman" w:cs="Times New Roman"/>
            <w:sz w:val="24"/>
            <w:szCs w:val="24"/>
            <w:lang w:val="en-US"/>
          </w:rPr>
          <w:del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et al. 2018)"},"properties":{"noteIndex":0},"schema":"https://github.com/citation-style-language/schema/raw/master/csl-citation.json"}</w:delInstrText>
        </w:r>
        <w:r w:rsidR="00D37587" w:rsidDel="00224D3B">
          <w:rPr>
            <w:rFonts w:ascii="Times New Roman" w:hAnsi="Times New Roman" w:cs="Times New Roman"/>
            <w:sz w:val="24"/>
            <w:szCs w:val="24"/>
            <w:lang w:val="en-US"/>
          </w:rPr>
          <w:fldChar w:fldCharType="separate"/>
        </w:r>
        <w:r w:rsidR="00D63C5C" w:rsidRPr="00D63C5C" w:rsidDel="00224D3B">
          <w:rPr>
            <w:rFonts w:ascii="Times New Roman" w:hAnsi="Times New Roman" w:cs="Times New Roman"/>
            <w:noProof/>
            <w:sz w:val="24"/>
            <w:szCs w:val="24"/>
            <w:lang w:val="en-US"/>
          </w:rPr>
          <w:delText xml:space="preserve">(Foote 1996, Silvestro </w:delText>
        </w:r>
        <w:r w:rsidR="00D63C5C" w:rsidRPr="00D63C5C" w:rsidDel="00224D3B">
          <w:rPr>
            <w:rFonts w:ascii="Times New Roman" w:hAnsi="Times New Roman" w:cs="Times New Roman"/>
            <w:i/>
            <w:noProof/>
            <w:sz w:val="24"/>
            <w:szCs w:val="24"/>
            <w:lang w:val="en-US"/>
          </w:rPr>
          <w:delText>et al.</w:delText>
        </w:r>
        <w:r w:rsidR="00D63C5C" w:rsidRPr="00D63C5C" w:rsidDel="00224D3B">
          <w:rPr>
            <w:rFonts w:ascii="Times New Roman" w:hAnsi="Times New Roman" w:cs="Times New Roman"/>
            <w:noProof/>
            <w:sz w:val="24"/>
            <w:szCs w:val="24"/>
            <w:lang w:val="en-US"/>
          </w:rPr>
          <w:delText xml:space="preserve"> 2018)</w:delText>
        </w:r>
        <w:r w:rsidR="00D37587" w:rsidDel="00224D3B">
          <w:rPr>
            <w:rFonts w:ascii="Times New Roman" w:hAnsi="Times New Roman" w:cs="Times New Roman"/>
            <w:sz w:val="24"/>
            <w:szCs w:val="24"/>
            <w:lang w:val="en-US"/>
          </w:rPr>
          <w:fldChar w:fldCharType="end"/>
        </w:r>
        <w:r w:rsidDel="00224D3B">
          <w:rPr>
            <w:rFonts w:ascii="Times New Roman" w:hAnsi="Times New Roman" w:cs="Times New Roman"/>
            <w:sz w:val="24"/>
            <w:szCs w:val="24"/>
            <w:lang w:val="en-US"/>
          </w:rPr>
          <w:delText>.</w:delText>
        </w:r>
        <w:r w:rsidR="007E2BE8" w:rsidDel="00224D3B">
          <w:rPr>
            <w:rFonts w:ascii="Times New Roman" w:hAnsi="Times New Roman" w:cs="Times New Roman"/>
            <w:sz w:val="24"/>
            <w:szCs w:val="24"/>
            <w:lang w:val="en-US"/>
          </w:rPr>
          <w:delText xml:space="preserve"> </w:delText>
        </w:r>
      </w:del>
      <w:ins w:id="160" w:author="Daniele Silvestro" w:date="2023-06-20T07:43:00Z">
        <w:r w:rsidR="00224D3B">
          <w:rPr>
            <w:rFonts w:ascii="Times New Roman" w:hAnsi="Times New Roman" w:cs="Times New Roman"/>
            <w:sz w:val="24"/>
            <w:szCs w:val="24"/>
            <w:lang w:val="en-US"/>
          </w:rPr>
          <w:t>Alternative</w:t>
        </w:r>
      </w:ins>
      <w:ins w:id="161" w:author="Daniele Silvestro" w:date="2023-06-19T07:31:00Z">
        <w:r w:rsidR="007242BD">
          <w:rPr>
            <w:rFonts w:ascii="Times New Roman" w:hAnsi="Times New Roman" w:cs="Times New Roman"/>
            <w:sz w:val="24"/>
            <w:szCs w:val="24"/>
            <w:lang w:val="en-US"/>
          </w:rPr>
          <w:t xml:space="preserve"> speciation modes are generally discussed in the literature reflecting different biological process</w:t>
        </w:r>
      </w:ins>
      <w:ins w:id="162" w:author="Daniele Silvestro" w:date="2023-06-20T07:43:00Z">
        <w:r w:rsidR="00224D3B">
          <w:rPr>
            <w:rFonts w:ascii="Times New Roman" w:hAnsi="Times New Roman" w:cs="Times New Roman"/>
            <w:sz w:val="24"/>
            <w:szCs w:val="24"/>
            <w:lang w:val="en-US"/>
          </w:rPr>
          <w:t>es</w:t>
        </w:r>
      </w:ins>
      <w:ins w:id="163" w:author="Daniele Silvestro" w:date="2023-06-19T07:31:00Z">
        <w:r w:rsidR="007242BD">
          <w:rPr>
            <w:rFonts w:ascii="Times New Roman" w:hAnsi="Times New Roman" w:cs="Times New Roman"/>
            <w:sz w:val="24"/>
            <w:szCs w:val="24"/>
            <w:lang w:val="en-US"/>
          </w:rPr>
          <w:t xml:space="preserve"> and species concepts</w:t>
        </w:r>
      </w:ins>
      <w:ins w:id="164" w:author="Daniele Silvestro" w:date="2023-06-20T07:44:00Z">
        <w:r w:rsidR="00224D3B">
          <w:rPr>
            <w:rFonts w:ascii="Times New Roman" w:hAnsi="Times New Roman" w:cs="Times New Roman"/>
            <w:sz w:val="24"/>
            <w:szCs w:val="24"/>
            <w:lang w:val="en-US"/>
          </w:rPr>
          <w:t>, including</w:t>
        </w:r>
      </w:ins>
      <w:ins w:id="165" w:author="Daniele Silvestro" w:date="2023-06-19T07:31:00Z">
        <w:r w:rsidR="007242BD">
          <w:rPr>
            <w:rFonts w:ascii="Times New Roman" w:hAnsi="Times New Roman" w:cs="Times New Roman"/>
            <w:sz w:val="24"/>
            <w:szCs w:val="24"/>
            <w:lang w:val="en-US"/>
          </w:rPr>
          <w:t xml:space="preserve"> bifurcating, budding</w:t>
        </w:r>
      </w:ins>
      <w:ins w:id="166" w:author="Daniele Silvestro" w:date="2023-06-20T07:46:00Z">
        <w:r w:rsidR="00224D3B">
          <w:rPr>
            <w:rFonts w:ascii="Times New Roman" w:hAnsi="Times New Roman" w:cs="Times New Roman"/>
            <w:sz w:val="24"/>
            <w:szCs w:val="24"/>
            <w:lang w:val="en-US"/>
          </w:rPr>
          <w:t>,</w:t>
        </w:r>
      </w:ins>
      <w:ins w:id="167" w:author="Daniele Silvestro" w:date="2023-06-19T07:31:00Z">
        <w:r w:rsidR="007242BD">
          <w:rPr>
            <w:rFonts w:ascii="Times New Roman" w:hAnsi="Times New Roman" w:cs="Times New Roman"/>
            <w:sz w:val="24"/>
            <w:szCs w:val="24"/>
            <w:lang w:val="en-US"/>
          </w:rPr>
          <w:t xml:space="preserve"> and anagenetic speciation</w:t>
        </w:r>
      </w:ins>
      <w:ins w:id="168" w:author="Daniele Silvestro" w:date="2023-06-20T07:44:00Z">
        <w:r w:rsidR="00224D3B">
          <w:rPr>
            <w:rFonts w:ascii="Times New Roman" w:hAnsi="Times New Roman" w:cs="Times New Roman"/>
            <w:sz w:val="24"/>
            <w:szCs w:val="24"/>
            <w:lang w:val="en-US"/>
          </w:rPr>
          <w:t xml:space="preserve"> </w:t>
        </w:r>
        <w:r w:rsidR="00224D3B">
          <w:rPr>
            <w:rFonts w:ascii="Times New Roman" w:hAnsi="Times New Roman" w:cs="Times New Roman"/>
            <w:sz w:val="24"/>
            <w:szCs w:val="24"/>
            <w:lang w:val="en-US"/>
          </w:rPr>
          <w:fldChar w:fldCharType="begin" w:fldLock="1"/>
        </w:r>
        <w:r w:rsidR="00224D3B">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et al. 2018)"},"properties":{"noteIndex":0},"schema":"https://github.com/citation-style-language/schema/raw/master/csl-citation.json"}</w:instrText>
        </w:r>
        <w:r w:rsidR="00224D3B">
          <w:rPr>
            <w:rFonts w:ascii="Times New Roman" w:hAnsi="Times New Roman" w:cs="Times New Roman"/>
            <w:sz w:val="24"/>
            <w:szCs w:val="24"/>
            <w:lang w:val="en-US"/>
          </w:rPr>
          <w:fldChar w:fldCharType="separate"/>
        </w:r>
        <w:r w:rsidR="00224D3B" w:rsidRPr="00D63C5C">
          <w:rPr>
            <w:rFonts w:ascii="Times New Roman" w:hAnsi="Times New Roman" w:cs="Times New Roman"/>
            <w:noProof/>
            <w:sz w:val="24"/>
            <w:szCs w:val="24"/>
            <w:lang w:val="en-US"/>
          </w:rPr>
          <w:t xml:space="preserve">(Foote 1996, Silvestro </w:t>
        </w:r>
        <w:r w:rsidR="00224D3B" w:rsidRPr="00D63C5C">
          <w:rPr>
            <w:rFonts w:ascii="Times New Roman" w:hAnsi="Times New Roman" w:cs="Times New Roman"/>
            <w:i/>
            <w:noProof/>
            <w:sz w:val="24"/>
            <w:szCs w:val="24"/>
            <w:lang w:val="en-US"/>
          </w:rPr>
          <w:t>et al.</w:t>
        </w:r>
        <w:r w:rsidR="00224D3B" w:rsidRPr="00D63C5C">
          <w:rPr>
            <w:rFonts w:ascii="Times New Roman" w:hAnsi="Times New Roman" w:cs="Times New Roman"/>
            <w:noProof/>
            <w:sz w:val="24"/>
            <w:szCs w:val="24"/>
            <w:lang w:val="en-US"/>
          </w:rPr>
          <w:t xml:space="preserve"> 2018)</w:t>
        </w:r>
        <w:r w:rsidR="00224D3B">
          <w:rPr>
            <w:rFonts w:ascii="Times New Roman" w:hAnsi="Times New Roman" w:cs="Times New Roman"/>
            <w:sz w:val="24"/>
            <w:szCs w:val="24"/>
            <w:lang w:val="en-US"/>
          </w:rPr>
          <w:fldChar w:fldCharType="end"/>
        </w:r>
      </w:ins>
      <w:ins w:id="169" w:author="Daniele Silvestro" w:date="2023-06-19T07:31:00Z">
        <w:r w:rsidR="007242BD">
          <w:rPr>
            <w:rFonts w:ascii="Times New Roman" w:hAnsi="Times New Roman" w:cs="Times New Roman"/>
            <w:sz w:val="24"/>
            <w:szCs w:val="24"/>
            <w:lang w:val="en-US"/>
          </w:rPr>
          <w:t>. These modes define the relationship between the ancestral species</w:t>
        </w:r>
      </w:ins>
      <w:ins w:id="170" w:author="Daniele Silvestro" w:date="2023-06-20T07:44:00Z">
        <w:r w:rsidR="00224D3B">
          <w:rPr>
            <w:rFonts w:ascii="Times New Roman" w:hAnsi="Times New Roman" w:cs="Times New Roman"/>
            <w:sz w:val="24"/>
            <w:szCs w:val="24"/>
            <w:lang w:val="en-US"/>
          </w:rPr>
          <w:t xml:space="preserve"> and its descendants</w:t>
        </w:r>
      </w:ins>
      <w:ins w:id="171" w:author="Daniele Silvestro" w:date="2023-06-19T07:31:00Z">
        <w:r w:rsidR="007242BD">
          <w:rPr>
            <w:rFonts w:ascii="Times New Roman" w:hAnsi="Times New Roman" w:cs="Times New Roman"/>
            <w:sz w:val="24"/>
            <w:szCs w:val="24"/>
            <w:lang w:val="en-US"/>
          </w:rPr>
          <w:t xml:space="preserve">, thus contributing to determining species longevities </w:t>
        </w:r>
        <w:r w:rsidR="007242BD">
          <w:rPr>
            <w:rFonts w:ascii="Times New Roman" w:hAnsi="Times New Roman" w:cs="Times New Roman"/>
            <w:sz w:val="24"/>
            <w:szCs w:val="24"/>
            <w:lang w:val="en-US"/>
          </w:rPr>
          <w:fldChar w:fldCharType="begin" w:fldLock="1"/>
        </w:r>
        <w:r w:rsidR="007242BD">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2012)","previouslyFormattedCitation":"(Rosenblum et al. 2012; Wagner et al. 1995)"},"properties":{"noteIndex":0},"schema":"https://github.com/citation-style-language/schema/raw/master/csl-citation.json"}</w:instrText>
        </w:r>
        <w:r w:rsidR="007242BD">
          <w:rPr>
            <w:rFonts w:ascii="Times New Roman" w:hAnsi="Times New Roman" w:cs="Times New Roman"/>
            <w:sz w:val="24"/>
            <w:szCs w:val="24"/>
            <w:lang w:val="en-US"/>
          </w:rPr>
          <w:fldChar w:fldCharType="separate"/>
        </w:r>
        <w:r w:rsidR="007242BD" w:rsidRPr="00D63C5C">
          <w:rPr>
            <w:rFonts w:ascii="Times New Roman" w:hAnsi="Times New Roman" w:cs="Times New Roman"/>
            <w:noProof/>
            <w:sz w:val="24"/>
            <w:szCs w:val="24"/>
            <w:lang w:val="en-US"/>
          </w:rPr>
          <w:t xml:space="preserve">(Wagner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1995, Rosenblum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2012)</w:t>
        </w:r>
        <w:r w:rsidR="007242BD">
          <w:rPr>
            <w:rFonts w:ascii="Times New Roman" w:hAnsi="Times New Roman" w:cs="Times New Roman"/>
            <w:sz w:val="24"/>
            <w:szCs w:val="24"/>
            <w:lang w:val="en-US"/>
          </w:rPr>
          <w:fldChar w:fldCharType="end"/>
        </w:r>
      </w:ins>
      <w:ins w:id="172" w:author="Daniele Silvestro" w:date="2023-06-20T07:47:00Z">
        <w:r w:rsidR="00224D3B">
          <w:rPr>
            <w:rFonts w:ascii="Times New Roman" w:hAnsi="Times New Roman" w:cs="Times New Roman"/>
            <w:sz w:val="24"/>
            <w:szCs w:val="24"/>
            <w:lang w:val="en-US"/>
          </w:rPr>
          <w:t xml:space="preserve"> (Fig. 2)</w:t>
        </w:r>
      </w:ins>
      <w:ins w:id="173" w:author="Daniele Silvestro" w:date="2023-06-19T07:31:00Z">
        <w:r w:rsidR="007242BD">
          <w:rPr>
            <w:rFonts w:ascii="Times New Roman" w:hAnsi="Times New Roman" w:cs="Times New Roman"/>
            <w:sz w:val="24"/>
            <w:szCs w:val="24"/>
            <w:lang w:val="en-US"/>
          </w:rPr>
          <w:t xml:space="preserve">. </w:t>
        </w:r>
      </w:ins>
      <w:del w:id="174" w:author="Daniele Silvestro" w:date="2023-06-16T15:51:00Z">
        <w:r w:rsidR="007E2BE8" w:rsidDel="0047739B">
          <w:rPr>
            <w:rFonts w:ascii="Times New Roman" w:hAnsi="Times New Roman" w:cs="Times New Roman"/>
            <w:sz w:val="24"/>
            <w:szCs w:val="24"/>
            <w:lang w:val="en-US"/>
          </w:rPr>
          <w:delText>Similarly,</w:delText>
        </w:r>
      </w:del>
      <w:ins w:id="175" w:author="Daniele Silvestro" w:date="2023-06-16T15:52:00Z">
        <w:r w:rsidR="0047739B">
          <w:rPr>
            <w:rFonts w:ascii="Times New Roman" w:hAnsi="Times New Roman" w:cs="Times New Roman"/>
            <w:sz w:val="24"/>
            <w:szCs w:val="24"/>
            <w:lang w:val="en-US"/>
          </w:rPr>
          <w:t>M</w:t>
        </w:r>
      </w:ins>
      <w:del w:id="176" w:author="Daniele Silvestro" w:date="2023-06-16T15:52:00Z">
        <w:r w:rsidR="007E2BE8" w:rsidDel="0047739B">
          <w:rPr>
            <w:rFonts w:ascii="Times New Roman" w:hAnsi="Times New Roman" w:cs="Times New Roman"/>
            <w:sz w:val="24"/>
            <w:szCs w:val="24"/>
            <w:lang w:val="en-US"/>
          </w:rPr>
          <w:delText xml:space="preserve"> </w:delText>
        </w:r>
        <w:r w:rsidR="007E2BE8" w:rsidRPr="007E2BE8" w:rsidDel="0047739B">
          <w:rPr>
            <w:rFonts w:ascii="Times New Roman" w:hAnsi="Times New Roman" w:cs="Times New Roman"/>
            <w:sz w:val="24"/>
            <w:szCs w:val="24"/>
            <w:lang w:val="en-US"/>
          </w:rPr>
          <w:delText>m</w:delText>
        </w:r>
      </w:del>
      <w:r w:rsidR="007E2BE8" w:rsidRPr="007E2BE8">
        <w:rPr>
          <w:rFonts w:ascii="Times New Roman" w:hAnsi="Times New Roman" w:cs="Times New Roman"/>
          <w:sz w:val="24"/>
          <w:szCs w:val="24"/>
          <w:lang w:val="en-US"/>
        </w:rPr>
        <w:t>ost phylogen</w:t>
      </w:r>
      <w:ins w:id="177" w:author="Daniele Silvestro" w:date="2023-06-16T15:51:00Z">
        <w:r w:rsidR="0047739B">
          <w:rPr>
            <w:rFonts w:ascii="Times New Roman" w:hAnsi="Times New Roman" w:cs="Times New Roman"/>
            <w:sz w:val="24"/>
            <w:szCs w:val="24"/>
            <w:lang w:val="en-US"/>
          </w:rPr>
          <w:t>etic trees</w:t>
        </w:r>
      </w:ins>
      <w:del w:id="178" w:author="Daniele Silvestro" w:date="2023-06-16T15:51:00Z">
        <w:r w:rsidR="007E2BE8" w:rsidRPr="007E2BE8" w:rsidDel="0047739B">
          <w:rPr>
            <w:rFonts w:ascii="Times New Roman" w:hAnsi="Times New Roman" w:cs="Times New Roman"/>
            <w:sz w:val="24"/>
            <w:szCs w:val="24"/>
            <w:lang w:val="en-US"/>
          </w:rPr>
          <w:delText>ies</w:delText>
        </w:r>
      </w:del>
      <w:r w:rsidR="007E2BE8" w:rsidRPr="007E2BE8">
        <w:rPr>
          <w:rFonts w:ascii="Times New Roman" w:hAnsi="Times New Roman" w:cs="Times New Roman"/>
          <w:sz w:val="24"/>
          <w:szCs w:val="24"/>
          <w:lang w:val="en-US"/>
        </w:rPr>
        <w:t xml:space="preserve"> are depicted in the rectangular shape where the </w:t>
      </w:r>
      <w:del w:id="179" w:author="Daniele Silvestro" w:date="2023-06-16T15:52:00Z">
        <w:r w:rsidR="007E2BE8" w:rsidRPr="007E2BE8" w:rsidDel="0047739B">
          <w:rPr>
            <w:rFonts w:ascii="Times New Roman" w:hAnsi="Times New Roman" w:cs="Times New Roman"/>
            <w:sz w:val="24"/>
            <w:szCs w:val="24"/>
            <w:lang w:val="en-US"/>
          </w:rPr>
          <w:delText>node representing the ancestral lineage is placed in</w:delText>
        </w:r>
        <w:r w:rsidR="007E2BE8" w:rsidDel="0047739B">
          <w:rPr>
            <w:rFonts w:ascii="Times New Roman" w:hAnsi="Times New Roman" w:cs="Times New Roman"/>
            <w:sz w:val="24"/>
            <w:szCs w:val="24"/>
            <w:lang w:val="en-US"/>
          </w:rPr>
          <w:delText xml:space="preserve"> </w:delText>
        </w:r>
        <w:r w:rsidR="007E2BE8" w:rsidRPr="007E2BE8" w:rsidDel="0047739B">
          <w:rPr>
            <w:rFonts w:ascii="Times New Roman" w:hAnsi="Times New Roman" w:cs="Times New Roman"/>
            <w:sz w:val="24"/>
            <w:szCs w:val="24"/>
            <w:lang w:val="en-US"/>
          </w:rPr>
          <w:delText xml:space="preserve">between </w:delText>
        </w:r>
      </w:del>
      <w:r w:rsidR="007E2BE8" w:rsidRPr="007E2BE8">
        <w:rPr>
          <w:rFonts w:ascii="Times New Roman" w:hAnsi="Times New Roman" w:cs="Times New Roman"/>
          <w:sz w:val="24"/>
          <w:szCs w:val="24"/>
          <w:lang w:val="en-US"/>
        </w:rPr>
        <w:t xml:space="preserve">two descending </w:t>
      </w:r>
      <w:del w:id="180" w:author="Daniele Silvestro" w:date="2023-06-16T15:52:00Z">
        <w:r w:rsidR="007E2BE8" w:rsidRPr="007E2BE8" w:rsidDel="0047739B">
          <w:rPr>
            <w:rFonts w:ascii="Times New Roman" w:hAnsi="Times New Roman" w:cs="Times New Roman"/>
            <w:sz w:val="24"/>
            <w:szCs w:val="24"/>
            <w:lang w:val="en-US"/>
          </w:rPr>
          <w:delText>one</w:delText>
        </w:r>
        <w:r w:rsidR="007E2BE8" w:rsidDel="0047739B">
          <w:rPr>
            <w:rFonts w:ascii="Times New Roman" w:hAnsi="Times New Roman" w:cs="Times New Roman"/>
            <w:sz w:val="24"/>
            <w:szCs w:val="24"/>
            <w:lang w:val="en-US"/>
          </w:rPr>
          <w:delText>s</w:delText>
        </w:r>
      </w:del>
      <w:ins w:id="181" w:author="Daniele Silvestro" w:date="2023-06-16T15:52:00Z">
        <w:r w:rsidR="0047739B">
          <w:rPr>
            <w:rFonts w:ascii="Times New Roman" w:hAnsi="Times New Roman" w:cs="Times New Roman"/>
            <w:sz w:val="24"/>
            <w:szCs w:val="24"/>
            <w:lang w:val="en-US"/>
          </w:rPr>
          <w:t>lineages split symmetrically from an ancestral lineage</w:t>
        </w:r>
      </w:ins>
      <w:r w:rsidR="007E2BE8">
        <w:rPr>
          <w:rFonts w:ascii="Times New Roman" w:hAnsi="Times New Roman" w:cs="Times New Roman"/>
          <w:sz w:val="24"/>
          <w:szCs w:val="24"/>
          <w:lang w:val="en-US"/>
        </w:rPr>
        <w:t>,</w:t>
      </w:r>
      <w:ins w:id="182" w:author="Daniele Silvestro" w:date="2023-06-16T15:52:00Z">
        <w:r w:rsidR="0047739B">
          <w:rPr>
            <w:rFonts w:ascii="Times New Roman" w:hAnsi="Times New Roman" w:cs="Times New Roman"/>
            <w:sz w:val="24"/>
            <w:szCs w:val="24"/>
            <w:lang w:val="en-US"/>
          </w:rPr>
          <w:t xml:space="preserve"> thus</w:t>
        </w:r>
      </w:ins>
      <w:r w:rsidR="007E2BE8">
        <w:rPr>
          <w:rFonts w:ascii="Times New Roman" w:hAnsi="Times New Roman" w:cs="Times New Roman"/>
          <w:sz w:val="24"/>
          <w:szCs w:val="24"/>
          <w:lang w:val="en-US"/>
        </w:rPr>
        <w:t xml:space="preserve"> suggesting </w:t>
      </w:r>
      <w:r w:rsidR="004763AA">
        <w:rPr>
          <w:rFonts w:ascii="Times New Roman" w:hAnsi="Times New Roman" w:cs="Times New Roman"/>
          <w:sz w:val="24"/>
          <w:szCs w:val="24"/>
          <w:lang w:val="en-US"/>
        </w:rPr>
        <w:t xml:space="preserve">a bifurcating </w:t>
      </w:r>
      <w:r w:rsidR="004763AA">
        <w:rPr>
          <w:rFonts w:ascii="Times New Roman" w:hAnsi="Times New Roman" w:cs="Times New Roman"/>
          <w:sz w:val="24"/>
          <w:szCs w:val="24"/>
          <w:lang w:val="en-US"/>
        </w:rPr>
        <w:lastRenderedPageBreak/>
        <w:t>speciation mode where</w:t>
      </w:r>
      <w:r w:rsidR="007E2BE8">
        <w:rPr>
          <w:rFonts w:ascii="Times New Roman" w:hAnsi="Times New Roman" w:cs="Times New Roman"/>
          <w:sz w:val="24"/>
          <w:szCs w:val="24"/>
          <w:lang w:val="en-US"/>
        </w:rPr>
        <w:t xml:space="preserve"> two new species replace the ancestral lineage</w:t>
      </w:r>
      <w:r w:rsidR="004763AA">
        <w:rPr>
          <w:rFonts w:ascii="Times New Roman" w:hAnsi="Times New Roman" w:cs="Times New Roman"/>
          <w:sz w:val="24"/>
          <w:szCs w:val="24"/>
          <w:lang w:val="en-US"/>
        </w:rPr>
        <w:t xml:space="preserve"> </w:t>
      </w:r>
      <w:r w:rsidR="004763AA">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et al. 2005; Caetano and Quental 2022)"},"properties":{"noteIndex":0},"schema":"https://github.com/citation-style-language/schema/raw/master/csl-citation.json"}</w:instrText>
      </w:r>
      <w:r w:rsidR="004763AA">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 Caetano &amp; Quental 2022)</w:t>
      </w:r>
      <w:r w:rsidR="004763AA">
        <w:rPr>
          <w:rFonts w:ascii="Times New Roman" w:hAnsi="Times New Roman" w:cs="Times New Roman"/>
          <w:sz w:val="24"/>
          <w:szCs w:val="24"/>
          <w:lang w:val="en-US"/>
        </w:rPr>
        <w:fldChar w:fldCharType="end"/>
      </w:r>
      <w:r w:rsidR="004763AA">
        <w:rPr>
          <w:rFonts w:ascii="Times New Roman" w:hAnsi="Times New Roman" w:cs="Times New Roman"/>
          <w:sz w:val="24"/>
          <w:szCs w:val="24"/>
          <w:lang w:val="en-US"/>
        </w:rPr>
        <w:t>.</w:t>
      </w:r>
      <w:ins w:id="183" w:author="Daniele Silvestro" w:date="2023-06-16T15:53:00Z">
        <w:r w:rsidR="0047739B">
          <w:rPr>
            <w:rFonts w:ascii="Times New Roman" w:hAnsi="Times New Roman" w:cs="Times New Roman"/>
            <w:sz w:val="24"/>
            <w:szCs w:val="24"/>
            <w:lang w:val="en-US"/>
          </w:rPr>
          <w:t xml:space="preserve"> However, the often</w:t>
        </w:r>
      </w:ins>
      <w:ins w:id="184" w:author="Daniele Silvestro" w:date="2023-06-19T07:31:00Z">
        <w:r w:rsidR="007242BD">
          <w:rPr>
            <w:rFonts w:ascii="Times New Roman" w:hAnsi="Times New Roman" w:cs="Times New Roman"/>
            <w:sz w:val="24"/>
            <w:szCs w:val="24"/>
            <w:lang w:val="en-US"/>
          </w:rPr>
          <w:t>-</w:t>
        </w:r>
      </w:ins>
      <w:ins w:id="185" w:author="Daniele Silvestro" w:date="2023-06-16T15:53:00Z">
        <w:r w:rsidR="0047739B">
          <w:rPr>
            <w:rFonts w:ascii="Times New Roman" w:hAnsi="Times New Roman" w:cs="Times New Roman"/>
            <w:sz w:val="24"/>
            <w:szCs w:val="24"/>
            <w:lang w:val="en-US"/>
          </w:rPr>
          <w:t xml:space="preserve">unstated assumption of </w:t>
        </w:r>
      </w:ins>
      <w:ins w:id="186" w:author="Daniele Silvestro" w:date="2023-06-19T07:23:00Z">
        <w:r w:rsidR="007242BD">
          <w:rPr>
            <w:rFonts w:ascii="Times New Roman" w:hAnsi="Times New Roman" w:cs="Times New Roman"/>
            <w:sz w:val="24"/>
            <w:szCs w:val="24"/>
            <w:lang w:val="en-US"/>
          </w:rPr>
          <w:t>all</w:t>
        </w:r>
      </w:ins>
      <w:ins w:id="187" w:author="Daniele Silvestro" w:date="2023-06-16T15:53:00Z">
        <w:r w:rsidR="0047739B">
          <w:rPr>
            <w:rFonts w:ascii="Times New Roman" w:hAnsi="Times New Roman" w:cs="Times New Roman"/>
            <w:sz w:val="24"/>
            <w:szCs w:val="24"/>
            <w:lang w:val="en-US"/>
          </w:rPr>
          <w:t xml:space="preserve"> birth-death process</w:t>
        </w:r>
      </w:ins>
      <w:ins w:id="188" w:author="Daniele Silvestro" w:date="2023-06-19T07:23:00Z">
        <w:r w:rsidR="007242BD">
          <w:rPr>
            <w:rFonts w:ascii="Times New Roman" w:hAnsi="Times New Roman" w:cs="Times New Roman"/>
            <w:sz w:val="24"/>
            <w:szCs w:val="24"/>
            <w:lang w:val="en-US"/>
          </w:rPr>
          <w:t>es</w:t>
        </w:r>
      </w:ins>
      <w:ins w:id="189" w:author="Daniele Silvestro" w:date="2023-06-16T15:53:00Z">
        <w:r w:rsidR="0047739B">
          <w:rPr>
            <w:rFonts w:ascii="Times New Roman" w:hAnsi="Times New Roman" w:cs="Times New Roman"/>
            <w:sz w:val="24"/>
            <w:szCs w:val="24"/>
            <w:lang w:val="en-US"/>
          </w:rPr>
          <w:t xml:space="preserve"> commonly used to model </w:t>
        </w:r>
      </w:ins>
      <w:ins w:id="190" w:author="Daniele Silvestro" w:date="2023-06-19T07:24:00Z">
        <w:r w:rsidR="007242BD">
          <w:rPr>
            <w:rFonts w:ascii="Times New Roman" w:hAnsi="Times New Roman" w:cs="Times New Roman"/>
            <w:sz w:val="24"/>
            <w:szCs w:val="24"/>
            <w:lang w:val="en-US"/>
          </w:rPr>
          <w:t xml:space="preserve">phylogenetic </w:t>
        </w:r>
      </w:ins>
      <w:ins w:id="191" w:author="Daniele Silvestro" w:date="2023-06-16T15:53:00Z">
        <w:r w:rsidR="0047739B">
          <w:rPr>
            <w:rFonts w:ascii="Times New Roman" w:hAnsi="Times New Roman" w:cs="Times New Roman"/>
            <w:sz w:val="24"/>
            <w:szCs w:val="24"/>
            <w:lang w:val="en-US"/>
          </w:rPr>
          <w:t>br</w:t>
        </w:r>
      </w:ins>
      <w:ins w:id="192" w:author="Daniele Silvestro" w:date="2023-06-19T07:23:00Z">
        <w:r w:rsidR="007242BD">
          <w:rPr>
            <w:rFonts w:ascii="Times New Roman" w:hAnsi="Times New Roman" w:cs="Times New Roman"/>
            <w:sz w:val="24"/>
            <w:szCs w:val="24"/>
            <w:lang w:val="en-US"/>
          </w:rPr>
          <w:t>a</w:t>
        </w:r>
      </w:ins>
      <w:ins w:id="193" w:author="Daniele Silvestro" w:date="2023-06-16T15:53:00Z">
        <w:r w:rsidR="0047739B">
          <w:rPr>
            <w:rFonts w:ascii="Times New Roman" w:hAnsi="Times New Roman" w:cs="Times New Roman"/>
            <w:sz w:val="24"/>
            <w:szCs w:val="24"/>
            <w:lang w:val="en-US"/>
          </w:rPr>
          <w:t>nching times</w:t>
        </w:r>
      </w:ins>
      <w:ins w:id="194" w:author="Daniele Silvestro" w:date="2023-06-19T07:24:00Z">
        <w:r w:rsidR="007242BD">
          <w:rPr>
            <w:rFonts w:ascii="Times New Roman" w:hAnsi="Times New Roman" w:cs="Times New Roman"/>
            <w:sz w:val="24"/>
            <w:szCs w:val="24"/>
            <w:lang w:val="en-US"/>
          </w:rPr>
          <w:t>,</w:t>
        </w:r>
      </w:ins>
      <w:ins w:id="195" w:author="Daniele Silvestro" w:date="2023-06-16T15:53:00Z">
        <w:r w:rsidR="0047739B">
          <w:rPr>
            <w:rFonts w:ascii="Times New Roman" w:hAnsi="Times New Roman" w:cs="Times New Roman"/>
            <w:sz w:val="24"/>
            <w:szCs w:val="24"/>
            <w:lang w:val="en-US"/>
          </w:rPr>
          <w:t xml:space="preserve"> is </w:t>
        </w:r>
      </w:ins>
      <w:ins w:id="196" w:author="Daniele Silvestro" w:date="2023-06-19T07:24:00Z">
        <w:r w:rsidR="007242BD">
          <w:rPr>
            <w:rFonts w:ascii="Times New Roman" w:hAnsi="Times New Roman" w:cs="Times New Roman"/>
            <w:sz w:val="24"/>
            <w:szCs w:val="24"/>
            <w:lang w:val="en-US"/>
          </w:rPr>
          <w:t>that speciation occurs as a</w:t>
        </w:r>
      </w:ins>
      <w:ins w:id="197" w:author="Daniele Silvestro" w:date="2023-06-16T15:53:00Z">
        <w:r w:rsidR="0047739B">
          <w:rPr>
            <w:rFonts w:ascii="Times New Roman" w:hAnsi="Times New Roman" w:cs="Times New Roman"/>
            <w:sz w:val="24"/>
            <w:szCs w:val="24"/>
            <w:lang w:val="en-US"/>
          </w:rPr>
          <w:t xml:space="preserve"> budding process</w:t>
        </w:r>
      </w:ins>
      <w:ins w:id="198" w:author="Daniele Silvestro" w:date="2023-06-19T07:24:00Z">
        <w:r w:rsidR="007242BD">
          <w:rPr>
            <w:rFonts w:ascii="Times New Roman" w:hAnsi="Times New Roman" w:cs="Times New Roman"/>
            <w:sz w:val="24"/>
            <w:szCs w:val="24"/>
            <w:lang w:val="en-US"/>
          </w:rPr>
          <w:t>, w</w:t>
        </w:r>
      </w:ins>
      <w:ins w:id="199" w:author="Daniele Silvestro" w:date="2023-06-19T07:25:00Z">
        <w:r w:rsidR="007242BD">
          <w:rPr>
            <w:rFonts w:ascii="Times New Roman" w:hAnsi="Times New Roman" w:cs="Times New Roman"/>
            <w:sz w:val="24"/>
            <w:szCs w:val="24"/>
            <w:lang w:val="en-US"/>
          </w:rPr>
          <w:t xml:space="preserve">ith a speciation event leading to a single new species and the survival of the parent species. </w:t>
        </w:r>
      </w:ins>
      <w:ins w:id="200" w:author="Daniele Silvestro" w:date="2023-06-20T07:50:00Z">
        <w:r w:rsidR="00224D3B">
          <w:rPr>
            <w:rFonts w:ascii="Times New Roman" w:hAnsi="Times New Roman" w:cs="Times New Roman"/>
            <w:sz w:val="24"/>
            <w:szCs w:val="24"/>
            <w:lang w:val="en-US"/>
          </w:rPr>
          <w:t xml:space="preserve">Anagenetic speciation, in contrast, does not </w:t>
        </w:r>
      </w:ins>
      <w:ins w:id="201" w:author="Daniele Silvestro" w:date="2023-06-20T07:51:00Z">
        <w:r w:rsidR="00224D3B">
          <w:rPr>
            <w:rFonts w:ascii="Times New Roman" w:hAnsi="Times New Roman" w:cs="Times New Roman"/>
            <w:sz w:val="24"/>
            <w:szCs w:val="24"/>
            <w:lang w:val="en-US"/>
          </w:rPr>
          <w:t xml:space="preserve">lead to a branching event and is therefore not visible on a phylogenetic tree. </w:t>
        </w:r>
      </w:ins>
    </w:p>
    <w:p w14:paraId="7660D179" w14:textId="2DD0721F" w:rsidR="005728A0" w:rsidDel="007242BD" w:rsidRDefault="005A27E4">
      <w:pPr>
        <w:spacing w:after="0" w:line="360" w:lineRule="auto"/>
        <w:ind w:firstLine="708"/>
        <w:jc w:val="both"/>
        <w:rPr>
          <w:del w:id="202" w:author="Daniele Silvestro" w:date="2023-06-19T07:31:00Z"/>
          <w:rFonts w:ascii="Times New Roman" w:hAnsi="Times New Roman" w:cs="Times New Roman"/>
          <w:sz w:val="24"/>
          <w:szCs w:val="24"/>
          <w:lang w:val="en-US"/>
        </w:rPr>
        <w:pPrChange w:id="203" w:author="Daniele Silvestro" w:date="2023-06-20T08:39:00Z">
          <w:pPr>
            <w:spacing w:after="0" w:line="360" w:lineRule="auto"/>
            <w:ind w:firstLine="709"/>
            <w:jc w:val="both"/>
          </w:pPr>
        </w:pPrChange>
      </w:pPr>
      <w:ins w:id="204" w:author="Daniele Silvestro" w:date="2023-06-20T07:52:00Z">
        <w:r>
          <w:rPr>
            <w:rFonts w:ascii="Times New Roman" w:hAnsi="Times New Roman" w:cs="Times New Roman"/>
            <w:sz w:val="24"/>
            <w:szCs w:val="24"/>
            <w:lang w:val="en-US"/>
          </w:rPr>
          <w:t>All speciation modes may reflect plausible biological processes</w:t>
        </w:r>
      </w:ins>
      <w:ins w:id="205" w:author="Daniele Silvestro" w:date="2023-06-20T07:53:00Z">
        <w:r>
          <w:rPr>
            <w:rFonts w:ascii="Times New Roman" w:hAnsi="Times New Roman" w:cs="Times New Roman"/>
            <w:sz w:val="24"/>
            <w:szCs w:val="24"/>
            <w:lang w:val="en-US"/>
          </w:rPr>
          <w:t xml:space="preserve">, and evidence for each mode has been found in the fossil record </w:t>
        </w:r>
      </w:ins>
      <w:ins w:id="206" w:author="Daniele Silvestro" w:date="2023-06-20T07:54:00Z">
        <w:r>
          <w:rPr>
            <w:rFonts w:ascii="Times New Roman" w:hAnsi="Times New Roman" w:cs="Times New Roman"/>
            <w:sz w:val="24"/>
            <w:szCs w:val="24"/>
            <w:lang w:val="en-US"/>
          </w:rPr>
          <w:t xml:space="preserve">[refs]. </w:t>
        </w:r>
      </w:ins>
      <w:del w:id="207" w:author="Daniele Silvestro" w:date="2023-06-19T07:31:00Z">
        <w:r w:rsidR="004763AA" w:rsidDel="007242BD">
          <w:rPr>
            <w:rFonts w:ascii="Times New Roman" w:hAnsi="Times New Roman" w:cs="Times New Roman"/>
            <w:sz w:val="24"/>
            <w:szCs w:val="24"/>
            <w:lang w:val="en-US"/>
          </w:rPr>
          <w:delText xml:space="preserve"> </w:delText>
        </w:r>
        <w:r w:rsidR="009C0F8A" w:rsidDel="007242BD">
          <w:rPr>
            <w:rFonts w:ascii="Times New Roman" w:hAnsi="Times New Roman" w:cs="Times New Roman"/>
            <w:sz w:val="24"/>
            <w:szCs w:val="24"/>
            <w:lang w:val="en-US"/>
          </w:rPr>
          <w:delText xml:space="preserve">Three </w:delText>
        </w:r>
      </w:del>
      <w:del w:id="208" w:author="Daniele Silvestro" w:date="2023-06-19T07:29:00Z">
        <w:r w:rsidR="009C0F8A" w:rsidDel="007242BD">
          <w:rPr>
            <w:rFonts w:ascii="Times New Roman" w:hAnsi="Times New Roman" w:cs="Times New Roman"/>
            <w:sz w:val="24"/>
            <w:szCs w:val="24"/>
            <w:lang w:val="en-US"/>
          </w:rPr>
          <w:delText xml:space="preserve">different </w:delText>
        </w:r>
      </w:del>
      <w:del w:id="209" w:author="Daniele Silvestro" w:date="2023-06-19T07:31:00Z">
        <w:r w:rsidR="009C0F8A" w:rsidDel="007242BD">
          <w:rPr>
            <w:rFonts w:ascii="Times New Roman" w:hAnsi="Times New Roman" w:cs="Times New Roman"/>
            <w:sz w:val="24"/>
            <w:szCs w:val="24"/>
            <w:lang w:val="en-US"/>
          </w:rPr>
          <w:delText xml:space="preserve">speciation modes are discussed in the </w:delText>
        </w:r>
      </w:del>
      <w:del w:id="210" w:author="Daniele Silvestro" w:date="2023-06-19T07:28:00Z">
        <w:r w:rsidR="009C0F8A" w:rsidDel="007242BD">
          <w:rPr>
            <w:rFonts w:ascii="Times New Roman" w:hAnsi="Times New Roman" w:cs="Times New Roman"/>
            <w:sz w:val="24"/>
            <w:szCs w:val="24"/>
            <w:lang w:val="en-US"/>
          </w:rPr>
          <w:delText xml:space="preserve">paleobiological </w:delText>
        </w:r>
      </w:del>
      <w:del w:id="211" w:author="Daniele Silvestro" w:date="2023-06-19T07:31:00Z">
        <w:r w:rsidR="009C0F8A" w:rsidDel="007242BD">
          <w:rPr>
            <w:rFonts w:ascii="Times New Roman" w:hAnsi="Times New Roman" w:cs="Times New Roman"/>
            <w:sz w:val="24"/>
            <w:szCs w:val="24"/>
            <w:lang w:val="en-US"/>
          </w:rPr>
          <w:delText xml:space="preserve">literature and </w:delText>
        </w:r>
      </w:del>
      <w:del w:id="212" w:author="Daniele Silvestro" w:date="2023-06-19T07:29:00Z">
        <w:r w:rsidR="009C0F8A" w:rsidDel="007242BD">
          <w:rPr>
            <w:rFonts w:ascii="Times New Roman" w:hAnsi="Times New Roman" w:cs="Times New Roman"/>
            <w:sz w:val="24"/>
            <w:szCs w:val="24"/>
            <w:lang w:val="en-US"/>
          </w:rPr>
          <w:delText>each reflect a particular</w:delText>
        </w:r>
      </w:del>
      <w:del w:id="213" w:author="Daniele Silvestro" w:date="2023-06-19T07:31:00Z">
        <w:r w:rsidR="009C0F8A" w:rsidDel="007242BD">
          <w:rPr>
            <w:rFonts w:ascii="Times New Roman" w:hAnsi="Times New Roman" w:cs="Times New Roman"/>
            <w:sz w:val="24"/>
            <w:szCs w:val="24"/>
            <w:lang w:val="en-US"/>
          </w:rPr>
          <w:delText xml:space="preserve"> biological process and </w:delText>
        </w:r>
      </w:del>
      <w:del w:id="214" w:author="Daniele Silvestro" w:date="2023-06-19T07:29:00Z">
        <w:r w:rsidR="009C0F8A" w:rsidDel="007242BD">
          <w:rPr>
            <w:rFonts w:ascii="Times New Roman" w:hAnsi="Times New Roman" w:cs="Times New Roman"/>
            <w:sz w:val="24"/>
            <w:szCs w:val="24"/>
            <w:lang w:val="en-US"/>
          </w:rPr>
          <w:delText xml:space="preserve">different </w:delText>
        </w:r>
      </w:del>
      <w:del w:id="215" w:author="Daniele Silvestro" w:date="2023-06-19T07:31:00Z">
        <w:r w:rsidR="009C0F8A" w:rsidDel="007242BD">
          <w:rPr>
            <w:rFonts w:ascii="Times New Roman" w:hAnsi="Times New Roman" w:cs="Times New Roman"/>
            <w:sz w:val="24"/>
            <w:szCs w:val="24"/>
            <w:lang w:val="en-US"/>
          </w:rPr>
          <w:delText>species concepts</w:delText>
        </w:r>
        <w:r w:rsidR="006E68EC" w:rsidDel="007242BD">
          <w:rPr>
            <w:rFonts w:ascii="Times New Roman" w:hAnsi="Times New Roman" w:cs="Times New Roman"/>
            <w:sz w:val="24"/>
            <w:szCs w:val="24"/>
            <w:lang w:val="en-US"/>
          </w:rPr>
          <w:delText xml:space="preserve">. </w:delText>
        </w:r>
      </w:del>
      <w:del w:id="216" w:author="Daniele Silvestro" w:date="2023-06-19T07:30:00Z">
        <w:r w:rsidR="006E68EC" w:rsidDel="007242BD">
          <w:rPr>
            <w:rFonts w:ascii="Times New Roman" w:hAnsi="Times New Roman" w:cs="Times New Roman"/>
            <w:sz w:val="24"/>
            <w:szCs w:val="24"/>
            <w:lang w:val="en-US"/>
          </w:rPr>
          <w:delText>Likewise, because they</w:delText>
        </w:r>
      </w:del>
      <w:del w:id="217" w:author="Daniele Silvestro" w:date="2023-06-19T07:31:00Z">
        <w:r w:rsidR="006E68EC" w:rsidDel="007242BD">
          <w:rPr>
            <w:rFonts w:ascii="Times New Roman" w:hAnsi="Times New Roman" w:cs="Times New Roman"/>
            <w:sz w:val="24"/>
            <w:szCs w:val="24"/>
            <w:lang w:val="en-US"/>
          </w:rPr>
          <w:delText xml:space="preserve"> define the relationship between the ancestral and the descendant species, these speciation modes </w:delText>
        </w:r>
        <w:r w:rsidR="004763AA" w:rsidDel="007242BD">
          <w:rPr>
            <w:rFonts w:ascii="Times New Roman" w:hAnsi="Times New Roman" w:cs="Times New Roman"/>
            <w:sz w:val="24"/>
            <w:szCs w:val="24"/>
            <w:lang w:val="en-US"/>
          </w:rPr>
          <w:delText xml:space="preserve">partly </w:delText>
        </w:r>
        <w:r w:rsidR="006E68EC" w:rsidDel="007242BD">
          <w:rPr>
            <w:rFonts w:ascii="Times New Roman" w:hAnsi="Times New Roman" w:cs="Times New Roman"/>
            <w:sz w:val="24"/>
            <w:szCs w:val="24"/>
            <w:lang w:val="en-US"/>
          </w:rPr>
          <w:delText>determine species longevities</w:delText>
        </w:r>
        <w:r w:rsidR="007E2BE8" w:rsidDel="007242BD">
          <w:rPr>
            <w:rFonts w:ascii="Times New Roman" w:hAnsi="Times New Roman" w:cs="Times New Roman"/>
            <w:sz w:val="24"/>
            <w:szCs w:val="24"/>
            <w:lang w:val="en-US"/>
          </w:rPr>
          <w:delText xml:space="preserve"> </w:delText>
        </w:r>
        <w:r w:rsidR="007E2BE8" w:rsidDel="007242BD">
          <w:rPr>
            <w:rFonts w:ascii="Times New Roman" w:hAnsi="Times New Roman" w:cs="Times New Roman"/>
            <w:sz w:val="24"/>
            <w:szCs w:val="24"/>
            <w:lang w:val="en-US"/>
          </w:rPr>
          <w:fldChar w:fldCharType="begin" w:fldLock="1"/>
        </w:r>
        <w:r w:rsidR="00D63C5C" w:rsidDel="007242BD">
          <w:rPr>
            <w:rFonts w:ascii="Times New Roman" w:hAnsi="Times New Roman" w:cs="Times New Roman"/>
            <w:sz w:val="24"/>
            <w:szCs w:val="24"/>
            <w:lang w:val="en-US"/>
          </w:rPr>
          <w:del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2012)","previouslyFormattedCitation":"(Rosenblum et al. 2012; Wagner et al. 1995)"},"properties":{"noteIndex":0},"schema":"https://github.com/citation-style-language/schema/raw/master/csl-citation.json"}</w:delInstrText>
        </w:r>
        <w:r w:rsidR="007E2BE8" w:rsidDel="007242BD">
          <w:rPr>
            <w:rFonts w:ascii="Times New Roman" w:hAnsi="Times New Roman" w:cs="Times New Roman"/>
            <w:sz w:val="24"/>
            <w:szCs w:val="24"/>
            <w:lang w:val="en-US"/>
          </w:rPr>
          <w:fldChar w:fldCharType="separate"/>
        </w:r>
        <w:r w:rsidR="00D63C5C" w:rsidRPr="00D63C5C" w:rsidDel="007242BD">
          <w:rPr>
            <w:rFonts w:ascii="Times New Roman" w:hAnsi="Times New Roman" w:cs="Times New Roman"/>
            <w:noProof/>
            <w:sz w:val="24"/>
            <w:szCs w:val="24"/>
            <w:lang w:val="en-US"/>
          </w:rPr>
          <w:delText xml:space="preserve">(Wagner </w:delText>
        </w:r>
        <w:r w:rsidR="00D63C5C" w:rsidRPr="00D63C5C" w:rsidDel="007242BD">
          <w:rPr>
            <w:rFonts w:ascii="Times New Roman" w:hAnsi="Times New Roman" w:cs="Times New Roman"/>
            <w:i/>
            <w:noProof/>
            <w:sz w:val="24"/>
            <w:szCs w:val="24"/>
            <w:lang w:val="en-US"/>
          </w:rPr>
          <w:delText>et al.</w:delText>
        </w:r>
        <w:r w:rsidR="00D63C5C" w:rsidRPr="00D63C5C" w:rsidDel="007242BD">
          <w:rPr>
            <w:rFonts w:ascii="Times New Roman" w:hAnsi="Times New Roman" w:cs="Times New Roman"/>
            <w:noProof/>
            <w:sz w:val="24"/>
            <w:szCs w:val="24"/>
            <w:lang w:val="en-US"/>
          </w:rPr>
          <w:delText xml:space="preserve"> 1995, Rosenblum </w:delText>
        </w:r>
        <w:r w:rsidR="00D63C5C" w:rsidRPr="00D63C5C" w:rsidDel="007242BD">
          <w:rPr>
            <w:rFonts w:ascii="Times New Roman" w:hAnsi="Times New Roman" w:cs="Times New Roman"/>
            <w:i/>
            <w:noProof/>
            <w:sz w:val="24"/>
            <w:szCs w:val="24"/>
            <w:lang w:val="en-US"/>
          </w:rPr>
          <w:delText>et al.</w:delText>
        </w:r>
        <w:r w:rsidR="00D63C5C" w:rsidRPr="00D63C5C" w:rsidDel="007242BD">
          <w:rPr>
            <w:rFonts w:ascii="Times New Roman" w:hAnsi="Times New Roman" w:cs="Times New Roman"/>
            <w:noProof/>
            <w:sz w:val="24"/>
            <w:szCs w:val="24"/>
            <w:lang w:val="en-US"/>
          </w:rPr>
          <w:delText xml:space="preserve"> 2012)</w:delText>
        </w:r>
        <w:r w:rsidR="007E2BE8" w:rsidDel="007242BD">
          <w:rPr>
            <w:rFonts w:ascii="Times New Roman" w:hAnsi="Times New Roman" w:cs="Times New Roman"/>
            <w:sz w:val="24"/>
            <w:szCs w:val="24"/>
            <w:lang w:val="en-US"/>
          </w:rPr>
          <w:fldChar w:fldCharType="end"/>
        </w:r>
        <w:r w:rsidR="006E68EC" w:rsidDel="007242BD">
          <w:rPr>
            <w:rFonts w:ascii="Times New Roman" w:hAnsi="Times New Roman" w:cs="Times New Roman"/>
            <w:sz w:val="24"/>
            <w:szCs w:val="24"/>
            <w:lang w:val="en-US"/>
          </w:rPr>
          <w:delText xml:space="preserve">. </w:delText>
        </w:r>
      </w:del>
    </w:p>
    <w:p w14:paraId="45EB8D80" w14:textId="15C4BA7B" w:rsidR="00531B98" w:rsidDel="00C56592" w:rsidRDefault="000B1914">
      <w:pPr>
        <w:spacing w:after="0" w:line="360" w:lineRule="auto"/>
        <w:ind w:firstLine="708"/>
        <w:jc w:val="both"/>
        <w:rPr>
          <w:del w:id="218" w:author="Daniele Silvestro" w:date="2023-06-20T08:30:00Z"/>
          <w:rFonts w:ascii="Times New Roman" w:hAnsi="Times New Roman" w:cs="Times New Roman"/>
          <w:sz w:val="24"/>
          <w:szCs w:val="24"/>
          <w:lang w:val="en-US"/>
        </w:rPr>
        <w:pPrChange w:id="219" w:author="Daniele Silvestro" w:date="2023-06-20T08:39:00Z">
          <w:pPr>
            <w:spacing w:after="0" w:line="360" w:lineRule="auto"/>
            <w:ind w:firstLine="709"/>
            <w:jc w:val="both"/>
          </w:pPr>
        </w:pPrChange>
      </w:pPr>
      <w:del w:id="220" w:author="Daniele Silvestro" w:date="2023-06-20T07:54:00Z">
        <w:r w:rsidDel="005A27E4">
          <w:rPr>
            <w:rFonts w:ascii="Times New Roman" w:hAnsi="Times New Roman" w:cs="Times New Roman"/>
            <w:sz w:val="24"/>
            <w:szCs w:val="24"/>
            <w:lang w:val="en-US"/>
          </w:rPr>
          <w:delText>A</w:delText>
        </w:r>
        <w:r w:rsidR="00C567B5" w:rsidDel="005A27E4">
          <w:rPr>
            <w:rFonts w:ascii="Times New Roman" w:hAnsi="Times New Roman" w:cs="Times New Roman"/>
            <w:sz w:val="24"/>
            <w:szCs w:val="24"/>
            <w:lang w:val="en-US"/>
          </w:rPr>
          <w:delText>s</w:delText>
        </w:r>
        <w:r w:rsidR="004763AA" w:rsidDel="005A27E4">
          <w:rPr>
            <w:rFonts w:ascii="Times New Roman" w:hAnsi="Times New Roman" w:cs="Times New Roman"/>
            <w:sz w:val="24"/>
            <w:szCs w:val="24"/>
            <w:lang w:val="en-US"/>
          </w:rPr>
          <w:delText xml:space="preserve"> described before,</w:delText>
        </w:r>
        <w:r w:rsidR="00095E08" w:rsidDel="005A27E4">
          <w:rPr>
            <w:rFonts w:ascii="Times New Roman" w:hAnsi="Times New Roman" w:cs="Times New Roman"/>
            <w:sz w:val="24"/>
            <w:szCs w:val="24"/>
            <w:lang w:val="en-US"/>
          </w:rPr>
          <w:delText xml:space="preserve"> b</w:delText>
        </w:r>
      </w:del>
      <w:ins w:id="221" w:author="Daniele Silvestro" w:date="2023-06-20T07:54:00Z">
        <w:r w:rsidR="005A27E4">
          <w:rPr>
            <w:rFonts w:ascii="Times New Roman" w:hAnsi="Times New Roman" w:cs="Times New Roman"/>
            <w:sz w:val="24"/>
            <w:szCs w:val="24"/>
            <w:lang w:val="en-US"/>
          </w:rPr>
          <w:t>B</w:t>
        </w:r>
      </w:ins>
      <w:r w:rsidR="00095E08">
        <w:rPr>
          <w:rFonts w:ascii="Times New Roman" w:hAnsi="Times New Roman" w:cs="Times New Roman"/>
          <w:sz w:val="24"/>
          <w:szCs w:val="24"/>
          <w:lang w:val="en-US"/>
        </w:rPr>
        <w:t>ifurcating speciation</w:t>
      </w:r>
      <w:r w:rsidR="00531B98">
        <w:rPr>
          <w:rFonts w:ascii="Times New Roman" w:hAnsi="Times New Roman" w:cs="Times New Roman"/>
          <w:sz w:val="24"/>
          <w:szCs w:val="24"/>
          <w:lang w:val="en-US"/>
        </w:rPr>
        <w:t xml:space="preserve"> </w:t>
      </w:r>
      <w:del w:id="222" w:author="Daniele Silvestro" w:date="2023-06-20T07:54:00Z">
        <w:r w:rsidR="00531B98" w:rsidDel="005A27E4">
          <w:rPr>
            <w:rFonts w:ascii="Times New Roman" w:hAnsi="Times New Roman" w:cs="Times New Roman"/>
            <w:sz w:val="24"/>
            <w:szCs w:val="24"/>
            <w:lang w:val="en-US"/>
          </w:rPr>
          <w:delText>is a diversification event that gives rise to two species while the ancestral lineage perishes; it is associated</w:delText>
        </w:r>
      </w:del>
      <w:ins w:id="223" w:author="Daniele Silvestro" w:date="2023-06-20T07:54:00Z">
        <w:r w:rsidR="005A27E4">
          <w:rPr>
            <w:rFonts w:ascii="Times New Roman" w:hAnsi="Times New Roman" w:cs="Times New Roman"/>
            <w:sz w:val="24"/>
            <w:szCs w:val="24"/>
            <w:lang w:val="en-US"/>
          </w:rPr>
          <w:t>can be linked</w:t>
        </w:r>
      </w:ins>
      <w:r w:rsidR="00C567B5">
        <w:rPr>
          <w:rFonts w:ascii="Times New Roman" w:hAnsi="Times New Roman" w:cs="Times New Roman"/>
          <w:sz w:val="24"/>
          <w:szCs w:val="24"/>
          <w:lang w:val="en-US"/>
        </w:rPr>
        <w:t xml:space="preserve"> with</w:t>
      </w:r>
      <w:r w:rsidR="00531B98">
        <w:rPr>
          <w:rFonts w:ascii="Times New Roman" w:hAnsi="Times New Roman" w:cs="Times New Roman"/>
          <w:sz w:val="24"/>
          <w:szCs w:val="24"/>
          <w:lang w:val="en-US"/>
        </w:rPr>
        <w:t xml:space="preserve"> vicariance or allopatric speciation</w:t>
      </w:r>
      <w:r w:rsidR="00FC22CD">
        <w:rPr>
          <w:rFonts w:ascii="Times New Roman" w:hAnsi="Times New Roman" w:cs="Times New Roman"/>
          <w:sz w:val="24"/>
          <w:szCs w:val="24"/>
          <w:lang w:val="en-US"/>
        </w:rPr>
        <w:t xml:space="preserve"> </w:t>
      </w:r>
      <w:del w:id="224" w:author="Daniele Silvestro" w:date="2023-06-20T07:54:00Z">
        <w:r w:rsidR="00FC22CD" w:rsidDel="005A27E4">
          <w:rPr>
            <w:rFonts w:ascii="Times New Roman" w:hAnsi="Times New Roman" w:cs="Times New Roman"/>
            <w:sz w:val="24"/>
            <w:szCs w:val="24"/>
            <w:lang w:val="en-US"/>
          </w:rPr>
          <w:fldChar w:fldCharType="begin" w:fldLock="1"/>
        </w:r>
        <w:r w:rsidR="00D63C5C" w:rsidDel="005A27E4">
          <w:rPr>
            <w:rFonts w:ascii="Times New Roman" w:hAnsi="Times New Roman" w:cs="Times New Roman"/>
            <w:sz w:val="24"/>
            <w:szCs w:val="24"/>
            <w:lang w:val="en-US"/>
          </w:rPr>
          <w:del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and Meier 2000)"},"properties":{"noteIndex":0},"schema":"https://github.com/citation-style-language/schema/raw/master/csl-citation.json"}</w:delInstrText>
        </w:r>
        <w:r w:rsidR="00FC22CD" w:rsidDel="005A27E4">
          <w:rPr>
            <w:rFonts w:ascii="Times New Roman" w:hAnsi="Times New Roman" w:cs="Times New Roman"/>
            <w:sz w:val="24"/>
            <w:szCs w:val="24"/>
            <w:lang w:val="en-US"/>
          </w:rPr>
          <w:fldChar w:fldCharType="separate"/>
        </w:r>
        <w:r w:rsidR="00D63C5C" w:rsidRPr="00D63C5C" w:rsidDel="005A27E4">
          <w:rPr>
            <w:rFonts w:ascii="Times New Roman" w:hAnsi="Times New Roman" w:cs="Times New Roman"/>
            <w:noProof/>
            <w:sz w:val="24"/>
            <w:szCs w:val="24"/>
            <w:lang w:val="en-US"/>
          </w:rPr>
          <w:delText>(Willmann &amp; Meier 2000)</w:delText>
        </w:r>
        <w:r w:rsidR="00FC22CD" w:rsidDel="005A27E4">
          <w:rPr>
            <w:rFonts w:ascii="Times New Roman" w:hAnsi="Times New Roman" w:cs="Times New Roman"/>
            <w:sz w:val="24"/>
            <w:szCs w:val="24"/>
            <w:lang w:val="en-US"/>
          </w:rPr>
          <w:fldChar w:fldCharType="end"/>
        </w:r>
        <w:r w:rsidR="00531B98" w:rsidDel="005A27E4">
          <w:rPr>
            <w:rFonts w:ascii="Times New Roman" w:hAnsi="Times New Roman" w:cs="Times New Roman"/>
            <w:sz w:val="24"/>
            <w:szCs w:val="24"/>
            <w:lang w:val="en-US"/>
          </w:rPr>
          <w:delText>.</w:delText>
        </w:r>
        <w:r w:rsidR="004518F2" w:rsidDel="005A27E4">
          <w:rPr>
            <w:rFonts w:ascii="Times New Roman" w:hAnsi="Times New Roman" w:cs="Times New Roman"/>
            <w:sz w:val="24"/>
            <w:szCs w:val="24"/>
            <w:lang w:val="en-US"/>
          </w:rPr>
          <w:delText xml:space="preserve"> </w:delText>
        </w:r>
      </w:del>
      <w:ins w:id="225" w:author="Daniele Silvestro" w:date="2023-06-20T07:54:00Z">
        <w:r w:rsidR="005A27E4">
          <w:rPr>
            <w:rFonts w:ascii="Times New Roman" w:hAnsi="Times New Roman" w:cs="Times New Roman"/>
            <w:sz w:val="24"/>
            <w:szCs w:val="24"/>
            <w:lang w:val="en-US"/>
          </w:rPr>
          <w:fldChar w:fldCharType="begin" w:fldLock="1"/>
        </w:r>
        <w:r w:rsidR="005A27E4">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and Meier 2000)"},"properties":{"noteIndex":0},"schema":"https://github.com/citation-style-language/schema/raw/master/csl-citation.json"}</w:instrText>
        </w:r>
        <w:r w:rsidR="005A27E4">
          <w:rPr>
            <w:rFonts w:ascii="Times New Roman" w:hAnsi="Times New Roman" w:cs="Times New Roman"/>
            <w:sz w:val="24"/>
            <w:szCs w:val="24"/>
            <w:lang w:val="en-US"/>
          </w:rPr>
          <w:fldChar w:fldCharType="separate"/>
        </w:r>
        <w:r w:rsidR="005A27E4" w:rsidRPr="00D63C5C">
          <w:rPr>
            <w:rFonts w:ascii="Times New Roman" w:hAnsi="Times New Roman" w:cs="Times New Roman"/>
            <w:noProof/>
            <w:sz w:val="24"/>
            <w:szCs w:val="24"/>
            <w:lang w:val="en-US"/>
          </w:rPr>
          <w:t>(Willmann &amp; Meier 2000)</w:t>
        </w:r>
        <w:r w:rsidR="005A27E4">
          <w:rPr>
            <w:rFonts w:ascii="Times New Roman" w:hAnsi="Times New Roman" w:cs="Times New Roman"/>
            <w:sz w:val="24"/>
            <w:szCs w:val="24"/>
            <w:lang w:val="en-US"/>
          </w:rPr>
          <w:fldChar w:fldCharType="end"/>
        </w:r>
        <w:r w:rsidR="005A27E4">
          <w:rPr>
            <w:rFonts w:ascii="Times New Roman" w:hAnsi="Times New Roman" w:cs="Times New Roman"/>
            <w:sz w:val="24"/>
            <w:szCs w:val="24"/>
            <w:lang w:val="en-US"/>
          </w:rPr>
          <w:t>, and t</w:t>
        </w:r>
      </w:ins>
      <w:del w:id="226" w:author="Daniele Silvestro" w:date="2023-06-20T07:54:00Z">
        <w:r w:rsidR="00E82C25" w:rsidDel="005A27E4">
          <w:rPr>
            <w:rFonts w:ascii="Times New Roman" w:hAnsi="Times New Roman" w:cs="Times New Roman"/>
            <w:sz w:val="24"/>
            <w:szCs w:val="24"/>
            <w:lang w:val="en-US"/>
          </w:rPr>
          <w:delText>T</w:delText>
        </w:r>
      </w:del>
      <w:r w:rsidR="00E82C25">
        <w:rPr>
          <w:rFonts w:ascii="Times New Roman" w:hAnsi="Times New Roman" w:cs="Times New Roman"/>
          <w:sz w:val="24"/>
          <w:szCs w:val="24"/>
          <w:lang w:val="en-US"/>
        </w:rPr>
        <w:t xml:space="preserve">he </w:t>
      </w:r>
      <w:proofErr w:type="spellStart"/>
      <w:r w:rsidR="00E82C25">
        <w:rPr>
          <w:rFonts w:ascii="Times New Roman" w:hAnsi="Times New Roman" w:cs="Times New Roman"/>
          <w:sz w:val="24"/>
          <w:szCs w:val="24"/>
          <w:lang w:val="en-US"/>
        </w:rPr>
        <w:t>Hennigian</w:t>
      </w:r>
      <w:proofErr w:type="spellEnd"/>
      <w:r w:rsidR="00E82C25">
        <w:rPr>
          <w:rFonts w:ascii="Times New Roman" w:hAnsi="Times New Roman" w:cs="Times New Roman"/>
          <w:sz w:val="24"/>
          <w:szCs w:val="24"/>
          <w:lang w:val="en-US"/>
        </w:rPr>
        <w:t xml:space="preserve"> species concept </w:t>
      </w:r>
      <w:del w:id="227" w:author="Daniele Silvestro" w:date="2023-06-20T07:54:00Z">
        <w:r w:rsidR="00E82C25" w:rsidDel="005A27E4">
          <w:rPr>
            <w:rFonts w:ascii="Times New Roman" w:hAnsi="Times New Roman" w:cs="Times New Roman"/>
            <w:sz w:val="24"/>
            <w:szCs w:val="24"/>
            <w:lang w:val="en-US"/>
          </w:rPr>
          <w:delText xml:space="preserve">tends to </w:delText>
        </w:r>
      </w:del>
      <w:r w:rsidR="00E82C25">
        <w:rPr>
          <w:rFonts w:ascii="Times New Roman" w:hAnsi="Times New Roman" w:cs="Times New Roman"/>
          <w:sz w:val="24"/>
          <w:szCs w:val="24"/>
          <w:lang w:val="en-US"/>
        </w:rPr>
        <w:t>consider</w:t>
      </w:r>
      <w:ins w:id="228" w:author="Daniele Silvestro" w:date="2023-06-20T07:54:00Z">
        <w:r w:rsidR="005A27E4">
          <w:rPr>
            <w:rFonts w:ascii="Times New Roman" w:hAnsi="Times New Roman" w:cs="Times New Roman"/>
            <w:sz w:val="24"/>
            <w:szCs w:val="24"/>
            <w:lang w:val="en-US"/>
          </w:rPr>
          <w:t>s</w:t>
        </w:r>
      </w:ins>
      <w:r w:rsidR="00E82C25">
        <w:rPr>
          <w:rFonts w:ascii="Times New Roman" w:hAnsi="Times New Roman" w:cs="Times New Roman"/>
          <w:sz w:val="24"/>
          <w:szCs w:val="24"/>
          <w:lang w:val="en-US"/>
        </w:rPr>
        <w:t xml:space="preserve"> all speciation events as bifurcating</w:t>
      </w:r>
      <w:r w:rsidR="004A18C0">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FC22CD">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(Henning 1999)</w:t>
      </w:r>
      <w:r w:rsidR="004A18C0">
        <w:rPr>
          <w:rFonts w:ascii="Times New Roman" w:hAnsi="Times New Roman" w:cs="Times New Roman"/>
          <w:sz w:val="24"/>
          <w:szCs w:val="24"/>
          <w:lang w:val="en-US"/>
        </w:rPr>
        <w:fldChar w:fldCharType="end"/>
      </w:r>
      <w:r w:rsidR="004518F2">
        <w:rPr>
          <w:rFonts w:ascii="Times New Roman" w:hAnsi="Times New Roman" w:cs="Times New Roman"/>
          <w:sz w:val="24"/>
          <w:szCs w:val="24"/>
          <w:lang w:val="en-US"/>
        </w:rPr>
        <w:t xml:space="preserve">. </w:t>
      </w:r>
      <w:commentRangeStart w:id="229"/>
      <w:r w:rsidR="006E68EC">
        <w:rPr>
          <w:rFonts w:ascii="Times New Roman" w:hAnsi="Times New Roman" w:cs="Times New Roman"/>
          <w:sz w:val="24"/>
          <w:szCs w:val="24"/>
          <w:lang w:val="en-US"/>
        </w:rPr>
        <w:t>Under the assumption of bifurcating speciation</w:t>
      </w:r>
      <w:r w:rsidR="004763AA">
        <w:rPr>
          <w:rFonts w:ascii="Times New Roman" w:hAnsi="Times New Roman" w:cs="Times New Roman"/>
          <w:sz w:val="24"/>
          <w:szCs w:val="24"/>
          <w:lang w:val="en-US"/>
        </w:rPr>
        <w:t xml:space="preserve"> and with no extinction events, phylogenetic ages equal the true age of extant species. However, with extinction </w:t>
      </w:r>
      <w:r w:rsidR="005728A0">
        <w:rPr>
          <w:rFonts w:ascii="Times New Roman" w:hAnsi="Times New Roman" w:cs="Times New Roman"/>
          <w:sz w:val="24"/>
          <w:szCs w:val="24"/>
          <w:lang w:val="en-US"/>
        </w:rPr>
        <w:t>events</w:t>
      </w:r>
      <w:r w:rsidR="004763AA">
        <w:rPr>
          <w:rFonts w:ascii="Times New Roman" w:hAnsi="Times New Roman" w:cs="Times New Roman"/>
          <w:sz w:val="24"/>
          <w:szCs w:val="24"/>
          <w:lang w:val="en-US"/>
        </w:rPr>
        <w:t xml:space="preserve">, extinct sister species would cause the branch lengths of the surviving sister to appear larger than they are (Figure 2), resulting in an overestimation of species age. </w:t>
      </w:r>
      <w:commentRangeEnd w:id="229"/>
      <w:r w:rsidR="005A27E4">
        <w:rPr>
          <w:rStyle w:val="Refdecomentario"/>
        </w:rPr>
        <w:commentReference w:id="229"/>
      </w:r>
    </w:p>
    <w:p w14:paraId="5FC8F9F8" w14:textId="77598963" w:rsidR="00531B98" w:rsidDel="00477A60" w:rsidRDefault="00E82C25">
      <w:pPr>
        <w:spacing w:after="0" w:line="360" w:lineRule="auto"/>
        <w:ind w:firstLine="708"/>
        <w:jc w:val="both"/>
        <w:rPr>
          <w:del w:id="230" w:author="Daniele Silvestro" w:date="2023-06-20T08:39:00Z"/>
          <w:rFonts w:ascii="Times New Roman" w:hAnsi="Times New Roman" w:cs="Times New Roman"/>
          <w:sz w:val="24"/>
          <w:szCs w:val="24"/>
          <w:lang w:val="en-US"/>
        </w:rPr>
        <w:pPrChange w:id="231" w:author="Daniele Silvestro" w:date="2023-06-20T08:39:00Z">
          <w:pPr>
            <w:spacing w:after="0" w:line="360" w:lineRule="auto"/>
            <w:ind w:firstLine="709"/>
            <w:jc w:val="both"/>
          </w:pPr>
        </w:pPrChange>
      </w:pPr>
      <w:r>
        <w:rPr>
          <w:rFonts w:ascii="Times New Roman" w:hAnsi="Times New Roman" w:cs="Times New Roman"/>
          <w:sz w:val="24"/>
          <w:szCs w:val="24"/>
          <w:lang w:val="en-US"/>
        </w:rPr>
        <w:t xml:space="preserve">Budding speciation </w:t>
      </w:r>
      <w:del w:id="232" w:author="Daniele Silvestro" w:date="2023-06-20T08:03:00Z">
        <w:r w:rsidDel="00233287">
          <w:rPr>
            <w:rFonts w:ascii="Times New Roman" w:hAnsi="Times New Roman" w:cs="Times New Roman"/>
            <w:sz w:val="24"/>
            <w:szCs w:val="24"/>
            <w:lang w:val="en-US"/>
          </w:rPr>
          <w:delText>is a diversification event that gives rise to one species while the ancestral lineage persists; it is associated</w:delText>
        </w:r>
      </w:del>
      <w:ins w:id="233" w:author="Daniele Silvestro" w:date="2023-06-20T08:03:00Z">
        <w:r w:rsidR="00233287">
          <w:rPr>
            <w:rFonts w:ascii="Times New Roman" w:hAnsi="Times New Roman" w:cs="Times New Roman"/>
            <w:sz w:val="24"/>
            <w:szCs w:val="24"/>
            <w:lang w:val="en-US"/>
          </w:rPr>
          <w:t xml:space="preserve">can be interpreted </w:t>
        </w:r>
      </w:ins>
      <w:ins w:id="234" w:author="Daniele Silvestro" w:date="2023-06-20T08:04:00Z">
        <w:r w:rsidR="00233287">
          <w:rPr>
            <w:rFonts w:ascii="Times New Roman" w:hAnsi="Times New Roman" w:cs="Times New Roman"/>
            <w:sz w:val="24"/>
            <w:szCs w:val="24"/>
            <w:lang w:val="en-US"/>
          </w:rPr>
          <w:t>as the result of</w:t>
        </w:r>
      </w:ins>
      <w:r>
        <w:rPr>
          <w:rFonts w:ascii="Times New Roman" w:hAnsi="Times New Roman" w:cs="Times New Roman"/>
          <w:sz w:val="24"/>
          <w:szCs w:val="24"/>
          <w:lang w:val="en-US"/>
        </w:rPr>
        <w:t xml:space="preserve"> </w:t>
      </w:r>
      <w:del w:id="235" w:author="Daniele Silvestro" w:date="2023-06-20T08:04:00Z">
        <w:r w:rsidR="00C567B5" w:rsidDel="00233287">
          <w:rPr>
            <w:rFonts w:ascii="Times New Roman" w:hAnsi="Times New Roman" w:cs="Times New Roman"/>
            <w:sz w:val="24"/>
            <w:szCs w:val="24"/>
            <w:lang w:val="en-US"/>
          </w:rPr>
          <w:delText>with</w:delText>
        </w:r>
        <w:r w:rsidDel="00233287">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peripatric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and Strauss 2014; Caetano and Quental 2022)"},"properties":{"noteIndex":0},"schema":"https://github.com/citation-style-language/schema/raw/master/csl-citation.json"}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(Anacker &amp; Strauss 2014, Caetano &amp; Quental 2022)</w:t>
      </w:r>
      <w:r w:rsidR="00FC22CD">
        <w:rPr>
          <w:rFonts w:ascii="Times New Roman" w:hAnsi="Times New Roman" w:cs="Times New Roman"/>
          <w:sz w:val="24"/>
          <w:szCs w:val="24"/>
          <w:lang w:val="en-US"/>
        </w:rPr>
        <w:fldChar w:fldCharType="end"/>
      </w:r>
      <w:ins w:id="236" w:author="Daniele Silvestro" w:date="2023-06-20T08:04:00Z">
        <w:r w:rsidR="00233287">
          <w:rPr>
            <w:rFonts w:ascii="Times New Roman" w:hAnsi="Times New Roman" w:cs="Times New Roman"/>
            <w:sz w:val="24"/>
            <w:szCs w:val="24"/>
            <w:lang w:val="en-US"/>
          </w:rPr>
          <w:t xml:space="preserve"> and </w:t>
        </w:r>
      </w:ins>
      <w:del w:id="237" w:author="Daniele Silvestro" w:date="2023-06-20T08:04:00Z">
        <w:r w:rsidDel="00233287">
          <w:rPr>
            <w:rFonts w:ascii="Times New Roman" w:hAnsi="Times New Roman" w:cs="Times New Roman"/>
            <w:sz w:val="24"/>
            <w:szCs w:val="24"/>
            <w:lang w:val="en-US"/>
          </w:rPr>
          <w:delText>.</w:delText>
        </w:r>
        <w:r w:rsidR="00FC22CD" w:rsidDel="00233287">
          <w:rPr>
            <w:rFonts w:ascii="Times New Roman" w:hAnsi="Times New Roman" w:cs="Times New Roman"/>
            <w:sz w:val="24"/>
            <w:szCs w:val="24"/>
            <w:lang w:val="en-US"/>
          </w:rPr>
          <w:delText xml:space="preserve"> </w:delText>
        </w:r>
        <w:r w:rsidR="005728A0" w:rsidDel="00233287">
          <w:rPr>
            <w:rFonts w:ascii="Times New Roman" w:hAnsi="Times New Roman" w:cs="Times New Roman"/>
            <w:sz w:val="24"/>
            <w:szCs w:val="24"/>
            <w:lang w:val="en-US"/>
          </w:rPr>
          <w:delText xml:space="preserve">Budding speciation </w:delText>
        </w:r>
      </w:del>
      <w:r w:rsidR="005728A0">
        <w:rPr>
          <w:rFonts w:ascii="Times New Roman" w:hAnsi="Times New Roman" w:cs="Times New Roman"/>
          <w:sz w:val="24"/>
          <w:szCs w:val="24"/>
          <w:lang w:val="en-US"/>
        </w:rPr>
        <w:t xml:space="preserve">is related </w:t>
      </w:r>
      <w:r w:rsidR="005728A0" w:rsidRPr="00157FA8">
        <w:rPr>
          <w:rFonts w:ascii="Times New Roman" w:hAnsi="Times New Roman" w:cs="Times New Roman"/>
          <w:sz w:val="24"/>
          <w:szCs w:val="24"/>
          <w:lang w:val="en-US"/>
        </w:rPr>
        <w:t>to the evolutionary species concept,</w:t>
      </w:r>
      <w:r w:rsidR="00157FA8">
        <w:rPr>
          <w:rFonts w:ascii="Times New Roman" w:hAnsi="Times New Roman" w:cs="Times New Roman"/>
          <w:sz w:val="24"/>
          <w:szCs w:val="24"/>
          <w:lang w:val="en-US"/>
        </w:rPr>
        <w:t xml:space="preserve"> which considers any species as descendant of an ancestral lineage </w:t>
      </w:r>
      <w:commentRangeStart w:id="238"/>
      <w:r w:rsidR="00157FA8">
        <w:rPr>
          <w:rFonts w:ascii="Times New Roman" w:hAnsi="Times New Roman" w:cs="Times New Roman"/>
          <w:sz w:val="24"/>
          <w:szCs w:val="24"/>
          <w:lang w:val="en-US"/>
        </w:rPr>
        <w:t>and that possesses own evolutionary identity regarding other lineages</w:t>
      </w:r>
      <w:commentRangeEnd w:id="238"/>
      <w:r w:rsidR="00233287">
        <w:rPr>
          <w:rStyle w:val="Refdecomentario"/>
        </w:rPr>
        <w:commentReference w:id="238"/>
      </w:r>
      <w:r w:rsidR="00157FA8">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4A18C0">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(Simpson 1951)</w:t>
      </w:r>
      <w:r w:rsidR="004A18C0">
        <w:rPr>
          <w:rFonts w:ascii="Times New Roman" w:hAnsi="Times New Roman" w:cs="Times New Roman"/>
          <w:sz w:val="24"/>
          <w:szCs w:val="24"/>
          <w:lang w:val="en-US"/>
        </w:rPr>
        <w:fldChar w:fldCharType="end"/>
      </w:r>
      <w:r w:rsidR="008C7301">
        <w:rPr>
          <w:rFonts w:ascii="Times New Roman" w:hAnsi="Times New Roman" w:cs="Times New Roman"/>
          <w:sz w:val="24"/>
          <w:szCs w:val="24"/>
          <w:lang w:val="en-US"/>
        </w:rPr>
        <w:t xml:space="preserve">. </w:t>
      </w:r>
      <w:ins w:id="239" w:author="Daniele Silvestro" w:date="2023-06-20T08:06:00Z">
        <w:r w:rsidR="00233287">
          <w:rPr>
            <w:rFonts w:ascii="Times New Roman" w:hAnsi="Times New Roman" w:cs="Times New Roman"/>
            <w:sz w:val="24"/>
            <w:szCs w:val="24"/>
            <w:lang w:val="en-US"/>
          </w:rPr>
          <w:t>A</w:t>
        </w:r>
      </w:ins>
      <w:ins w:id="240" w:author="Daniele Silvestro" w:date="2023-06-20T08:05:00Z">
        <w:r w:rsidR="00233287">
          <w:rPr>
            <w:rFonts w:ascii="Times New Roman" w:hAnsi="Times New Roman" w:cs="Times New Roman"/>
            <w:sz w:val="24"/>
            <w:szCs w:val="24"/>
            <w:lang w:val="en-US"/>
          </w:rPr>
          <w:t xml:space="preserve"> phylogenetic tree</w:t>
        </w:r>
      </w:ins>
      <w:ins w:id="241" w:author="Daniele Silvestro" w:date="2023-06-20T08:06:00Z">
        <w:r w:rsidR="00233287">
          <w:rPr>
            <w:rFonts w:ascii="Times New Roman" w:hAnsi="Times New Roman" w:cs="Times New Roman"/>
            <w:sz w:val="24"/>
            <w:szCs w:val="24"/>
            <w:lang w:val="en-US"/>
          </w:rPr>
          <w:t xml:space="preserve"> typically lacks in</w:t>
        </w:r>
      </w:ins>
      <w:ins w:id="242" w:author="Daniele Silvestro" w:date="2023-06-20T08:26:00Z">
        <w:r w:rsidR="00C56592">
          <w:rPr>
            <w:rFonts w:ascii="Times New Roman" w:hAnsi="Times New Roman" w:cs="Times New Roman"/>
            <w:sz w:val="24"/>
            <w:szCs w:val="24"/>
            <w:lang w:val="en-US"/>
          </w:rPr>
          <w:t xml:space="preserve">formation about the </w:t>
        </w:r>
      </w:ins>
      <w:ins w:id="243" w:author="Daniele Silvestro" w:date="2023-06-20T08:27:00Z">
        <w:r w:rsidR="00C56592">
          <w:rPr>
            <w:rFonts w:ascii="Times New Roman" w:hAnsi="Times New Roman" w:cs="Times New Roman"/>
            <w:sz w:val="24"/>
            <w:szCs w:val="24"/>
            <w:lang w:val="en-US"/>
          </w:rPr>
          <w:t xml:space="preserve">which of the two descendent branches is </w:t>
        </w:r>
      </w:ins>
      <w:ins w:id="244" w:author="Daniele Silvestro" w:date="2023-06-20T08:28:00Z">
        <w:r w:rsidR="00C56592">
          <w:rPr>
            <w:rFonts w:ascii="Times New Roman" w:hAnsi="Times New Roman" w:cs="Times New Roman"/>
            <w:sz w:val="24"/>
            <w:szCs w:val="24"/>
            <w:lang w:val="en-US"/>
          </w:rPr>
          <w:t xml:space="preserve">the new species after a speciation event [but see </w:t>
        </w:r>
        <w:commentRangeStart w:id="245"/>
        <w:r w:rsidR="00C56592">
          <w:rPr>
            <w:rFonts w:ascii="Times New Roman" w:hAnsi="Times New Roman" w:cs="Times New Roman"/>
            <w:sz w:val="24"/>
            <w:szCs w:val="24"/>
            <w:lang w:val="en-US"/>
          </w:rPr>
          <w:t>ref</w:t>
        </w:r>
        <w:commentRangeEnd w:id="245"/>
        <w:r w:rsidR="00C56592">
          <w:rPr>
            <w:rStyle w:val="Refdecomentario"/>
          </w:rPr>
          <w:commentReference w:id="245"/>
        </w:r>
        <w:r w:rsidR="00C56592">
          <w:rPr>
            <w:rFonts w:ascii="Times New Roman" w:hAnsi="Times New Roman" w:cs="Times New Roman"/>
            <w:sz w:val="24"/>
            <w:szCs w:val="24"/>
            <w:lang w:val="en-US"/>
          </w:rPr>
          <w:t xml:space="preserve">]. </w:t>
        </w:r>
      </w:ins>
      <w:commentRangeStart w:id="246"/>
      <w:r w:rsidR="008C7301">
        <w:rPr>
          <w:rFonts w:ascii="Times New Roman" w:hAnsi="Times New Roman" w:cs="Times New Roman"/>
          <w:sz w:val="24"/>
          <w:szCs w:val="24"/>
          <w:lang w:val="en-US"/>
        </w:rPr>
        <w:t xml:space="preserve">In the case of budding speciation, the phylogenetic age for the ancestral species would be an underestimation of its true age because a phylogeny alone does not reveal which is the ancestral lineage of two sister species. Also, due to incomplete fossil or extant species </w:t>
      </w:r>
      <w:r w:rsidR="008C7301">
        <w:rPr>
          <w:rFonts w:ascii="Times New Roman" w:hAnsi="Times New Roman" w:cs="Times New Roman"/>
          <w:sz w:val="24"/>
          <w:szCs w:val="24"/>
          <w:lang w:val="en-US"/>
        </w:rPr>
        <w:lastRenderedPageBreak/>
        <w:t>sampling, phylogenetic age can overestimate true age, given that recent species</w:t>
      </w:r>
      <w:r w:rsidR="004A18C0">
        <w:rPr>
          <w:rFonts w:ascii="Times New Roman" w:hAnsi="Times New Roman" w:cs="Times New Roman"/>
          <w:sz w:val="24"/>
          <w:szCs w:val="24"/>
          <w:lang w:val="en-US"/>
        </w:rPr>
        <w:t xml:space="preserve">, if the ancestral species is missing, could seem older than they genuinely are. </w:t>
      </w:r>
      <w:r w:rsidR="008C7301">
        <w:rPr>
          <w:rFonts w:ascii="Times New Roman" w:hAnsi="Times New Roman" w:cs="Times New Roman"/>
          <w:sz w:val="24"/>
          <w:szCs w:val="24"/>
          <w:lang w:val="en-US"/>
        </w:rPr>
        <w:t xml:space="preserve"> </w:t>
      </w:r>
      <w:commentRangeEnd w:id="246"/>
      <w:r w:rsidR="00C56592">
        <w:rPr>
          <w:rStyle w:val="Refdecomentario"/>
        </w:rPr>
        <w:commentReference w:id="246"/>
      </w:r>
    </w:p>
    <w:p w14:paraId="3C0EC007" w14:textId="38AA5820" w:rsidR="00157FA8" w:rsidRDefault="00157FA8">
      <w:pPr>
        <w:spacing w:after="0" w:line="360" w:lineRule="auto"/>
        <w:ind w:firstLine="708"/>
        <w:jc w:val="both"/>
        <w:rPr>
          <w:rFonts w:ascii="Times New Roman" w:hAnsi="Times New Roman" w:cs="Times New Roman"/>
          <w:sz w:val="24"/>
          <w:szCs w:val="24"/>
          <w:lang w:val="en-US"/>
        </w:rPr>
        <w:pPrChange w:id="247" w:author="Daniele Silvestro" w:date="2023-06-20T08:39:00Z">
          <w:pPr>
            <w:spacing w:after="0" w:line="360" w:lineRule="auto"/>
            <w:ind w:firstLine="709"/>
            <w:jc w:val="both"/>
          </w:pPr>
        </w:pPrChange>
      </w:pPr>
      <w:r>
        <w:rPr>
          <w:rFonts w:ascii="Times New Roman" w:hAnsi="Times New Roman" w:cs="Times New Roman"/>
          <w:sz w:val="24"/>
          <w:szCs w:val="24"/>
          <w:lang w:val="en-US"/>
        </w:rPr>
        <w:t xml:space="preserve">Anagenetic speciation </w:t>
      </w:r>
      <w:del w:id="248" w:author="Daniele Silvestro" w:date="2023-06-20T08:31:00Z">
        <w:r w:rsidDel="00C56592">
          <w:rPr>
            <w:rFonts w:ascii="Times New Roman" w:hAnsi="Times New Roman" w:cs="Times New Roman"/>
            <w:sz w:val="24"/>
            <w:szCs w:val="24"/>
            <w:lang w:val="en-US"/>
          </w:rPr>
          <w:delText>is a diversification event where one species arises</w:delText>
        </w:r>
        <w:r w:rsidR="00C567B5" w:rsidDel="00C56592">
          <w:rPr>
            <w:rFonts w:ascii="Times New Roman" w:hAnsi="Times New Roman" w:cs="Times New Roman"/>
            <w:sz w:val="24"/>
            <w:szCs w:val="24"/>
            <w:lang w:val="en-US"/>
          </w:rPr>
          <w:delText>,</w:delText>
        </w:r>
        <w:r w:rsidDel="00C56592">
          <w:rPr>
            <w:rFonts w:ascii="Times New Roman" w:hAnsi="Times New Roman" w:cs="Times New Roman"/>
            <w:sz w:val="24"/>
            <w:szCs w:val="24"/>
            <w:lang w:val="en-US"/>
          </w:rPr>
          <w:delText xml:space="preserve"> replacing the ancestral species; it is not </w:delText>
        </w:r>
        <w:r w:rsidR="00C567B5" w:rsidDel="00C56592">
          <w:rPr>
            <w:rFonts w:ascii="Times New Roman" w:hAnsi="Times New Roman" w:cs="Times New Roman"/>
            <w:sz w:val="24"/>
            <w:szCs w:val="24"/>
            <w:lang w:val="en-US"/>
          </w:rPr>
          <w:delText>relat</w:delText>
        </w:r>
        <w:r w:rsidDel="00C56592">
          <w:rPr>
            <w:rFonts w:ascii="Times New Roman" w:hAnsi="Times New Roman" w:cs="Times New Roman"/>
            <w:sz w:val="24"/>
            <w:szCs w:val="24"/>
            <w:lang w:val="en-US"/>
          </w:rPr>
          <w:delText xml:space="preserve">ed </w:delText>
        </w:r>
        <w:r w:rsidR="00C567B5" w:rsidDel="00C56592">
          <w:rPr>
            <w:rFonts w:ascii="Times New Roman" w:hAnsi="Times New Roman" w:cs="Times New Roman"/>
            <w:sz w:val="24"/>
            <w:szCs w:val="24"/>
            <w:lang w:val="en-US"/>
          </w:rPr>
          <w:delText>with</w:delText>
        </w:r>
        <w:r w:rsidDel="00C56592">
          <w:rPr>
            <w:rFonts w:ascii="Times New Roman" w:hAnsi="Times New Roman" w:cs="Times New Roman"/>
            <w:sz w:val="24"/>
            <w:szCs w:val="24"/>
            <w:lang w:val="en-US"/>
          </w:rPr>
          <w:delText xml:space="preserve"> any particular geographical mode of speciation</w:delText>
        </w:r>
      </w:del>
      <w:ins w:id="249" w:author="Daniele Silvestro" w:date="2023-06-20T08:31:00Z">
        <w:r w:rsidR="00C56592">
          <w:rPr>
            <w:rFonts w:ascii="Times New Roman" w:hAnsi="Times New Roman" w:cs="Times New Roman"/>
            <w:sz w:val="24"/>
            <w:szCs w:val="24"/>
            <w:lang w:val="en-US"/>
          </w:rPr>
          <w:t xml:space="preserve">is not associated with a branching event but </w:t>
        </w:r>
      </w:ins>
      <w:ins w:id="250" w:author="Daniele Silvestro" w:date="2023-06-20T08:32:00Z">
        <w:r w:rsidR="00C56592">
          <w:rPr>
            <w:rFonts w:ascii="Times New Roman" w:hAnsi="Times New Roman" w:cs="Times New Roman"/>
            <w:sz w:val="24"/>
            <w:szCs w:val="24"/>
            <w:lang w:val="en-US"/>
          </w:rPr>
          <w:t xml:space="preserve">can be </w:t>
        </w:r>
      </w:ins>
      <w:ins w:id="251" w:author="Daniele Silvestro" w:date="2023-06-20T08:36:00Z">
        <w:r w:rsidR="00477A60">
          <w:rPr>
            <w:rFonts w:ascii="Times New Roman" w:hAnsi="Times New Roman" w:cs="Times New Roman"/>
            <w:sz w:val="24"/>
            <w:szCs w:val="24"/>
            <w:lang w:val="en-US"/>
          </w:rPr>
          <w:t>used to describe</w:t>
        </w:r>
      </w:ins>
      <w:ins w:id="252" w:author="Daniele Silvestro" w:date="2023-06-20T08:37:00Z">
        <w:r w:rsidR="00477A60">
          <w:rPr>
            <w:rFonts w:ascii="Times New Roman" w:hAnsi="Times New Roman" w:cs="Times New Roman"/>
            <w:sz w:val="24"/>
            <w:szCs w:val="24"/>
            <w:lang w:val="en-US"/>
          </w:rPr>
          <w:t xml:space="preserve"> different species (or morphospecies </w:t>
        </w:r>
        <w:r w:rsidR="00477A60">
          <w:rPr>
            <w:rFonts w:ascii="Times New Roman" w:hAnsi="Times New Roman" w:cs="Times New Roman"/>
            <w:sz w:val="24"/>
            <w:szCs w:val="24"/>
            <w:lang w:val="en-US"/>
          </w:rPr>
          <w:fldChar w:fldCharType="begin" w:fldLock="1"/>
        </w:r>
        <w:r w:rsidR="00477A60">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and Patiño 2018)"},"properties":{"noteIndex":0},"schema":"https://github.com/citation-style-language/schema/raw/master/csl-citation.json"}</w:instrText>
        </w:r>
        <w:r w:rsidR="00477A60">
          <w:rPr>
            <w:rFonts w:ascii="Times New Roman" w:hAnsi="Times New Roman" w:cs="Times New Roman"/>
            <w:sz w:val="24"/>
            <w:szCs w:val="24"/>
            <w:lang w:val="en-US"/>
          </w:rPr>
          <w:fldChar w:fldCharType="separate"/>
        </w:r>
        <w:r w:rsidR="00477A60" w:rsidRPr="00D63C5C">
          <w:rPr>
            <w:rFonts w:ascii="Times New Roman" w:hAnsi="Times New Roman" w:cs="Times New Roman"/>
            <w:noProof/>
            <w:sz w:val="24"/>
            <w:szCs w:val="24"/>
            <w:lang w:val="en-US"/>
          </w:rPr>
          <w:t>(Emerson &amp; Patiño 2018)</w:t>
        </w:r>
        <w:r w:rsidR="00477A60">
          <w:rPr>
            <w:rFonts w:ascii="Times New Roman" w:hAnsi="Times New Roman" w:cs="Times New Roman"/>
            <w:sz w:val="24"/>
            <w:szCs w:val="24"/>
            <w:lang w:val="en-US"/>
          </w:rPr>
          <w:fldChar w:fldCharType="end"/>
        </w:r>
        <w:r w:rsidR="00477A60">
          <w:rPr>
            <w:rFonts w:ascii="Times New Roman" w:hAnsi="Times New Roman" w:cs="Times New Roman"/>
            <w:sz w:val="24"/>
            <w:szCs w:val="24"/>
            <w:lang w:val="en-US"/>
          </w:rPr>
          <w:t>)</w:t>
        </w:r>
      </w:ins>
      <w:ins w:id="253" w:author="Daniele Silvestro" w:date="2023-06-20T08:32:00Z">
        <w:r w:rsidR="00C56592">
          <w:rPr>
            <w:rFonts w:ascii="Times New Roman" w:hAnsi="Times New Roman" w:cs="Times New Roman"/>
            <w:sz w:val="24"/>
            <w:szCs w:val="24"/>
            <w:lang w:val="en-US"/>
          </w:rPr>
          <w:t xml:space="preserve"> </w:t>
        </w:r>
      </w:ins>
      <w:ins w:id="254" w:author="Daniele Silvestro" w:date="2023-06-20T08:37:00Z">
        <w:r w:rsidR="00477A60">
          <w:rPr>
            <w:rFonts w:ascii="Times New Roman" w:hAnsi="Times New Roman" w:cs="Times New Roman"/>
            <w:sz w:val="24"/>
            <w:szCs w:val="24"/>
            <w:lang w:val="en-US"/>
          </w:rPr>
          <w:t xml:space="preserve">delimited by </w:t>
        </w:r>
      </w:ins>
      <w:ins w:id="255" w:author="Daniele Silvestro" w:date="2023-06-20T08:32:00Z">
        <w:r w:rsidR="00C56592">
          <w:rPr>
            <w:rFonts w:ascii="Times New Roman" w:hAnsi="Times New Roman" w:cs="Times New Roman"/>
            <w:sz w:val="24"/>
            <w:szCs w:val="24"/>
            <w:lang w:val="en-US"/>
          </w:rPr>
          <w:t xml:space="preserve"> substantial </w:t>
        </w:r>
      </w:ins>
      <w:ins w:id="256" w:author="Daniele Silvestro" w:date="2023-06-20T08:34:00Z">
        <w:r w:rsidR="00C56592">
          <w:rPr>
            <w:rFonts w:ascii="Times New Roman" w:hAnsi="Times New Roman" w:cs="Times New Roman"/>
            <w:sz w:val="24"/>
            <w:szCs w:val="24"/>
            <w:lang w:val="en-US"/>
          </w:rPr>
          <w:t xml:space="preserve">phenotypic </w:t>
        </w:r>
      </w:ins>
      <w:ins w:id="257" w:author="Daniele Silvestro" w:date="2023-06-20T08:32:00Z">
        <w:r w:rsidR="00C56592">
          <w:rPr>
            <w:rFonts w:ascii="Times New Roman" w:hAnsi="Times New Roman" w:cs="Times New Roman"/>
            <w:sz w:val="24"/>
            <w:szCs w:val="24"/>
            <w:lang w:val="en-US"/>
          </w:rPr>
          <w:t xml:space="preserve">change </w:t>
        </w:r>
      </w:ins>
      <w:ins w:id="258" w:author="Daniele Silvestro" w:date="2023-06-20T08:34:00Z">
        <w:r w:rsidR="00C56592">
          <w:rPr>
            <w:rFonts w:ascii="Times New Roman" w:hAnsi="Times New Roman" w:cs="Times New Roman"/>
            <w:sz w:val="24"/>
            <w:szCs w:val="24"/>
            <w:lang w:val="en-US"/>
          </w:rPr>
          <w:t xml:space="preserve">occurring along a lineage </w:t>
        </w:r>
      </w:ins>
      <w:del w:id="259" w:author="Daniele Silvestro" w:date="2023-06-20T08:34:00Z">
        <w:r w:rsidR="00797E0D" w:rsidDel="00C56592">
          <w:rPr>
            <w:rFonts w:ascii="Times New Roman" w:hAnsi="Times New Roman" w:cs="Times New Roman"/>
            <w:sz w:val="24"/>
            <w:szCs w:val="24"/>
            <w:lang w:val="en-US"/>
          </w:rPr>
          <w:delText xml:space="preserve"> </w:delText>
        </w:r>
      </w:del>
      <w:r w:rsidR="00797E0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et al. 1999)"},"properties":{"noteIndex":0},"schema":"https://github.com/citation-style-language/schema/raw/master/csl-citation.json"}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(Roopnarine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1999)</w:t>
      </w:r>
      <w:r w:rsidR="00797E0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567B5">
        <w:rPr>
          <w:rFonts w:ascii="Times New Roman" w:hAnsi="Times New Roman" w:cs="Times New Roman"/>
          <w:sz w:val="24"/>
          <w:szCs w:val="24"/>
          <w:lang w:val="en-US"/>
        </w:rPr>
        <w:t xml:space="preserve"> </w:t>
      </w:r>
      <w:commentRangeStart w:id="260"/>
      <w:del w:id="261" w:author="Daniele Silvestro" w:date="2023-06-20T08:38:00Z">
        <w:r w:rsidR="00C567B5" w:rsidDel="00477A60">
          <w:rPr>
            <w:rFonts w:ascii="Times New Roman" w:hAnsi="Times New Roman" w:cs="Times New Roman"/>
            <w:sz w:val="24"/>
            <w:szCs w:val="24"/>
            <w:lang w:val="en-US"/>
          </w:rPr>
          <w:delText>This process suggests phenotypic change and not speciation per se; thus, it is associated with the</w:delText>
        </w:r>
      </w:del>
      <w:del w:id="262" w:author="Daniele Silvestro" w:date="2023-06-20T08:37:00Z">
        <w:r w:rsidR="00C567B5" w:rsidDel="00477A60">
          <w:rPr>
            <w:rFonts w:ascii="Times New Roman" w:hAnsi="Times New Roman" w:cs="Times New Roman"/>
            <w:sz w:val="24"/>
            <w:szCs w:val="24"/>
            <w:lang w:val="en-US"/>
          </w:rPr>
          <w:delText xml:space="preserve"> morphospecies concept</w:delText>
        </w:r>
        <w:r w:rsidR="00797E0D" w:rsidDel="00477A60">
          <w:rPr>
            <w:rFonts w:ascii="Times New Roman" w:hAnsi="Times New Roman" w:cs="Times New Roman"/>
            <w:sz w:val="24"/>
            <w:szCs w:val="24"/>
            <w:lang w:val="en-US"/>
          </w:rPr>
          <w:delText xml:space="preserve"> </w:delText>
        </w:r>
        <w:r w:rsidR="00797E0D" w:rsidDel="00477A60">
          <w:rPr>
            <w:rFonts w:ascii="Times New Roman" w:hAnsi="Times New Roman" w:cs="Times New Roman"/>
            <w:sz w:val="24"/>
            <w:szCs w:val="24"/>
            <w:lang w:val="en-US"/>
          </w:rPr>
          <w:fldChar w:fldCharType="begin" w:fldLock="1"/>
        </w:r>
        <w:r w:rsidR="00D63C5C" w:rsidDel="00477A60">
          <w:rPr>
            <w:rFonts w:ascii="Times New Roman" w:hAnsi="Times New Roman" w:cs="Times New Roman"/>
            <w:sz w:val="24"/>
            <w:szCs w:val="24"/>
            <w:lang w:val="en-US"/>
          </w:rPr>
          <w:del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and Patiño 2018)"},"properties":{"noteIndex":0},"schema":"https://github.com/citation-style-language/schema/raw/master/csl-citation.json"}</w:delInstrText>
        </w:r>
        <w:r w:rsidR="00797E0D" w:rsidDel="00477A60">
          <w:rPr>
            <w:rFonts w:ascii="Times New Roman" w:hAnsi="Times New Roman" w:cs="Times New Roman"/>
            <w:sz w:val="24"/>
            <w:szCs w:val="24"/>
            <w:lang w:val="en-US"/>
          </w:rPr>
          <w:fldChar w:fldCharType="separate"/>
        </w:r>
        <w:r w:rsidR="00D63C5C" w:rsidRPr="00D63C5C" w:rsidDel="00477A60">
          <w:rPr>
            <w:rFonts w:ascii="Times New Roman" w:hAnsi="Times New Roman" w:cs="Times New Roman"/>
            <w:noProof/>
            <w:sz w:val="24"/>
            <w:szCs w:val="24"/>
            <w:lang w:val="en-US"/>
          </w:rPr>
          <w:delText>(Emerson &amp; Patiño 2018)</w:delText>
        </w:r>
        <w:r w:rsidR="00797E0D" w:rsidDel="00477A60">
          <w:rPr>
            <w:rFonts w:ascii="Times New Roman" w:hAnsi="Times New Roman" w:cs="Times New Roman"/>
            <w:sz w:val="24"/>
            <w:szCs w:val="24"/>
            <w:lang w:val="en-US"/>
          </w:rPr>
          <w:fldChar w:fldCharType="end"/>
        </w:r>
      </w:del>
      <w:del w:id="263" w:author="Daniele Silvestro" w:date="2023-06-20T08:38:00Z">
        <w:r w:rsidR="00C567B5" w:rsidDel="00477A60">
          <w:rPr>
            <w:rFonts w:ascii="Times New Roman" w:hAnsi="Times New Roman" w:cs="Times New Roman"/>
            <w:sz w:val="24"/>
            <w:szCs w:val="24"/>
            <w:lang w:val="en-US"/>
          </w:rPr>
          <w:delText>.</w:delText>
        </w:r>
        <w:r w:rsidR="00797E0D" w:rsidDel="00477A60">
          <w:rPr>
            <w:rFonts w:ascii="Times New Roman" w:hAnsi="Times New Roman" w:cs="Times New Roman"/>
            <w:sz w:val="24"/>
            <w:szCs w:val="24"/>
            <w:lang w:val="en-US"/>
          </w:rPr>
          <w:delText xml:space="preserve"> </w:delText>
        </w:r>
      </w:del>
      <w:r w:rsidR="00797E0D">
        <w:rPr>
          <w:rFonts w:ascii="Times New Roman" w:hAnsi="Times New Roman" w:cs="Times New Roman"/>
          <w:sz w:val="24"/>
          <w:szCs w:val="24"/>
          <w:lang w:val="en-US"/>
        </w:rPr>
        <w:t>For anagenetic speciation, the phylogenetic age always overestimates the true age, given that the ancestral and new species branches are fused</w:t>
      </w:r>
      <w:r w:rsidR="00095E08">
        <w:rPr>
          <w:rFonts w:ascii="Times New Roman" w:hAnsi="Times New Roman" w:cs="Times New Roman"/>
          <w:sz w:val="24"/>
          <w:szCs w:val="24"/>
          <w:lang w:val="en-US"/>
        </w:rPr>
        <w:t xml:space="preserve"> in the phylogeny.</w:t>
      </w:r>
      <w:commentRangeEnd w:id="260"/>
      <w:r w:rsidR="00477A60">
        <w:rPr>
          <w:rStyle w:val="Refdecomentario"/>
        </w:rPr>
        <w:commentReference w:id="260"/>
      </w:r>
      <w:r w:rsidR="00095E08">
        <w:rPr>
          <w:rFonts w:ascii="Times New Roman" w:hAnsi="Times New Roman" w:cs="Times New Roman"/>
          <w:sz w:val="24"/>
          <w:szCs w:val="24"/>
          <w:lang w:val="en-US"/>
        </w:rPr>
        <w:t xml:space="preserve"> </w:t>
      </w:r>
    </w:p>
    <w:p w14:paraId="6A43C6B5" w14:textId="431E7E2F" w:rsidR="00F336FF" w:rsidRDefault="00477A60" w:rsidP="00477A60">
      <w:pPr>
        <w:spacing w:after="0" w:line="360" w:lineRule="auto"/>
        <w:ind w:firstLine="709"/>
        <w:jc w:val="both"/>
        <w:rPr>
          <w:rFonts w:ascii="Times New Roman" w:hAnsi="Times New Roman" w:cs="Times New Roman"/>
          <w:sz w:val="24"/>
          <w:szCs w:val="24"/>
          <w:lang w:val="en-US"/>
        </w:rPr>
      </w:pPr>
      <w:ins w:id="264" w:author="Daniele Silvestro" w:date="2023-06-20T08:41:00Z">
        <w:r>
          <w:rPr>
            <w:rFonts w:ascii="Times New Roman" w:hAnsi="Times New Roman" w:cs="Times New Roman"/>
            <w:sz w:val="24"/>
            <w:szCs w:val="24"/>
            <w:lang w:val="en-US"/>
          </w:rPr>
          <w:t>Here we use simulations to quantify the predictabili</w:t>
        </w:r>
      </w:ins>
      <w:ins w:id="265" w:author="Daniele Silvestro" w:date="2023-06-20T08:42:00Z">
        <w:r>
          <w:rPr>
            <w:rFonts w:ascii="Times New Roman" w:hAnsi="Times New Roman" w:cs="Times New Roman"/>
            <w:sz w:val="24"/>
            <w:szCs w:val="24"/>
            <w:lang w:val="en-US"/>
          </w:rPr>
          <w:t xml:space="preserve">ty of species age from phylogenetic trees of extant taxa, under different diversification scenarios. </w:t>
        </w:r>
      </w:ins>
      <w:del w:id="266" w:author="Daniele Silvestro" w:date="2023-06-20T08:42:00Z">
        <w:r w:rsidR="00F336FF" w:rsidRPr="00F336FF" w:rsidDel="00477A60">
          <w:rPr>
            <w:rFonts w:ascii="Times New Roman" w:hAnsi="Times New Roman" w:cs="Times New Roman"/>
            <w:sz w:val="24"/>
            <w:szCs w:val="24"/>
            <w:lang w:val="en-US"/>
          </w:rPr>
          <w:delText xml:space="preserve">While </w:delText>
        </w:r>
      </w:del>
      <w:ins w:id="267" w:author="Daniele Silvestro" w:date="2023-06-20T08:42:00Z">
        <w:r>
          <w:rPr>
            <w:rFonts w:ascii="Times New Roman" w:hAnsi="Times New Roman" w:cs="Times New Roman"/>
            <w:sz w:val="24"/>
            <w:szCs w:val="24"/>
            <w:lang w:val="en-US"/>
          </w:rPr>
          <w:t>Si</w:t>
        </w:r>
      </w:ins>
      <w:ins w:id="268" w:author="Daniele Silvestro" w:date="2023-06-20T08:43:00Z">
        <w:r>
          <w:rPr>
            <w:rFonts w:ascii="Times New Roman" w:hAnsi="Times New Roman" w:cs="Times New Roman"/>
            <w:sz w:val="24"/>
            <w:szCs w:val="24"/>
            <w:lang w:val="en-US"/>
          </w:rPr>
          <w:t>nce</w:t>
        </w:r>
      </w:ins>
      <w:ins w:id="269" w:author="Daniele Silvestro" w:date="2023-06-20T08:42:00Z">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the </w:t>
      </w:r>
      <w:ins w:id="270" w:author="Daniele Silvestro" w:date="2023-06-20T08:43:00Z">
        <w:r>
          <w:rPr>
            <w:rFonts w:ascii="Times New Roman" w:hAnsi="Times New Roman" w:cs="Times New Roman"/>
            <w:sz w:val="24"/>
            <w:szCs w:val="24"/>
            <w:lang w:val="en-US"/>
          </w:rPr>
          <w:t xml:space="preserve">potential </w:t>
        </w:r>
      </w:ins>
      <w:r w:rsidR="00F336FF" w:rsidRPr="00F336FF">
        <w:rPr>
          <w:rFonts w:ascii="Times New Roman" w:hAnsi="Times New Roman" w:cs="Times New Roman"/>
          <w:sz w:val="24"/>
          <w:szCs w:val="24"/>
          <w:lang w:val="en-US"/>
        </w:rPr>
        <w:t>effect</w:t>
      </w:r>
      <w:ins w:id="271" w:author="Daniele Silvestro" w:date="2023-06-20T08:43:00Z">
        <w:r>
          <w:rPr>
            <w:rFonts w:ascii="Times New Roman" w:hAnsi="Times New Roman" w:cs="Times New Roman"/>
            <w:sz w:val="24"/>
            <w:szCs w:val="24"/>
            <w:lang w:val="en-US"/>
          </w:rPr>
          <w:t>s</w:t>
        </w:r>
      </w:ins>
      <w:r w:rsidR="00F336FF" w:rsidRPr="00F336FF">
        <w:rPr>
          <w:rFonts w:ascii="Times New Roman" w:hAnsi="Times New Roman" w:cs="Times New Roman"/>
          <w:sz w:val="24"/>
          <w:szCs w:val="24"/>
          <w:lang w:val="en-US"/>
        </w:rPr>
        <w:t xml:space="preserve"> of incomplete taxon sampling </w:t>
      </w:r>
      <w:del w:id="272" w:author="Daniele Silvestro" w:date="2023-06-20T08:43:00Z">
        <w:r w:rsidR="00F336FF" w:rsidRPr="00F336FF" w:rsidDel="00477A60">
          <w:rPr>
            <w:rFonts w:ascii="Times New Roman" w:hAnsi="Times New Roman" w:cs="Times New Roman"/>
            <w:sz w:val="24"/>
            <w:szCs w:val="24"/>
            <w:lang w:val="en-US"/>
          </w:rPr>
          <w:delText xml:space="preserve">is </w:delText>
        </w:r>
      </w:del>
      <w:ins w:id="273" w:author="Daniele Silvestro" w:date="2023-06-20T08:43:00Z">
        <w:r>
          <w:rPr>
            <w:rFonts w:ascii="Times New Roman" w:hAnsi="Times New Roman" w:cs="Times New Roman"/>
            <w:sz w:val="24"/>
            <w:szCs w:val="24"/>
            <w:lang w:val="en-US"/>
          </w:rPr>
          <w:t>are</w:t>
        </w:r>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mitigated by the ever-growing </w:t>
      </w:r>
      <w:del w:id="274" w:author="Daniele Silvestro" w:date="2023-06-20T08:43:00Z">
        <w:r w:rsidR="00F336FF" w:rsidRPr="00F336FF" w:rsidDel="00477A60">
          <w:rPr>
            <w:rFonts w:ascii="Times New Roman" w:hAnsi="Times New Roman" w:cs="Times New Roman"/>
            <w:sz w:val="24"/>
            <w:szCs w:val="24"/>
            <w:lang w:val="en-US"/>
          </w:rPr>
          <w:delText xml:space="preserve">phylogenies </w:delText>
        </w:r>
      </w:del>
      <w:ins w:id="275" w:author="Daniele Silvestro" w:date="2023-06-20T08:43:00Z">
        <w:r>
          <w:rPr>
            <w:rFonts w:ascii="Times New Roman" w:hAnsi="Times New Roman" w:cs="Times New Roman"/>
            <w:sz w:val="24"/>
            <w:szCs w:val="24"/>
            <w:lang w:val="en-US"/>
          </w:rPr>
          <w:t xml:space="preserve">taxonomic coverage of </w:t>
        </w:r>
      </w:ins>
      <w:ins w:id="276" w:author="Daniele Silvestro" w:date="2023-06-20T08:44:00Z">
        <w:r>
          <w:rPr>
            <w:rFonts w:ascii="Times New Roman" w:hAnsi="Times New Roman" w:cs="Times New Roman"/>
            <w:sz w:val="24"/>
            <w:szCs w:val="24"/>
            <w:lang w:val="en-US"/>
          </w:rPr>
          <w:t>phylogenetic research</w:t>
        </w:r>
      </w:ins>
      <w:ins w:id="277" w:author="Daniele Silvestro" w:date="2023-06-20T08:43:00Z">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and advances in augmenting trees </w:t>
      </w:r>
      <w:del w:id="278" w:author="Daniele Silvestro" w:date="2023-06-20T08:44:00Z">
        <w:r w:rsidR="00F336FF" w:rsidRPr="00F336FF" w:rsidDel="00477A60">
          <w:rPr>
            <w:rFonts w:ascii="Times New Roman" w:hAnsi="Times New Roman" w:cs="Times New Roman"/>
            <w:sz w:val="24"/>
            <w:szCs w:val="24"/>
            <w:lang w:val="en-US"/>
          </w:rPr>
          <w:delText xml:space="preserve">by </w:delText>
        </w:r>
      </w:del>
      <w:ins w:id="279" w:author="Daniele Silvestro" w:date="2023-06-20T08:44:00Z">
        <w:r>
          <w:rPr>
            <w:rFonts w:ascii="Times New Roman" w:hAnsi="Times New Roman" w:cs="Times New Roman"/>
            <w:sz w:val="24"/>
            <w:szCs w:val="24"/>
            <w:lang w:val="en-US"/>
          </w:rPr>
          <w:t>with the</w:t>
        </w:r>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missing species </w:t>
      </w:r>
      <w:r w:rsidR="00F336FF" w:rsidRPr="00095E08">
        <w:rPr>
          <w:rFonts w:ascii="Times New Roman" w:hAnsi="Times New Roman" w:cs="Times New Roman"/>
          <w:sz w:val="24"/>
          <w:szCs w:val="24"/>
          <w:lang w:val="en-US"/>
        </w:rPr>
        <w:t>(e.g.,</w:t>
      </w:r>
      <w:r w:rsidR="00F336FF">
        <w:rPr>
          <w:rFonts w:ascii="Times New Roman" w:hAnsi="Times New Roman" w:cs="Times New Roman"/>
          <w:sz w:val="24"/>
          <w:szCs w:val="24"/>
          <w:lang w:val="en-US"/>
        </w:rPr>
        <w:t xml:space="preserve"> </w:t>
      </w:r>
      <w:r w:rsidR="00F336F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2020)","previouslyFormattedCitation":"(Chang et al. 2020; Thomas et al. 2013)"},"properties":{"noteIndex":0},"schema":"https://github.com/citation-style-language/schema/raw/master/csl-citation.json"}</w:instrText>
      </w:r>
      <w:r w:rsidR="00F336FF">
        <w:rPr>
          <w:rFonts w:ascii="Times New Roman" w:hAnsi="Times New Roman" w:cs="Times New Roman"/>
          <w:sz w:val="24"/>
          <w:szCs w:val="24"/>
          <w:lang w:val="en-US"/>
        </w:rPr>
        <w:fldChar w:fldCharType="separate"/>
      </w:r>
      <w:r w:rsidR="00F336FF" w:rsidRPr="00431AE9">
        <w:rPr>
          <w:rFonts w:ascii="Times New Roman" w:hAnsi="Times New Roman" w:cs="Times New Roman"/>
          <w:noProof/>
          <w:sz w:val="24"/>
          <w:szCs w:val="24"/>
          <w:lang w:val="en-US"/>
        </w:rPr>
        <w:t>Chang et al. 2020; Thomas et al. 2013)</w:t>
      </w:r>
      <w:r w:rsidR="00F336FF">
        <w:rPr>
          <w:rFonts w:ascii="Times New Roman" w:hAnsi="Times New Roman" w:cs="Times New Roman"/>
          <w:sz w:val="24"/>
          <w:szCs w:val="24"/>
          <w:lang w:val="en-US"/>
        </w:rPr>
        <w:fldChar w:fldCharType="end"/>
      </w:r>
      <w:r w:rsidR="00F336FF" w:rsidRPr="00F336FF">
        <w:rPr>
          <w:rFonts w:ascii="Times New Roman" w:hAnsi="Times New Roman" w:cs="Times New Roman"/>
          <w:sz w:val="24"/>
          <w:szCs w:val="24"/>
          <w:lang w:val="en-US"/>
        </w:rPr>
        <w:t xml:space="preserve">, </w:t>
      </w:r>
      <w:del w:id="280" w:author="Daniele Silvestro" w:date="2023-06-20T08:44:00Z">
        <w:r w:rsidR="00F336FF" w:rsidRPr="00F336FF" w:rsidDel="00477A60">
          <w:rPr>
            <w:rFonts w:ascii="Times New Roman" w:hAnsi="Times New Roman" w:cs="Times New Roman"/>
            <w:sz w:val="24"/>
            <w:szCs w:val="24"/>
            <w:lang w:val="en-US"/>
          </w:rPr>
          <w:delText>there are significant issues regarding tracking down most of the extinct species and revealing the predominant speciation mode in phylogenies. This paper focuses on the latter two</w:delText>
        </w:r>
      </w:del>
      <w:ins w:id="281" w:author="Daniele Silvestro" w:date="2023-06-20T08:44:00Z">
        <w:r>
          <w:rPr>
            <w:rFonts w:ascii="Times New Roman" w:hAnsi="Times New Roman" w:cs="Times New Roman"/>
            <w:sz w:val="24"/>
            <w:szCs w:val="24"/>
            <w:lang w:val="en-US"/>
          </w:rPr>
          <w:t xml:space="preserve">here we focus on the effects of extinction and speciation modes on our </w:t>
        </w:r>
      </w:ins>
      <w:ins w:id="282" w:author="Daniele Silvestro" w:date="2023-06-20T08:46:00Z">
        <w:r w:rsidR="00537467">
          <w:rPr>
            <w:rFonts w:ascii="Times New Roman" w:hAnsi="Times New Roman" w:cs="Times New Roman"/>
            <w:sz w:val="24"/>
            <w:szCs w:val="24"/>
            <w:lang w:val="en-US"/>
          </w:rPr>
          <w:t>ability</w:t>
        </w:r>
      </w:ins>
      <w:ins w:id="283" w:author="Daniele Silvestro" w:date="2023-06-20T08:44:00Z">
        <w:r>
          <w:rPr>
            <w:rFonts w:ascii="Times New Roman" w:hAnsi="Times New Roman" w:cs="Times New Roman"/>
            <w:sz w:val="24"/>
            <w:szCs w:val="24"/>
            <w:lang w:val="en-US"/>
          </w:rPr>
          <w:t xml:space="preserve"> to infer the age of extant species</w:t>
        </w:r>
      </w:ins>
      <w:ins w:id="284" w:author="Daniele Silvestro" w:date="2023-06-20T08:45:00Z">
        <w:r>
          <w:rPr>
            <w:rFonts w:ascii="Times New Roman" w:hAnsi="Times New Roman" w:cs="Times New Roman"/>
            <w:sz w:val="24"/>
            <w:szCs w:val="24"/>
            <w:lang w:val="en-US"/>
          </w:rPr>
          <w:t>.</w:t>
        </w:r>
      </w:ins>
      <w:del w:id="285" w:author="Daniele Silvestro" w:date="2023-06-20T08:45:00Z">
        <w:r w:rsidR="00F336FF" w:rsidRPr="00F336FF" w:rsidDel="00477A60">
          <w:rPr>
            <w:rFonts w:ascii="Times New Roman" w:hAnsi="Times New Roman" w:cs="Times New Roman"/>
            <w:sz w:val="24"/>
            <w:szCs w:val="24"/>
            <w:lang w:val="en-US"/>
          </w:rPr>
          <w:delText>. Given the theoretical predictions on the consequences of ignoring extinctions and not knowing the speciation mode, it aims to quantify how much an error is introduced by assuming branch lengths as a surrogate for species ages and whether it affects our inferences when linking species longevity with eco-evolutionary processes.</w:delText>
        </w:r>
      </w:del>
      <w:r w:rsidR="00F336FF" w:rsidRPr="00F336FF">
        <w:rPr>
          <w:rFonts w:ascii="Times New Roman" w:hAnsi="Times New Roman" w:cs="Times New Roman"/>
          <w:sz w:val="24"/>
          <w:szCs w:val="24"/>
          <w:lang w:val="en-US"/>
        </w:rPr>
        <w:t xml:space="preserve"> Specifically, we performed simulations where we know the true age of species to: (1) quantify the </w:t>
      </w:r>
      <w:del w:id="286" w:author="Daniele Silvestro" w:date="2023-06-20T08:45:00Z">
        <w:r w:rsidR="00F336FF" w:rsidRPr="00F336FF" w:rsidDel="00477A60">
          <w:rPr>
            <w:rFonts w:ascii="Times New Roman" w:hAnsi="Times New Roman" w:cs="Times New Roman"/>
            <w:sz w:val="24"/>
            <w:szCs w:val="24"/>
            <w:lang w:val="en-US"/>
          </w:rPr>
          <w:delText xml:space="preserve">introduced </w:delText>
        </w:r>
      </w:del>
      <w:r w:rsidR="00F336FF" w:rsidRPr="00F336FF">
        <w:rPr>
          <w:rFonts w:ascii="Times New Roman" w:hAnsi="Times New Roman" w:cs="Times New Roman"/>
          <w:sz w:val="24"/>
          <w:szCs w:val="24"/>
          <w:lang w:val="en-US"/>
        </w:rPr>
        <w:t xml:space="preserve">error in estimated </w:t>
      </w:r>
      <w:ins w:id="287" w:author="Daniele Silvestro" w:date="2023-06-20T08:45:00Z">
        <w:r>
          <w:rPr>
            <w:rFonts w:ascii="Times New Roman" w:hAnsi="Times New Roman" w:cs="Times New Roman"/>
            <w:sz w:val="24"/>
            <w:szCs w:val="24"/>
            <w:lang w:val="en-US"/>
          </w:rPr>
          <w:t xml:space="preserve">species </w:t>
        </w:r>
      </w:ins>
      <w:r w:rsidR="00F336FF" w:rsidRPr="00F336FF">
        <w:rPr>
          <w:rFonts w:ascii="Times New Roman" w:hAnsi="Times New Roman" w:cs="Times New Roman"/>
          <w:sz w:val="24"/>
          <w:szCs w:val="24"/>
          <w:lang w:val="en-US"/>
        </w:rPr>
        <w:t>ages under various scenarios of different speciation modes and diversification</w:t>
      </w:r>
      <w:r w:rsidR="00F336FF">
        <w:rPr>
          <w:rFonts w:ascii="Times New Roman" w:hAnsi="Times New Roman" w:cs="Times New Roman"/>
          <w:sz w:val="24"/>
          <w:szCs w:val="24"/>
          <w:lang w:val="en-US"/>
        </w:rPr>
        <w:t xml:space="preserve"> (speciation – extinction) </w:t>
      </w:r>
      <w:r w:rsidR="00F336FF" w:rsidRPr="00F336FF">
        <w:rPr>
          <w:rFonts w:ascii="Times New Roman" w:hAnsi="Times New Roman" w:cs="Times New Roman"/>
          <w:sz w:val="24"/>
          <w:szCs w:val="24"/>
          <w:lang w:val="en-US"/>
        </w:rPr>
        <w:t>rates; (2) examine whether this error affects our ability to make qualitative decisions on the order of species ages; and, (3) explore whether the signal of</w:t>
      </w:r>
      <w:del w:id="288" w:author="Daniele Silvestro" w:date="2023-06-20T08:49:00Z">
        <w:r w:rsidR="00F336FF" w:rsidRPr="00F336FF" w:rsidDel="00EC1C60">
          <w:rPr>
            <w:rFonts w:ascii="Times New Roman" w:hAnsi="Times New Roman" w:cs="Times New Roman"/>
            <w:sz w:val="24"/>
            <w:szCs w:val="24"/>
            <w:lang w:val="en-US"/>
          </w:rPr>
          <w:delText xml:space="preserve"> a</w:delText>
        </w:r>
      </w:del>
      <w:r w:rsidR="00F336FF" w:rsidRPr="00F336FF">
        <w:rPr>
          <w:rFonts w:ascii="Times New Roman" w:hAnsi="Times New Roman" w:cs="Times New Roman"/>
          <w:sz w:val="24"/>
          <w:szCs w:val="24"/>
          <w:lang w:val="en-US"/>
        </w:rPr>
        <w:t xml:space="preserve"> simulated age-</w:t>
      </w:r>
      <w:ins w:id="289" w:author="Daniele Silvestro" w:date="2023-06-20T08:48:00Z">
        <w:r w:rsidR="00871121">
          <w:rPr>
            <w:rFonts w:ascii="Times New Roman" w:hAnsi="Times New Roman" w:cs="Times New Roman"/>
            <w:sz w:val="24"/>
            <w:szCs w:val="24"/>
            <w:lang w:val="en-US"/>
          </w:rPr>
          <w:t>cor</w:t>
        </w:r>
      </w:ins>
      <w:r w:rsidR="00F336FF" w:rsidRPr="00F336FF">
        <w:rPr>
          <w:rFonts w:ascii="Times New Roman" w:hAnsi="Times New Roman" w:cs="Times New Roman"/>
          <w:sz w:val="24"/>
          <w:szCs w:val="24"/>
          <w:lang w:val="en-US"/>
        </w:rPr>
        <w:t xml:space="preserve">related </w:t>
      </w:r>
      <w:del w:id="290" w:author="Daniele Silvestro" w:date="2023-06-20T08:49:00Z">
        <w:r w:rsidR="00F336FF" w:rsidRPr="00F336FF" w:rsidDel="00871121">
          <w:rPr>
            <w:rFonts w:ascii="Times New Roman" w:hAnsi="Times New Roman" w:cs="Times New Roman"/>
            <w:sz w:val="24"/>
            <w:szCs w:val="24"/>
            <w:lang w:val="en-US"/>
          </w:rPr>
          <w:delText xml:space="preserve">conservation status </w:delText>
        </w:r>
      </w:del>
      <w:ins w:id="291" w:author="Daniele Silvestro" w:date="2023-06-20T08:49:00Z">
        <w:r w:rsidR="00871121">
          <w:rPr>
            <w:rFonts w:ascii="Times New Roman" w:hAnsi="Times New Roman" w:cs="Times New Roman"/>
            <w:sz w:val="24"/>
            <w:szCs w:val="24"/>
            <w:lang w:val="en-US"/>
          </w:rPr>
          <w:t>extinction risk label</w:t>
        </w:r>
        <w:r w:rsidR="00EC1C60">
          <w:rPr>
            <w:rFonts w:ascii="Times New Roman" w:hAnsi="Times New Roman" w:cs="Times New Roman"/>
            <w:sz w:val="24"/>
            <w:szCs w:val="24"/>
            <w:lang w:val="en-US"/>
          </w:rPr>
          <w:t>s</w:t>
        </w:r>
        <w:r w:rsidR="00871121">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is preserved in the phylogenetic age of species. </w:t>
      </w:r>
      <w:del w:id="292" w:author="Daniele Silvestro" w:date="2023-06-20T08:47:00Z">
        <w:r w:rsidR="00F336FF" w:rsidRPr="00F336FF" w:rsidDel="00871121">
          <w:rPr>
            <w:rFonts w:ascii="Times New Roman" w:hAnsi="Times New Roman" w:cs="Times New Roman"/>
            <w:sz w:val="24"/>
            <w:szCs w:val="24"/>
            <w:lang w:val="en-US"/>
          </w:rPr>
          <w:delText>In addition, we note that we quantified relative error in species ages to be comparable among phylogenies</w:delText>
        </w:r>
        <w:r w:rsidR="00F336FF" w:rsidDel="00871121">
          <w:rPr>
            <w:rFonts w:ascii="Times New Roman" w:hAnsi="Times New Roman" w:cs="Times New Roman"/>
            <w:sz w:val="24"/>
            <w:szCs w:val="24"/>
            <w:lang w:val="en-US"/>
          </w:rPr>
          <w:delText>;</w:delText>
        </w:r>
        <w:r w:rsidR="00F336FF" w:rsidRPr="00F336FF" w:rsidDel="00871121">
          <w:rPr>
            <w:rFonts w:ascii="Times New Roman" w:hAnsi="Times New Roman" w:cs="Times New Roman"/>
            <w:sz w:val="24"/>
            <w:szCs w:val="24"/>
            <w:lang w:val="en-US"/>
          </w:rPr>
          <w:delText xml:space="preserve"> </w:delText>
        </w:r>
        <w:r w:rsidR="00F336FF" w:rsidDel="00871121">
          <w:rPr>
            <w:rFonts w:ascii="Times New Roman" w:hAnsi="Times New Roman" w:cs="Times New Roman"/>
            <w:sz w:val="24"/>
            <w:szCs w:val="24"/>
            <w:lang w:val="en-US"/>
          </w:rPr>
          <w:delText>thus</w:delText>
        </w:r>
        <w:r w:rsidR="00F336FF" w:rsidRPr="00F336FF" w:rsidDel="00871121">
          <w:rPr>
            <w:rFonts w:ascii="Times New Roman" w:hAnsi="Times New Roman" w:cs="Times New Roman"/>
            <w:sz w:val="24"/>
            <w:szCs w:val="24"/>
            <w:lang w:val="en-US"/>
          </w:rPr>
          <w:delText xml:space="preserve">, we used turnover instead of extinction as this measure expresses the relative species replacement </w:delText>
        </w:r>
        <w:r w:rsidR="00F336FF" w:rsidRPr="00F336FF" w:rsidDel="00871121">
          <w:rPr>
            <w:rFonts w:ascii="Times New Roman" w:hAnsi="Times New Roman" w:cs="Times New Roman"/>
            <w:sz w:val="24"/>
            <w:szCs w:val="24"/>
            <w:lang w:val="en-US"/>
          </w:rPr>
          <w:lastRenderedPageBreak/>
          <w:delText xml:space="preserve">over time. </w:delText>
        </w:r>
      </w:del>
      <w:r w:rsidR="00F336FF" w:rsidRPr="00F336FF">
        <w:rPr>
          <w:rFonts w:ascii="Times New Roman" w:hAnsi="Times New Roman" w:cs="Times New Roman"/>
          <w:sz w:val="24"/>
          <w:szCs w:val="24"/>
          <w:lang w:val="en-US"/>
        </w:rPr>
        <w:t xml:space="preserve">Finally, we propose a way to efficiently quantify the uncertainty in species age </w:t>
      </w:r>
      <w:del w:id="293" w:author="Daniele Silvestro" w:date="2023-06-20T08:47:00Z">
        <w:r w:rsidR="00F336FF" w:rsidRPr="00F336FF" w:rsidDel="00871121">
          <w:rPr>
            <w:rFonts w:ascii="Times New Roman" w:hAnsi="Times New Roman" w:cs="Times New Roman"/>
            <w:sz w:val="24"/>
            <w:szCs w:val="24"/>
            <w:lang w:val="en-US"/>
          </w:rPr>
          <w:delText>for the most error-prone mode of</w:delText>
        </w:r>
      </w:del>
      <w:ins w:id="294" w:author="Daniele Silvestro" w:date="2023-06-20T08:47:00Z">
        <w:r w:rsidR="00871121">
          <w:rPr>
            <w:rFonts w:ascii="Times New Roman" w:hAnsi="Times New Roman" w:cs="Times New Roman"/>
            <w:sz w:val="24"/>
            <w:szCs w:val="24"/>
            <w:lang w:val="en-US"/>
          </w:rPr>
          <w:t>under the assumption of a budding</w:t>
        </w:r>
      </w:ins>
      <w:r w:rsidR="00F336FF" w:rsidRPr="00F336FF">
        <w:rPr>
          <w:rFonts w:ascii="Times New Roman" w:hAnsi="Times New Roman" w:cs="Times New Roman"/>
          <w:sz w:val="24"/>
          <w:szCs w:val="24"/>
          <w:lang w:val="en-US"/>
        </w:rPr>
        <w:t xml:space="preserve"> speciation</w:t>
      </w:r>
      <w:ins w:id="295" w:author="Daniele Silvestro" w:date="2023-06-20T08:47:00Z">
        <w:r w:rsidR="00871121">
          <w:rPr>
            <w:rFonts w:ascii="Times New Roman" w:hAnsi="Times New Roman" w:cs="Times New Roman"/>
            <w:sz w:val="24"/>
            <w:szCs w:val="24"/>
            <w:lang w:val="en-US"/>
          </w:rPr>
          <w:t xml:space="preserve"> mode</w:t>
        </w:r>
      </w:ins>
      <w:r w:rsidR="00F336FF" w:rsidRPr="00F336FF">
        <w:rPr>
          <w:rFonts w:ascii="Times New Roman" w:hAnsi="Times New Roman" w:cs="Times New Roman"/>
          <w:sz w:val="24"/>
          <w:szCs w:val="24"/>
          <w:lang w:val="en-US"/>
        </w:rPr>
        <w:t xml:space="preserve">. </w:t>
      </w:r>
      <w:commentRangeStart w:id="296"/>
      <w:r w:rsidR="00F336FF" w:rsidRPr="00F336FF">
        <w:rPr>
          <w:rFonts w:ascii="Times New Roman" w:hAnsi="Times New Roman" w:cs="Times New Roman"/>
          <w:sz w:val="24"/>
          <w:szCs w:val="24"/>
          <w:lang w:val="en-US"/>
        </w:rPr>
        <w:t>We hope this paper will stimulate discussions about the evolutionary information in phylogenetic trees and the pertinence of using them to infer phylogenetic ages.</w:t>
      </w:r>
      <w:commentRangeEnd w:id="296"/>
      <w:r w:rsidR="00871121">
        <w:rPr>
          <w:rStyle w:val="Refdecomentario"/>
        </w:rPr>
        <w:commentReference w:id="296"/>
      </w:r>
    </w:p>
    <w:p w14:paraId="2CCDA2A7" w14:textId="77777777" w:rsidR="00095E08" w:rsidRDefault="00095E08" w:rsidP="00157FA8">
      <w:pPr>
        <w:spacing w:after="0" w:line="360" w:lineRule="auto"/>
        <w:ind w:firstLine="709"/>
        <w:jc w:val="both"/>
        <w:rPr>
          <w:rFonts w:ascii="Times New Roman" w:hAnsi="Times New Roman" w:cs="Times New Roman"/>
          <w:sz w:val="24"/>
          <w:szCs w:val="24"/>
          <w:lang w:val="en-US"/>
        </w:rPr>
      </w:pPr>
    </w:p>
    <w:p w14:paraId="082F18F4" w14:textId="77777777" w:rsidR="00157FA8" w:rsidRDefault="00157FA8" w:rsidP="00157FA8">
      <w:pPr>
        <w:spacing w:after="0" w:line="360" w:lineRule="auto"/>
        <w:ind w:firstLine="709"/>
        <w:jc w:val="both"/>
        <w:rPr>
          <w:rFonts w:ascii="Times New Roman" w:hAnsi="Times New Roman" w:cs="Times New Roman"/>
          <w:sz w:val="24"/>
          <w:szCs w:val="24"/>
          <w:lang w:val="en-US"/>
        </w:rPr>
      </w:pPr>
    </w:p>
    <w:p w14:paraId="58936174" w14:textId="77777777" w:rsidR="000437FB" w:rsidRDefault="000437FB">
      <w:pPr>
        <w:spacing w:after="0" w:line="360" w:lineRule="auto"/>
        <w:ind w:firstLine="709"/>
        <w:jc w:val="both"/>
        <w:rPr>
          <w:rFonts w:ascii="Times New Roman" w:hAnsi="Times New Roman" w:cs="Times New Roman"/>
          <w:sz w:val="24"/>
          <w:szCs w:val="24"/>
          <w:lang w:val="en-US"/>
        </w:rPr>
      </w:pPr>
    </w:p>
    <w:p w14:paraId="290E75FC" w14:textId="77777777" w:rsidR="000437FB" w:rsidRDefault="000437FB">
      <w:pPr>
        <w:spacing w:after="0" w:line="360" w:lineRule="auto"/>
        <w:ind w:firstLine="709"/>
        <w:jc w:val="both"/>
        <w:rPr>
          <w:rFonts w:ascii="Times New Roman" w:hAnsi="Times New Roman" w:cs="Times New Roman"/>
          <w:sz w:val="24"/>
          <w:szCs w:val="24"/>
          <w:lang w:val="en-US"/>
        </w:rPr>
      </w:pPr>
    </w:p>
    <w:p w14:paraId="2AD10C08" w14:textId="77777777" w:rsidR="000437FB" w:rsidRDefault="000437FB">
      <w:pPr>
        <w:spacing w:after="0" w:line="360" w:lineRule="auto"/>
        <w:ind w:firstLine="709"/>
        <w:jc w:val="both"/>
        <w:rPr>
          <w:rFonts w:ascii="Times New Roman" w:hAnsi="Times New Roman" w:cs="Times New Roman"/>
          <w:sz w:val="24"/>
          <w:szCs w:val="24"/>
          <w:lang w:val="en-US"/>
        </w:rPr>
      </w:pPr>
    </w:p>
    <w:p w14:paraId="30C74D53" w14:textId="77777777" w:rsidR="000437FB" w:rsidRDefault="000437FB">
      <w:pPr>
        <w:spacing w:after="0" w:line="360" w:lineRule="auto"/>
        <w:ind w:firstLine="709"/>
        <w:jc w:val="both"/>
        <w:rPr>
          <w:rFonts w:ascii="Times New Roman" w:hAnsi="Times New Roman" w:cs="Times New Roman"/>
          <w:sz w:val="24"/>
          <w:szCs w:val="24"/>
          <w:lang w:val="en-US"/>
        </w:rPr>
      </w:pPr>
    </w:p>
    <w:p w14:paraId="177DDA10" w14:textId="77777777" w:rsidR="00D63C5C" w:rsidRDefault="00D63C5C">
      <w:pPr>
        <w:spacing w:after="0" w:line="360" w:lineRule="auto"/>
        <w:ind w:firstLine="709"/>
        <w:jc w:val="both"/>
        <w:rPr>
          <w:rFonts w:ascii="Times New Roman" w:hAnsi="Times New Roman" w:cs="Times New Roman"/>
          <w:sz w:val="24"/>
          <w:szCs w:val="24"/>
          <w:lang w:val="en-US"/>
        </w:rPr>
      </w:pPr>
    </w:p>
    <w:p w14:paraId="775F5903" w14:textId="77777777" w:rsidR="00D63C5C" w:rsidRDefault="00D63C5C">
      <w:pPr>
        <w:spacing w:after="0" w:line="360" w:lineRule="auto"/>
        <w:ind w:firstLine="709"/>
        <w:jc w:val="both"/>
        <w:rPr>
          <w:rFonts w:ascii="Times New Roman" w:hAnsi="Times New Roman" w:cs="Times New Roman"/>
          <w:sz w:val="24"/>
          <w:szCs w:val="24"/>
          <w:lang w:val="en-US"/>
        </w:rPr>
      </w:pPr>
    </w:p>
    <w:p w14:paraId="68EE2864"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07062FE3" w14:textId="343ECE3C" w:rsidR="009A65C6" w:rsidRDefault="009A65C6">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F9FA883" w14:textId="4F60A4F4" w:rsidR="006E3E53" w:rsidRDefault="006E3E53">
      <w:pPr>
        <w:spacing w:after="0" w:line="360" w:lineRule="auto"/>
        <w:jc w:val="both"/>
        <w:rPr>
          <w:rFonts w:ascii="Times New Roman" w:hAnsi="Times New Roman" w:cs="Times New Roman"/>
          <w:sz w:val="24"/>
          <w:szCs w:val="24"/>
          <w:lang w:val="en-US"/>
        </w:rPr>
      </w:pPr>
      <w:del w:id="297" w:author="Daniele Silvestro" w:date="2023-06-20T09:24:00Z">
        <w:r w:rsidRPr="006E3E53" w:rsidDel="003377E8">
          <w:rPr>
            <w:rFonts w:ascii="Times New Roman" w:hAnsi="Times New Roman" w:cs="Times New Roman"/>
            <w:sz w:val="24"/>
            <w:szCs w:val="24"/>
            <w:lang w:val="en-US"/>
          </w:rPr>
          <w:delText>For all simulation experiments, w</w:delText>
        </w:r>
      </w:del>
      <w:ins w:id="298" w:author="Daniele Silvestro" w:date="2023-06-20T09:24:00Z">
        <w:r w:rsidR="003377E8">
          <w:rPr>
            <w:rFonts w:ascii="Times New Roman" w:hAnsi="Times New Roman" w:cs="Times New Roman"/>
            <w:sz w:val="24"/>
            <w:szCs w:val="24"/>
            <w:lang w:val="en-US"/>
          </w:rPr>
          <w:t>W</w:t>
        </w:r>
      </w:ins>
      <w:r w:rsidRPr="006E3E53">
        <w:rPr>
          <w:rFonts w:ascii="Times New Roman" w:hAnsi="Times New Roman" w:cs="Times New Roman"/>
          <w:sz w:val="24"/>
          <w:szCs w:val="24"/>
          <w:lang w:val="en-US"/>
        </w:rPr>
        <w:t xml:space="preserve">e generated complete phylogenies of extant and extinct species under </w:t>
      </w:r>
      <w:del w:id="299" w:author="Daniele Silvestro" w:date="2023-06-20T09:24:00Z">
        <w:r w:rsidRPr="006E3E53" w:rsidDel="003377E8">
          <w:rPr>
            <w:rFonts w:ascii="Times New Roman" w:hAnsi="Times New Roman" w:cs="Times New Roman"/>
            <w:sz w:val="24"/>
            <w:szCs w:val="24"/>
            <w:lang w:val="en-US"/>
          </w:rPr>
          <w:delText xml:space="preserve">the </w:delText>
        </w:r>
      </w:del>
      <w:ins w:id="300" w:author="Daniele Silvestro" w:date="2023-06-20T09:24:00Z">
        <w:r w:rsidR="003377E8">
          <w:rPr>
            <w:rFonts w:ascii="Times New Roman" w:hAnsi="Times New Roman" w:cs="Times New Roman"/>
            <w:sz w:val="24"/>
            <w:szCs w:val="24"/>
            <w:lang w:val="en-US"/>
          </w:rPr>
          <w:t>a</w:t>
        </w:r>
        <w:r w:rsidR="003377E8"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stochastic birth-death process</w:t>
      </w:r>
      <w:del w:id="301" w:author="Daniele Silvestro" w:date="2023-06-20T09:24:00Z">
        <w:r w:rsidRPr="006E3E53" w:rsidDel="003377E8">
          <w:rPr>
            <w:rFonts w:ascii="Times New Roman" w:hAnsi="Times New Roman" w:cs="Times New Roman"/>
            <w:sz w:val="24"/>
            <w:szCs w:val="24"/>
            <w:lang w:val="en-US"/>
          </w:rPr>
          <w:delText xml:space="preserve"> (i.e.</w:delText>
        </w:r>
        <w:r w:rsidDel="003377E8">
          <w:rPr>
            <w:rFonts w:ascii="Times New Roman" w:hAnsi="Times New Roman" w:cs="Times New Roman"/>
            <w:sz w:val="24"/>
            <w:szCs w:val="24"/>
            <w:lang w:val="en-US"/>
          </w:rPr>
          <w:delText>,</w:delText>
        </w:r>
        <w:r w:rsidRPr="006E3E53" w:rsidDel="003377E8">
          <w:rPr>
            <w:rFonts w:ascii="Times New Roman" w:hAnsi="Times New Roman" w:cs="Times New Roman"/>
            <w:sz w:val="24"/>
            <w:szCs w:val="24"/>
            <w:lang w:val="en-US"/>
          </w:rPr>
          <w:delText xml:space="preserve"> without cladogenetic extinction)</w:delText>
        </w:r>
      </w:del>
      <w:r w:rsidRPr="006E3E53">
        <w:rPr>
          <w:rFonts w:ascii="Times New Roman" w:hAnsi="Times New Roman" w:cs="Times New Roman"/>
          <w:sz w:val="24"/>
          <w:szCs w:val="24"/>
          <w:lang w:val="en-US"/>
        </w:rPr>
        <w:t xml:space="preserve"> using the package </w:t>
      </w:r>
      <w:proofErr w:type="spellStart"/>
      <w:r w:rsidRPr="006E3E53">
        <w:rPr>
          <w:rFonts w:ascii="Times New Roman" w:hAnsi="Times New Roman" w:cs="Times New Roman"/>
          <w:sz w:val="24"/>
          <w:szCs w:val="24"/>
          <w:lang w:val="en-US"/>
        </w:rPr>
        <w:t>TreeSim</w:t>
      </w:r>
      <w:proofErr w:type="spellEnd"/>
      <w:r w:rsidRPr="006E3E53">
        <w:rPr>
          <w:rFonts w:ascii="Times New Roman" w:hAnsi="Times New Roman" w:cs="Times New Roman"/>
          <w:sz w:val="24"/>
          <w:szCs w:val="24"/>
          <w:lang w:val="en-US"/>
        </w:rPr>
        <w:t xml:space="preserve"> 2.4</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5A4441">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(Stadler 2010)</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for the R 4.3.0 statistical programing environment</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FA135D">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(R Core Team 20</w:t>
      </w:r>
      <w:r w:rsidR="005A4441">
        <w:rPr>
          <w:rFonts w:ascii="Times New Roman" w:hAnsi="Times New Roman" w:cs="Times New Roman"/>
          <w:noProof/>
          <w:sz w:val="24"/>
          <w:szCs w:val="24"/>
          <w:lang w:val="en-US"/>
        </w:rPr>
        <w:t>23</w:t>
      </w:r>
      <w:r w:rsidR="005A4441" w:rsidRPr="005A4441">
        <w:rPr>
          <w:rFonts w:ascii="Times New Roman" w:hAnsi="Times New Roman" w:cs="Times New Roman"/>
          <w:noProof/>
          <w:sz w:val="24"/>
          <w:szCs w:val="24"/>
          <w:lang w:val="en-US"/>
        </w:rPr>
        <w:t>)</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r w:rsidR="00FA135D">
        <w:rPr>
          <w:rFonts w:ascii="Times New Roman" w:hAnsi="Times New Roman" w:cs="Times New Roman"/>
          <w:sz w:val="24"/>
          <w:szCs w:val="24"/>
          <w:lang w:val="en-US"/>
        </w:rPr>
        <w:t>For all trees, we</w:t>
      </w:r>
      <w:r w:rsidRPr="006E3E53">
        <w:rPr>
          <w:rFonts w:ascii="Times New Roman" w:hAnsi="Times New Roman" w:cs="Times New Roman"/>
          <w:sz w:val="24"/>
          <w:szCs w:val="24"/>
          <w:lang w:val="en-US"/>
        </w:rPr>
        <w:t xml:space="preserve"> simulated 100 extant species, while the number of extinct species was stochastically controlled by a </w:t>
      </w:r>
      <w:del w:id="302" w:author="Daniele Silvestro" w:date="2023-06-20T09:25:00Z">
        <w:r w:rsidRPr="006E3E53" w:rsidDel="003377E8">
          <w:rPr>
            <w:rFonts w:ascii="Times New Roman" w:hAnsi="Times New Roman" w:cs="Times New Roman"/>
            <w:sz w:val="24"/>
            <w:szCs w:val="24"/>
            <w:lang w:val="en-US"/>
          </w:rPr>
          <w:delText xml:space="preserve">given </w:delText>
        </w:r>
      </w:del>
      <w:ins w:id="303" w:author="Daniele Silvestro" w:date="2023-06-20T09:25:00Z">
        <w:r w:rsidR="003377E8">
          <w:rPr>
            <w:rFonts w:ascii="Times New Roman" w:hAnsi="Times New Roman" w:cs="Times New Roman"/>
            <w:sz w:val="24"/>
            <w:szCs w:val="24"/>
            <w:lang w:val="en-US"/>
          </w:rPr>
          <w:t xml:space="preserve">fixed </w:t>
        </w:r>
      </w:ins>
      <w:del w:id="304" w:author="Daniele Silvestro" w:date="2023-06-20T09:25:00Z">
        <w:r w:rsidRPr="006E3E53" w:rsidDel="003377E8">
          <w:rPr>
            <w:rFonts w:ascii="Times New Roman" w:hAnsi="Times New Roman" w:cs="Times New Roman"/>
            <w:sz w:val="24"/>
            <w:szCs w:val="24"/>
            <w:lang w:val="en-US"/>
          </w:rPr>
          <w:delText>turnover</w:delText>
        </w:r>
      </w:del>
      <w:ins w:id="305" w:author="Daniele Silvestro" w:date="2023-06-20T09:25:00Z">
        <w:r w:rsidR="003377E8">
          <w:rPr>
            <w:rFonts w:ascii="Times New Roman" w:hAnsi="Times New Roman" w:cs="Times New Roman"/>
            <w:sz w:val="24"/>
            <w:szCs w:val="24"/>
            <w:lang w:val="en-US"/>
          </w:rPr>
          <w:t>extinction rate (</w:t>
        </w:r>
      </w:ins>
      <w:ins w:id="306" w:author="Daniele Silvestro" w:date="2023-06-20T09:40:00Z">
        <w:r w:rsidR="003C59AE">
          <w:rPr>
            <w:rFonts w:ascii="Times New Roman" w:hAnsi="Times New Roman" w:cs="Times New Roman"/>
            <w:sz w:val="24"/>
            <w:szCs w:val="24"/>
            <w:lang w:val="en-US"/>
          </w:rPr>
          <w:t>as specified</w:t>
        </w:r>
      </w:ins>
      <w:ins w:id="307" w:author="Daniele Silvestro" w:date="2023-06-20T09:25:00Z">
        <w:r w:rsidR="003377E8">
          <w:rPr>
            <w:rFonts w:ascii="Times New Roman" w:hAnsi="Times New Roman" w:cs="Times New Roman"/>
            <w:sz w:val="24"/>
            <w:szCs w:val="24"/>
            <w:lang w:val="en-US"/>
          </w:rPr>
          <w:t xml:space="preserve"> below)</w:t>
        </w:r>
      </w:ins>
      <w:r w:rsidRPr="006E3E53">
        <w:rPr>
          <w:rFonts w:ascii="Times New Roman" w:hAnsi="Times New Roman" w:cs="Times New Roman"/>
          <w:sz w:val="24"/>
          <w:szCs w:val="24"/>
          <w:lang w:val="en-US"/>
        </w:rPr>
        <w:t xml:space="preserve">. We mapped species </w:t>
      </w:r>
      <w:del w:id="308" w:author="Daniele Silvestro" w:date="2023-06-20T09:40:00Z">
        <w:r w:rsidRPr="006E3E53" w:rsidDel="003C59AE">
          <w:rPr>
            <w:rFonts w:ascii="Times New Roman" w:hAnsi="Times New Roman" w:cs="Times New Roman"/>
            <w:sz w:val="24"/>
            <w:szCs w:val="24"/>
            <w:lang w:val="en-US"/>
          </w:rPr>
          <w:delText xml:space="preserve">to </w:delText>
        </w:r>
      </w:del>
      <w:ins w:id="309" w:author="Daniele Silvestro" w:date="2023-06-20T09:40:00Z">
        <w:r w:rsidR="003C59AE">
          <w:rPr>
            <w:rFonts w:ascii="Times New Roman" w:hAnsi="Times New Roman" w:cs="Times New Roman"/>
            <w:sz w:val="24"/>
            <w:szCs w:val="24"/>
            <w:lang w:val="en-US"/>
          </w:rPr>
          <w:t>on</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the complete phylogenies using the R package </w:t>
      </w:r>
      <w:proofErr w:type="spellStart"/>
      <w:r w:rsidRPr="006E3E53">
        <w:rPr>
          <w:rFonts w:ascii="Times New Roman" w:hAnsi="Times New Roman" w:cs="Times New Roman"/>
          <w:sz w:val="24"/>
          <w:szCs w:val="24"/>
          <w:lang w:val="en-US"/>
        </w:rPr>
        <w:t>FossilSim</w:t>
      </w:r>
      <w:proofErr w:type="spellEnd"/>
      <w:r w:rsidRPr="006E3E53">
        <w:rPr>
          <w:rFonts w:ascii="Times New Roman" w:hAnsi="Times New Roman" w:cs="Times New Roman"/>
          <w:sz w:val="24"/>
          <w:szCs w:val="24"/>
          <w:lang w:val="en-US"/>
        </w:rPr>
        <w:t xml:space="preserve"> 2.3.1 </w:t>
      </w:r>
      <w:r w:rsidR="00FA135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et al. 2019)"},"properties":{"noteIndex":0},"schema":"https://github.com/citation-style-language/schema/raw/master/csl-citation.json"}</w:instrText>
      </w:r>
      <w:r w:rsidR="00FA135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(Barido-Sottani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FA135D">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del w:id="310" w:author="Daniele Silvestro" w:date="2023-06-20T09:41:00Z">
        <w:r w:rsidRPr="006E3E53" w:rsidDel="003C59AE">
          <w:rPr>
            <w:rFonts w:ascii="Times New Roman" w:hAnsi="Times New Roman" w:cs="Times New Roman"/>
            <w:sz w:val="24"/>
            <w:szCs w:val="24"/>
            <w:lang w:val="en-US"/>
          </w:rPr>
          <w:delText>according to the three</w:delText>
        </w:r>
      </w:del>
      <w:ins w:id="311" w:author="Daniele Silvestro" w:date="2023-06-20T09:41:00Z">
        <w:r w:rsidR="003C59AE">
          <w:rPr>
            <w:rFonts w:ascii="Times New Roman" w:hAnsi="Times New Roman" w:cs="Times New Roman"/>
            <w:sz w:val="24"/>
            <w:szCs w:val="24"/>
            <w:lang w:val="en-US"/>
          </w:rPr>
          <w:t>under</w:t>
        </w:r>
      </w:ins>
      <w:r w:rsidRPr="006E3E53">
        <w:rPr>
          <w:rFonts w:ascii="Times New Roman" w:hAnsi="Times New Roman" w:cs="Times New Roman"/>
          <w:sz w:val="24"/>
          <w:szCs w:val="24"/>
          <w:lang w:val="en-US"/>
        </w:rPr>
        <w:t xml:space="preserve"> different speciation modes</w:t>
      </w:r>
      <w:del w:id="312" w:author="Daniele Silvestro" w:date="2023-06-20T09:42:00Z">
        <w:r w:rsidRPr="006E3E53" w:rsidDel="003C59AE">
          <w:rPr>
            <w:rFonts w:ascii="Times New Roman" w:hAnsi="Times New Roman" w:cs="Times New Roman"/>
            <w:sz w:val="24"/>
            <w:szCs w:val="24"/>
            <w:lang w:val="en-US"/>
          </w:rPr>
          <w:delText xml:space="preserve">, </w:delText>
        </w:r>
      </w:del>
      <w:ins w:id="313" w:author="Daniele Silvestro" w:date="2023-06-20T09:42:00Z">
        <w:r w:rsidR="003C59AE">
          <w:rPr>
            <w:rFonts w:ascii="Times New Roman" w:hAnsi="Times New Roman" w:cs="Times New Roman"/>
            <w:sz w:val="24"/>
            <w:szCs w:val="24"/>
            <w:lang w:val="en-US"/>
          </w:rPr>
          <w:t xml:space="preserve">, thus </w:t>
        </w:r>
      </w:ins>
      <w:ins w:id="314" w:author="Daniele Silvestro" w:date="2023-06-20T09:43:00Z">
        <w:r w:rsidR="003C59AE">
          <w:rPr>
            <w:rFonts w:ascii="Times New Roman" w:hAnsi="Times New Roman" w:cs="Times New Roman"/>
            <w:sz w:val="24"/>
            <w:szCs w:val="24"/>
            <w:lang w:val="en-US"/>
          </w:rPr>
          <w:t>assigning</w:t>
        </w:r>
      </w:ins>
      <w:ins w:id="315" w:author="Daniele Silvestro" w:date="2023-06-20T09:42:00Z">
        <w:r w:rsidR="003C59AE">
          <w:rPr>
            <w:rFonts w:ascii="Times New Roman" w:hAnsi="Times New Roman" w:cs="Times New Roman"/>
            <w:sz w:val="24"/>
            <w:szCs w:val="24"/>
            <w:lang w:val="en-US"/>
          </w:rPr>
          <w:t xml:space="preserve"> </w:t>
        </w:r>
      </w:ins>
      <w:ins w:id="316" w:author="Daniele Silvestro" w:date="2023-06-20T09:43:00Z">
        <w:r w:rsidR="003C59AE">
          <w:rPr>
            <w:rFonts w:ascii="Times New Roman" w:hAnsi="Times New Roman" w:cs="Times New Roman"/>
            <w:sz w:val="24"/>
            <w:szCs w:val="24"/>
            <w:lang w:val="en-US"/>
          </w:rPr>
          <w:t>species labels across all branches of the tree.</w:t>
        </w:r>
      </w:ins>
      <w:ins w:id="317" w:author="Daniele Silvestro" w:date="2023-06-20T09:42:00Z">
        <w:r w:rsidR="003C59AE" w:rsidRPr="006E3E53">
          <w:rPr>
            <w:rFonts w:ascii="Times New Roman" w:hAnsi="Times New Roman" w:cs="Times New Roman"/>
            <w:sz w:val="24"/>
            <w:szCs w:val="24"/>
            <w:lang w:val="en-US"/>
          </w:rPr>
          <w:t xml:space="preserve"> </w:t>
        </w:r>
      </w:ins>
      <w:del w:id="318" w:author="Daniele Silvestro" w:date="2023-06-20T09:41:00Z">
        <w:r w:rsidRPr="006E3E53" w:rsidDel="003C59AE">
          <w:rPr>
            <w:rFonts w:ascii="Times New Roman" w:hAnsi="Times New Roman" w:cs="Times New Roman"/>
            <w:sz w:val="24"/>
            <w:szCs w:val="24"/>
            <w:lang w:val="en-US"/>
          </w:rPr>
          <w:delText xml:space="preserve">providing </w:delText>
        </w:r>
      </w:del>
      <w:ins w:id="319" w:author="Daniele Silvestro" w:date="2023-06-20T09:43:00Z">
        <w:r w:rsidR="003C59AE">
          <w:rPr>
            <w:rFonts w:ascii="Times New Roman" w:hAnsi="Times New Roman" w:cs="Times New Roman"/>
            <w:sz w:val="24"/>
            <w:szCs w:val="24"/>
            <w:lang w:val="en-US"/>
          </w:rPr>
          <w:t>We</w:t>
        </w:r>
      </w:ins>
      <w:ins w:id="320" w:author="Daniele Silvestro" w:date="2023-06-20T09:41:00Z">
        <w:r w:rsidR="003C59AE">
          <w:rPr>
            <w:rFonts w:ascii="Times New Roman" w:hAnsi="Times New Roman" w:cs="Times New Roman"/>
            <w:sz w:val="24"/>
            <w:szCs w:val="24"/>
            <w:lang w:val="en-US"/>
          </w:rPr>
          <w:t xml:space="preserve"> used the</w:t>
        </w:r>
      </w:ins>
      <w:ins w:id="321" w:author="Daniele Silvestro" w:date="2023-06-20T09:43:00Z">
        <w:r w:rsidR="003C59AE">
          <w:rPr>
            <w:rFonts w:ascii="Times New Roman" w:hAnsi="Times New Roman" w:cs="Times New Roman"/>
            <w:sz w:val="24"/>
            <w:szCs w:val="24"/>
            <w:lang w:val="en-US"/>
          </w:rPr>
          <w:t xml:space="preserve"> labels assigned to terminal extant taxa and used them to </w:t>
        </w:r>
      </w:ins>
      <w:ins w:id="322" w:author="Daniele Silvestro" w:date="2023-06-20T09:44:00Z">
        <w:r w:rsidR="003C59AE">
          <w:rPr>
            <w:rFonts w:ascii="Times New Roman" w:hAnsi="Times New Roman" w:cs="Times New Roman"/>
            <w:sz w:val="24"/>
            <w:szCs w:val="24"/>
            <w:lang w:val="en-US"/>
          </w:rPr>
          <w:t>determine</w:t>
        </w:r>
      </w:ins>
      <w:ins w:id="323" w:author="Daniele Silvestro" w:date="2023-06-20T09:41:00Z">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the true species ages. We then </w:t>
      </w:r>
      <w:del w:id="324" w:author="Daniele Silvestro" w:date="2023-06-20T09:44:00Z">
        <w:r w:rsidRPr="006E3E53" w:rsidDel="003C59AE">
          <w:rPr>
            <w:rFonts w:ascii="Times New Roman" w:hAnsi="Times New Roman" w:cs="Times New Roman"/>
            <w:sz w:val="24"/>
            <w:szCs w:val="24"/>
            <w:lang w:val="en-US"/>
          </w:rPr>
          <w:delText xml:space="preserve">pruned </w:delText>
        </w:r>
      </w:del>
      <w:ins w:id="325" w:author="Daniele Silvestro" w:date="2023-06-20T09:44:00Z">
        <w:r w:rsidR="003C59AE">
          <w:rPr>
            <w:rFonts w:ascii="Times New Roman" w:hAnsi="Times New Roman" w:cs="Times New Roman"/>
            <w:sz w:val="24"/>
            <w:szCs w:val="24"/>
            <w:lang w:val="en-US"/>
          </w:rPr>
          <w:t>dropped</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all extinct species from the </w:t>
      </w:r>
      <w:del w:id="326" w:author="Daniele Silvestro" w:date="2023-06-20T09:44:00Z">
        <w:r w:rsidRPr="006E3E53" w:rsidDel="003C59AE">
          <w:rPr>
            <w:rFonts w:ascii="Times New Roman" w:hAnsi="Times New Roman" w:cs="Times New Roman"/>
            <w:sz w:val="24"/>
            <w:szCs w:val="24"/>
            <w:lang w:val="en-US"/>
          </w:rPr>
          <w:delText xml:space="preserve">phylogeny </w:delText>
        </w:r>
      </w:del>
      <w:ins w:id="327" w:author="Daniele Silvestro" w:date="2023-06-20T09:44:00Z">
        <w:r w:rsidR="003C59AE">
          <w:rPr>
            <w:rFonts w:ascii="Times New Roman" w:hAnsi="Times New Roman" w:cs="Times New Roman"/>
            <w:sz w:val="24"/>
            <w:szCs w:val="24"/>
            <w:lang w:val="en-US"/>
          </w:rPr>
          <w:t>tree</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and obtained the length of terminal branches, </w:t>
      </w:r>
      <w:del w:id="328" w:author="Daniele Silvestro" w:date="2023-06-20T09:44:00Z">
        <w:r w:rsidRPr="006E3E53" w:rsidDel="003C59AE">
          <w:rPr>
            <w:rFonts w:ascii="Times New Roman" w:hAnsi="Times New Roman" w:cs="Times New Roman"/>
            <w:sz w:val="24"/>
            <w:szCs w:val="24"/>
            <w:lang w:val="en-US"/>
          </w:rPr>
          <w:delText>which we took as</w:delText>
        </w:r>
      </w:del>
      <w:ins w:id="329" w:author="Daniele Silvestro" w:date="2023-06-20T09:44:00Z">
        <w:r w:rsidR="003C59AE">
          <w:rPr>
            <w:rFonts w:ascii="Times New Roman" w:hAnsi="Times New Roman" w:cs="Times New Roman"/>
            <w:sz w:val="24"/>
            <w:szCs w:val="24"/>
            <w:lang w:val="en-US"/>
          </w:rPr>
          <w:t xml:space="preserve">to quantify the </w:t>
        </w:r>
      </w:ins>
      <w:del w:id="330" w:author="Daniele Silvestro" w:date="2023-06-20T09:44:00Z">
        <w:r w:rsidRPr="006E3E53" w:rsidDel="003C59AE">
          <w:rPr>
            <w:rFonts w:ascii="Times New Roman" w:hAnsi="Times New Roman" w:cs="Times New Roman"/>
            <w:sz w:val="24"/>
            <w:szCs w:val="24"/>
            <w:lang w:val="en-US"/>
          </w:rPr>
          <w:delText xml:space="preserve"> the </w:delText>
        </w:r>
      </w:del>
      <w:r w:rsidRPr="006E3E53">
        <w:rPr>
          <w:rFonts w:ascii="Times New Roman" w:hAnsi="Times New Roman" w:cs="Times New Roman"/>
          <w:sz w:val="24"/>
          <w:szCs w:val="24"/>
          <w:lang w:val="en-US"/>
        </w:rPr>
        <w:t xml:space="preserve">phylogenetic age of </w:t>
      </w:r>
      <w:del w:id="331" w:author="Daniele Silvestro" w:date="2023-06-20T09:44:00Z">
        <w:r w:rsidRPr="006E3E53" w:rsidDel="003C59AE">
          <w:rPr>
            <w:rFonts w:ascii="Times New Roman" w:hAnsi="Times New Roman" w:cs="Times New Roman"/>
            <w:sz w:val="24"/>
            <w:szCs w:val="24"/>
            <w:lang w:val="en-US"/>
          </w:rPr>
          <w:delText xml:space="preserve">the </w:delText>
        </w:r>
      </w:del>
      <w:r w:rsidRPr="006E3E53">
        <w:rPr>
          <w:rFonts w:ascii="Times New Roman" w:hAnsi="Times New Roman" w:cs="Times New Roman"/>
          <w:sz w:val="24"/>
          <w:szCs w:val="24"/>
          <w:lang w:val="en-US"/>
        </w:rPr>
        <w:t xml:space="preserve">extant species. </w:t>
      </w:r>
      <w:r w:rsidR="00FA135D">
        <w:rPr>
          <w:rFonts w:ascii="Times New Roman" w:hAnsi="Times New Roman" w:cs="Times New Roman"/>
          <w:sz w:val="24"/>
          <w:szCs w:val="24"/>
          <w:lang w:val="en-US"/>
        </w:rPr>
        <w:t>Finally, w</w:t>
      </w:r>
      <w:r w:rsidRPr="006E3E53">
        <w:rPr>
          <w:rFonts w:ascii="Times New Roman" w:hAnsi="Times New Roman" w:cs="Times New Roman"/>
          <w:sz w:val="24"/>
          <w:szCs w:val="24"/>
          <w:lang w:val="en-US"/>
        </w:rPr>
        <w:t xml:space="preserve">e rescaled all phylogenetic trees to a root age of </w:t>
      </w:r>
      <w:del w:id="332" w:author="Daniele Silvestro" w:date="2023-06-20T09:48:00Z">
        <w:r w:rsidRPr="006E3E53" w:rsidDel="00E3054A">
          <w:rPr>
            <w:rFonts w:ascii="Times New Roman" w:hAnsi="Times New Roman" w:cs="Times New Roman"/>
            <w:sz w:val="24"/>
            <w:szCs w:val="24"/>
            <w:lang w:val="en-US"/>
          </w:rPr>
          <w:delText>1</w:delText>
        </w:r>
      </w:del>
      <w:ins w:id="333" w:author="Daniele Silvestro" w:date="2023-06-20T09:48:00Z">
        <w:r w:rsidR="00E3054A">
          <w:rPr>
            <w:rFonts w:ascii="Times New Roman" w:hAnsi="Times New Roman" w:cs="Times New Roman"/>
            <w:sz w:val="24"/>
            <w:szCs w:val="24"/>
            <w:lang w:val="en-US"/>
          </w:rPr>
          <w:t>one</w:t>
        </w:r>
      </w:ins>
      <w:del w:id="334" w:author="Daniele Silvestro" w:date="2023-06-20T09:45:00Z">
        <w:r w:rsidRPr="006E3E53" w:rsidDel="003C59AE">
          <w:rPr>
            <w:rFonts w:ascii="Times New Roman" w:hAnsi="Times New Roman" w:cs="Times New Roman"/>
            <w:sz w:val="24"/>
            <w:szCs w:val="24"/>
            <w:lang w:val="en-US"/>
          </w:rPr>
          <w:delText>, obtained relative ages,</w:delText>
        </w:r>
      </w:del>
      <w:r w:rsidRPr="006E3E53">
        <w:rPr>
          <w:rFonts w:ascii="Times New Roman" w:hAnsi="Times New Roman" w:cs="Times New Roman"/>
          <w:sz w:val="24"/>
          <w:szCs w:val="24"/>
          <w:lang w:val="en-US"/>
        </w:rPr>
        <w:t xml:space="preserve"> and </w:t>
      </w:r>
      <w:r w:rsidR="00FA135D">
        <w:rPr>
          <w:rFonts w:ascii="Times New Roman" w:hAnsi="Times New Roman" w:cs="Times New Roman"/>
          <w:sz w:val="24"/>
          <w:szCs w:val="24"/>
          <w:lang w:val="en-US"/>
        </w:rPr>
        <w:t>compared</w:t>
      </w:r>
      <w:r w:rsidRPr="006E3E53">
        <w:rPr>
          <w:rFonts w:ascii="Times New Roman" w:hAnsi="Times New Roman" w:cs="Times New Roman"/>
          <w:sz w:val="24"/>
          <w:szCs w:val="24"/>
          <w:lang w:val="en-US"/>
        </w:rPr>
        <w:t xml:space="preserve"> </w:t>
      </w:r>
      <w:del w:id="335" w:author="Daniele Silvestro" w:date="2023-06-20T09:45:00Z">
        <w:r w:rsidRPr="006E3E53" w:rsidDel="003C59AE">
          <w:rPr>
            <w:rFonts w:ascii="Times New Roman" w:hAnsi="Times New Roman" w:cs="Times New Roman"/>
            <w:sz w:val="24"/>
            <w:szCs w:val="24"/>
            <w:lang w:val="en-US"/>
          </w:rPr>
          <w:delText xml:space="preserve">results </w:delText>
        </w:r>
      </w:del>
      <w:ins w:id="336" w:author="Daniele Silvestro" w:date="2023-06-20T09:45:00Z">
        <w:r w:rsidR="003C59AE">
          <w:rPr>
            <w:rFonts w:ascii="Times New Roman" w:hAnsi="Times New Roman" w:cs="Times New Roman"/>
            <w:sz w:val="24"/>
            <w:szCs w:val="24"/>
            <w:lang w:val="en-US"/>
          </w:rPr>
          <w:t>the true and estimated relative ages</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among different simulation scenarios.</w:t>
      </w:r>
    </w:p>
    <w:p w14:paraId="5A0E6100" w14:textId="77777777" w:rsidR="00A34AF0" w:rsidRDefault="00A34AF0">
      <w:pPr>
        <w:spacing w:after="0" w:line="360" w:lineRule="auto"/>
        <w:jc w:val="both"/>
        <w:rPr>
          <w:rFonts w:ascii="Times New Roman" w:hAnsi="Times New Roman" w:cs="Times New Roman"/>
          <w:sz w:val="24"/>
          <w:szCs w:val="24"/>
          <w:lang w:val="en-US"/>
        </w:rPr>
      </w:pPr>
    </w:p>
    <w:p w14:paraId="47674A7A" w14:textId="76918485" w:rsidR="00A34AF0" w:rsidRPr="00A34AF0" w:rsidRDefault="00A34AF0" w:rsidP="00A34AF0">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60A116D1" w14:textId="11675CF8" w:rsidR="00A34AF0" w:rsidRPr="00A34AF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lastRenderedPageBreak/>
        <w:t xml:space="preserve">To explore whether there is a consistent over or underestimation of species ages and </w:t>
      </w:r>
      <w:del w:id="337" w:author="Daniele Silvestro" w:date="2023-06-20T09:53:00Z">
        <w:r w:rsidRPr="00A34AF0" w:rsidDel="00E3054A">
          <w:rPr>
            <w:rFonts w:ascii="Times New Roman" w:hAnsi="Times New Roman" w:cs="Times New Roman"/>
            <w:sz w:val="24"/>
            <w:szCs w:val="24"/>
            <w:lang w:val="en-US"/>
          </w:rPr>
          <w:delText>how large the</w:delText>
        </w:r>
      </w:del>
      <w:ins w:id="338" w:author="Daniele Silvestro" w:date="2023-06-20T09:53:00Z">
        <w:r w:rsidR="00E3054A">
          <w:rPr>
            <w:rFonts w:ascii="Times New Roman" w:hAnsi="Times New Roman" w:cs="Times New Roman"/>
            <w:sz w:val="24"/>
            <w:szCs w:val="24"/>
            <w:lang w:val="en-US"/>
          </w:rPr>
          <w:t>to quantify</w:t>
        </w:r>
      </w:ins>
      <w:r w:rsidRPr="00A34AF0">
        <w:rPr>
          <w:rFonts w:ascii="Times New Roman" w:hAnsi="Times New Roman" w:cs="Times New Roman"/>
          <w:sz w:val="24"/>
          <w:szCs w:val="24"/>
          <w:lang w:val="en-US"/>
        </w:rPr>
        <w:t xml:space="preserve"> error </w:t>
      </w:r>
      <w:del w:id="339" w:author="Daniele Silvestro" w:date="2023-06-20T09:53:00Z">
        <w:r w:rsidRPr="00A34AF0" w:rsidDel="00E3054A">
          <w:rPr>
            <w:rFonts w:ascii="Times New Roman" w:hAnsi="Times New Roman" w:cs="Times New Roman"/>
            <w:sz w:val="24"/>
            <w:szCs w:val="24"/>
            <w:lang w:val="en-US"/>
          </w:rPr>
          <w:delText>is by equating</w:delText>
        </w:r>
      </w:del>
      <w:ins w:id="340" w:author="Daniele Silvestro" w:date="2023-06-20T09:53:00Z">
        <w:r w:rsidR="00E3054A">
          <w:rPr>
            <w:rFonts w:ascii="Times New Roman" w:hAnsi="Times New Roman" w:cs="Times New Roman"/>
            <w:sz w:val="24"/>
            <w:szCs w:val="24"/>
            <w:lang w:val="en-US"/>
          </w:rPr>
          <w:t>in approximating species ages with</w:t>
        </w:r>
      </w:ins>
      <w:r w:rsidRPr="00A34AF0">
        <w:rPr>
          <w:rFonts w:ascii="Times New Roman" w:hAnsi="Times New Roman" w:cs="Times New Roman"/>
          <w:sz w:val="24"/>
          <w:szCs w:val="24"/>
          <w:lang w:val="en-US"/>
        </w:rPr>
        <w:t xml:space="preserve"> phylogenetic ages</w:t>
      </w:r>
      <w:del w:id="341" w:author="Daniele Silvestro" w:date="2023-06-20T09:54:00Z">
        <w:r w:rsidRPr="00A34AF0" w:rsidDel="00E3054A">
          <w:rPr>
            <w:rFonts w:ascii="Times New Roman" w:hAnsi="Times New Roman" w:cs="Times New Roman"/>
            <w:sz w:val="24"/>
            <w:szCs w:val="24"/>
            <w:lang w:val="en-US"/>
          </w:rPr>
          <w:delText xml:space="preserve"> with species age</w:delText>
        </w:r>
      </w:del>
      <w:r w:rsidRPr="00A34AF0">
        <w:rPr>
          <w:rFonts w:ascii="Times New Roman" w:hAnsi="Times New Roman" w:cs="Times New Roman"/>
          <w:sz w:val="24"/>
          <w:szCs w:val="24"/>
          <w:lang w:val="en-US"/>
        </w:rPr>
        <w:t xml:space="preserve">, we simulated </w:t>
      </w:r>
      <w:del w:id="342" w:author="Daniele Silvestro" w:date="2023-06-20T09:59:00Z">
        <w:r w:rsidRPr="00A34AF0" w:rsidDel="00475AF8">
          <w:rPr>
            <w:rFonts w:ascii="Times New Roman" w:hAnsi="Times New Roman" w:cs="Times New Roman"/>
            <w:sz w:val="24"/>
            <w:szCs w:val="24"/>
            <w:lang w:val="en-US"/>
          </w:rPr>
          <w:delText xml:space="preserve">various </w:delText>
        </w:r>
      </w:del>
      <w:ins w:id="343" w:author="Daniele Silvestro" w:date="2023-06-20T09:59:00Z">
        <w:r w:rsidR="00475AF8">
          <w:rPr>
            <w:rFonts w:ascii="Times New Roman" w:hAnsi="Times New Roman" w:cs="Times New Roman"/>
            <w:sz w:val="24"/>
            <w:szCs w:val="24"/>
            <w:lang w:val="en-US"/>
          </w:rPr>
          <w:t>a range of datasets with</w:t>
        </w:r>
      </w:ins>
      <w:del w:id="344" w:author="Daniele Silvestro" w:date="2023-06-20T09:59:00Z">
        <w:r w:rsidRPr="00A34AF0" w:rsidDel="00475AF8">
          <w:rPr>
            <w:rFonts w:ascii="Times New Roman" w:hAnsi="Times New Roman" w:cs="Times New Roman"/>
            <w:sz w:val="24"/>
            <w:szCs w:val="24"/>
            <w:lang w:val="en-US"/>
          </w:rPr>
          <w:delText>scenarios of</w:delText>
        </w:r>
      </w:del>
      <w:r w:rsidRPr="00A34AF0">
        <w:rPr>
          <w:rFonts w:ascii="Times New Roman" w:hAnsi="Times New Roman" w:cs="Times New Roman"/>
          <w:sz w:val="24"/>
          <w:szCs w:val="24"/>
          <w:lang w:val="en-US"/>
        </w:rPr>
        <w:t xml:space="preserve"> different speciation modes and diversification rates. First, we simulated </w:t>
      </w:r>
      <w:commentRangeStart w:id="345"/>
      <w:ins w:id="346" w:author="Daniele Silvestro" w:date="2023-06-20T10:14:00Z">
        <w:r w:rsidR="00C444B8">
          <w:rPr>
            <w:rFonts w:ascii="Times New Roman" w:hAnsi="Times New Roman" w:cs="Times New Roman"/>
            <w:sz w:val="24"/>
            <w:szCs w:val="24"/>
            <w:lang w:val="en-US"/>
          </w:rPr>
          <w:t xml:space="preserve">sets of </w:t>
        </w:r>
      </w:ins>
      <w:r w:rsidRPr="00A34AF0">
        <w:rPr>
          <w:rFonts w:ascii="Times New Roman" w:hAnsi="Times New Roman" w:cs="Times New Roman"/>
          <w:sz w:val="24"/>
          <w:szCs w:val="24"/>
          <w:lang w:val="en-US"/>
        </w:rPr>
        <w:t xml:space="preserve">100 phylogenetic trees with birth rates set to 0.1, 0.5, and 1, combined with 100 death rates ranging from 0 to 0.99 in equal increments. </w:t>
      </w:r>
      <w:commentRangeEnd w:id="345"/>
      <w:r w:rsidR="00C444B8">
        <w:rPr>
          <w:rStyle w:val="Refdecomentario"/>
        </w:rPr>
        <w:commentReference w:id="345"/>
      </w:r>
      <w:r w:rsidRPr="00A34AF0">
        <w:rPr>
          <w:rFonts w:ascii="Times New Roman" w:hAnsi="Times New Roman" w:cs="Times New Roman"/>
          <w:sz w:val="24"/>
          <w:szCs w:val="24"/>
          <w:lang w:val="en-US"/>
        </w:rPr>
        <w:t xml:space="preserve">We defined </w:t>
      </w:r>
      <w:commentRangeStart w:id="347"/>
      <w:r w:rsidRPr="00A34AF0">
        <w:rPr>
          <w:rFonts w:ascii="Times New Roman" w:hAnsi="Times New Roman" w:cs="Times New Roman"/>
          <w:sz w:val="24"/>
          <w:szCs w:val="24"/>
          <w:lang w:val="en-US"/>
        </w:rPr>
        <w:t xml:space="preserve">turnover </w:t>
      </w:r>
      <w:commentRangeEnd w:id="347"/>
      <w:r w:rsidR="00C444B8">
        <w:rPr>
          <w:rStyle w:val="Refdecomentario"/>
        </w:rPr>
        <w:commentReference w:id="347"/>
      </w:r>
      <w:r w:rsidRPr="00A34AF0">
        <w:rPr>
          <w:rFonts w:ascii="Times New Roman" w:hAnsi="Times New Roman" w:cs="Times New Roman"/>
          <w:sz w:val="24"/>
          <w:szCs w:val="24"/>
          <w:lang w:val="en-US"/>
        </w:rPr>
        <w:t xml:space="preserve">as birth/death which is sometimes called extinction fraction </w:t>
      </w:r>
      <w:r w:rsidR="00E403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and O’Meara 2016)"},"properties":{"noteIndex":0},"schema":"https://github.com/citation-style-language/schema/raw/master/csl-citation.json"}</w:instrText>
      </w:r>
      <w:r w:rsidR="00E403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(Beaulieu &amp; O’Meara 2016)</w:t>
      </w:r>
      <w:r w:rsidR="00E40333">
        <w:rPr>
          <w:rFonts w:ascii="Times New Roman" w:hAnsi="Times New Roman" w:cs="Times New Roman"/>
          <w:sz w:val="24"/>
          <w:szCs w:val="24"/>
          <w:lang w:val="en-US"/>
        </w:rPr>
        <w:fldChar w:fldCharType="end"/>
      </w:r>
      <w:r w:rsidR="00E40333">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Second, on each of these phylogenies, we then mapped species according to different scenarios of speciation: (1) </w:t>
      </w:r>
      <w:del w:id="348" w:author="Daniele Silvestro" w:date="2023-06-20T10:19: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budding speciation</w:t>
      </w:r>
      <w:del w:id="349" w:author="Daniele Silvestro" w:date="2023-06-20T10:20:00Z">
        <w:r w:rsidRPr="00A34AF0" w:rsidDel="005B1B94">
          <w:rPr>
            <w:rFonts w:ascii="Times New Roman" w:hAnsi="Times New Roman" w:cs="Times New Roman"/>
            <w:sz w:val="24"/>
            <w:szCs w:val="24"/>
            <w:lang w:val="en-US"/>
          </w:rPr>
          <w:delText xml:space="preserve"> at branch nodes</w:delText>
        </w:r>
      </w:del>
      <w:r w:rsidRPr="00A34AF0">
        <w:rPr>
          <w:rFonts w:ascii="Times New Roman" w:hAnsi="Times New Roman" w:cs="Times New Roman"/>
          <w:sz w:val="24"/>
          <w:szCs w:val="24"/>
          <w:lang w:val="en-US"/>
        </w:rPr>
        <w:t xml:space="preserve">, (2) </w:t>
      </w:r>
      <w:del w:id="350" w:author="Daniele Silvestro" w:date="2023-06-20T10:20: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bifurcating speciation</w:t>
      </w:r>
      <w:del w:id="351" w:author="Daniele Silvestro" w:date="2023-06-20T10:20:00Z">
        <w:r w:rsidRPr="00A34AF0" w:rsidDel="005B1B94">
          <w:rPr>
            <w:rFonts w:ascii="Times New Roman" w:hAnsi="Times New Roman" w:cs="Times New Roman"/>
            <w:sz w:val="24"/>
            <w:szCs w:val="24"/>
            <w:lang w:val="en-US"/>
          </w:rPr>
          <w:delText xml:space="preserve"> at branch nodes</w:delText>
        </w:r>
      </w:del>
      <w:r w:rsidRPr="00A34AF0">
        <w:rPr>
          <w:rFonts w:ascii="Times New Roman" w:hAnsi="Times New Roman" w:cs="Times New Roman"/>
          <w:sz w:val="24"/>
          <w:szCs w:val="24"/>
          <w:lang w:val="en-US"/>
        </w:rPr>
        <w:t xml:space="preserve">, (3) a combination of </w:t>
      </w:r>
      <w:del w:id="352" w:author="Daniele Silvestro" w:date="2023-06-20T10:20: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 xml:space="preserve">budding speciation </w:t>
      </w:r>
      <w:del w:id="353" w:author="Daniele Silvestro" w:date="2023-06-20T10:20:00Z">
        <w:r w:rsidRPr="00A34AF0" w:rsidDel="005B1B94">
          <w:rPr>
            <w:rFonts w:ascii="Times New Roman" w:hAnsi="Times New Roman" w:cs="Times New Roman"/>
            <w:sz w:val="24"/>
            <w:szCs w:val="24"/>
            <w:lang w:val="en-US"/>
          </w:rPr>
          <w:delText xml:space="preserve">at branch nodes </w:delText>
        </w:r>
      </w:del>
      <w:r w:rsidRPr="00A34AF0">
        <w:rPr>
          <w:rFonts w:ascii="Times New Roman" w:hAnsi="Times New Roman" w:cs="Times New Roman"/>
          <w:sz w:val="24"/>
          <w:szCs w:val="24"/>
          <w:lang w:val="en-US"/>
        </w:rPr>
        <w:t xml:space="preserve">and anagenetic </w:t>
      </w:r>
      <w:del w:id="354" w:author="Daniele Silvestro" w:date="2023-06-20T10:20:00Z">
        <w:r w:rsidRPr="00A34AF0" w:rsidDel="005B1B94">
          <w:rPr>
            <w:rFonts w:ascii="Times New Roman" w:hAnsi="Times New Roman" w:cs="Times New Roman"/>
            <w:sz w:val="24"/>
            <w:szCs w:val="24"/>
            <w:lang w:val="en-US"/>
          </w:rPr>
          <w:delText>origination of species</w:delText>
        </w:r>
      </w:del>
      <w:ins w:id="355" w:author="Daniele Silvestro" w:date="2023-06-20T10:20:00Z">
        <w:r w:rsidR="005B1B94">
          <w:rPr>
            <w:rFonts w:ascii="Times New Roman" w:hAnsi="Times New Roman" w:cs="Times New Roman"/>
            <w:sz w:val="24"/>
            <w:szCs w:val="24"/>
            <w:lang w:val="en-US"/>
          </w:rPr>
          <w:t>speciation</w:t>
        </w:r>
      </w:ins>
      <w:r w:rsidRPr="00A34AF0">
        <w:rPr>
          <w:rFonts w:ascii="Times New Roman" w:hAnsi="Times New Roman" w:cs="Times New Roman"/>
          <w:sz w:val="24"/>
          <w:szCs w:val="24"/>
          <w:lang w:val="en-US"/>
        </w:rPr>
        <w:t xml:space="preserve"> with </w:t>
      </w:r>
      <w:del w:id="356" w:author="Daniele Silvestro" w:date="2023-06-20T10:20:00Z">
        <w:r w:rsidRPr="00A34AF0" w:rsidDel="005B1B94">
          <w:rPr>
            <w:rFonts w:ascii="Times New Roman" w:hAnsi="Times New Roman" w:cs="Times New Roman"/>
            <w:sz w:val="24"/>
            <w:szCs w:val="24"/>
            <w:lang w:val="en-US"/>
          </w:rPr>
          <w:delText xml:space="preserve">a </w:delText>
        </w:r>
      </w:del>
      <w:ins w:id="357" w:author="Daniele Silvestro" w:date="2023-06-20T10:20:00Z">
        <w:r w:rsidR="005B1B94">
          <w:rPr>
            <w:rFonts w:ascii="Times New Roman" w:hAnsi="Times New Roman" w:cs="Times New Roman"/>
            <w:sz w:val="24"/>
            <w:szCs w:val="24"/>
            <w:lang w:val="en-US"/>
          </w:rPr>
          <w:t>the</w:t>
        </w:r>
        <w:r w:rsidR="005B1B94" w:rsidRPr="00A34AF0">
          <w:rPr>
            <w:rFonts w:ascii="Times New Roman" w:hAnsi="Times New Roman" w:cs="Times New Roman"/>
            <w:sz w:val="24"/>
            <w:szCs w:val="24"/>
            <w:lang w:val="en-US"/>
          </w:rPr>
          <w:t xml:space="preserve"> </w:t>
        </w:r>
      </w:ins>
      <w:r w:rsidRPr="00A34AF0">
        <w:rPr>
          <w:rFonts w:ascii="Times New Roman" w:hAnsi="Times New Roman" w:cs="Times New Roman"/>
          <w:sz w:val="24"/>
          <w:szCs w:val="24"/>
          <w:lang w:val="en-US"/>
        </w:rPr>
        <w:t xml:space="preserve">rate </w:t>
      </w:r>
      <w:ins w:id="358" w:author="Daniele Silvestro" w:date="2023-06-20T10:20:00Z">
        <w:r w:rsidR="005B1B94">
          <w:rPr>
            <w:rFonts w:ascii="Times New Roman" w:hAnsi="Times New Roman" w:cs="Times New Roman"/>
            <w:sz w:val="24"/>
            <w:szCs w:val="24"/>
            <w:lang w:val="en-US"/>
          </w:rPr>
          <w:t xml:space="preserve">of anagenesis </w:t>
        </w:r>
      </w:ins>
      <w:r w:rsidRPr="00A34AF0">
        <w:rPr>
          <w:rFonts w:ascii="Times New Roman" w:hAnsi="Times New Roman" w:cs="Times New Roman"/>
          <w:sz w:val="24"/>
          <w:szCs w:val="24"/>
          <w:lang w:val="en-US"/>
        </w:rPr>
        <w:t xml:space="preserve">set to half </w:t>
      </w:r>
      <w:ins w:id="359" w:author="Daniele Silvestro" w:date="2023-06-20T10:22:00Z">
        <w:r w:rsidR="005B1B94">
          <w:rPr>
            <w:rFonts w:ascii="Times New Roman" w:hAnsi="Times New Roman" w:cs="Times New Roman"/>
            <w:sz w:val="24"/>
            <w:szCs w:val="24"/>
            <w:lang w:val="en-US"/>
          </w:rPr>
          <w:t xml:space="preserve">of </w:t>
        </w:r>
      </w:ins>
      <w:r w:rsidRPr="00A34AF0">
        <w:rPr>
          <w:rFonts w:ascii="Times New Roman" w:hAnsi="Times New Roman" w:cs="Times New Roman"/>
          <w:sz w:val="24"/>
          <w:szCs w:val="24"/>
          <w:lang w:val="en-US"/>
        </w:rPr>
        <w:t>the birth</w:t>
      </w:r>
      <w:ins w:id="360" w:author="Daniele Silvestro" w:date="2023-06-20T10:22:00Z">
        <w:r w:rsidR="005B1B94">
          <w:rPr>
            <w:rFonts w:ascii="Times New Roman" w:hAnsi="Times New Roman" w:cs="Times New Roman"/>
            <w:sz w:val="24"/>
            <w:szCs w:val="24"/>
            <w:lang w:val="en-US"/>
          </w:rPr>
          <w:t xml:space="preserve"> rate</w:t>
        </w:r>
      </w:ins>
      <w:del w:id="361" w:author="Daniele Silvestro" w:date="2023-06-20T10:22:00Z">
        <w:r w:rsidRPr="00A34AF0" w:rsidDel="005B1B94">
          <w:rPr>
            <w:rFonts w:ascii="Times New Roman" w:hAnsi="Times New Roman" w:cs="Times New Roman"/>
            <w:sz w:val="24"/>
            <w:szCs w:val="24"/>
            <w:lang w:val="en-US"/>
          </w:rPr>
          <w:delText xml:space="preserve"> rate that was used to generate the phylogeny</w:delText>
        </w:r>
      </w:del>
      <w:r w:rsidRPr="00A34AF0">
        <w:rPr>
          <w:rFonts w:ascii="Times New Roman" w:hAnsi="Times New Roman" w:cs="Times New Roman"/>
          <w:sz w:val="24"/>
          <w:szCs w:val="24"/>
          <w:lang w:val="en-US"/>
        </w:rPr>
        <w:t>, and (4) bifurcating speciation combined with anagenetic speciation</w:t>
      </w:r>
      <w:del w:id="362" w:author="Daniele Silvestro" w:date="2023-06-20T10:22:00Z">
        <w:r w:rsidRPr="00A34AF0" w:rsidDel="005B1B94">
          <w:rPr>
            <w:rFonts w:ascii="Times New Roman" w:hAnsi="Times New Roman" w:cs="Times New Roman"/>
            <w:sz w:val="24"/>
            <w:szCs w:val="24"/>
            <w:lang w:val="en-US"/>
          </w:rPr>
          <w:delText xml:space="preserve"> equal to half the birth rate</w:delText>
        </w:r>
      </w:del>
      <w:r w:rsidRPr="00A34AF0">
        <w:rPr>
          <w:rFonts w:ascii="Times New Roman" w:hAnsi="Times New Roman" w:cs="Times New Roman"/>
          <w:sz w:val="24"/>
          <w:szCs w:val="24"/>
          <w:lang w:val="en-US"/>
        </w:rPr>
        <w:t>.</w:t>
      </w:r>
    </w:p>
    <w:p w14:paraId="0DECD728" w14:textId="6CC142C7" w:rsidR="00050C70" w:rsidRDefault="00957398" w:rsidP="00A34AF0">
      <w:pPr>
        <w:spacing w:after="0" w:line="360" w:lineRule="auto"/>
        <w:jc w:val="both"/>
        <w:rPr>
          <w:rFonts w:ascii="Times New Roman" w:hAnsi="Times New Roman" w:cs="Times New Roman"/>
          <w:sz w:val="24"/>
          <w:szCs w:val="24"/>
          <w:lang w:val="en-US"/>
        </w:rPr>
      </w:pPr>
      <w:ins w:id="363" w:author="Daniele Silvestro" w:date="2023-06-20T10:23:00Z">
        <w:r>
          <w:rPr>
            <w:rFonts w:ascii="Times New Roman" w:hAnsi="Times New Roman" w:cs="Times New Roman"/>
            <w:sz w:val="24"/>
            <w:szCs w:val="24"/>
            <w:lang w:val="en-US"/>
          </w:rPr>
          <w:t xml:space="preserve">Across all trees, </w:t>
        </w:r>
      </w:ins>
      <w:del w:id="364" w:author="Daniele Silvestro" w:date="2023-06-20T10:23:00Z">
        <w:r w:rsidR="00A34AF0" w:rsidRPr="00A34AF0" w:rsidDel="00957398">
          <w:rPr>
            <w:rFonts w:ascii="Times New Roman" w:hAnsi="Times New Roman" w:cs="Times New Roman"/>
            <w:sz w:val="24"/>
            <w:szCs w:val="24"/>
            <w:lang w:val="en-US"/>
          </w:rPr>
          <w:delText xml:space="preserve">We </w:delText>
        </w:r>
      </w:del>
      <w:ins w:id="365" w:author="Daniele Silvestro" w:date="2023-06-20T10:23:00Z">
        <w:r>
          <w:rPr>
            <w:rFonts w:ascii="Times New Roman" w:hAnsi="Times New Roman" w:cs="Times New Roman"/>
            <w:sz w:val="24"/>
            <w:szCs w:val="24"/>
            <w:lang w:val="en-US"/>
          </w:rPr>
          <w:t>w</w:t>
        </w:r>
        <w:r w:rsidRPr="00A34AF0">
          <w:rPr>
            <w:rFonts w:ascii="Times New Roman" w:hAnsi="Times New Roman" w:cs="Times New Roman"/>
            <w:sz w:val="24"/>
            <w:szCs w:val="24"/>
            <w:lang w:val="en-US"/>
          </w:rPr>
          <w:t xml:space="preserve">e </w:t>
        </w:r>
      </w:ins>
      <w:r w:rsidR="00A34AF0" w:rsidRPr="00A34AF0">
        <w:rPr>
          <w:rFonts w:ascii="Times New Roman" w:hAnsi="Times New Roman" w:cs="Times New Roman"/>
          <w:sz w:val="24"/>
          <w:szCs w:val="24"/>
          <w:lang w:val="en-US"/>
        </w:rPr>
        <w:t>obtained in total 120,000 extant species, 30,000 for each speciation scenario</w:t>
      </w:r>
      <w:r w:rsidR="00227CF5">
        <w:rPr>
          <w:rFonts w:ascii="Times New Roman" w:hAnsi="Times New Roman" w:cs="Times New Roman"/>
          <w:sz w:val="24"/>
          <w:szCs w:val="24"/>
          <w:lang w:val="en-US"/>
        </w:rPr>
        <w:t>. For each speciation mode</w:t>
      </w:r>
      <w:del w:id="366" w:author="Daniele Silvestro" w:date="2023-06-20T10:42:00Z">
        <w:r w:rsidR="00227CF5" w:rsidDel="00BA1CC1">
          <w:rPr>
            <w:rFonts w:ascii="Times New Roman" w:hAnsi="Times New Roman" w:cs="Times New Roman"/>
            <w:sz w:val="24"/>
            <w:szCs w:val="24"/>
            <w:lang w:val="en-US"/>
          </w:rPr>
          <w:delText xml:space="preserve">, we plotted the </w:delText>
        </w:r>
      </w:del>
      <w:del w:id="367" w:author="Daniele Silvestro" w:date="2023-06-20T10:39:00Z">
        <w:r w:rsidR="00227CF5" w:rsidDel="00BA1CC1">
          <w:rPr>
            <w:rFonts w:ascii="Times New Roman" w:hAnsi="Times New Roman" w:cs="Times New Roman"/>
            <w:sz w:val="24"/>
            <w:szCs w:val="24"/>
            <w:lang w:val="en-US"/>
          </w:rPr>
          <w:delText>T</w:delText>
        </w:r>
      </w:del>
      <w:del w:id="368" w:author="Daniele Silvestro" w:date="2023-06-20T10:40:00Z">
        <w:r w:rsidR="00227CF5" w:rsidDel="00BA1CC1">
          <w:rPr>
            <w:rFonts w:ascii="Times New Roman" w:hAnsi="Times New Roman" w:cs="Times New Roman"/>
            <w:sz w:val="24"/>
            <w:szCs w:val="24"/>
            <w:lang w:val="en-US"/>
          </w:rPr>
          <w:delText xml:space="preserve">rue scaled </w:delText>
        </w:r>
      </w:del>
      <w:del w:id="369" w:author="Daniele Silvestro" w:date="2023-06-20T10:42:00Z">
        <w:r w:rsidR="00227CF5" w:rsidDel="00BA1CC1">
          <w:rPr>
            <w:rFonts w:ascii="Times New Roman" w:hAnsi="Times New Roman" w:cs="Times New Roman"/>
            <w:sz w:val="24"/>
            <w:szCs w:val="24"/>
            <w:lang w:val="en-US"/>
          </w:rPr>
          <w:delText xml:space="preserve">age against </w:delText>
        </w:r>
      </w:del>
      <w:del w:id="370" w:author="Daniele Silvestro" w:date="2023-06-20T10:40:00Z">
        <w:r w:rsidR="00227CF5" w:rsidDel="00BA1CC1">
          <w:rPr>
            <w:rFonts w:ascii="Times New Roman" w:hAnsi="Times New Roman" w:cs="Times New Roman"/>
            <w:sz w:val="24"/>
            <w:szCs w:val="24"/>
            <w:lang w:val="en-US"/>
          </w:rPr>
          <w:delText>the P</w:delText>
        </w:r>
      </w:del>
      <w:del w:id="371" w:author="Daniele Silvestro" w:date="2023-06-20T10:42:00Z">
        <w:r w:rsidR="00227CF5" w:rsidDel="00BA1CC1">
          <w:rPr>
            <w:rFonts w:ascii="Times New Roman" w:hAnsi="Times New Roman" w:cs="Times New Roman"/>
            <w:sz w:val="24"/>
            <w:szCs w:val="24"/>
            <w:lang w:val="en-US"/>
          </w:rPr>
          <w:delText xml:space="preserve">hylogenetic </w:delText>
        </w:r>
      </w:del>
      <w:del w:id="372" w:author="Daniele Silvestro" w:date="2023-06-20T10:40:00Z">
        <w:r w:rsidR="00227CF5" w:rsidDel="00BA1CC1">
          <w:rPr>
            <w:rFonts w:ascii="Times New Roman" w:hAnsi="Times New Roman" w:cs="Times New Roman"/>
            <w:sz w:val="24"/>
            <w:szCs w:val="24"/>
            <w:lang w:val="en-US"/>
          </w:rPr>
          <w:delText xml:space="preserve">scaled </w:delText>
        </w:r>
      </w:del>
      <w:del w:id="373" w:author="Daniele Silvestro" w:date="2023-06-20T10:42:00Z">
        <w:r w:rsidR="00227CF5" w:rsidDel="00BA1CC1">
          <w:rPr>
            <w:rFonts w:ascii="Times New Roman" w:hAnsi="Times New Roman" w:cs="Times New Roman"/>
            <w:sz w:val="24"/>
            <w:szCs w:val="24"/>
            <w:lang w:val="en-US"/>
          </w:rPr>
          <w:delText>age</w:delText>
        </w:r>
        <w:r w:rsidR="00FB2A00" w:rsidDel="00BA1CC1">
          <w:rPr>
            <w:rFonts w:ascii="Times New Roman" w:hAnsi="Times New Roman" w:cs="Times New Roman"/>
            <w:sz w:val="24"/>
            <w:szCs w:val="24"/>
            <w:lang w:val="en-US"/>
          </w:rPr>
          <w:delText xml:space="preserve">, using a discrete color gradient for </w:delText>
        </w:r>
        <w:r w:rsidR="00FC1D41" w:rsidDel="00BA1CC1">
          <w:rPr>
            <w:rFonts w:ascii="Times New Roman" w:hAnsi="Times New Roman" w:cs="Times New Roman"/>
            <w:sz w:val="24"/>
            <w:szCs w:val="24"/>
            <w:lang w:val="en-US"/>
          </w:rPr>
          <w:delText>low and high</w:delText>
        </w:r>
      </w:del>
      <w:ins w:id="374" w:author="Daniele Silvestro" w:date="2023-06-20T10:42:00Z">
        <w:r w:rsidR="00BA1CC1">
          <w:rPr>
            <w:rFonts w:ascii="Times New Roman" w:hAnsi="Times New Roman" w:cs="Times New Roman"/>
            <w:sz w:val="24"/>
            <w:szCs w:val="24"/>
            <w:lang w:val="en-US"/>
          </w:rPr>
          <w:t xml:space="preserve"> and</w:t>
        </w:r>
      </w:ins>
      <w:r w:rsidR="00FB2A00">
        <w:rPr>
          <w:rFonts w:ascii="Times New Roman" w:hAnsi="Times New Roman" w:cs="Times New Roman"/>
          <w:sz w:val="24"/>
          <w:szCs w:val="24"/>
          <w:lang w:val="en-US"/>
        </w:rPr>
        <w:t xml:space="preserve"> turnover rate</w:t>
      </w:r>
      <w:del w:id="375" w:author="Daniele Silvestro" w:date="2023-06-20T10:42:00Z">
        <w:r w:rsidR="00FB2A00" w:rsidDel="00BA1CC1">
          <w:rPr>
            <w:rFonts w:ascii="Times New Roman" w:hAnsi="Times New Roman" w:cs="Times New Roman"/>
            <w:sz w:val="24"/>
            <w:szCs w:val="24"/>
            <w:lang w:val="en-US"/>
          </w:rPr>
          <w:delText>s</w:delText>
        </w:r>
        <w:r w:rsidR="00227CF5" w:rsidDel="00BA1CC1">
          <w:rPr>
            <w:rFonts w:ascii="Times New Roman" w:hAnsi="Times New Roman" w:cs="Times New Roman"/>
            <w:sz w:val="24"/>
            <w:szCs w:val="24"/>
            <w:lang w:val="en-US"/>
          </w:rPr>
          <w:delText>.</w:delText>
        </w:r>
      </w:del>
      <w:ins w:id="376" w:author="Daniele Silvestro" w:date="2023-06-20T10:42:00Z">
        <w:r w:rsidR="00BA1CC1">
          <w:rPr>
            <w:rFonts w:ascii="Times New Roman" w:hAnsi="Times New Roman" w:cs="Times New Roman"/>
            <w:sz w:val="24"/>
            <w:szCs w:val="24"/>
            <w:lang w:val="en-US"/>
          </w:rPr>
          <w:t>,</w:t>
        </w:r>
      </w:ins>
      <w:r w:rsidR="00227CF5">
        <w:rPr>
          <w:rFonts w:ascii="Times New Roman" w:hAnsi="Times New Roman" w:cs="Times New Roman"/>
          <w:sz w:val="24"/>
          <w:szCs w:val="24"/>
          <w:lang w:val="en-US"/>
        </w:rPr>
        <w:t xml:space="preserve"> </w:t>
      </w:r>
      <w:del w:id="377" w:author="Daniele Silvestro" w:date="2023-06-20T10:42:00Z">
        <w:r w:rsidR="00A34AF0" w:rsidRPr="00A34AF0" w:rsidDel="00BA1CC1">
          <w:rPr>
            <w:rFonts w:ascii="Times New Roman" w:hAnsi="Times New Roman" w:cs="Times New Roman"/>
            <w:sz w:val="24"/>
            <w:szCs w:val="24"/>
            <w:lang w:val="en-US"/>
          </w:rPr>
          <w:delText xml:space="preserve">We </w:delText>
        </w:r>
      </w:del>
      <w:ins w:id="378" w:author="Daniele Silvestro" w:date="2023-06-20T10:42:00Z">
        <w:r w:rsidR="00BA1CC1">
          <w:rPr>
            <w:rFonts w:ascii="Times New Roman" w:hAnsi="Times New Roman" w:cs="Times New Roman"/>
            <w:sz w:val="24"/>
            <w:szCs w:val="24"/>
            <w:lang w:val="en-US"/>
          </w:rPr>
          <w:t>w</w:t>
        </w:r>
        <w:r w:rsidR="00BA1CC1" w:rsidRPr="00A34AF0">
          <w:rPr>
            <w:rFonts w:ascii="Times New Roman" w:hAnsi="Times New Roman" w:cs="Times New Roman"/>
            <w:sz w:val="24"/>
            <w:szCs w:val="24"/>
            <w:lang w:val="en-US"/>
          </w:rPr>
          <w:t xml:space="preserve">e </w:t>
        </w:r>
      </w:ins>
      <w:r w:rsidR="00A34AF0" w:rsidRPr="00A34AF0">
        <w:rPr>
          <w:rFonts w:ascii="Times New Roman" w:hAnsi="Times New Roman" w:cs="Times New Roman"/>
          <w:sz w:val="24"/>
          <w:szCs w:val="24"/>
          <w:lang w:val="en-US"/>
        </w:rPr>
        <w:t>calculated the mean absolute percentage error (</w:t>
      </w:r>
      <w:commentRangeStart w:id="379"/>
      <w:r w:rsidR="00A34AF0" w:rsidRPr="00A34AF0">
        <w:rPr>
          <w:rFonts w:ascii="Times New Roman" w:hAnsi="Times New Roman" w:cs="Times New Roman"/>
          <w:sz w:val="24"/>
          <w:szCs w:val="24"/>
          <w:lang w:val="en-US"/>
        </w:rPr>
        <w:t>MAPE</w:t>
      </w:r>
      <w:commentRangeEnd w:id="379"/>
      <w:r w:rsidR="00C66E6B">
        <w:rPr>
          <w:rStyle w:val="Refdecomentario"/>
        </w:rPr>
        <w:commentReference w:id="379"/>
      </w:r>
      <w:r w:rsidR="00A34AF0" w:rsidRPr="00A34AF0">
        <w:rPr>
          <w:rFonts w:ascii="Times New Roman" w:hAnsi="Times New Roman" w:cs="Times New Roman"/>
          <w:sz w:val="24"/>
          <w:szCs w:val="24"/>
          <w:lang w:val="en-US"/>
        </w:rPr>
        <w:t xml:space="preserve">) as measure of the deviation </w:t>
      </w:r>
      <w:del w:id="380" w:author="Daniele Silvestro" w:date="2023-06-20T10:47:00Z">
        <w:r w:rsidR="00A34AF0" w:rsidRPr="00A34AF0" w:rsidDel="00C66E6B">
          <w:rPr>
            <w:rFonts w:ascii="Times New Roman" w:hAnsi="Times New Roman" w:cs="Times New Roman"/>
            <w:sz w:val="24"/>
            <w:szCs w:val="24"/>
            <w:lang w:val="en-US"/>
          </w:rPr>
          <w:delText xml:space="preserve">of </w:delText>
        </w:r>
      </w:del>
      <w:ins w:id="381" w:author="Daniele Silvestro" w:date="2023-06-20T10:47:00Z">
        <w:r w:rsidR="00C66E6B">
          <w:rPr>
            <w:rFonts w:ascii="Times New Roman" w:hAnsi="Times New Roman" w:cs="Times New Roman"/>
            <w:sz w:val="24"/>
            <w:szCs w:val="24"/>
            <w:lang w:val="en-US"/>
          </w:rPr>
          <w:t>bet</w:t>
        </w:r>
      </w:ins>
      <w:ins w:id="382" w:author="Daniele Silvestro" w:date="2023-06-20T10:48:00Z">
        <w:r w:rsidR="00C66E6B">
          <w:rPr>
            <w:rFonts w:ascii="Times New Roman" w:hAnsi="Times New Roman" w:cs="Times New Roman"/>
            <w:sz w:val="24"/>
            <w:szCs w:val="24"/>
            <w:lang w:val="en-US"/>
          </w:rPr>
          <w:t>ween</w:t>
        </w:r>
      </w:ins>
      <w:ins w:id="383" w:author="Daniele Silvestro" w:date="2023-06-20T10:47:00Z">
        <w:r w:rsidR="00C66E6B" w:rsidRPr="00A34AF0">
          <w:rPr>
            <w:rFonts w:ascii="Times New Roman" w:hAnsi="Times New Roman" w:cs="Times New Roman"/>
            <w:sz w:val="24"/>
            <w:szCs w:val="24"/>
            <w:lang w:val="en-US"/>
          </w:rPr>
          <w:t xml:space="preserve"> </w:t>
        </w:r>
      </w:ins>
      <w:r w:rsidR="00A34AF0" w:rsidRPr="00A34AF0">
        <w:rPr>
          <w:rFonts w:ascii="Times New Roman" w:hAnsi="Times New Roman" w:cs="Times New Roman"/>
          <w:sz w:val="24"/>
          <w:szCs w:val="24"/>
          <w:lang w:val="en-US"/>
        </w:rPr>
        <w:t>the phylogenetic ages from the true ag</w:t>
      </w:r>
      <w:r w:rsidR="00227CF5">
        <w:rPr>
          <w:rFonts w:ascii="Times New Roman" w:hAnsi="Times New Roman" w:cs="Times New Roman"/>
          <w:sz w:val="24"/>
          <w:szCs w:val="24"/>
          <w:lang w:val="en-US"/>
        </w:rPr>
        <w:t>e</w:t>
      </w:r>
      <w:r w:rsidR="00A34AF0" w:rsidRPr="00A34AF0">
        <w:rPr>
          <w:rFonts w:ascii="Times New Roman" w:hAnsi="Times New Roman" w:cs="Times New Roman"/>
          <w:sz w:val="24"/>
          <w:szCs w:val="24"/>
          <w:lang w:val="en-US"/>
        </w:rPr>
        <w:t>.</w:t>
      </w:r>
    </w:p>
    <w:p w14:paraId="6F6FB18E" w14:textId="0FE75C05" w:rsidR="00050C70" w:rsidRDefault="00050C70" w:rsidP="00050C7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d>
          <m:dPr>
            <m:begChr m:val="|"/>
            <m:endChr m:val="|"/>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True age-Phylogenetic age</m:t>
                </m:r>
              </m:num>
              <m:den>
                <m:r>
                  <w:rPr>
                    <w:rFonts w:ascii="Cambria Math" w:hAnsi="Cambria Math" w:cs="Times New Roman"/>
                    <w:sz w:val="24"/>
                    <w:szCs w:val="24"/>
                    <w:lang w:val="en-US"/>
                  </w:rPr>
                  <m:t>True age</m:t>
                </m:r>
              </m:den>
            </m:f>
          </m:e>
        </m:d>
        <m:r>
          <w:rPr>
            <w:rFonts w:ascii="Cambria Math" w:hAnsi="Cambria Math" w:cs="Times New Roman"/>
            <w:sz w:val="24"/>
            <w:szCs w:val="24"/>
            <w:lang w:val="en-US"/>
          </w:rPr>
          <m:t>*100</m:t>
        </m:r>
      </m:oMath>
    </w:p>
    <w:p w14:paraId="335B85A4" w14:textId="33062602" w:rsidR="00A34AF0" w:rsidRDefault="00227CF5"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Next,</w:t>
      </w:r>
      <w:r>
        <w:rPr>
          <w:rFonts w:ascii="Times New Roman" w:hAnsi="Times New Roman" w:cs="Times New Roman"/>
          <w:sz w:val="24"/>
          <w:szCs w:val="24"/>
          <w:lang w:val="en-US"/>
        </w:rPr>
        <w:t xml:space="preserve"> for each speciation mode,</w:t>
      </w:r>
      <w:r w:rsidR="00A34AF0" w:rsidRPr="00A34AF0">
        <w:rPr>
          <w:rFonts w:ascii="Times New Roman" w:hAnsi="Times New Roman" w:cs="Times New Roman"/>
          <w:sz w:val="24"/>
          <w:szCs w:val="24"/>
          <w:lang w:val="en-US"/>
        </w:rPr>
        <w:t xml:space="preserve"> we plotted the MAPE against the simulated turnover</w:t>
      </w:r>
      <w:commentRangeStart w:id="384"/>
      <w:r w:rsidR="00A34AF0" w:rsidRPr="00A34AF0">
        <w:rPr>
          <w:rFonts w:ascii="Times New Roman" w:hAnsi="Times New Roman" w:cs="Times New Roman"/>
          <w:sz w:val="24"/>
          <w:szCs w:val="24"/>
          <w:lang w:val="en-US"/>
        </w:rPr>
        <w:t>.</w:t>
      </w:r>
      <w:commentRangeEnd w:id="384"/>
      <w:r w:rsidR="00A34AF0">
        <w:rPr>
          <w:rStyle w:val="Refdecomentario"/>
        </w:rPr>
        <w:commentReference w:id="384"/>
      </w:r>
    </w:p>
    <w:p w14:paraId="2B9CB477" w14:textId="77777777" w:rsidR="00FB2A00" w:rsidRDefault="00FB2A00" w:rsidP="00A34AF0">
      <w:pPr>
        <w:spacing w:after="0" w:line="360" w:lineRule="auto"/>
        <w:jc w:val="both"/>
        <w:rPr>
          <w:rFonts w:ascii="Times New Roman" w:hAnsi="Times New Roman" w:cs="Times New Roman"/>
          <w:sz w:val="24"/>
          <w:szCs w:val="24"/>
          <w:lang w:val="en-US"/>
        </w:rPr>
      </w:pPr>
    </w:p>
    <w:p w14:paraId="72E921BE" w14:textId="0B8E7C37" w:rsidR="00DC43F8" w:rsidRPr="00DC43F8" w:rsidRDefault="00DC43F8" w:rsidP="00DC43F8">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 xml:space="preserve">Impact of age error </w:t>
      </w:r>
      <w:del w:id="385" w:author="Daniele Silvestro" w:date="2023-06-20T10:54:00Z">
        <w:r w:rsidRPr="00DC43F8" w:rsidDel="00BF18F3">
          <w:rPr>
            <w:rFonts w:ascii="Times New Roman" w:hAnsi="Times New Roman" w:cs="Times New Roman"/>
            <w:i/>
            <w:iCs/>
            <w:sz w:val="24"/>
            <w:szCs w:val="24"/>
            <w:u w:val="single"/>
            <w:lang w:val="en-US"/>
          </w:rPr>
          <w:delText xml:space="preserve">on </w:delText>
        </w:r>
      </w:del>
      <w:ins w:id="386" w:author="Daniele Silvestro" w:date="2023-06-20T10:54:00Z">
        <w:r w:rsidR="00BF18F3">
          <w:rPr>
            <w:rFonts w:ascii="Times New Roman" w:hAnsi="Times New Roman" w:cs="Times New Roman"/>
            <w:i/>
            <w:iCs/>
            <w:sz w:val="24"/>
            <w:szCs w:val="24"/>
            <w:u w:val="single"/>
            <w:lang w:val="en-US"/>
          </w:rPr>
          <w:t>in</w:t>
        </w:r>
        <w:r w:rsidR="00BF18F3" w:rsidRPr="00DC43F8">
          <w:rPr>
            <w:rFonts w:ascii="Times New Roman" w:hAnsi="Times New Roman" w:cs="Times New Roman"/>
            <w:i/>
            <w:iCs/>
            <w:sz w:val="24"/>
            <w:szCs w:val="24"/>
            <w:u w:val="single"/>
            <w:lang w:val="en-US"/>
          </w:rPr>
          <w:t xml:space="preserve"> </w:t>
        </w:r>
      </w:ins>
      <w:r w:rsidRPr="00DC43F8">
        <w:rPr>
          <w:rFonts w:ascii="Times New Roman" w:hAnsi="Times New Roman" w:cs="Times New Roman"/>
          <w:i/>
          <w:iCs/>
          <w:sz w:val="24"/>
          <w:szCs w:val="24"/>
          <w:u w:val="single"/>
          <w:lang w:val="en-US"/>
        </w:rPr>
        <w:t>comparing species ages</w:t>
      </w:r>
    </w:p>
    <w:p w14:paraId="7B2BF699" w14:textId="26196459" w:rsidR="00DC43F8" w:rsidRDefault="00DC43F8" w:rsidP="00DC43F8">
      <w:pPr>
        <w:spacing w:after="0" w:line="360" w:lineRule="auto"/>
        <w:jc w:val="both"/>
        <w:rPr>
          <w:rFonts w:ascii="Times New Roman" w:hAnsi="Times New Roman" w:cs="Times New Roman"/>
          <w:sz w:val="24"/>
          <w:szCs w:val="24"/>
          <w:lang w:val="en-US"/>
        </w:rPr>
      </w:pPr>
      <w:r w:rsidRPr="00DC43F8">
        <w:rPr>
          <w:rFonts w:ascii="Times New Roman" w:hAnsi="Times New Roman" w:cs="Times New Roman"/>
          <w:sz w:val="24"/>
          <w:szCs w:val="24"/>
          <w:lang w:val="en-US"/>
        </w:rPr>
        <w:t xml:space="preserve">To explore whether the error introduced by </w:t>
      </w:r>
      <w:del w:id="387" w:author="Daniele Silvestro" w:date="2023-06-20T10:54:00Z">
        <w:r w:rsidRPr="00DC43F8" w:rsidDel="00BF18F3">
          <w:rPr>
            <w:rFonts w:ascii="Times New Roman" w:hAnsi="Times New Roman" w:cs="Times New Roman"/>
            <w:sz w:val="24"/>
            <w:szCs w:val="24"/>
            <w:lang w:val="en-US"/>
          </w:rPr>
          <w:delText xml:space="preserve">equating </w:delText>
        </w:r>
      </w:del>
      <w:ins w:id="388" w:author="Daniele Silvestro" w:date="2023-06-20T10:54:00Z">
        <w:r w:rsidR="00BF18F3">
          <w:rPr>
            <w:rFonts w:ascii="Times New Roman" w:hAnsi="Times New Roman" w:cs="Times New Roman"/>
            <w:sz w:val="24"/>
            <w:szCs w:val="24"/>
            <w:lang w:val="en-US"/>
          </w:rPr>
          <w:t>approximati</w:t>
        </w:r>
      </w:ins>
      <w:ins w:id="389" w:author="Daniele Silvestro" w:date="2023-06-20T10:55:00Z">
        <w:r w:rsidR="00BF18F3">
          <w:rPr>
            <w:rFonts w:ascii="Times New Roman" w:hAnsi="Times New Roman" w:cs="Times New Roman"/>
            <w:sz w:val="24"/>
            <w:szCs w:val="24"/>
            <w:lang w:val="en-US"/>
          </w:rPr>
          <w:t>ng</w:t>
        </w:r>
      </w:ins>
      <w:ins w:id="390" w:author="Daniele Silvestro" w:date="2023-06-21T10:27:00Z">
        <w:r w:rsidR="00582F10">
          <w:rPr>
            <w:rFonts w:ascii="Times New Roman" w:hAnsi="Times New Roman" w:cs="Times New Roman"/>
            <w:sz w:val="24"/>
            <w:szCs w:val="24"/>
            <w:lang w:val="en-US"/>
          </w:rPr>
          <w:t xml:space="preserve"> </w:t>
        </w:r>
      </w:ins>
      <w:ins w:id="391" w:author="Daniele Silvestro" w:date="2023-06-20T10:55:00Z">
        <w:r w:rsidR="00BF18F3">
          <w:rPr>
            <w:rFonts w:ascii="Times New Roman" w:hAnsi="Times New Roman" w:cs="Times New Roman"/>
            <w:sz w:val="24"/>
            <w:szCs w:val="24"/>
            <w:lang w:val="en-US"/>
          </w:rPr>
          <w:t>species age with</w:t>
        </w:r>
      </w:ins>
      <w:ins w:id="392" w:author="Daniele Silvestro" w:date="2023-06-20T10:54:00Z">
        <w:r w:rsidR="00BF18F3" w:rsidRPr="00DC43F8">
          <w:rPr>
            <w:rFonts w:ascii="Times New Roman" w:hAnsi="Times New Roman" w:cs="Times New Roman"/>
            <w:sz w:val="24"/>
            <w:szCs w:val="24"/>
            <w:lang w:val="en-US"/>
          </w:rPr>
          <w:t xml:space="preserve"> </w:t>
        </w:r>
      </w:ins>
      <w:r w:rsidRPr="00DC43F8">
        <w:rPr>
          <w:rFonts w:ascii="Times New Roman" w:hAnsi="Times New Roman" w:cs="Times New Roman"/>
          <w:sz w:val="24"/>
          <w:szCs w:val="24"/>
          <w:lang w:val="en-US"/>
        </w:rPr>
        <w:t xml:space="preserve">phylogenetic age </w:t>
      </w:r>
      <w:del w:id="393" w:author="Daniele Silvestro" w:date="2023-06-20T10:55:00Z">
        <w:r w:rsidRPr="00DC43F8" w:rsidDel="00BF18F3">
          <w:rPr>
            <w:rFonts w:ascii="Times New Roman" w:hAnsi="Times New Roman" w:cs="Times New Roman"/>
            <w:sz w:val="24"/>
            <w:szCs w:val="24"/>
            <w:lang w:val="en-US"/>
          </w:rPr>
          <w:delText xml:space="preserve">with species age </w:delText>
        </w:r>
      </w:del>
      <w:r w:rsidRPr="00DC43F8">
        <w:rPr>
          <w:rFonts w:ascii="Times New Roman" w:hAnsi="Times New Roman" w:cs="Times New Roman"/>
          <w:sz w:val="24"/>
          <w:szCs w:val="24"/>
          <w:lang w:val="en-US"/>
        </w:rPr>
        <w:t xml:space="preserve">impacts our ability to make qualitative judgements such as which of two extant species is the younger one, we simulated 1,000 phylogenetic trees with values of extinction rates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w:t>
      </w:r>
      <w:r w:rsidRPr="00DC43F8">
        <w:rPr>
          <w:rFonts w:ascii="Times New Roman" w:hAnsi="Times New Roman" w:cs="Times New Roman"/>
          <w:sz w:val="24"/>
          <w:szCs w:val="24"/>
          <w:lang w:val="en-US"/>
        </w:rPr>
        <w:lastRenderedPageBreak/>
        <w:t xml:space="preserve">that can only obtain the phylogenetic ages. </w:t>
      </w:r>
      <w:ins w:id="394" w:author="Daniele Silvestro" w:date="2023-06-20T10:56:00Z">
        <w:r w:rsidR="00BF18F3">
          <w:rPr>
            <w:rFonts w:ascii="Times New Roman" w:hAnsi="Times New Roman" w:cs="Times New Roman"/>
            <w:sz w:val="24"/>
            <w:szCs w:val="24"/>
            <w:lang w:val="en-US"/>
          </w:rPr>
          <w:t xml:space="preserve">We made </w:t>
        </w:r>
      </w:ins>
      <w:del w:id="395" w:author="Daniele Silvestro" w:date="2023-06-20T10:56:00Z">
        <w:r w:rsidRPr="00DC43F8" w:rsidDel="00BF18F3">
          <w:rPr>
            <w:rFonts w:ascii="Times New Roman" w:hAnsi="Times New Roman" w:cs="Times New Roman"/>
            <w:sz w:val="24"/>
            <w:szCs w:val="24"/>
            <w:lang w:val="en-US"/>
          </w:rPr>
          <w:delText xml:space="preserve">Two </w:delText>
        </w:r>
      </w:del>
      <w:ins w:id="396" w:author="Daniele Silvestro" w:date="2023-06-20T10:56:00Z">
        <w:r w:rsidR="00BF18F3">
          <w:rPr>
            <w:rFonts w:ascii="Times New Roman" w:hAnsi="Times New Roman" w:cs="Times New Roman"/>
            <w:sz w:val="24"/>
            <w:szCs w:val="24"/>
            <w:lang w:val="en-US"/>
          </w:rPr>
          <w:t>t</w:t>
        </w:r>
        <w:r w:rsidR="00BF18F3" w:rsidRPr="00DC43F8">
          <w:rPr>
            <w:rFonts w:ascii="Times New Roman" w:hAnsi="Times New Roman" w:cs="Times New Roman"/>
            <w:sz w:val="24"/>
            <w:szCs w:val="24"/>
            <w:lang w:val="en-US"/>
          </w:rPr>
          <w:t xml:space="preserve">wo </w:t>
        </w:r>
      </w:ins>
      <w:r w:rsidRPr="00DC43F8">
        <w:rPr>
          <w:rFonts w:ascii="Times New Roman" w:hAnsi="Times New Roman" w:cs="Times New Roman"/>
          <w:sz w:val="24"/>
          <w:szCs w:val="24"/>
          <w:lang w:val="en-US"/>
        </w:rPr>
        <w:t xml:space="preserve">types of comparisons </w:t>
      </w:r>
      <w:ins w:id="397" w:author="Daniele Silvestro" w:date="2023-06-20T10:56:00Z">
        <w:r w:rsidR="00BF18F3">
          <w:rPr>
            <w:rFonts w:ascii="Times New Roman" w:hAnsi="Times New Roman" w:cs="Times New Roman"/>
            <w:sz w:val="24"/>
            <w:szCs w:val="24"/>
            <w:lang w:val="en-US"/>
          </w:rPr>
          <w:t xml:space="preserve">for </w:t>
        </w:r>
      </w:ins>
      <w:del w:id="398" w:author="Daniele Silvestro" w:date="2023-06-20T10:56:00Z">
        <w:r w:rsidRPr="00DC43F8" w:rsidDel="00BF18F3">
          <w:rPr>
            <w:rFonts w:ascii="Times New Roman" w:hAnsi="Times New Roman" w:cs="Times New Roman"/>
            <w:sz w:val="24"/>
            <w:szCs w:val="24"/>
            <w:lang w:val="en-US"/>
          </w:rPr>
          <w:delText xml:space="preserve">were made for </w:delText>
        </w:r>
      </w:del>
      <w:r w:rsidRPr="00DC43F8">
        <w:rPr>
          <w:rFonts w:ascii="Times New Roman" w:hAnsi="Times New Roman" w:cs="Times New Roman"/>
          <w:sz w:val="24"/>
          <w:szCs w:val="24"/>
          <w:lang w:val="en-US"/>
        </w:rPr>
        <w:t xml:space="preserve">each phylogeny: (1) between the youngest and oldest species in the phylogeny, and (2) </w:t>
      </w:r>
      <w:ins w:id="399" w:author="Daniele Silvestro" w:date="2023-06-20T10:57:00Z">
        <w:r w:rsidR="00BF18F3">
          <w:rPr>
            <w:rFonts w:ascii="Times New Roman" w:hAnsi="Times New Roman" w:cs="Times New Roman"/>
            <w:sz w:val="24"/>
            <w:szCs w:val="24"/>
            <w:lang w:val="en-US"/>
          </w:rPr>
          <w:t xml:space="preserve">between </w:t>
        </w:r>
      </w:ins>
      <w:r w:rsidRPr="00DC43F8">
        <w:rPr>
          <w:rFonts w:ascii="Times New Roman" w:hAnsi="Times New Roman" w:cs="Times New Roman"/>
          <w:sz w:val="24"/>
          <w:szCs w:val="24"/>
          <w:lang w:val="en-US"/>
        </w:rPr>
        <w:t xml:space="preserve">two randomly selected species.  </w:t>
      </w:r>
    </w:p>
    <w:p w14:paraId="74D6D444" w14:textId="77777777" w:rsidR="00FB2A00" w:rsidRDefault="00FB2A00" w:rsidP="00A34AF0">
      <w:pPr>
        <w:spacing w:after="0" w:line="360" w:lineRule="auto"/>
        <w:jc w:val="both"/>
        <w:rPr>
          <w:ins w:id="400" w:author="Daniele Silvestro" w:date="2023-06-21T10:34:00Z"/>
          <w:rFonts w:ascii="Times New Roman" w:hAnsi="Times New Roman" w:cs="Times New Roman"/>
          <w:sz w:val="24"/>
          <w:szCs w:val="24"/>
          <w:lang w:val="en-US"/>
        </w:rPr>
      </w:pPr>
    </w:p>
    <w:p w14:paraId="6DE73851" w14:textId="77777777" w:rsidR="00B44C34" w:rsidRPr="00200D0C" w:rsidRDefault="00B44C34" w:rsidP="00B44C34">
      <w:pPr>
        <w:spacing w:after="0" w:line="360" w:lineRule="auto"/>
        <w:jc w:val="both"/>
        <w:rPr>
          <w:moveTo w:id="401" w:author="Daniele Silvestro" w:date="2023-06-21T10:34:00Z"/>
          <w:rFonts w:ascii="Times New Roman" w:hAnsi="Times New Roman" w:cs="Times New Roman"/>
          <w:i/>
          <w:iCs/>
          <w:sz w:val="24"/>
          <w:szCs w:val="24"/>
          <w:u w:val="single"/>
          <w:lang w:val="en-US"/>
        </w:rPr>
      </w:pPr>
      <w:moveToRangeStart w:id="402" w:author="Daniele Silvestro" w:date="2023-06-21T10:34:00Z" w:name="move138236114"/>
      <w:commentRangeStart w:id="403"/>
      <w:commentRangeStart w:id="404"/>
      <w:moveTo w:id="405" w:author="Daniele Silvestro" w:date="2023-06-21T10:34:00Z">
        <w:r w:rsidRPr="00200D0C">
          <w:rPr>
            <w:rFonts w:ascii="Times New Roman" w:hAnsi="Times New Roman" w:cs="Times New Roman"/>
            <w:i/>
            <w:iCs/>
            <w:sz w:val="24"/>
            <w:szCs w:val="24"/>
            <w:u w:val="single"/>
            <w:lang w:val="en-US"/>
          </w:rPr>
          <w:t>Quantifying uncertainty in species age under budding speciation</w:t>
        </w:r>
        <w:commentRangeEnd w:id="403"/>
        <w:r>
          <w:rPr>
            <w:rStyle w:val="Refdecomentario"/>
          </w:rPr>
          <w:commentReference w:id="403"/>
        </w:r>
      </w:moveTo>
      <w:commentRangeEnd w:id="404"/>
      <w:r>
        <w:rPr>
          <w:rStyle w:val="Refdecomentario"/>
        </w:rPr>
        <w:commentReference w:id="404"/>
      </w:r>
    </w:p>
    <w:p w14:paraId="18BA1A60" w14:textId="3E3B32AE" w:rsidR="00727B74" w:rsidRPr="00200D0C" w:rsidRDefault="00B44C34" w:rsidP="00727B74">
      <w:pPr>
        <w:spacing w:after="0" w:line="360" w:lineRule="auto"/>
        <w:jc w:val="both"/>
        <w:rPr>
          <w:ins w:id="406" w:author="Daniele Silvestro" w:date="2023-06-21T11:08:00Z"/>
          <w:rFonts w:ascii="Times New Roman" w:hAnsi="Times New Roman" w:cs="Times New Roman"/>
          <w:sz w:val="24"/>
          <w:szCs w:val="24"/>
          <w:lang w:val="en-US"/>
        </w:rPr>
      </w:pPr>
      <w:moveTo w:id="407" w:author="Daniele Silvestro" w:date="2023-06-21T10:34:00Z">
        <w:r w:rsidRPr="00200D0C">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moveTo>
      <w:ins w:id="408" w:author="Daniele Silvestro" w:date="2023-06-21T10:38:00Z">
        <w:r>
          <w:rPr>
            <w:rFonts w:ascii="Times New Roman" w:hAnsi="Times New Roman" w:cs="Times New Roman"/>
            <w:sz w:val="24"/>
            <w:szCs w:val="24"/>
            <w:lang w:val="en-US"/>
          </w:rPr>
          <w:t xml:space="preserve">Under a budding process </w:t>
        </w:r>
      </w:ins>
      <w:ins w:id="409" w:author="Daniele Silvestro" w:date="2023-06-21T10:43:00Z">
        <w:r w:rsidR="00281B5B">
          <w:rPr>
            <w:rFonts w:ascii="Times New Roman" w:hAnsi="Times New Roman" w:cs="Times New Roman"/>
            <w:sz w:val="24"/>
            <w:szCs w:val="24"/>
            <w:lang w:val="en-US"/>
          </w:rPr>
          <w:t>a species</w:t>
        </w:r>
      </w:ins>
      <w:ins w:id="410" w:author="Daniele Silvestro" w:date="2023-06-21T10:44:00Z">
        <w:r w:rsidR="00281B5B">
          <w:rPr>
            <w:rFonts w:ascii="Times New Roman" w:hAnsi="Times New Roman" w:cs="Times New Roman"/>
            <w:sz w:val="24"/>
            <w:szCs w:val="24"/>
            <w:lang w:val="en-US"/>
          </w:rPr>
          <w:t xml:space="preserve"> has equal </w:t>
        </w:r>
      </w:ins>
      <w:ins w:id="411" w:author="Daniele Silvestro" w:date="2023-06-21T10:45:00Z">
        <w:r w:rsidR="00281B5B">
          <w:rPr>
            <w:rFonts w:ascii="Times New Roman" w:hAnsi="Times New Roman" w:cs="Times New Roman"/>
            <w:sz w:val="24"/>
            <w:szCs w:val="24"/>
            <w:lang w:val="en-US"/>
          </w:rPr>
          <w:t>probabilities</w:t>
        </w:r>
      </w:ins>
      <w:ins w:id="412" w:author="Daniele Silvestro" w:date="2023-06-21T10:44:00Z">
        <w:r w:rsidR="00281B5B">
          <w:rPr>
            <w:rFonts w:ascii="Times New Roman" w:hAnsi="Times New Roman" w:cs="Times New Roman"/>
            <w:sz w:val="24"/>
            <w:szCs w:val="24"/>
            <w:lang w:val="en-US"/>
          </w:rPr>
          <w:t xml:space="preserve"> to persist into the left and </w:t>
        </w:r>
      </w:ins>
      <w:ins w:id="413" w:author="Daniele Silvestro" w:date="2023-06-21T10:45:00Z">
        <w:r w:rsidR="00281B5B">
          <w:rPr>
            <w:rFonts w:ascii="Times New Roman" w:hAnsi="Times New Roman" w:cs="Times New Roman"/>
            <w:sz w:val="24"/>
            <w:szCs w:val="24"/>
            <w:lang w:val="en-US"/>
          </w:rPr>
          <w:t>right descendants</w:t>
        </w:r>
      </w:ins>
      <w:ins w:id="414" w:author="Daniele Silvestro" w:date="2023-06-21T10:51:00Z">
        <w:r w:rsidR="00281B5B">
          <w:rPr>
            <w:rFonts w:ascii="Times New Roman" w:hAnsi="Times New Roman" w:cs="Times New Roman"/>
            <w:sz w:val="24"/>
            <w:szCs w:val="24"/>
            <w:lang w:val="en-US"/>
          </w:rPr>
          <w:t xml:space="preserve">. Thus, </w:t>
        </w:r>
      </w:ins>
      <w:ins w:id="415" w:author="Daniele Silvestro" w:date="2023-06-21T10:38:00Z">
        <w:r>
          <w:rPr>
            <w:rFonts w:ascii="Times New Roman" w:hAnsi="Times New Roman" w:cs="Times New Roman"/>
            <w:sz w:val="24"/>
            <w:szCs w:val="24"/>
            <w:lang w:val="en-US"/>
          </w:rPr>
          <w:t xml:space="preserve">in the absence of extinction, the </w:t>
        </w:r>
      </w:ins>
      <w:ins w:id="416" w:author="Daniele Silvestro" w:date="2023-06-21T10:39:00Z">
        <w:r>
          <w:rPr>
            <w:rFonts w:ascii="Times New Roman" w:hAnsi="Times New Roman" w:cs="Times New Roman"/>
            <w:sz w:val="24"/>
            <w:szCs w:val="24"/>
            <w:lang w:val="en-US"/>
          </w:rPr>
          <w:t>probability of that a living species originated at the most recent branching event</w:t>
        </w:r>
      </w:ins>
      <w:ins w:id="417" w:author="Daniele Silvestro" w:date="2023-06-21T11:03:00Z">
        <w:r w:rsidR="00917477">
          <w:rPr>
            <w:rFonts w:ascii="Times New Roman" w:hAnsi="Times New Roman" w:cs="Times New Roman"/>
            <w:sz w:val="24"/>
            <w:szCs w:val="24"/>
            <w:lang w:val="en-US"/>
          </w:rPr>
          <w:t xml:space="preserve"> separating it from its sister species</w:t>
        </w:r>
      </w:ins>
      <w:ins w:id="418" w:author="Daniele Silvestro" w:date="2023-06-21T10:39:00Z">
        <w:r>
          <w:rPr>
            <w:rFonts w:ascii="Times New Roman" w:hAnsi="Times New Roman" w:cs="Times New Roman"/>
            <w:sz w:val="24"/>
            <w:szCs w:val="24"/>
            <w:lang w:val="en-US"/>
          </w:rPr>
          <w:t xml:space="preserve"> i</w:t>
        </w:r>
      </w:ins>
      <w:ins w:id="419" w:author="Daniele Silvestro" w:date="2023-06-21T10:51:00Z">
        <w:r w:rsidR="00281B5B">
          <w:rPr>
            <w:rFonts w:ascii="Times New Roman" w:hAnsi="Times New Roman" w:cs="Times New Roman"/>
            <w:sz w:val="24"/>
            <w:szCs w:val="24"/>
            <w:lang w:val="en-US"/>
          </w:rPr>
          <w:t>s</w:t>
        </w:r>
      </w:ins>
      <w:ins w:id="420" w:author="Daniele Silvestro" w:date="2023-06-21T10:39:00Z">
        <w:r>
          <w:rPr>
            <w:rFonts w:ascii="Times New Roman" w:hAnsi="Times New Roman" w:cs="Times New Roman"/>
            <w:sz w:val="24"/>
            <w:szCs w:val="24"/>
            <w:lang w:val="en-US"/>
          </w:rPr>
          <w:t xml:space="preserve"> 0.5</w:t>
        </w:r>
      </w:ins>
      <w:ins w:id="421" w:author="Daniele Silvestro" w:date="2023-06-21T10:51:00Z">
        <w:r w:rsidR="00281B5B">
          <w:rPr>
            <w:rFonts w:ascii="Times New Roman" w:hAnsi="Times New Roman" w:cs="Times New Roman"/>
            <w:sz w:val="24"/>
            <w:szCs w:val="24"/>
            <w:lang w:val="en-US"/>
          </w:rPr>
          <w:t xml:space="preserve">. Its probability </w:t>
        </w:r>
      </w:ins>
      <w:ins w:id="422" w:author="Daniele Silvestro" w:date="2023-06-21T10:52:00Z">
        <w:r w:rsidR="00281B5B">
          <w:rPr>
            <w:rFonts w:ascii="Times New Roman" w:hAnsi="Times New Roman" w:cs="Times New Roman"/>
            <w:sz w:val="24"/>
            <w:szCs w:val="24"/>
            <w:lang w:val="en-US"/>
          </w:rPr>
          <w:t xml:space="preserve">of having originated at the previous </w:t>
        </w:r>
      </w:ins>
      <w:ins w:id="423" w:author="Daniele Silvestro" w:date="2023-06-21T11:03:00Z">
        <w:r w:rsidR="00727B74">
          <w:rPr>
            <w:rFonts w:ascii="Times New Roman" w:hAnsi="Times New Roman" w:cs="Times New Roman"/>
            <w:sz w:val="24"/>
            <w:szCs w:val="24"/>
            <w:lang w:val="en-US"/>
          </w:rPr>
          <w:t xml:space="preserve">branching event is therefore (1 – 0.5) </w:t>
        </w:r>
      </w:ins>
      <w:ins w:id="424" w:author="Daniele Silvestro" w:date="2023-06-21T11:04:00Z">
        <w:r w:rsidR="00727B74">
          <w:rPr>
            <w:rFonts w:ascii="Times New Roman" w:hAnsi="Times New Roman" w:cs="Times New Roman"/>
            <w:sz w:val="24"/>
            <w:szCs w:val="24"/>
            <w:lang w:val="en-US"/>
          </w:rPr>
          <w:t xml:space="preserve">× 0.5. The </w:t>
        </w:r>
      </w:ins>
      <w:ins w:id="425" w:author="Daniele Silvestro" w:date="2023-06-21T11:05:00Z">
        <w:r w:rsidR="00727B74">
          <w:rPr>
            <w:rFonts w:ascii="Times New Roman" w:hAnsi="Times New Roman" w:cs="Times New Roman"/>
            <w:sz w:val="24"/>
            <w:szCs w:val="24"/>
            <w:lang w:val="en-US"/>
          </w:rPr>
          <w:t xml:space="preserve">distribution of probabilities of origination at each node </w:t>
        </w:r>
      </w:ins>
      <w:ins w:id="426" w:author="Daniele Silvestro" w:date="2023-06-21T11:06:00Z">
        <w:r w:rsidR="00727B74">
          <w:rPr>
            <w:rFonts w:ascii="Times New Roman" w:hAnsi="Times New Roman" w:cs="Times New Roman"/>
            <w:sz w:val="24"/>
            <w:szCs w:val="24"/>
            <w:lang w:val="en-US"/>
          </w:rPr>
          <w:t xml:space="preserve">separating a tip from the root </w:t>
        </w:r>
      </w:ins>
      <w:ins w:id="427" w:author="Daniele Silvestro" w:date="2023-06-21T11:05:00Z">
        <w:r w:rsidR="00727B74">
          <w:rPr>
            <w:rFonts w:ascii="Times New Roman" w:hAnsi="Times New Roman" w:cs="Times New Roman"/>
            <w:sz w:val="24"/>
            <w:szCs w:val="24"/>
            <w:lang w:val="en-US"/>
          </w:rPr>
          <w:t xml:space="preserve">thus follows a geometric distribution </w:t>
        </w:r>
      </w:ins>
      <w:ins w:id="428" w:author="Daniele Silvestro" w:date="2023-06-21T11:06:00Z">
        <w:r w:rsidR="00727B74">
          <w:rPr>
            <w:rFonts w:ascii="Times New Roman" w:hAnsi="Times New Roman" w:cs="Times New Roman"/>
            <w:sz w:val="24"/>
            <w:szCs w:val="24"/>
            <w:lang w:val="en-US"/>
          </w:rPr>
          <w:t xml:space="preserve">with parameter p = 0.5. </w:t>
        </w:r>
      </w:ins>
      <w:ins w:id="429" w:author="Daniele Silvestro" w:date="2023-06-21T11:08:00Z">
        <w:r w:rsidR="00727B74" w:rsidRPr="00200D0C">
          <w:rPr>
            <w:rFonts w:ascii="Times New Roman" w:hAnsi="Times New Roman" w:cs="Times New Roman"/>
            <w:sz w:val="24"/>
            <w:szCs w:val="24"/>
            <w:lang w:val="en-US"/>
          </w:rPr>
          <w:t xml:space="preserve">Therefore, the probability for </w:t>
        </w:r>
        <w:r w:rsidR="00727B74">
          <w:rPr>
            <w:rFonts w:ascii="Times New Roman" w:hAnsi="Times New Roman" w:cs="Times New Roman"/>
            <w:sz w:val="24"/>
            <w:szCs w:val="24"/>
            <w:lang w:val="en-US"/>
          </w:rPr>
          <w:t>an</w:t>
        </w:r>
        <w:r w:rsidR="00727B74" w:rsidRPr="00200D0C">
          <w:rPr>
            <w:rFonts w:ascii="Times New Roman" w:hAnsi="Times New Roman" w:cs="Times New Roman"/>
            <w:sz w:val="24"/>
            <w:szCs w:val="24"/>
            <w:lang w:val="en-US"/>
          </w:rPr>
          <w:t xml:space="preserve"> ancestral node </w:t>
        </w:r>
        <w:r w:rsidR="00727B74" w:rsidRPr="00727B74">
          <w:rPr>
            <w:rFonts w:ascii="Times New Roman" w:hAnsi="Times New Roman" w:cs="Times New Roman"/>
            <w:i/>
            <w:iCs/>
            <w:sz w:val="24"/>
            <w:szCs w:val="24"/>
            <w:lang w:val="en-US"/>
          </w:rPr>
          <w:t>k</w:t>
        </w:r>
        <w:r w:rsidR="00727B74">
          <w:rPr>
            <w:rFonts w:ascii="Times New Roman" w:hAnsi="Times New Roman" w:cs="Times New Roman"/>
            <w:sz w:val="24"/>
            <w:szCs w:val="24"/>
            <w:lang w:val="en-US"/>
          </w:rPr>
          <w:t xml:space="preserve"> </w:t>
        </w:r>
        <w:r w:rsidR="00727B74" w:rsidRPr="00727B74">
          <w:rPr>
            <w:rFonts w:ascii="Times New Roman" w:hAnsi="Times New Roman" w:cs="Times New Roman"/>
            <w:sz w:val="24"/>
            <w:szCs w:val="24"/>
            <w:lang w:val="en-US"/>
          </w:rPr>
          <w:t>to</w:t>
        </w:r>
        <w:r w:rsidR="00727B74" w:rsidRPr="00200D0C">
          <w:rPr>
            <w:rFonts w:ascii="Times New Roman" w:hAnsi="Times New Roman" w:cs="Times New Roman"/>
            <w:sz w:val="24"/>
            <w:szCs w:val="24"/>
            <w:lang w:val="en-US"/>
          </w:rPr>
          <w:t xml:space="preserve"> be the origin of a species is given by the geometric distribution:</w:t>
        </w:r>
      </w:ins>
    </w:p>
    <w:p w14:paraId="36928188" w14:textId="77777777" w:rsidR="00727B74" w:rsidRPr="00200D0C" w:rsidRDefault="00727B74" w:rsidP="00727B74">
      <w:pPr>
        <w:spacing w:after="0" w:line="360" w:lineRule="auto"/>
        <w:jc w:val="center"/>
        <w:rPr>
          <w:ins w:id="430" w:author="Daniele Silvestro" w:date="2023-06-21T11:08:00Z"/>
          <w:rFonts w:ascii="Times New Roman" w:hAnsi="Times New Roman" w:cs="Times New Roman"/>
          <w:sz w:val="24"/>
          <w:szCs w:val="24"/>
          <w:lang w:val="en-US"/>
        </w:rPr>
      </w:pPr>
      <w:ins w:id="431" w:author="Daniele Silvestro" w:date="2023-06-21T11:08:00Z">
        <w:r w:rsidRPr="00200D0C">
          <w:rPr>
            <w:rFonts w:ascii="Times New Roman" w:hAnsi="Times New Roman" w:cs="Times New Roman"/>
            <w:sz w:val="24"/>
            <w:szCs w:val="24"/>
            <w:lang w:val="en-US"/>
          </w:rPr>
          <w:t xml:space="preserve">(1 – </w:t>
        </w:r>
        <w:proofErr w:type="gramStart"/>
        <w:r w:rsidRPr="00200D0C">
          <w:rPr>
            <w:rFonts w:ascii="Times New Roman" w:hAnsi="Times New Roman" w:cs="Times New Roman"/>
            <w:sz w:val="24"/>
            <w:szCs w:val="24"/>
            <w:lang w:val="en-US"/>
          </w:rPr>
          <w:t>p)</w:t>
        </w:r>
        <w:r w:rsidRPr="00801E1D">
          <w:rPr>
            <w:rFonts w:ascii="Times New Roman" w:hAnsi="Times New Roman" w:cs="Times New Roman"/>
            <w:sz w:val="24"/>
            <w:szCs w:val="24"/>
            <w:vertAlign w:val="superscript"/>
            <w:lang w:val="en-US"/>
          </w:rPr>
          <w:t>(</w:t>
        </w:r>
        <w:proofErr w:type="gramEnd"/>
        <w:r w:rsidRPr="00727B74">
          <w:rPr>
            <w:rFonts w:ascii="Times New Roman" w:hAnsi="Times New Roman" w:cs="Times New Roman"/>
            <w:i/>
            <w:iCs/>
            <w:sz w:val="24"/>
            <w:szCs w:val="24"/>
            <w:vertAlign w:val="superscript"/>
            <w:lang w:val="en-US"/>
            <w:rPrChange w:id="432" w:author="Daniele Silvestro" w:date="2023-06-21T11:09:00Z">
              <w:rPr>
                <w:rFonts w:ascii="Times New Roman" w:hAnsi="Times New Roman" w:cs="Times New Roman"/>
                <w:sz w:val="24"/>
                <w:szCs w:val="24"/>
                <w:vertAlign w:val="superscript"/>
                <w:lang w:val="en-US"/>
              </w:rPr>
            </w:rPrChange>
          </w:rPr>
          <w:t>k</w:t>
        </w:r>
        <w:r w:rsidRPr="00801E1D">
          <w:rPr>
            <w:rFonts w:ascii="Times New Roman" w:hAnsi="Times New Roman" w:cs="Times New Roman"/>
            <w:sz w:val="24"/>
            <w:szCs w:val="24"/>
            <w:vertAlign w:val="superscript"/>
            <w:lang w:val="en-US"/>
          </w:rPr>
          <w:t xml:space="preserve"> – 1)</w:t>
        </w:r>
        <w:r w:rsidRPr="00200D0C">
          <w:rPr>
            <w:rFonts w:ascii="Times New Roman" w:hAnsi="Times New Roman" w:cs="Times New Roman"/>
            <w:sz w:val="24"/>
            <w:szCs w:val="24"/>
            <w:lang w:val="en-US"/>
          </w:rPr>
          <w:t>p,</w:t>
        </w:r>
      </w:ins>
    </w:p>
    <w:p w14:paraId="5A685BB5" w14:textId="7DDA37E8" w:rsidR="00B44C34" w:rsidRPr="00200D0C" w:rsidDel="00727B74" w:rsidRDefault="00B44C34" w:rsidP="00B44C34">
      <w:pPr>
        <w:spacing w:after="0" w:line="360" w:lineRule="auto"/>
        <w:jc w:val="both"/>
        <w:rPr>
          <w:del w:id="433" w:author="Daniele Silvestro" w:date="2023-06-21T11:08:00Z"/>
          <w:moveTo w:id="434" w:author="Daniele Silvestro" w:date="2023-06-21T10:34:00Z"/>
          <w:rFonts w:ascii="Times New Roman" w:hAnsi="Times New Roman" w:cs="Times New Roman"/>
          <w:sz w:val="24"/>
          <w:szCs w:val="24"/>
          <w:lang w:val="en-US"/>
        </w:rPr>
      </w:pPr>
      <w:moveTo w:id="435" w:author="Daniele Silvestro" w:date="2023-06-21T10:34:00Z">
        <w:del w:id="436" w:author="Daniele Silvestro" w:date="2023-06-21T11:08:00Z">
          <w:r w:rsidDel="00727B74">
            <w:rPr>
              <w:rFonts w:ascii="Times New Roman" w:hAnsi="Times New Roman" w:cs="Times New Roman"/>
              <w:sz w:val="24"/>
              <w:szCs w:val="24"/>
              <w:lang w:val="en-US"/>
            </w:rPr>
            <w:delText>T</w:delText>
          </w:r>
          <w:r w:rsidRPr="00200D0C" w:rsidDel="00727B74">
            <w:rPr>
              <w:rFonts w:ascii="Times New Roman" w:hAnsi="Times New Roman" w:cs="Times New Roman"/>
              <w:sz w:val="24"/>
              <w:szCs w:val="24"/>
              <w:lang w:val="en-US"/>
            </w:rPr>
            <w:delText>he two branches descending from a budding speciation event</w:delText>
          </w:r>
          <w:r w:rsidDel="00727B74">
            <w:rPr>
              <w:rFonts w:ascii="Times New Roman" w:hAnsi="Times New Roman" w:cs="Times New Roman"/>
              <w:sz w:val="24"/>
              <w:szCs w:val="24"/>
              <w:lang w:val="en-US"/>
            </w:rPr>
            <w:delText xml:space="preserve"> are always the new and the ancestral species</w:delText>
          </w:r>
          <w:r w:rsidRPr="00200D0C" w:rsidDel="00727B74">
            <w:rPr>
              <w:rFonts w:ascii="Times New Roman" w:hAnsi="Times New Roman" w:cs="Times New Roman"/>
              <w:sz w:val="24"/>
              <w:szCs w:val="24"/>
              <w:lang w:val="en-US"/>
            </w:rPr>
            <w:delText xml:space="preserve"> and the probability of both</w:delText>
          </w:r>
          <w:r w:rsidDel="00727B74">
            <w:rPr>
              <w:rFonts w:ascii="Times New Roman" w:hAnsi="Times New Roman" w:cs="Times New Roman"/>
              <w:sz w:val="24"/>
              <w:szCs w:val="24"/>
              <w:lang w:val="en-US"/>
            </w:rPr>
            <w:delText xml:space="preserve"> outcomes</w:delText>
          </w:r>
          <w:r w:rsidRPr="00200D0C" w:rsidDel="00727B74">
            <w:rPr>
              <w:rFonts w:ascii="Times New Roman" w:hAnsi="Times New Roman" w:cs="Times New Roman"/>
              <w:sz w:val="24"/>
              <w:szCs w:val="24"/>
              <w:lang w:val="en-US"/>
            </w:rPr>
            <w:delText xml:space="preserve"> is always 50%. Therefore, the probability for each ancestral node to be the origin of a species is given by the geometric distribution:</w:delText>
          </w:r>
        </w:del>
      </w:moveTo>
    </w:p>
    <w:p w14:paraId="70931853" w14:textId="61D9A725" w:rsidR="00B44C34" w:rsidRPr="00200D0C" w:rsidDel="00727B74" w:rsidRDefault="00B44C34" w:rsidP="00B44C34">
      <w:pPr>
        <w:spacing w:after="0" w:line="360" w:lineRule="auto"/>
        <w:jc w:val="center"/>
        <w:rPr>
          <w:del w:id="437" w:author="Daniele Silvestro" w:date="2023-06-21T11:08:00Z"/>
          <w:moveTo w:id="438" w:author="Daniele Silvestro" w:date="2023-06-21T10:34:00Z"/>
          <w:rFonts w:ascii="Times New Roman" w:hAnsi="Times New Roman" w:cs="Times New Roman"/>
          <w:sz w:val="24"/>
          <w:szCs w:val="24"/>
          <w:lang w:val="en-US"/>
        </w:rPr>
      </w:pPr>
      <w:moveTo w:id="439" w:author="Daniele Silvestro" w:date="2023-06-21T10:34:00Z">
        <w:del w:id="440" w:author="Daniele Silvestro" w:date="2023-06-21T11:08:00Z">
          <w:r w:rsidRPr="00200D0C" w:rsidDel="00727B74">
            <w:rPr>
              <w:rFonts w:ascii="Times New Roman" w:hAnsi="Times New Roman" w:cs="Times New Roman"/>
              <w:sz w:val="24"/>
              <w:szCs w:val="24"/>
              <w:lang w:val="en-US"/>
            </w:rPr>
            <w:delText>(1 – p)</w:delText>
          </w:r>
          <w:r w:rsidRPr="00801E1D" w:rsidDel="00727B74">
            <w:rPr>
              <w:rFonts w:ascii="Times New Roman" w:hAnsi="Times New Roman" w:cs="Times New Roman"/>
              <w:sz w:val="24"/>
              <w:szCs w:val="24"/>
              <w:vertAlign w:val="superscript"/>
              <w:lang w:val="en-US"/>
            </w:rPr>
            <w:delText>(k – 1)</w:delText>
          </w:r>
          <w:r w:rsidRPr="00200D0C" w:rsidDel="00727B74">
            <w:rPr>
              <w:rFonts w:ascii="Times New Roman" w:hAnsi="Times New Roman" w:cs="Times New Roman"/>
              <w:sz w:val="24"/>
              <w:szCs w:val="24"/>
              <w:lang w:val="en-US"/>
            </w:rPr>
            <w:delText>p,</w:delText>
          </w:r>
        </w:del>
      </w:moveTo>
    </w:p>
    <w:p w14:paraId="561925BB" w14:textId="413F9C75" w:rsidR="00B44C34" w:rsidRPr="00200D0C" w:rsidRDefault="00B44C34" w:rsidP="00B44C34">
      <w:pPr>
        <w:spacing w:after="0" w:line="360" w:lineRule="auto"/>
        <w:jc w:val="both"/>
        <w:rPr>
          <w:moveTo w:id="441" w:author="Daniele Silvestro" w:date="2023-06-21T10:34:00Z"/>
          <w:rFonts w:ascii="Times New Roman" w:hAnsi="Times New Roman" w:cs="Times New Roman"/>
          <w:sz w:val="24"/>
          <w:szCs w:val="24"/>
          <w:lang w:val="en-US"/>
        </w:rPr>
      </w:pPr>
      <w:moveTo w:id="442" w:author="Daniele Silvestro" w:date="2023-06-21T10:34:00Z">
        <w:r w:rsidRPr="00200D0C">
          <w:rPr>
            <w:rFonts w:ascii="Times New Roman" w:hAnsi="Times New Roman" w:cs="Times New Roman"/>
            <w:sz w:val="24"/>
            <w:szCs w:val="24"/>
            <w:lang w:val="en-US"/>
          </w:rPr>
          <w:t xml:space="preserve">with p = 0.5 and </w:t>
        </w:r>
        <w:r w:rsidRPr="00727B74">
          <w:rPr>
            <w:rFonts w:ascii="Times New Roman" w:hAnsi="Times New Roman" w:cs="Times New Roman"/>
            <w:i/>
            <w:iCs/>
            <w:sz w:val="24"/>
            <w:szCs w:val="24"/>
            <w:lang w:val="en-US"/>
            <w:rPrChange w:id="443" w:author="Daniele Silvestro" w:date="2023-06-21T11:09:00Z">
              <w:rPr>
                <w:rFonts w:ascii="Times New Roman" w:hAnsi="Times New Roman" w:cs="Times New Roman"/>
                <w:sz w:val="24"/>
                <w:szCs w:val="24"/>
                <w:lang w:val="en-US"/>
              </w:rPr>
            </w:rPrChange>
          </w:rPr>
          <w:t>k</w:t>
        </w:r>
        <w:r w:rsidRPr="00200D0C">
          <w:rPr>
            <w:rFonts w:ascii="Times New Roman" w:hAnsi="Times New Roman" w:cs="Times New Roman"/>
            <w:sz w:val="24"/>
            <w:szCs w:val="24"/>
            <w:lang w:val="en-US"/>
          </w:rPr>
          <w:t xml:space="preserve"> </w:t>
        </w:r>
        <w:del w:id="444" w:author="Daniele Silvestro" w:date="2023-06-21T11:10:00Z">
          <w:r w:rsidRPr="00200D0C" w:rsidDel="00727B74">
            <w:rPr>
              <w:rFonts w:ascii="Times New Roman" w:hAnsi="Times New Roman" w:cs="Times New Roman"/>
              <w:sz w:val="24"/>
              <w:szCs w:val="24"/>
              <w:lang w:val="en-US"/>
            </w:rPr>
            <w:delText>equal to the corresponding number of ancestral nodes</w:delText>
          </w:r>
        </w:del>
      </w:moveTo>
      <w:ins w:id="445" w:author="Daniele Silvestro" w:date="2023-06-21T11:10:00Z">
        <w:r w:rsidR="00727B74">
          <w:rPr>
            <w:rFonts w:ascii="Times New Roman" w:hAnsi="Times New Roman" w:cs="Times New Roman"/>
            <w:sz w:val="24"/>
            <w:szCs w:val="24"/>
            <w:lang w:val="en-US"/>
          </w:rPr>
          <w:t>providing the node</w:t>
        </w:r>
      </w:ins>
      <w:ins w:id="446" w:author="Daniele Silvestro" w:date="2023-06-21T11:11:00Z">
        <w:r w:rsidR="00727B74">
          <w:rPr>
            <w:rFonts w:ascii="Times New Roman" w:hAnsi="Times New Roman" w:cs="Times New Roman"/>
            <w:sz w:val="24"/>
            <w:szCs w:val="24"/>
            <w:lang w:val="en-US"/>
          </w:rPr>
          <w:t xml:space="preserve"> count</w:t>
        </w:r>
      </w:ins>
      <w:ins w:id="447" w:author="Daniele Silvestro" w:date="2023-06-21T11:10:00Z">
        <w:r w:rsidR="00727B74">
          <w:rPr>
            <w:rFonts w:ascii="Times New Roman" w:hAnsi="Times New Roman" w:cs="Times New Roman"/>
            <w:sz w:val="24"/>
            <w:szCs w:val="24"/>
            <w:lang w:val="en-US"/>
          </w:rPr>
          <w:t xml:space="preserve"> recursively from the</w:t>
        </w:r>
      </w:ins>
      <w:ins w:id="448" w:author="Daniele Silvestro" w:date="2023-06-21T11:11:00Z">
        <w:r w:rsidR="00727B74">
          <w:rPr>
            <w:rFonts w:ascii="Times New Roman" w:hAnsi="Times New Roman" w:cs="Times New Roman"/>
            <w:sz w:val="24"/>
            <w:szCs w:val="24"/>
            <w:lang w:val="en-US"/>
          </w:rPr>
          <w:t xml:space="preserve"> tip</w:t>
        </w:r>
      </w:ins>
      <w:moveTo w:id="449" w:author="Daniele Silvestro" w:date="2023-06-21T10:34:00Z">
        <w:r w:rsidRPr="00200D0C">
          <w:rPr>
            <w:rFonts w:ascii="Times New Roman" w:hAnsi="Times New Roman" w:cs="Times New Roman"/>
            <w:sz w:val="24"/>
            <w:szCs w:val="24"/>
            <w:lang w:val="en-US"/>
          </w:rPr>
          <w:t xml:space="preserve">. </w:t>
        </w:r>
        <w:commentRangeStart w:id="450"/>
        <w:r w:rsidRPr="00200D0C">
          <w:rPr>
            <w:rFonts w:ascii="Times New Roman" w:hAnsi="Times New Roman" w:cs="Times New Roman"/>
            <w:sz w:val="24"/>
            <w:szCs w:val="24"/>
            <w:lang w:val="en-US"/>
          </w:rPr>
          <w:t>We then used these probabilities to calculate a weighted mean and 95% confidence interval of the node heights, which is the time until the present for extant species or extinction for non-living species, respectively.</w:t>
        </w:r>
      </w:moveTo>
      <w:commentRangeEnd w:id="450"/>
      <w:r w:rsidR="00490226">
        <w:rPr>
          <w:rStyle w:val="Refdecomentario"/>
        </w:rPr>
        <w:commentReference w:id="450"/>
      </w:r>
    </w:p>
    <w:p w14:paraId="1DC96142" w14:textId="77777777" w:rsidR="00B44C34" w:rsidRDefault="00B44C34" w:rsidP="00B44C34">
      <w:pPr>
        <w:spacing w:after="0" w:line="360" w:lineRule="auto"/>
        <w:jc w:val="both"/>
        <w:rPr>
          <w:moveTo w:id="451" w:author="Daniele Silvestro" w:date="2023-06-21T10:34:00Z"/>
          <w:rFonts w:ascii="Times New Roman" w:hAnsi="Times New Roman" w:cs="Times New Roman"/>
          <w:sz w:val="24"/>
          <w:szCs w:val="24"/>
          <w:lang w:val="en-US"/>
        </w:rPr>
      </w:pPr>
      <w:moveTo w:id="452" w:author="Daniele Silvestro" w:date="2023-06-21T10:34:00Z">
        <w:r>
          <w:rPr>
            <w:rFonts w:ascii="Times New Roman" w:hAnsi="Times New Roman" w:cs="Times New Roman"/>
            <w:sz w:val="24"/>
            <w:szCs w:val="24"/>
            <w:lang w:val="en-US"/>
          </w:rPr>
          <w:t>For quantifying</w:t>
        </w:r>
        <w:r w:rsidRPr="00200D0C">
          <w:rPr>
            <w:rFonts w:ascii="Times New Roman" w:hAnsi="Times New Roman" w:cs="Times New Roman"/>
            <w:sz w:val="24"/>
            <w:szCs w:val="24"/>
            <w:lang w:val="en-US"/>
          </w:rPr>
          <w:t xml:space="preserve"> the uncertainty in species ages from a phylogeny of only extant species</w:t>
        </w:r>
        <w:r>
          <w:rPr>
            <w:rFonts w:ascii="Times New Roman" w:hAnsi="Times New Roman" w:cs="Times New Roman"/>
            <w:sz w:val="24"/>
            <w:szCs w:val="24"/>
            <w:lang w:val="en-US"/>
          </w:rPr>
          <w:t xml:space="preserve">, </w:t>
        </w:r>
        <w:r w:rsidRPr="00200D0C">
          <w:rPr>
            <w:rFonts w:ascii="Times New Roman" w:hAnsi="Times New Roman" w:cs="Times New Roman"/>
            <w:sz w:val="24"/>
            <w:szCs w:val="24"/>
            <w:lang w:val="en-US"/>
          </w:rPr>
          <w:t>this</w:t>
        </w:r>
        <w:r>
          <w:rPr>
            <w:rFonts w:ascii="Times New Roman" w:hAnsi="Times New Roman" w:cs="Times New Roman"/>
            <w:sz w:val="24"/>
            <w:szCs w:val="24"/>
            <w:lang w:val="en-US"/>
          </w:rPr>
          <w:t xml:space="preserve"> approach </w:t>
        </w:r>
        <w:r w:rsidRPr="00200D0C">
          <w:rPr>
            <w:rFonts w:ascii="Times New Roman" w:hAnsi="Times New Roman" w:cs="Times New Roman"/>
            <w:sz w:val="24"/>
            <w:szCs w:val="24"/>
            <w:lang w:val="en-US"/>
          </w:rPr>
          <w:t xml:space="preserve">will </w:t>
        </w:r>
        <w:r>
          <w:rPr>
            <w:rFonts w:ascii="Times New Roman" w:hAnsi="Times New Roman" w:cs="Times New Roman"/>
            <w:sz w:val="24"/>
            <w:szCs w:val="24"/>
            <w:lang w:val="en-US"/>
          </w:rPr>
          <w:t xml:space="preserve">present phylogenetic age </w:t>
        </w:r>
        <w:r w:rsidRPr="00200D0C">
          <w:rPr>
            <w:rFonts w:ascii="Times New Roman" w:hAnsi="Times New Roman" w:cs="Times New Roman"/>
            <w:sz w:val="24"/>
            <w:szCs w:val="24"/>
            <w:lang w:val="en-US"/>
          </w:rPr>
          <w:t xml:space="preserve">overestimation </w:t>
        </w:r>
        <w:r>
          <w:rPr>
            <w:rFonts w:ascii="Times New Roman" w:hAnsi="Times New Roman" w:cs="Times New Roman"/>
            <w:sz w:val="24"/>
            <w:szCs w:val="24"/>
            <w:lang w:val="en-US"/>
          </w:rPr>
          <w:t>because</w:t>
        </w:r>
        <w:r w:rsidRPr="00200D0C">
          <w:rPr>
            <w:rFonts w:ascii="Times New Roman" w:hAnsi="Times New Roman" w:cs="Times New Roman"/>
            <w:sz w:val="24"/>
            <w:szCs w:val="24"/>
            <w:lang w:val="en-US"/>
          </w:rPr>
          <w:t xml:space="preserve"> the number of ancestral nodes of a species is biased due to the missing extinct species. To evaluate</w:t>
        </w:r>
        <w:del w:id="453" w:author="Daniele Silvestro" w:date="2023-06-21T11:15:00Z">
          <w:r w:rsidRPr="00200D0C" w:rsidDel="00490226">
            <w:rPr>
              <w:rFonts w:ascii="Times New Roman" w:hAnsi="Times New Roman" w:cs="Times New Roman"/>
              <w:sz w:val="24"/>
              <w:szCs w:val="24"/>
              <w:lang w:val="en-US"/>
            </w:rPr>
            <w:delText>d</w:delText>
          </w:r>
        </w:del>
        <w:r w:rsidRPr="00200D0C">
          <w:rPr>
            <w:rFonts w:ascii="Times New Roman" w:hAnsi="Times New Roman" w:cs="Times New Roman"/>
            <w:sz w:val="24"/>
            <w:szCs w:val="24"/>
            <w:lang w:val="en-US"/>
          </w:rPr>
          <w:t xml:space="preserve"> the consequences of this bias, we simulated 100 phylogenetic trees with </w:t>
        </w:r>
        <w:commentRangeStart w:id="454"/>
        <w:r w:rsidRPr="00200D0C">
          <w:rPr>
            <w:rFonts w:ascii="Times New Roman" w:hAnsi="Times New Roman" w:cs="Times New Roman"/>
            <w:sz w:val="24"/>
            <w:szCs w:val="24"/>
            <w:lang w:val="en-US"/>
          </w:rPr>
          <w:t xml:space="preserve">0.25 (high), 0.15 (intermediate), and 0.05 (low) extinction rates, combined with a fixed speciation rate of 0.2 </w:t>
        </w:r>
      </w:moveTo>
      <w:commentRangeEnd w:id="454"/>
      <w:r w:rsidR="00490226">
        <w:rPr>
          <w:rStyle w:val="Refdecomentario"/>
        </w:rPr>
        <w:commentReference w:id="454"/>
      </w:r>
      <w:moveTo w:id="455" w:author="Daniele Silvestro" w:date="2023-06-21T10:34:00Z">
        <w:r w:rsidRPr="00200D0C">
          <w:rPr>
            <w:rFonts w:ascii="Times New Roman" w:hAnsi="Times New Roman" w:cs="Times New Roman"/>
            <w:sz w:val="24"/>
            <w:szCs w:val="24"/>
            <w:lang w:val="en-US"/>
          </w:rPr>
          <w:t>(i.e.</w:t>
        </w:r>
        <w:r>
          <w:rPr>
            <w:rFonts w:ascii="Times New Roman" w:hAnsi="Times New Roman" w:cs="Times New Roman"/>
            <w:sz w:val="24"/>
            <w:szCs w:val="24"/>
            <w:lang w:val="en-US"/>
          </w:rPr>
          <w:t>,</w:t>
        </w:r>
        <w:r w:rsidRPr="00200D0C">
          <w:rPr>
            <w:rFonts w:ascii="Times New Roman" w:hAnsi="Times New Roman" w:cs="Times New Roman"/>
            <w:sz w:val="24"/>
            <w:szCs w:val="24"/>
            <w:lang w:val="en-US"/>
          </w:rPr>
          <w:t xml:space="preserve"> 300 trees). We evaluated the accuracy of the geometric function by quantifying the </w:t>
        </w:r>
        <w:r w:rsidRPr="00200D0C">
          <w:rPr>
            <w:rFonts w:ascii="Times New Roman" w:hAnsi="Times New Roman" w:cs="Times New Roman"/>
            <w:sz w:val="24"/>
            <w:szCs w:val="24"/>
            <w:lang w:val="en-US"/>
          </w:rPr>
          <w:lastRenderedPageBreak/>
          <w:t xml:space="preserve">function’s coverage or the proportion of true ages inside the 95% confidence interval. Additionally, we compared the true age with the </w:t>
        </w:r>
        <w:commentRangeStart w:id="456"/>
        <w:r w:rsidRPr="00200D0C">
          <w:rPr>
            <w:rFonts w:ascii="Times New Roman" w:hAnsi="Times New Roman" w:cs="Times New Roman"/>
            <w:sz w:val="24"/>
            <w:szCs w:val="24"/>
            <w:lang w:val="en-US"/>
          </w:rPr>
          <w:t xml:space="preserve">modal </w:t>
        </w:r>
      </w:moveTo>
      <w:commentRangeEnd w:id="456"/>
      <w:r w:rsidR="00281B5B">
        <w:rPr>
          <w:rStyle w:val="Refdecomentario"/>
        </w:rPr>
        <w:commentReference w:id="456"/>
      </w:r>
      <w:moveTo w:id="457" w:author="Daniele Silvestro" w:date="2023-06-21T10:34:00Z">
        <w:r w:rsidRPr="00200D0C">
          <w:rPr>
            <w:rFonts w:ascii="Times New Roman" w:hAnsi="Times New Roman" w:cs="Times New Roman"/>
            <w:sz w:val="24"/>
            <w:szCs w:val="24"/>
            <w:lang w:val="en-US"/>
          </w:rPr>
          <w:t>and the mean age, respectively obtained by the function.</w:t>
        </w:r>
      </w:moveTo>
    </w:p>
    <w:moveToRangeEnd w:id="402"/>
    <w:p w14:paraId="4EAC4188" w14:textId="77777777" w:rsidR="00B44C34" w:rsidRDefault="00B44C34" w:rsidP="00A34AF0">
      <w:pPr>
        <w:spacing w:after="0" w:line="360" w:lineRule="auto"/>
        <w:jc w:val="both"/>
        <w:rPr>
          <w:rFonts w:ascii="Times New Roman" w:hAnsi="Times New Roman" w:cs="Times New Roman"/>
          <w:sz w:val="24"/>
          <w:szCs w:val="24"/>
          <w:lang w:val="en-US"/>
        </w:rPr>
      </w:pPr>
    </w:p>
    <w:p w14:paraId="2F19FDDF" w14:textId="3046740E" w:rsidR="006375CA" w:rsidRPr="006375CA" w:rsidRDefault="006375CA" w:rsidP="00A34AF0">
      <w:pPr>
        <w:spacing w:after="0" w:line="360" w:lineRule="auto"/>
        <w:jc w:val="both"/>
        <w:rPr>
          <w:rFonts w:ascii="Times New Roman" w:hAnsi="Times New Roman" w:cs="Times New Roman"/>
          <w:i/>
          <w:iCs/>
          <w:sz w:val="24"/>
          <w:szCs w:val="24"/>
          <w:u w:val="single"/>
          <w:lang w:val="en-US"/>
        </w:rPr>
      </w:pPr>
      <w:commentRangeStart w:id="458"/>
      <w:commentRangeStart w:id="459"/>
      <w:r>
        <w:rPr>
          <w:rFonts w:ascii="Times New Roman" w:hAnsi="Times New Roman" w:cs="Times New Roman"/>
          <w:i/>
          <w:iCs/>
          <w:sz w:val="24"/>
          <w:szCs w:val="24"/>
          <w:u w:val="single"/>
          <w:lang w:val="en-US"/>
        </w:rPr>
        <w:t>Imprint of extinction risk on phylogenetic ages</w:t>
      </w:r>
      <w:commentRangeEnd w:id="458"/>
      <w:r>
        <w:rPr>
          <w:rStyle w:val="Refdecomentario"/>
        </w:rPr>
        <w:commentReference w:id="458"/>
      </w:r>
      <w:commentRangeEnd w:id="459"/>
      <w:r w:rsidR="00BF18F3">
        <w:rPr>
          <w:rStyle w:val="Refdecomentario"/>
        </w:rPr>
        <w:commentReference w:id="459"/>
      </w:r>
    </w:p>
    <w:p w14:paraId="764B9F44" w14:textId="1807CAFA" w:rsidR="00200D0C" w:rsidRPr="006375CA" w:rsidRDefault="006375CA" w:rsidP="00200D0C">
      <w:pPr>
        <w:spacing w:after="0" w:line="360" w:lineRule="auto"/>
        <w:jc w:val="both"/>
        <w:rPr>
          <w:rFonts w:ascii="Times New Roman" w:hAnsi="Times New Roman" w:cs="Times New Roman"/>
          <w:sz w:val="24"/>
          <w:szCs w:val="24"/>
          <w:lang w:val="en-US"/>
        </w:rPr>
      </w:pPr>
      <w:r w:rsidRPr="006375CA">
        <w:rPr>
          <w:rFonts w:ascii="Times New Roman" w:hAnsi="Times New Roman" w:cs="Times New Roman"/>
          <w:sz w:val="24"/>
          <w:szCs w:val="24"/>
          <w:lang w:val="en-US"/>
        </w:rPr>
        <w:t xml:space="preserve">To evaluate whether the assumed relationship between species age and </w:t>
      </w:r>
      <w:ins w:id="460" w:author="Daniele Silvestro" w:date="2023-06-20T10:58:00Z">
        <w:r w:rsidR="006C5B88">
          <w:rPr>
            <w:rFonts w:ascii="Times New Roman" w:hAnsi="Times New Roman" w:cs="Times New Roman"/>
            <w:sz w:val="24"/>
            <w:szCs w:val="24"/>
            <w:lang w:val="en-US"/>
          </w:rPr>
          <w:t xml:space="preserve">present </w:t>
        </w:r>
      </w:ins>
      <w:r w:rsidRPr="006375CA">
        <w:rPr>
          <w:rFonts w:ascii="Times New Roman" w:hAnsi="Times New Roman" w:cs="Times New Roman"/>
          <w:sz w:val="24"/>
          <w:szCs w:val="24"/>
          <w:lang w:val="en-US"/>
        </w:rPr>
        <w:t>extinction risk (e.g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2020)","previouslyFormattedCitation":"(Christopher N Johnson et al. 2002;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is preserved in</w:t>
      </w:r>
      <w:r w:rsidR="00521B18">
        <w:rPr>
          <w:rFonts w:ascii="Times New Roman" w:hAnsi="Times New Roman" w:cs="Times New Roman"/>
          <w:sz w:val="24"/>
          <w:szCs w:val="24"/>
          <w:lang w:val="en-US"/>
        </w:rPr>
        <w:t xml:space="preserve"> the</w:t>
      </w:r>
      <w:r w:rsidRPr="006375CA">
        <w:rPr>
          <w:rFonts w:ascii="Times New Roman" w:hAnsi="Times New Roman" w:cs="Times New Roman"/>
          <w:sz w:val="24"/>
          <w:szCs w:val="24"/>
          <w:lang w:val="en-US"/>
        </w:rPr>
        <w:t xml:space="preserve"> phylogenetic ages, we simulated 1,000 phylogenetic trees with extinction rates of 0.25, 0.15, and 0.05, and a fixed speciation rate of 0.3. Then, using the phylogenies as inputs, we mapped species on each tree </w:t>
      </w:r>
      <w:del w:id="461" w:author="Daniele Silvestro" w:date="2023-06-21T10:33:00Z">
        <w:r w:rsidRPr="006375CA" w:rsidDel="00B44C34">
          <w:rPr>
            <w:rFonts w:ascii="Times New Roman" w:hAnsi="Times New Roman" w:cs="Times New Roman"/>
            <w:sz w:val="24"/>
            <w:szCs w:val="24"/>
            <w:lang w:val="en-US"/>
          </w:rPr>
          <w:delText>considering only</w:delText>
        </w:r>
      </w:del>
      <w:ins w:id="462" w:author="Daniele Silvestro" w:date="2023-06-21T10:33:00Z">
        <w:r w:rsidR="00B44C34">
          <w:rPr>
            <w:rFonts w:ascii="Times New Roman" w:hAnsi="Times New Roman" w:cs="Times New Roman"/>
            <w:sz w:val="24"/>
            <w:szCs w:val="24"/>
            <w:lang w:val="en-US"/>
          </w:rPr>
          <w:t>based on a</w:t>
        </w:r>
      </w:ins>
      <w:r w:rsidRPr="006375CA">
        <w:rPr>
          <w:rFonts w:ascii="Times New Roman" w:hAnsi="Times New Roman" w:cs="Times New Roman"/>
          <w:sz w:val="24"/>
          <w:szCs w:val="24"/>
          <w:lang w:val="en-US"/>
        </w:rPr>
        <w:t xml:space="preserve"> budding speciation</w:t>
      </w:r>
      <w:ins w:id="463" w:author="Daniele Silvestro" w:date="2023-06-21T10:33:00Z">
        <w:r w:rsidR="00B44C34">
          <w:rPr>
            <w:rFonts w:ascii="Times New Roman" w:hAnsi="Times New Roman" w:cs="Times New Roman"/>
            <w:sz w:val="24"/>
            <w:szCs w:val="24"/>
            <w:lang w:val="en-US"/>
          </w:rPr>
          <w:t xml:space="preserve"> process</w:t>
        </w:r>
      </w:ins>
      <w:r w:rsidRPr="006375CA">
        <w:rPr>
          <w:rFonts w:ascii="Times New Roman" w:hAnsi="Times New Roman" w:cs="Times New Roman"/>
          <w:sz w:val="24"/>
          <w:szCs w:val="24"/>
          <w:lang w:val="en-US"/>
        </w:rPr>
        <w:t xml:space="preserve">. Next, we binned the true ages in five categories corresponding to the IUCN conservation categories: Least Concern (LC), Near Threatened (NT), Vulnerable (VU), Endangered (EN), and Critically Endangered (CR; </w:t>
      </w:r>
      <w:proofErr w:type="spellStart"/>
      <w:r w:rsidRPr="006375CA">
        <w:rPr>
          <w:rFonts w:ascii="Times New Roman" w:hAnsi="Times New Roman" w:cs="Times New Roman"/>
          <w:sz w:val="24"/>
          <w:szCs w:val="24"/>
          <w:lang w:val="en-US"/>
        </w:rPr>
        <w:t>Internation</w:t>
      </w:r>
      <w:proofErr w:type="spellEnd"/>
      <w:r w:rsidRPr="006375CA">
        <w:rPr>
          <w:rFonts w:ascii="Times New Roman" w:hAnsi="Times New Roman" w:cs="Times New Roman"/>
          <w:sz w:val="24"/>
          <w:szCs w:val="24"/>
          <w:lang w:val="en-US"/>
        </w:rPr>
        <w:t xml:space="preserve"> Union for the Conservation of Nature</w:t>
      </w:r>
      <w:r>
        <w:rPr>
          <w:rFonts w:ascii="Times New Roman" w:hAnsi="Times New Roman" w:cs="Times New Roman"/>
          <w:sz w:val="24"/>
          <w:szCs w:val="24"/>
          <w:lang w:val="en-US"/>
        </w:rPr>
        <w:fldChar w:fldCharType="begin" w:fldLock="1"/>
      </w:r>
      <w:r w:rsidR="00A609AD">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With this, we generated two scenarios: (1) a positive effect with older species being at higher extinction risk), and (2) a null effect where species age and extinction risk are uncorrelated. </w:t>
      </w:r>
      <w:del w:id="464" w:author="Daniele Silvestro" w:date="2023-06-21T10:34:00Z">
        <w:r w:rsidRPr="006375CA" w:rsidDel="00B44C34">
          <w:rPr>
            <w:rFonts w:ascii="Times New Roman" w:hAnsi="Times New Roman" w:cs="Times New Roman"/>
            <w:sz w:val="24"/>
            <w:szCs w:val="24"/>
            <w:lang w:val="en-US"/>
          </w:rPr>
          <w:delText xml:space="preserve">Then, we plotted for each phylogeny a line </w:delText>
        </w:r>
        <w:r w:rsidR="00721AFD" w:rsidDel="00B44C34">
          <w:rPr>
            <w:rFonts w:ascii="Times New Roman" w:hAnsi="Times New Roman" w:cs="Times New Roman"/>
            <w:sz w:val="24"/>
            <w:szCs w:val="24"/>
            <w:lang w:val="en-US"/>
          </w:rPr>
          <w:delText xml:space="preserve">linking </w:delText>
        </w:r>
        <w:r w:rsidRPr="006375CA" w:rsidDel="00B44C34">
          <w:rPr>
            <w:rFonts w:ascii="Times New Roman" w:hAnsi="Times New Roman" w:cs="Times New Roman"/>
            <w:sz w:val="24"/>
            <w:szCs w:val="24"/>
            <w:lang w:val="en-US"/>
          </w:rPr>
          <w:delText>the five conservation categories and the mean true</w:delText>
        </w:r>
        <w:r w:rsidR="00F506A7" w:rsidDel="00B44C34">
          <w:rPr>
            <w:rFonts w:ascii="Times New Roman" w:hAnsi="Times New Roman" w:cs="Times New Roman"/>
            <w:sz w:val="24"/>
            <w:szCs w:val="24"/>
            <w:lang w:val="en-US"/>
          </w:rPr>
          <w:delText xml:space="preserve">, </w:delText>
        </w:r>
        <w:r w:rsidR="00721AFD" w:rsidDel="00B44C34">
          <w:rPr>
            <w:rFonts w:ascii="Times New Roman" w:hAnsi="Times New Roman" w:cs="Times New Roman"/>
            <w:sz w:val="24"/>
            <w:szCs w:val="24"/>
            <w:lang w:val="en-US"/>
          </w:rPr>
          <w:delText xml:space="preserve">mean </w:delText>
        </w:r>
        <w:r w:rsidRPr="006375CA" w:rsidDel="00B44C34">
          <w:rPr>
            <w:rFonts w:ascii="Times New Roman" w:hAnsi="Times New Roman" w:cs="Times New Roman"/>
            <w:sz w:val="24"/>
            <w:szCs w:val="24"/>
            <w:lang w:val="en-US"/>
          </w:rPr>
          <w:delText>phylogenetic</w:delText>
        </w:r>
        <w:r w:rsidR="00F506A7" w:rsidDel="00B44C34">
          <w:rPr>
            <w:rFonts w:ascii="Times New Roman" w:hAnsi="Times New Roman" w:cs="Times New Roman"/>
            <w:sz w:val="24"/>
            <w:szCs w:val="24"/>
            <w:lang w:val="en-US"/>
          </w:rPr>
          <w:delText>, and the mean probable age</w:delText>
        </w:r>
        <w:r w:rsidRPr="006375CA" w:rsidDel="00B44C34">
          <w:rPr>
            <w:rFonts w:ascii="Times New Roman" w:hAnsi="Times New Roman" w:cs="Times New Roman"/>
            <w:sz w:val="24"/>
            <w:szCs w:val="24"/>
            <w:lang w:val="en-US"/>
          </w:rPr>
          <w:delText>. Finally, we</w:delText>
        </w:r>
      </w:del>
      <w:ins w:id="465" w:author="Daniele Silvestro" w:date="2023-06-21T10:34:00Z">
        <w:r w:rsidR="00B44C34">
          <w:rPr>
            <w:rFonts w:ascii="Times New Roman" w:hAnsi="Times New Roman" w:cs="Times New Roman"/>
            <w:sz w:val="24"/>
            <w:szCs w:val="24"/>
            <w:lang w:val="en-US"/>
          </w:rPr>
          <w:t>We then</w:t>
        </w:r>
      </w:ins>
      <w:r w:rsidRPr="006375CA">
        <w:rPr>
          <w:rFonts w:ascii="Times New Roman" w:hAnsi="Times New Roman" w:cs="Times New Roman"/>
          <w:sz w:val="24"/>
          <w:szCs w:val="24"/>
          <w:lang w:val="en-US"/>
        </w:rPr>
        <w:t xml:space="preserve"> quantified how many trees, for the phylogenetic and geometric ages, were estimated right regarding the relationship between </w:t>
      </w:r>
      <w:r w:rsidR="00721AFD">
        <w:rPr>
          <w:rFonts w:ascii="Times New Roman" w:hAnsi="Times New Roman" w:cs="Times New Roman"/>
          <w:sz w:val="24"/>
          <w:szCs w:val="24"/>
          <w:lang w:val="en-US"/>
        </w:rPr>
        <w:t xml:space="preserve">the mean </w:t>
      </w:r>
      <w:r w:rsidRPr="006375CA">
        <w:rPr>
          <w:rFonts w:ascii="Times New Roman" w:hAnsi="Times New Roman" w:cs="Times New Roman"/>
          <w:sz w:val="24"/>
          <w:szCs w:val="24"/>
          <w:lang w:val="en-US"/>
        </w:rPr>
        <w:t xml:space="preserve">true age and </w:t>
      </w:r>
      <w:r w:rsidR="00F506A7">
        <w:rPr>
          <w:rFonts w:ascii="Times New Roman" w:hAnsi="Times New Roman" w:cs="Times New Roman"/>
          <w:sz w:val="24"/>
          <w:szCs w:val="24"/>
          <w:lang w:val="en-US"/>
        </w:rPr>
        <w:t xml:space="preserve">all (total) and at least three (partial) </w:t>
      </w:r>
      <w:r w:rsidRPr="006375CA">
        <w:rPr>
          <w:rFonts w:ascii="Times New Roman" w:hAnsi="Times New Roman" w:cs="Times New Roman"/>
          <w:sz w:val="24"/>
          <w:szCs w:val="24"/>
          <w:lang w:val="en-US"/>
        </w:rPr>
        <w:t>conservation status categories.</w:t>
      </w:r>
    </w:p>
    <w:p w14:paraId="7BF3A9D3" w14:textId="77777777" w:rsidR="00200D0C" w:rsidRDefault="00200D0C" w:rsidP="00200D0C">
      <w:pPr>
        <w:spacing w:after="0" w:line="360" w:lineRule="auto"/>
        <w:jc w:val="both"/>
        <w:rPr>
          <w:rFonts w:ascii="Times New Roman" w:hAnsi="Times New Roman" w:cs="Times New Roman"/>
          <w:i/>
          <w:iCs/>
          <w:sz w:val="24"/>
          <w:szCs w:val="24"/>
          <w:u w:val="single"/>
          <w:lang w:val="en-US"/>
        </w:rPr>
      </w:pPr>
    </w:p>
    <w:p w14:paraId="57114D39" w14:textId="5E7F4740" w:rsidR="00200D0C" w:rsidRPr="00200D0C" w:rsidDel="00B44C34" w:rsidRDefault="00200D0C" w:rsidP="00200D0C">
      <w:pPr>
        <w:spacing w:after="0" w:line="360" w:lineRule="auto"/>
        <w:jc w:val="both"/>
        <w:rPr>
          <w:moveFrom w:id="466" w:author="Daniele Silvestro" w:date="2023-06-21T10:34:00Z"/>
          <w:rFonts w:ascii="Times New Roman" w:hAnsi="Times New Roman" w:cs="Times New Roman"/>
          <w:i/>
          <w:iCs/>
          <w:sz w:val="24"/>
          <w:szCs w:val="24"/>
          <w:u w:val="single"/>
          <w:lang w:val="en-US"/>
        </w:rPr>
      </w:pPr>
      <w:moveFromRangeStart w:id="467" w:author="Daniele Silvestro" w:date="2023-06-21T10:34:00Z" w:name="move138236114"/>
      <w:commentRangeStart w:id="468"/>
      <w:moveFrom w:id="469" w:author="Daniele Silvestro" w:date="2023-06-21T10:34:00Z">
        <w:r w:rsidRPr="00200D0C" w:rsidDel="00B44C34">
          <w:rPr>
            <w:rFonts w:ascii="Times New Roman" w:hAnsi="Times New Roman" w:cs="Times New Roman"/>
            <w:i/>
            <w:iCs/>
            <w:sz w:val="24"/>
            <w:szCs w:val="24"/>
            <w:u w:val="single"/>
            <w:lang w:val="en-US"/>
          </w:rPr>
          <w:t>Quantifying uncertainty in species age under budding speciation</w:t>
        </w:r>
        <w:commentRangeEnd w:id="468"/>
        <w:r w:rsidR="00CF77F6" w:rsidDel="00B44C34">
          <w:rPr>
            <w:rStyle w:val="Refdecomentario"/>
          </w:rPr>
          <w:commentReference w:id="468"/>
        </w:r>
      </w:moveFrom>
    </w:p>
    <w:p w14:paraId="4DCC74A0" w14:textId="470CBC94" w:rsidR="00200D0C" w:rsidRPr="00200D0C" w:rsidDel="00B44C34" w:rsidRDefault="00200D0C" w:rsidP="00200D0C">
      <w:pPr>
        <w:spacing w:after="0" w:line="360" w:lineRule="auto"/>
        <w:jc w:val="both"/>
        <w:rPr>
          <w:moveFrom w:id="470" w:author="Daniele Silvestro" w:date="2023-06-21T10:34:00Z"/>
          <w:rFonts w:ascii="Times New Roman" w:hAnsi="Times New Roman" w:cs="Times New Roman"/>
          <w:sz w:val="24"/>
          <w:szCs w:val="24"/>
          <w:lang w:val="en-US"/>
        </w:rPr>
      </w:pPr>
      <w:moveFrom w:id="471" w:author="Daniele Silvestro" w:date="2023-06-21T10:34:00Z">
        <w:r w:rsidRPr="00200D0C" w:rsidDel="00B44C34">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r w:rsidR="00801E1D" w:rsidDel="00B44C34">
          <w:rPr>
            <w:rFonts w:ascii="Times New Roman" w:hAnsi="Times New Roman" w:cs="Times New Roman"/>
            <w:sz w:val="24"/>
            <w:szCs w:val="24"/>
            <w:lang w:val="en-US"/>
          </w:rPr>
          <w:t>T</w:t>
        </w:r>
        <w:r w:rsidRPr="00200D0C" w:rsidDel="00B44C34">
          <w:rPr>
            <w:rFonts w:ascii="Times New Roman" w:hAnsi="Times New Roman" w:cs="Times New Roman"/>
            <w:sz w:val="24"/>
            <w:szCs w:val="24"/>
            <w:lang w:val="en-US"/>
          </w:rPr>
          <w:t>he two branches descending from a budding speciation event</w:t>
        </w:r>
        <w:r w:rsidR="00801E1D" w:rsidDel="00B44C34">
          <w:rPr>
            <w:rFonts w:ascii="Times New Roman" w:hAnsi="Times New Roman" w:cs="Times New Roman"/>
            <w:sz w:val="24"/>
            <w:szCs w:val="24"/>
            <w:lang w:val="en-US"/>
          </w:rPr>
          <w:t xml:space="preserve"> are always the new and the ancestral species</w:t>
        </w:r>
        <w:r w:rsidRPr="00200D0C" w:rsidDel="00B44C34">
          <w:rPr>
            <w:rFonts w:ascii="Times New Roman" w:hAnsi="Times New Roman" w:cs="Times New Roman"/>
            <w:sz w:val="24"/>
            <w:szCs w:val="24"/>
            <w:lang w:val="en-US"/>
          </w:rPr>
          <w:t xml:space="preserve"> and the probability of both</w:t>
        </w:r>
        <w:r w:rsidR="00801E1D" w:rsidDel="00B44C34">
          <w:rPr>
            <w:rFonts w:ascii="Times New Roman" w:hAnsi="Times New Roman" w:cs="Times New Roman"/>
            <w:sz w:val="24"/>
            <w:szCs w:val="24"/>
            <w:lang w:val="en-US"/>
          </w:rPr>
          <w:t xml:space="preserve"> </w:t>
        </w:r>
        <w:r w:rsidR="00050C70" w:rsidDel="00B44C34">
          <w:rPr>
            <w:rFonts w:ascii="Times New Roman" w:hAnsi="Times New Roman" w:cs="Times New Roman"/>
            <w:sz w:val="24"/>
            <w:szCs w:val="24"/>
            <w:lang w:val="en-US"/>
          </w:rPr>
          <w:t>outcomes</w:t>
        </w:r>
        <w:r w:rsidRPr="00200D0C" w:rsidDel="00B44C34">
          <w:rPr>
            <w:rFonts w:ascii="Times New Roman" w:hAnsi="Times New Roman" w:cs="Times New Roman"/>
            <w:sz w:val="24"/>
            <w:szCs w:val="24"/>
            <w:lang w:val="en-US"/>
          </w:rPr>
          <w:t xml:space="preserve"> is always 50%. Therefore, the probability for each ancestral node to be the origin of a species is given by the geometric distribution:</w:t>
        </w:r>
      </w:moveFrom>
    </w:p>
    <w:p w14:paraId="37A2EDB3" w14:textId="5906ECB9" w:rsidR="00200D0C" w:rsidRPr="00200D0C" w:rsidDel="00B44C34" w:rsidRDefault="00200D0C" w:rsidP="00801E1D">
      <w:pPr>
        <w:spacing w:after="0" w:line="360" w:lineRule="auto"/>
        <w:jc w:val="center"/>
        <w:rPr>
          <w:moveFrom w:id="472" w:author="Daniele Silvestro" w:date="2023-06-21T10:34:00Z"/>
          <w:rFonts w:ascii="Times New Roman" w:hAnsi="Times New Roman" w:cs="Times New Roman"/>
          <w:sz w:val="24"/>
          <w:szCs w:val="24"/>
          <w:lang w:val="en-US"/>
        </w:rPr>
      </w:pPr>
      <w:moveFrom w:id="473" w:author="Daniele Silvestro" w:date="2023-06-21T10:34:00Z">
        <w:r w:rsidRPr="00200D0C" w:rsidDel="00B44C34">
          <w:rPr>
            <w:rFonts w:ascii="Times New Roman" w:hAnsi="Times New Roman" w:cs="Times New Roman"/>
            <w:sz w:val="24"/>
            <w:szCs w:val="24"/>
            <w:lang w:val="en-US"/>
          </w:rPr>
          <w:t>(1 – p)</w:t>
        </w:r>
        <w:r w:rsidRPr="00801E1D" w:rsidDel="00B44C34">
          <w:rPr>
            <w:rFonts w:ascii="Times New Roman" w:hAnsi="Times New Roman" w:cs="Times New Roman"/>
            <w:sz w:val="24"/>
            <w:szCs w:val="24"/>
            <w:vertAlign w:val="superscript"/>
            <w:lang w:val="en-US"/>
          </w:rPr>
          <w:t>(k – 1)</w:t>
        </w:r>
        <w:r w:rsidRPr="00200D0C" w:rsidDel="00B44C34">
          <w:rPr>
            <w:rFonts w:ascii="Times New Roman" w:hAnsi="Times New Roman" w:cs="Times New Roman"/>
            <w:sz w:val="24"/>
            <w:szCs w:val="24"/>
            <w:lang w:val="en-US"/>
          </w:rPr>
          <w:t>p,</w:t>
        </w:r>
      </w:moveFrom>
    </w:p>
    <w:p w14:paraId="0085C220" w14:textId="55D967DD" w:rsidR="00200D0C" w:rsidRPr="00200D0C" w:rsidDel="00B44C34" w:rsidRDefault="00200D0C" w:rsidP="00200D0C">
      <w:pPr>
        <w:spacing w:after="0" w:line="360" w:lineRule="auto"/>
        <w:jc w:val="both"/>
        <w:rPr>
          <w:moveFrom w:id="474" w:author="Daniele Silvestro" w:date="2023-06-21T10:34:00Z"/>
          <w:rFonts w:ascii="Times New Roman" w:hAnsi="Times New Roman" w:cs="Times New Roman"/>
          <w:sz w:val="24"/>
          <w:szCs w:val="24"/>
          <w:lang w:val="en-US"/>
        </w:rPr>
      </w:pPr>
      <w:moveFrom w:id="475" w:author="Daniele Silvestro" w:date="2023-06-21T10:34:00Z">
        <w:r w:rsidRPr="00200D0C" w:rsidDel="00B44C34">
          <w:rPr>
            <w:rFonts w:ascii="Times New Roman" w:hAnsi="Times New Roman" w:cs="Times New Roman"/>
            <w:sz w:val="24"/>
            <w:szCs w:val="24"/>
            <w:lang w:val="en-US"/>
          </w:rPr>
          <w:t xml:space="preserve">with p = 0.5 and k equal to the corresponding number of ancestral nodes. We then used these probabilities to calculate a weighted mean and 95% confidence interval of the node </w:t>
        </w:r>
        <w:r w:rsidRPr="00200D0C" w:rsidDel="00B44C34">
          <w:rPr>
            <w:rFonts w:ascii="Times New Roman" w:hAnsi="Times New Roman" w:cs="Times New Roman"/>
            <w:sz w:val="24"/>
            <w:szCs w:val="24"/>
            <w:lang w:val="en-US"/>
          </w:rPr>
          <w:lastRenderedPageBreak/>
          <w:t>heights, which is the time until the present for extant species or extinction for non-living species, respectively.</w:t>
        </w:r>
      </w:moveFrom>
    </w:p>
    <w:p w14:paraId="1AD9D289" w14:textId="60D1E701" w:rsidR="000437FB" w:rsidDel="00B44C34" w:rsidRDefault="00050C70" w:rsidP="00200D0C">
      <w:pPr>
        <w:spacing w:after="0" w:line="360" w:lineRule="auto"/>
        <w:jc w:val="both"/>
        <w:rPr>
          <w:moveFrom w:id="476" w:author="Daniele Silvestro" w:date="2023-06-21T10:34:00Z"/>
          <w:rFonts w:ascii="Times New Roman" w:hAnsi="Times New Roman" w:cs="Times New Roman"/>
          <w:sz w:val="24"/>
          <w:szCs w:val="24"/>
          <w:lang w:val="en-US"/>
        </w:rPr>
      </w:pPr>
      <w:moveFrom w:id="477" w:author="Daniele Silvestro" w:date="2023-06-21T10:34:00Z">
        <w:r w:rsidDel="00B44C34">
          <w:rPr>
            <w:rFonts w:ascii="Times New Roman" w:hAnsi="Times New Roman" w:cs="Times New Roman"/>
            <w:sz w:val="24"/>
            <w:szCs w:val="24"/>
            <w:lang w:val="en-US"/>
          </w:rPr>
          <w:t>For quantifying</w:t>
        </w:r>
        <w:r w:rsidR="00200D0C" w:rsidRPr="00200D0C" w:rsidDel="00B44C34">
          <w:rPr>
            <w:rFonts w:ascii="Times New Roman" w:hAnsi="Times New Roman" w:cs="Times New Roman"/>
            <w:sz w:val="24"/>
            <w:szCs w:val="24"/>
            <w:lang w:val="en-US"/>
          </w:rPr>
          <w:t xml:space="preserve"> the uncertainty in species ages from a phylogeny of only extant </w:t>
        </w:r>
        <w:r w:rsidRPr="00200D0C" w:rsidDel="00B44C34">
          <w:rPr>
            <w:rFonts w:ascii="Times New Roman" w:hAnsi="Times New Roman" w:cs="Times New Roman"/>
            <w:sz w:val="24"/>
            <w:szCs w:val="24"/>
            <w:lang w:val="en-US"/>
          </w:rPr>
          <w:t>species</w:t>
        </w:r>
        <w:r w:rsidDel="00B44C34">
          <w:rPr>
            <w:rFonts w:ascii="Times New Roman" w:hAnsi="Times New Roman" w:cs="Times New Roman"/>
            <w:sz w:val="24"/>
            <w:szCs w:val="24"/>
            <w:lang w:val="en-US"/>
          </w:rPr>
          <w:t xml:space="preserve">, </w:t>
        </w:r>
        <w:r w:rsidRPr="00200D0C" w:rsidDel="00B44C34">
          <w:rPr>
            <w:rFonts w:ascii="Times New Roman" w:hAnsi="Times New Roman" w:cs="Times New Roman"/>
            <w:sz w:val="24"/>
            <w:szCs w:val="24"/>
            <w:lang w:val="en-US"/>
          </w:rPr>
          <w:t>this</w:t>
        </w:r>
        <w:r w:rsidDel="00B44C34">
          <w:rPr>
            <w:rFonts w:ascii="Times New Roman" w:hAnsi="Times New Roman" w:cs="Times New Roman"/>
            <w:sz w:val="24"/>
            <w:szCs w:val="24"/>
            <w:lang w:val="en-US"/>
          </w:rPr>
          <w:t xml:space="preserve"> approach </w:t>
        </w:r>
        <w:r w:rsidR="00200D0C" w:rsidRPr="00200D0C" w:rsidDel="00B44C34">
          <w:rPr>
            <w:rFonts w:ascii="Times New Roman" w:hAnsi="Times New Roman" w:cs="Times New Roman"/>
            <w:sz w:val="24"/>
            <w:szCs w:val="24"/>
            <w:lang w:val="en-US"/>
          </w:rPr>
          <w:t xml:space="preserve">will </w:t>
        </w:r>
        <w:r w:rsidDel="00B44C34">
          <w:rPr>
            <w:rFonts w:ascii="Times New Roman" w:hAnsi="Times New Roman" w:cs="Times New Roman"/>
            <w:sz w:val="24"/>
            <w:szCs w:val="24"/>
            <w:lang w:val="en-US"/>
          </w:rPr>
          <w:t xml:space="preserve">present phylogenetic age </w:t>
        </w:r>
        <w:r w:rsidR="00200D0C" w:rsidRPr="00200D0C" w:rsidDel="00B44C34">
          <w:rPr>
            <w:rFonts w:ascii="Times New Roman" w:hAnsi="Times New Roman" w:cs="Times New Roman"/>
            <w:sz w:val="24"/>
            <w:szCs w:val="24"/>
            <w:lang w:val="en-US"/>
          </w:rPr>
          <w:t xml:space="preserve">overestimation </w:t>
        </w:r>
        <w:r w:rsidDel="00B44C34">
          <w:rPr>
            <w:rFonts w:ascii="Times New Roman" w:hAnsi="Times New Roman" w:cs="Times New Roman"/>
            <w:sz w:val="24"/>
            <w:szCs w:val="24"/>
            <w:lang w:val="en-US"/>
          </w:rPr>
          <w:t>because</w:t>
        </w:r>
        <w:r w:rsidR="00200D0C" w:rsidRPr="00200D0C" w:rsidDel="00B44C34">
          <w:rPr>
            <w:rFonts w:ascii="Times New Roman" w:hAnsi="Times New Roman" w:cs="Times New Roman"/>
            <w:sz w:val="24"/>
            <w:szCs w:val="24"/>
            <w:lang w:val="en-US"/>
          </w:rPr>
          <w:t xml:space="preserve"> the number of ancestral nodes of a species is biased due to the missing extinct species. To evaluated the consequences of this bias, we simulated 100 phylogenetic trees with 0.25 (high), 0.15 (intermediate), and 0.05 (low) extinction rates, combined with a fixed speciation rate of 0.2 (i.e.</w:t>
        </w:r>
        <w:r w:rsidR="00721AFD" w:rsidDel="00B44C34">
          <w:rPr>
            <w:rFonts w:ascii="Times New Roman" w:hAnsi="Times New Roman" w:cs="Times New Roman"/>
            <w:sz w:val="24"/>
            <w:szCs w:val="24"/>
            <w:lang w:val="en-US"/>
          </w:rPr>
          <w:t>,</w:t>
        </w:r>
        <w:r w:rsidR="00200D0C" w:rsidRPr="00200D0C" w:rsidDel="00B44C34">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modal and the mean age, respectively obtained by the function.</w:t>
        </w:r>
      </w:moveFrom>
    </w:p>
    <w:moveFromRangeEnd w:id="467"/>
    <w:p w14:paraId="23ECF509" w14:textId="77777777" w:rsidR="00200D0C" w:rsidRDefault="00200D0C" w:rsidP="00200D0C">
      <w:pPr>
        <w:spacing w:after="0" w:line="360" w:lineRule="auto"/>
        <w:jc w:val="both"/>
        <w:rPr>
          <w:rFonts w:ascii="Times New Roman" w:hAnsi="Times New Roman" w:cs="Times New Roman"/>
          <w:sz w:val="24"/>
          <w:szCs w:val="24"/>
          <w:lang w:val="en-US"/>
        </w:rPr>
      </w:pPr>
    </w:p>
    <w:p w14:paraId="71CC73EA" w14:textId="77777777" w:rsidR="00D63C5C" w:rsidRDefault="00D63C5C" w:rsidP="00200D0C">
      <w:pPr>
        <w:spacing w:after="0" w:line="360" w:lineRule="auto"/>
        <w:jc w:val="both"/>
        <w:rPr>
          <w:rFonts w:ascii="Times New Roman" w:hAnsi="Times New Roman" w:cs="Times New Roman"/>
          <w:sz w:val="24"/>
          <w:szCs w:val="24"/>
          <w:lang w:val="en-US"/>
        </w:rPr>
      </w:pPr>
    </w:p>
    <w:p w14:paraId="4027E159" w14:textId="77777777" w:rsidR="00D63C5C" w:rsidRDefault="00D63C5C" w:rsidP="00200D0C">
      <w:pPr>
        <w:spacing w:after="0" w:line="360" w:lineRule="auto"/>
        <w:jc w:val="both"/>
        <w:rPr>
          <w:rFonts w:ascii="Times New Roman" w:hAnsi="Times New Roman" w:cs="Times New Roman"/>
          <w:sz w:val="24"/>
          <w:szCs w:val="24"/>
          <w:lang w:val="en-US"/>
        </w:rPr>
      </w:pPr>
    </w:p>
    <w:p w14:paraId="2A880131" w14:textId="77777777" w:rsidR="00D63C5C" w:rsidRDefault="00D63C5C" w:rsidP="00200D0C">
      <w:pPr>
        <w:spacing w:after="0" w:line="360" w:lineRule="auto"/>
        <w:jc w:val="both"/>
        <w:rPr>
          <w:rFonts w:ascii="Times New Roman" w:hAnsi="Times New Roman" w:cs="Times New Roman"/>
          <w:sz w:val="24"/>
          <w:szCs w:val="24"/>
          <w:lang w:val="en-US"/>
        </w:rPr>
      </w:pPr>
    </w:p>
    <w:p w14:paraId="54C5B64C" w14:textId="77777777" w:rsidR="00D63C5C" w:rsidRDefault="00D63C5C" w:rsidP="00200D0C">
      <w:pPr>
        <w:spacing w:after="0" w:line="360" w:lineRule="auto"/>
        <w:jc w:val="both"/>
        <w:rPr>
          <w:rFonts w:ascii="Times New Roman" w:hAnsi="Times New Roman" w:cs="Times New Roman"/>
          <w:sz w:val="24"/>
          <w:szCs w:val="24"/>
          <w:lang w:val="en-US"/>
        </w:rPr>
      </w:pPr>
    </w:p>
    <w:p w14:paraId="0A037929" w14:textId="77777777" w:rsidR="00D63C5C" w:rsidRDefault="00D63C5C" w:rsidP="00200D0C">
      <w:pPr>
        <w:spacing w:after="0" w:line="360" w:lineRule="auto"/>
        <w:jc w:val="both"/>
        <w:rPr>
          <w:rFonts w:ascii="Times New Roman" w:hAnsi="Times New Roman" w:cs="Times New Roman"/>
          <w:sz w:val="24"/>
          <w:szCs w:val="24"/>
          <w:lang w:val="en-US"/>
        </w:rPr>
      </w:pPr>
    </w:p>
    <w:p w14:paraId="316E7FA0"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380F9FC4" w14:textId="77777777" w:rsidR="005A291A" w:rsidRPr="00A34AF0" w:rsidRDefault="005A291A" w:rsidP="005A291A">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7722FD41" w14:textId="14CB5A65" w:rsidR="000437FB" w:rsidDel="00AF2C61" w:rsidRDefault="00762534">
      <w:pPr>
        <w:spacing w:after="0" w:line="360" w:lineRule="auto"/>
        <w:jc w:val="both"/>
        <w:rPr>
          <w:del w:id="478" w:author="Daniele Silvestro" w:date="2023-06-23T07:35:00Z"/>
          <w:rFonts w:ascii="Times New Roman" w:hAnsi="Times New Roman" w:cs="Times New Roman"/>
          <w:sz w:val="24"/>
          <w:szCs w:val="24"/>
          <w:lang w:val="en-US"/>
        </w:rPr>
      </w:pPr>
      <w:del w:id="479" w:author="Daniele Silvestro" w:date="2023-06-21T11:28:00Z">
        <w:r w:rsidRPr="00762534" w:rsidDel="00B85135">
          <w:rPr>
            <w:rFonts w:ascii="Times New Roman" w:hAnsi="Times New Roman" w:cs="Times New Roman"/>
            <w:sz w:val="24"/>
            <w:szCs w:val="24"/>
            <w:lang w:val="en-US"/>
          </w:rPr>
          <w:delText>As expected for b</w:delText>
        </w:r>
      </w:del>
      <w:ins w:id="480" w:author="Daniele Silvestro" w:date="2023-06-21T11:28:00Z">
        <w:r w:rsidR="00B85135">
          <w:rPr>
            <w:rFonts w:ascii="Times New Roman" w:hAnsi="Times New Roman" w:cs="Times New Roman"/>
            <w:sz w:val="24"/>
            <w:szCs w:val="24"/>
            <w:lang w:val="en-US"/>
          </w:rPr>
          <w:t>Under the assumption of b</w:t>
        </w:r>
      </w:ins>
      <w:r w:rsidRPr="00762534">
        <w:rPr>
          <w:rFonts w:ascii="Times New Roman" w:hAnsi="Times New Roman" w:cs="Times New Roman"/>
          <w:sz w:val="24"/>
          <w:szCs w:val="24"/>
          <w:lang w:val="en-US"/>
        </w:rPr>
        <w:t xml:space="preserve">ifurcating speciation </w:t>
      </w:r>
      <w:ins w:id="481" w:author="Daniele Silvestro" w:date="2023-06-21T11:28:00Z">
        <w:r w:rsidR="00B85135">
          <w:rPr>
            <w:rFonts w:ascii="Times New Roman" w:hAnsi="Times New Roman" w:cs="Times New Roman"/>
            <w:sz w:val="24"/>
            <w:szCs w:val="24"/>
            <w:lang w:val="en-US"/>
          </w:rPr>
          <w:t>a</w:t>
        </w:r>
      </w:ins>
      <w:ins w:id="482" w:author="Daniele Silvestro" w:date="2023-06-21T11:29:00Z">
        <w:r w:rsidR="00B85135">
          <w:rPr>
            <w:rFonts w:ascii="Times New Roman" w:hAnsi="Times New Roman" w:cs="Times New Roman"/>
            <w:sz w:val="24"/>
            <w:szCs w:val="24"/>
            <w:lang w:val="en-US"/>
          </w:rPr>
          <w:t xml:space="preserve">nd in the absence of extinction phylogenetic age matched the true age </w:t>
        </w:r>
      </w:ins>
      <w:r w:rsidRPr="00762534">
        <w:rPr>
          <w:rFonts w:ascii="Times New Roman" w:hAnsi="Times New Roman" w:cs="Times New Roman"/>
          <w:sz w:val="24"/>
          <w:szCs w:val="24"/>
          <w:lang w:val="en-US"/>
        </w:rPr>
        <w:t>(Figure 3</w:t>
      </w:r>
      <w:del w:id="483" w:author="Daniele Silvestro" w:date="2023-06-21T11:29:00Z">
        <w:r w:rsidRPr="00762534" w:rsidDel="00B85135">
          <w:rPr>
            <w:rFonts w:ascii="Times New Roman" w:hAnsi="Times New Roman" w:cs="Times New Roman"/>
            <w:sz w:val="24"/>
            <w:szCs w:val="24"/>
            <w:lang w:val="en-US"/>
          </w:rPr>
          <w:delText>), there was no underestimation of the true age</w:delText>
        </w:r>
      </w:del>
      <w:ins w:id="484" w:author="Daniele Silvestro" w:date="2023-06-21T11:29:00Z">
        <w:r w:rsidR="00B85135">
          <w:rPr>
            <w:rFonts w:ascii="Times New Roman" w:hAnsi="Times New Roman" w:cs="Times New Roman"/>
            <w:sz w:val="24"/>
            <w:szCs w:val="24"/>
            <w:lang w:val="en-US"/>
          </w:rPr>
          <w:t>)</w:t>
        </w:r>
      </w:ins>
      <w:r w:rsidRPr="007625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At low </w:t>
      </w:r>
      <w:commentRangeStart w:id="485"/>
      <w:r>
        <w:rPr>
          <w:rFonts w:ascii="Times New Roman" w:hAnsi="Times New Roman" w:cs="Times New Roman"/>
          <w:sz w:val="24"/>
          <w:szCs w:val="24"/>
          <w:lang w:val="en-US"/>
        </w:rPr>
        <w:t xml:space="preserve">turnover </w:t>
      </w:r>
      <w:commentRangeEnd w:id="485"/>
      <w:r w:rsidR="00B85135">
        <w:rPr>
          <w:rStyle w:val="Refdecomentario"/>
        </w:rPr>
        <w:commentReference w:id="485"/>
      </w:r>
      <w:r>
        <w:rPr>
          <w:rFonts w:ascii="Times New Roman" w:hAnsi="Times New Roman" w:cs="Times New Roman"/>
          <w:sz w:val="24"/>
          <w:szCs w:val="24"/>
          <w:lang w:val="en-US"/>
        </w:rPr>
        <w:t xml:space="preserve">(&lt; 0.25), 96% of the phylogenetic age estimations are congruent with the true age. At high turnover (&gt; 0.75), this was also the case for most species (73%). However, </w:t>
      </w:r>
      <w:ins w:id="486" w:author="Daniele Silvestro" w:date="2023-06-21T11:30:00Z">
        <w:r w:rsidR="00B85135">
          <w:rPr>
            <w:rFonts w:ascii="Times New Roman" w:hAnsi="Times New Roman" w:cs="Times New Roman"/>
            <w:sz w:val="24"/>
            <w:szCs w:val="24"/>
            <w:lang w:val="en-US"/>
          </w:rPr>
          <w:t xml:space="preserve">age </w:t>
        </w:r>
      </w:ins>
      <w:r>
        <w:rPr>
          <w:rFonts w:ascii="Times New Roman" w:hAnsi="Times New Roman" w:cs="Times New Roman"/>
          <w:sz w:val="24"/>
          <w:szCs w:val="24"/>
          <w:lang w:val="en-US"/>
        </w:rPr>
        <w:t xml:space="preserve">overestimation increased with turnover, and in some cases the phylogenetic age suggests that the species is as old as the root age. For budding speciation, there were both under and overestimations (Figure 3). </w:t>
      </w:r>
      <w:r w:rsidR="00F24D8A">
        <w:rPr>
          <w:rFonts w:ascii="Times New Roman" w:hAnsi="Times New Roman" w:cs="Times New Roman"/>
          <w:sz w:val="24"/>
          <w:szCs w:val="24"/>
          <w:lang w:val="en-US"/>
        </w:rPr>
        <w:t xml:space="preserve">At low turnover, </w:t>
      </w:r>
      <w:commentRangeStart w:id="487"/>
      <w:r w:rsidR="00F24D8A">
        <w:rPr>
          <w:rFonts w:ascii="Times New Roman" w:hAnsi="Times New Roman" w:cs="Times New Roman"/>
          <w:sz w:val="24"/>
          <w:szCs w:val="24"/>
          <w:lang w:val="en-US"/>
        </w:rPr>
        <w:t xml:space="preserve">most ages were underestimated (96%). </w:t>
      </w:r>
      <w:commentRangeEnd w:id="487"/>
      <w:r w:rsidR="00B85135">
        <w:rPr>
          <w:rStyle w:val="Refdecomentario"/>
        </w:rPr>
        <w:commentReference w:id="487"/>
      </w:r>
      <w:r w:rsidR="00F24D8A">
        <w:rPr>
          <w:rFonts w:ascii="Times New Roman" w:hAnsi="Times New Roman" w:cs="Times New Roman"/>
          <w:sz w:val="24"/>
          <w:szCs w:val="24"/>
          <w:lang w:val="en-US"/>
        </w:rPr>
        <w:t xml:space="preserve">With higher turnover, phylogenetic ages overestimated true age more often (17%), and in few cases phylogenetically old species were indeed young. </w:t>
      </w:r>
    </w:p>
    <w:p w14:paraId="5FE166CD" w14:textId="443F8512" w:rsidR="00AF2C61" w:rsidRDefault="00F24D8A" w:rsidP="00AF2C61">
      <w:pPr>
        <w:spacing w:after="0" w:line="360" w:lineRule="auto"/>
        <w:jc w:val="both"/>
        <w:rPr>
          <w:ins w:id="488" w:author="Daniele Silvestro" w:date="2023-06-23T07:41:00Z"/>
          <w:rFonts w:ascii="Times New Roman" w:hAnsi="Times New Roman" w:cs="Times New Roman"/>
          <w:sz w:val="24"/>
          <w:szCs w:val="24"/>
          <w:lang w:val="en-US"/>
        </w:rPr>
      </w:pPr>
      <w:del w:id="489" w:author="Daniele Silvestro" w:date="2023-06-23T07:35:00Z">
        <w:r w:rsidDel="00AF2C61">
          <w:rPr>
            <w:rFonts w:ascii="Times New Roman" w:hAnsi="Times New Roman" w:cs="Times New Roman"/>
            <w:sz w:val="24"/>
            <w:szCs w:val="24"/>
            <w:lang w:val="en-US"/>
          </w:rPr>
          <w:delText xml:space="preserve">As in the </w:delText>
        </w:r>
      </w:del>
      <w:del w:id="490" w:author="Daniele Silvestro" w:date="2023-06-23T07:34:00Z">
        <w:r w:rsidDel="00AF2C61">
          <w:rPr>
            <w:rFonts w:ascii="Times New Roman" w:hAnsi="Times New Roman" w:cs="Times New Roman"/>
            <w:sz w:val="24"/>
            <w:szCs w:val="24"/>
            <w:lang w:val="en-US"/>
          </w:rPr>
          <w:delText xml:space="preserve">strictly </w:delText>
        </w:r>
      </w:del>
      <w:del w:id="491" w:author="Daniele Silvestro" w:date="2023-06-23T07:35:00Z">
        <w:r w:rsidDel="00AF2C61">
          <w:rPr>
            <w:rFonts w:ascii="Times New Roman" w:hAnsi="Times New Roman" w:cs="Times New Roman"/>
            <w:sz w:val="24"/>
            <w:szCs w:val="24"/>
            <w:lang w:val="en-US"/>
          </w:rPr>
          <w:delText>bifurcating speciation scenario, t</w:delText>
        </w:r>
      </w:del>
      <w:ins w:id="492" w:author="Daniele Silvestro" w:date="2023-06-23T07:35:00Z">
        <w:r w:rsidR="00AF2C61">
          <w:rPr>
            <w:rFonts w:ascii="Times New Roman" w:hAnsi="Times New Roman" w:cs="Times New Roman"/>
            <w:sz w:val="24"/>
            <w:szCs w:val="24"/>
            <w:lang w:val="en-US"/>
          </w:rPr>
          <w:t>In datasets simulated under</w:t>
        </w:r>
      </w:ins>
      <w:del w:id="493" w:author="Daniele Silvestro" w:date="2023-06-23T07:35:00Z">
        <w:r w:rsidDel="00AF2C61">
          <w:rPr>
            <w:rFonts w:ascii="Times New Roman" w:hAnsi="Times New Roman" w:cs="Times New Roman"/>
            <w:sz w:val="24"/>
            <w:szCs w:val="24"/>
            <w:lang w:val="en-US"/>
          </w:rPr>
          <w:delText>here was also no underestimation for</w:delText>
        </w:r>
      </w:del>
      <w:r>
        <w:rPr>
          <w:rFonts w:ascii="Times New Roman" w:hAnsi="Times New Roman" w:cs="Times New Roman"/>
          <w:sz w:val="24"/>
          <w:szCs w:val="24"/>
          <w:lang w:val="en-US"/>
        </w:rPr>
        <w:t xml:space="preserve"> </w:t>
      </w:r>
      <w:del w:id="494" w:author="Daniele Silvestro" w:date="2023-06-23T07:35:00Z">
        <w:r w:rsidDel="00AF2C61">
          <w:rPr>
            <w:rFonts w:ascii="Times New Roman" w:hAnsi="Times New Roman" w:cs="Times New Roman"/>
            <w:sz w:val="24"/>
            <w:szCs w:val="24"/>
            <w:lang w:val="en-US"/>
          </w:rPr>
          <w:delText xml:space="preserve">the </w:delText>
        </w:r>
      </w:del>
      <w:ins w:id="495" w:author="Daniele Silvestro" w:date="2023-06-23T07:35:00Z">
        <w:r w:rsidR="00AF2C61">
          <w:rPr>
            <w:rFonts w:ascii="Times New Roman" w:hAnsi="Times New Roman" w:cs="Times New Roman"/>
            <w:sz w:val="24"/>
            <w:szCs w:val="24"/>
            <w:lang w:val="en-US"/>
          </w:rPr>
          <w:t xml:space="preserve">a </w:t>
        </w:r>
      </w:ins>
      <w:r>
        <w:rPr>
          <w:rFonts w:ascii="Times New Roman" w:hAnsi="Times New Roman" w:cs="Times New Roman"/>
          <w:sz w:val="24"/>
          <w:szCs w:val="24"/>
          <w:lang w:val="en-US"/>
        </w:rPr>
        <w:t>mixture of anagenetic and bifurcating speciation</w:t>
      </w:r>
      <w:ins w:id="496" w:author="Daniele Silvestro" w:date="2023-06-23T07:35:00Z">
        <w:r w:rsidR="00AF2C61">
          <w:rPr>
            <w:rFonts w:ascii="Times New Roman" w:hAnsi="Times New Roman" w:cs="Times New Roman"/>
            <w:sz w:val="24"/>
            <w:szCs w:val="24"/>
            <w:lang w:val="en-US"/>
          </w:rPr>
          <w:t xml:space="preserve">, </w:t>
        </w:r>
      </w:ins>
      <w:ins w:id="497" w:author="Daniele Silvestro" w:date="2023-06-23T07:36:00Z">
        <w:r w:rsidR="00AF2C61">
          <w:rPr>
            <w:rFonts w:ascii="Times New Roman" w:hAnsi="Times New Roman" w:cs="Times New Roman"/>
            <w:sz w:val="24"/>
            <w:szCs w:val="24"/>
            <w:lang w:val="en-US"/>
          </w:rPr>
          <w:t xml:space="preserve">phylogenetic ages </w:t>
        </w:r>
      </w:ins>
      <w:ins w:id="498" w:author="Daniele Silvestro" w:date="2023-06-23T08:18:00Z">
        <w:r w:rsidR="00F60CDB">
          <w:rPr>
            <w:rFonts w:ascii="Times New Roman" w:hAnsi="Times New Roman" w:cs="Times New Roman"/>
            <w:sz w:val="24"/>
            <w:szCs w:val="24"/>
            <w:lang w:val="en-US"/>
          </w:rPr>
          <w:t xml:space="preserve">were </w:t>
        </w:r>
      </w:ins>
      <w:ins w:id="499" w:author="Daniele Silvestro" w:date="2023-06-23T07:36:00Z">
        <w:r w:rsidR="00AF2C61">
          <w:rPr>
            <w:rFonts w:ascii="Times New Roman" w:hAnsi="Times New Roman" w:cs="Times New Roman"/>
            <w:sz w:val="24"/>
            <w:szCs w:val="24"/>
            <w:lang w:val="en-US"/>
          </w:rPr>
          <w:t xml:space="preserve">matched or exceeded the true </w:t>
        </w:r>
        <w:proofErr w:type="gramStart"/>
        <w:r w:rsidR="00AF2C61">
          <w:rPr>
            <w:rFonts w:ascii="Times New Roman" w:hAnsi="Times New Roman" w:cs="Times New Roman"/>
            <w:sz w:val="24"/>
            <w:szCs w:val="24"/>
            <w:lang w:val="en-US"/>
          </w:rPr>
          <w:t>ages</w:t>
        </w:r>
      </w:ins>
      <w:ins w:id="500" w:author="Daniele Silvestro" w:date="2023-06-23T07:35:00Z">
        <w:r w:rsidR="00AF2C61">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 (</w:t>
      </w:r>
      <w:commentRangeStart w:id="501"/>
      <w:proofErr w:type="gramEnd"/>
      <w:r>
        <w:rPr>
          <w:rFonts w:ascii="Times New Roman" w:hAnsi="Times New Roman" w:cs="Times New Roman"/>
          <w:sz w:val="24"/>
          <w:szCs w:val="24"/>
          <w:lang w:val="en-US"/>
        </w:rPr>
        <w:t>Figure SM1</w:t>
      </w:r>
      <w:commentRangeEnd w:id="501"/>
      <w:r w:rsidR="005F1D44">
        <w:rPr>
          <w:rStyle w:val="Refdecomentario"/>
        </w:rPr>
        <w:commentReference w:id="501"/>
      </w:r>
      <w:r>
        <w:rPr>
          <w:rFonts w:ascii="Times New Roman" w:hAnsi="Times New Roman" w:cs="Times New Roman"/>
          <w:sz w:val="24"/>
          <w:szCs w:val="24"/>
          <w:lang w:val="en-US"/>
        </w:rPr>
        <w:t xml:space="preserve">). In a low turnover scenario, </w:t>
      </w:r>
      <w:del w:id="502" w:author="Daniele Silvestro" w:date="2023-06-23T07:37:00Z">
        <w:r w:rsidDel="00AF2C61">
          <w:rPr>
            <w:rFonts w:ascii="Times New Roman" w:hAnsi="Times New Roman" w:cs="Times New Roman"/>
            <w:sz w:val="24"/>
            <w:szCs w:val="24"/>
            <w:lang w:val="en-US"/>
          </w:rPr>
          <w:lastRenderedPageBreak/>
          <w:delText>fewer phylogenetic ages equaled the true ages (68%)</w:delText>
        </w:r>
      </w:del>
      <w:ins w:id="503" w:author="Daniele Silvestro" w:date="2023-06-23T07:37:00Z">
        <w:r w:rsidR="00AF2C61">
          <w:rPr>
            <w:rFonts w:ascii="Times New Roman" w:hAnsi="Times New Roman" w:cs="Times New Roman"/>
            <w:sz w:val="24"/>
            <w:szCs w:val="24"/>
            <w:lang w:val="en-US"/>
          </w:rPr>
          <w:t>species ages were overestimated in 32% of the cases</w:t>
        </w:r>
      </w:ins>
      <w:ins w:id="504" w:author="Daniele Silvestro" w:date="2023-06-23T07:38:00Z">
        <w:r w:rsidR="00AF2C61">
          <w:rPr>
            <w:rFonts w:ascii="Times New Roman" w:hAnsi="Times New Roman" w:cs="Times New Roman"/>
            <w:sz w:val="24"/>
            <w:szCs w:val="24"/>
            <w:lang w:val="en-US"/>
          </w:rPr>
          <w:t xml:space="preserve">, increasing to </w:t>
        </w:r>
        <w:r w:rsidR="00AF2C61" w:rsidRPr="00AF2C61">
          <w:rPr>
            <w:rFonts w:ascii="Times New Roman" w:hAnsi="Times New Roman" w:cs="Times New Roman"/>
            <w:sz w:val="24"/>
            <w:szCs w:val="24"/>
            <w:highlight w:val="yellow"/>
            <w:lang w:val="en-US"/>
            <w:rPrChange w:id="505" w:author="Daniele Silvestro" w:date="2023-06-23T07:38:00Z">
              <w:rPr>
                <w:rFonts w:ascii="Times New Roman" w:hAnsi="Times New Roman" w:cs="Times New Roman"/>
                <w:sz w:val="24"/>
                <w:szCs w:val="24"/>
                <w:lang w:val="en-US"/>
              </w:rPr>
            </w:rPrChange>
          </w:rPr>
          <w:t>XX</w:t>
        </w:r>
        <w:r w:rsidR="00AF2C61">
          <w:rPr>
            <w:rFonts w:ascii="Times New Roman" w:hAnsi="Times New Roman" w:cs="Times New Roman"/>
            <w:sz w:val="24"/>
            <w:szCs w:val="24"/>
            <w:lang w:val="en-US"/>
          </w:rPr>
          <w:t xml:space="preserve">% in </w:t>
        </w:r>
      </w:ins>
      <w:ins w:id="506" w:author="Daniele Silvestro" w:date="2023-06-23T07:39:00Z">
        <w:r w:rsidR="00AF2C61">
          <w:rPr>
            <w:rFonts w:ascii="Times New Roman" w:hAnsi="Times New Roman" w:cs="Times New Roman"/>
            <w:sz w:val="24"/>
            <w:szCs w:val="24"/>
            <w:lang w:val="en-US"/>
          </w:rPr>
          <w:t>datasets with high extinction</w:t>
        </w:r>
      </w:ins>
      <w:del w:id="507" w:author="Daniele Silvestro" w:date="2023-06-23T07:39:00Z">
        <w:r w:rsidDel="00AF2C61">
          <w:rPr>
            <w:rFonts w:ascii="Times New Roman" w:hAnsi="Times New Roman" w:cs="Times New Roman"/>
            <w:sz w:val="24"/>
            <w:szCs w:val="24"/>
            <w:lang w:val="en-US"/>
          </w:rPr>
          <w:delText xml:space="preserve"> than in a strictly bifurcating speciation</w:delText>
        </w:r>
      </w:del>
      <w:r>
        <w:rPr>
          <w:rFonts w:ascii="Times New Roman" w:hAnsi="Times New Roman" w:cs="Times New Roman"/>
          <w:sz w:val="24"/>
          <w:szCs w:val="24"/>
          <w:lang w:val="en-US"/>
        </w:rPr>
        <w:t>.</w:t>
      </w:r>
      <w:del w:id="508" w:author="Daniele Silvestro" w:date="2023-06-23T07:39:00Z">
        <w:r w:rsidDel="00AF2C61">
          <w:rPr>
            <w:rFonts w:ascii="Times New Roman" w:hAnsi="Times New Roman" w:cs="Times New Roman"/>
            <w:sz w:val="24"/>
            <w:szCs w:val="24"/>
            <w:lang w:val="en-US"/>
          </w:rPr>
          <w:delText xml:space="preserve"> The phylogenetic ages varied more their degree of overestimation than for strictly bifurcating speciation, almost approaching the variability under high turnover.</w:delText>
        </w:r>
      </w:del>
      <w:r>
        <w:rPr>
          <w:rFonts w:ascii="Times New Roman" w:hAnsi="Times New Roman" w:cs="Times New Roman"/>
          <w:sz w:val="24"/>
          <w:szCs w:val="24"/>
          <w:lang w:val="en-US"/>
        </w:rPr>
        <w:t xml:space="preserve"> </w:t>
      </w:r>
      <w:del w:id="509" w:author="Daniele Silvestro" w:date="2023-06-23T07:39:00Z">
        <w:r w:rsidDel="00AF2C61">
          <w:rPr>
            <w:rFonts w:ascii="Times New Roman" w:hAnsi="Times New Roman" w:cs="Times New Roman"/>
            <w:sz w:val="24"/>
            <w:szCs w:val="24"/>
            <w:lang w:val="en-US"/>
          </w:rPr>
          <w:delText>For the</w:delText>
        </w:r>
      </w:del>
      <w:ins w:id="510" w:author="Daniele Silvestro" w:date="2023-06-23T07:39:00Z">
        <w:r w:rsidR="00AF2C61">
          <w:rPr>
            <w:rFonts w:ascii="Times New Roman" w:hAnsi="Times New Roman" w:cs="Times New Roman"/>
            <w:sz w:val="24"/>
            <w:szCs w:val="24"/>
            <w:lang w:val="en-US"/>
          </w:rPr>
          <w:t>Datasets with mixed</w:t>
        </w:r>
      </w:ins>
      <w:r>
        <w:rPr>
          <w:rFonts w:ascii="Times New Roman" w:hAnsi="Times New Roman" w:cs="Times New Roman"/>
          <w:sz w:val="24"/>
          <w:szCs w:val="24"/>
          <w:lang w:val="en-US"/>
        </w:rPr>
        <w:t xml:space="preserve"> anagenetic</w:t>
      </w:r>
      <w:del w:id="511" w:author="Daniele Silvestro" w:date="2023-06-23T07:39:00Z">
        <w:r w:rsidDel="00AF2C61">
          <w:rPr>
            <w:rFonts w:ascii="Times New Roman" w:hAnsi="Times New Roman" w:cs="Times New Roman"/>
            <w:sz w:val="24"/>
            <w:szCs w:val="24"/>
            <w:lang w:val="en-US"/>
          </w:rPr>
          <w:delText>-</w:delText>
        </w:r>
      </w:del>
      <w:ins w:id="512" w:author="Daniele Silvestro" w:date="2023-06-23T07:39:00Z">
        <w:r w:rsidR="00AF2C61">
          <w:rPr>
            <w:rFonts w:ascii="Times New Roman" w:hAnsi="Times New Roman" w:cs="Times New Roman"/>
            <w:sz w:val="24"/>
            <w:szCs w:val="24"/>
            <w:lang w:val="en-US"/>
          </w:rPr>
          <w:t xml:space="preserve"> and </w:t>
        </w:r>
      </w:ins>
      <w:r>
        <w:rPr>
          <w:rFonts w:ascii="Times New Roman" w:hAnsi="Times New Roman" w:cs="Times New Roman"/>
          <w:sz w:val="24"/>
          <w:szCs w:val="24"/>
          <w:lang w:val="en-US"/>
        </w:rPr>
        <w:t xml:space="preserve">budding </w:t>
      </w:r>
      <w:del w:id="513" w:author="Daniele Silvestro" w:date="2023-06-23T07:39:00Z">
        <w:r w:rsidDel="00AF2C61">
          <w:rPr>
            <w:rFonts w:ascii="Times New Roman" w:hAnsi="Times New Roman" w:cs="Times New Roman"/>
            <w:sz w:val="24"/>
            <w:szCs w:val="24"/>
            <w:lang w:val="en-US"/>
          </w:rPr>
          <w:delText>scenario</w:delText>
        </w:r>
      </w:del>
      <w:ins w:id="514" w:author="Daniele Silvestro" w:date="2023-06-23T07:39:00Z">
        <w:r w:rsidR="00AF2C61">
          <w:rPr>
            <w:rFonts w:ascii="Times New Roman" w:hAnsi="Times New Roman" w:cs="Times New Roman"/>
            <w:sz w:val="24"/>
            <w:szCs w:val="24"/>
            <w:lang w:val="en-US"/>
          </w:rPr>
          <w:t>speciation</w:t>
        </w:r>
      </w:ins>
      <w:r>
        <w:rPr>
          <w:rFonts w:ascii="Times New Roman" w:hAnsi="Times New Roman" w:cs="Times New Roman"/>
          <w:sz w:val="24"/>
          <w:szCs w:val="24"/>
          <w:lang w:val="en-US"/>
        </w:rPr>
        <w:t xml:space="preserve">, </w:t>
      </w:r>
      <w:del w:id="515" w:author="Daniele Silvestro" w:date="2023-06-23T07:40:00Z">
        <w:r w:rsidDel="00AF2C61">
          <w:rPr>
            <w:rFonts w:ascii="Times New Roman" w:hAnsi="Times New Roman" w:cs="Times New Roman"/>
            <w:sz w:val="24"/>
            <w:szCs w:val="24"/>
            <w:lang w:val="en-US"/>
          </w:rPr>
          <w:delText>there was no clear difference between high or low turnover, as it was the case in the budding speciation scenario</w:delText>
        </w:r>
      </w:del>
      <w:ins w:id="516" w:author="Daniele Silvestro" w:date="2023-06-23T07:40:00Z">
        <w:r w:rsidR="00AF2C61">
          <w:rPr>
            <w:rFonts w:ascii="Times New Roman" w:hAnsi="Times New Roman" w:cs="Times New Roman"/>
            <w:sz w:val="24"/>
            <w:szCs w:val="24"/>
            <w:lang w:val="en-US"/>
          </w:rPr>
          <w:t>showed high levels of error (XYZ%) with limited impact of extinction</w:t>
        </w:r>
      </w:ins>
      <w:r>
        <w:rPr>
          <w:rFonts w:ascii="Times New Roman" w:hAnsi="Times New Roman" w:cs="Times New Roman"/>
          <w:sz w:val="24"/>
          <w:szCs w:val="24"/>
          <w:lang w:val="en-US"/>
        </w:rPr>
        <w:t>.</w:t>
      </w:r>
    </w:p>
    <w:p w14:paraId="431585E5" w14:textId="69CD222E" w:rsidR="00F24D8A" w:rsidDel="00AF2C61" w:rsidRDefault="00AF2C61">
      <w:pPr>
        <w:spacing w:after="0" w:line="360" w:lineRule="auto"/>
        <w:jc w:val="both"/>
        <w:rPr>
          <w:del w:id="517" w:author="Daniele Silvestro" w:date="2023-06-23T07:43:00Z"/>
          <w:rFonts w:ascii="Times New Roman" w:hAnsi="Times New Roman" w:cs="Times New Roman"/>
          <w:sz w:val="24"/>
          <w:szCs w:val="24"/>
          <w:lang w:val="en-US"/>
        </w:rPr>
      </w:pPr>
      <w:ins w:id="518" w:author="Daniele Silvestro" w:date="2023-06-23T07:41:00Z">
        <w:r>
          <w:rPr>
            <w:rFonts w:ascii="Times New Roman" w:hAnsi="Times New Roman" w:cs="Times New Roman"/>
            <w:sz w:val="24"/>
            <w:szCs w:val="24"/>
            <w:lang w:val="en-US"/>
          </w:rPr>
          <w:t xml:space="preserve">We found that the main factor affecting </w:t>
        </w:r>
      </w:ins>
      <w:ins w:id="519" w:author="Daniele Silvestro" w:date="2023-06-23T07:42:00Z">
        <w:r>
          <w:rPr>
            <w:rFonts w:ascii="Times New Roman" w:hAnsi="Times New Roman" w:cs="Times New Roman"/>
            <w:sz w:val="24"/>
            <w:szCs w:val="24"/>
            <w:lang w:val="en-US"/>
          </w:rPr>
          <w:t>the relative error in species ages</w:t>
        </w:r>
      </w:ins>
      <w:ins w:id="520" w:author="Daniele Silvestro" w:date="2023-06-23T07:43:00Z">
        <w:r>
          <w:rPr>
            <w:rFonts w:ascii="Times New Roman" w:hAnsi="Times New Roman" w:cs="Times New Roman"/>
            <w:sz w:val="24"/>
            <w:szCs w:val="24"/>
            <w:lang w:val="en-US"/>
          </w:rPr>
          <w:t xml:space="preserve"> under both budding and bifurcating speciation</w:t>
        </w:r>
      </w:ins>
      <w:ins w:id="521" w:author="Daniele Silvestro" w:date="2023-06-23T07:42:00Z">
        <w:r>
          <w:rPr>
            <w:rFonts w:ascii="Times New Roman" w:hAnsi="Times New Roman" w:cs="Times New Roman"/>
            <w:sz w:val="24"/>
            <w:szCs w:val="24"/>
            <w:lang w:val="en-US"/>
          </w:rPr>
          <w:t xml:space="preserve"> was the extinction fraction, while </w:t>
        </w:r>
      </w:ins>
      <w:ins w:id="522" w:author="Daniele Silvestro" w:date="2023-06-23T07:43:00Z">
        <w:r>
          <w:rPr>
            <w:rFonts w:ascii="Times New Roman" w:hAnsi="Times New Roman" w:cs="Times New Roman"/>
            <w:sz w:val="24"/>
            <w:szCs w:val="24"/>
            <w:lang w:val="en-US"/>
          </w:rPr>
          <w:t xml:space="preserve">speciation rates did not have a substantial impact (Fig. 4). </w:t>
        </w:r>
      </w:ins>
      <w:del w:id="523" w:author="Daniele Silvestro" w:date="2023-06-23T07:43:00Z">
        <w:r w:rsidR="00F24D8A" w:rsidDel="00AF2C61">
          <w:rPr>
            <w:rFonts w:ascii="Times New Roman" w:hAnsi="Times New Roman" w:cs="Times New Roman"/>
            <w:sz w:val="24"/>
            <w:szCs w:val="24"/>
            <w:lang w:val="en-US"/>
          </w:rPr>
          <w:delText xml:space="preserve"> </w:delText>
        </w:r>
      </w:del>
    </w:p>
    <w:p w14:paraId="4D0A16DC" w14:textId="47B12A56" w:rsidR="0098695A" w:rsidRPr="00762534" w:rsidRDefault="0098695A" w:rsidP="00AF2C6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strictly bifurcating speciation, there was no error </w:t>
      </w:r>
      <w:r w:rsidR="00AF2C61">
        <w:rPr>
          <w:rFonts w:ascii="Times New Roman" w:hAnsi="Times New Roman" w:cs="Times New Roman"/>
          <w:sz w:val="24"/>
          <w:szCs w:val="24"/>
          <w:lang w:val="en-US"/>
        </w:rPr>
        <w:t xml:space="preserve">in the absence of </w:t>
      </w:r>
      <w:r>
        <w:rPr>
          <w:rFonts w:ascii="Times New Roman" w:hAnsi="Times New Roman" w:cs="Times New Roman"/>
          <w:sz w:val="24"/>
          <w:szCs w:val="24"/>
          <w:lang w:val="en-US"/>
        </w:rPr>
        <w:t xml:space="preserve">extinction but </w:t>
      </w:r>
      <w:r w:rsidR="00AF2C61">
        <w:rPr>
          <w:rFonts w:ascii="Times New Roman" w:hAnsi="Times New Roman" w:cs="Times New Roman"/>
          <w:sz w:val="24"/>
          <w:szCs w:val="24"/>
          <w:lang w:val="en-US"/>
        </w:rPr>
        <w:t xml:space="preserve">the MAPE </w:t>
      </w:r>
      <w:r>
        <w:rPr>
          <w:rFonts w:ascii="Times New Roman" w:hAnsi="Times New Roman" w:cs="Times New Roman"/>
          <w:sz w:val="24"/>
          <w:szCs w:val="24"/>
          <w:lang w:val="en-US"/>
        </w:rPr>
        <w:t xml:space="preserve">increased </w:t>
      </w:r>
      <w:r w:rsidR="00C56DC6">
        <w:rPr>
          <w:rFonts w:ascii="Times New Roman" w:hAnsi="Times New Roman" w:cs="Times New Roman"/>
          <w:sz w:val="24"/>
          <w:szCs w:val="24"/>
          <w:lang w:val="en-US"/>
        </w:rPr>
        <w:t>to up to 150% with extinction fractions exceeding 0.75 (Fig. 4a).</w:t>
      </w:r>
      <w:r>
        <w:rPr>
          <w:rFonts w:ascii="Times New Roman" w:hAnsi="Times New Roman" w:cs="Times New Roman"/>
          <w:sz w:val="24"/>
          <w:szCs w:val="24"/>
          <w:lang w:val="en-US"/>
        </w:rPr>
        <w:t xml:space="preserve"> In contrast, under</w:t>
      </w:r>
      <w:r w:rsidR="005F1D44">
        <w:rPr>
          <w:rFonts w:ascii="Times New Roman" w:hAnsi="Times New Roman" w:cs="Times New Roman"/>
          <w:sz w:val="24"/>
          <w:szCs w:val="24"/>
          <w:lang w:val="en-US"/>
        </w:rPr>
        <w:t xml:space="preserve"> budding speciation, the </w:t>
      </w:r>
      <w:r w:rsidR="00C56DC6">
        <w:rPr>
          <w:rFonts w:ascii="Times New Roman" w:hAnsi="Times New Roman" w:cs="Times New Roman"/>
          <w:sz w:val="24"/>
          <w:szCs w:val="24"/>
          <w:lang w:val="en-US"/>
        </w:rPr>
        <w:t>MAPE was around 25% in the absence of</w:t>
      </w:r>
      <w:r w:rsidR="005F1D44">
        <w:rPr>
          <w:rFonts w:ascii="Times New Roman" w:hAnsi="Times New Roman" w:cs="Times New Roman"/>
          <w:sz w:val="24"/>
          <w:szCs w:val="24"/>
          <w:lang w:val="en-US"/>
        </w:rPr>
        <w:t xml:space="preserve"> extinction,</w:t>
      </w:r>
      <w:r w:rsidR="00C56DC6">
        <w:rPr>
          <w:rFonts w:ascii="Times New Roman" w:hAnsi="Times New Roman" w:cs="Times New Roman"/>
          <w:sz w:val="24"/>
          <w:szCs w:val="24"/>
          <w:lang w:val="en-US"/>
        </w:rPr>
        <w:t xml:space="preserve"> increasing to ca. 30-120% with extinction fractions exceeding 0.75</w:t>
      </w:r>
      <w:r w:rsidR="005F1D44">
        <w:rPr>
          <w:rFonts w:ascii="Times New Roman" w:hAnsi="Times New Roman" w:cs="Times New Roman"/>
          <w:sz w:val="24"/>
          <w:szCs w:val="24"/>
          <w:lang w:val="en-US"/>
        </w:rPr>
        <w:t xml:space="preserve"> (Fig</w:t>
      </w:r>
      <w:r w:rsidR="00C56DC6">
        <w:rPr>
          <w:rFonts w:ascii="Times New Roman" w:hAnsi="Times New Roman" w:cs="Times New Roman"/>
          <w:sz w:val="24"/>
          <w:szCs w:val="24"/>
          <w:lang w:val="en-US"/>
        </w:rPr>
        <w:t>.</w:t>
      </w:r>
      <w:r w:rsidR="005F1D44">
        <w:rPr>
          <w:rFonts w:ascii="Times New Roman" w:hAnsi="Times New Roman" w:cs="Times New Roman"/>
          <w:sz w:val="24"/>
          <w:szCs w:val="24"/>
          <w:lang w:val="en-US"/>
        </w:rPr>
        <w:t xml:space="preserve"> 4</w:t>
      </w:r>
      <w:r w:rsidR="00C56DC6">
        <w:rPr>
          <w:rFonts w:ascii="Times New Roman" w:hAnsi="Times New Roman" w:cs="Times New Roman"/>
          <w:sz w:val="24"/>
          <w:szCs w:val="24"/>
          <w:lang w:val="en-US"/>
        </w:rPr>
        <w:t>b</w:t>
      </w:r>
      <w:r w:rsidR="00F60CDB">
        <w:rPr>
          <w:rFonts w:ascii="Times New Roman" w:hAnsi="Times New Roman" w:cs="Times New Roman"/>
          <w:sz w:val="24"/>
          <w:szCs w:val="24"/>
          <w:lang w:val="en-US"/>
        </w:rPr>
        <w:t>).</w:t>
      </w:r>
      <w:r w:rsidR="005F1D44">
        <w:rPr>
          <w:rFonts w:ascii="Times New Roman" w:hAnsi="Times New Roman" w:cs="Times New Roman"/>
          <w:sz w:val="24"/>
          <w:szCs w:val="24"/>
          <w:lang w:val="en-US"/>
        </w:rPr>
        <w:t xml:space="preserve"> </w:t>
      </w:r>
      <w:r w:rsidR="00F60CDB">
        <w:rPr>
          <w:rFonts w:ascii="Times New Roman" w:hAnsi="Times New Roman" w:cs="Times New Roman"/>
          <w:sz w:val="24"/>
          <w:szCs w:val="24"/>
          <w:lang w:val="en-US"/>
        </w:rPr>
        <w:t xml:space="preserve">In datasets that included </w:t>
      </w:r>
      <w:r w:rsidR="005F1D44">
        <w:rPr>
          <w:rFonts w:ascii="Times New Roman" w:hAnsi="Times New Roman" w:cs="Times New Roman"/>
          <w:sz w:val="24"/>
          <w:szCs w:val="24"/>
          <w:lang w:val="en-US"/>
        </w:rPr>
        <w:t>anagenetic speciation, the MAPE reached as high as 500% in some simulation</w:t>
      </w:r>
      <w:r w:rsidR="00F60CDB">
        <w:rPr>
          <w:rFonts w:ascii="Times New Roman" w:hAnsi="Times New Roman" w:cs="Times New Roman"/>
          <w:sz w:val="24"/>
          <w:szCs w:val="24"/>
          <w:lang w:val="en-US"/>
        </w:rPr>
        <w:t>s</w:t>
      </w:r>
      <w:r w:rsidR="005F1D44">
        <w:rPr>
          <w:rFonts w:ascii="Times New Roman" w:hAnsi="Times New Roman" w:cs="Times New Roman"/>
          <w:sz w:val="24"/>
          <w:szCs w:val="24"/>
          <w:lang w:val="en-US"/>
        </w:rPr>
        <w:t xml:space="preserve"> (</w:t>
      </w:r>
      <w:commentRangeStart w:id="524"/>
      <w:r w:rsidR="005F1D44">
        <w:rPr>
          <w:rFonts w:ascii="Times New Roman" w:hAnsi="Times New Roman" w:cs="Times New Roman"/>
          <w:sz w:val="24"/>
          <w:szCs w:val="24"/>
          <w:lang w:val="en-US"/>
        </w:rPr>
        <w:t>Figure SM2</w:t>
      </w:r>
      <w:commentRangeEnd w:id="524"/>
      <w:r w:rsidR="005F1D44">
        <w:rPr>
          <w:rStyle w:val="Refdecomentario"/>
        </w:rPr>
        <w:commentReference w:id="524"/>
      </w:r>
      <w:r w:rsidR="005F1D44">
        <w:rPr>
          <w:rFonts w:ascii="Times New Roman" w:hAnsi="Times New Roman" w:cs="Times New Roman"/>
          <w:sz w:val="24"/>
          <w:szCs w:val="24"/>
          <w:lang w:val="en-US"/>
        </w:rPr>
        <w:t xml:space="preserve">). </w:t>
      </w:r>
    </w:p>
    <w:p w14:paraId="145AA88B" w14:textId="77777777" w:rsidR="000437FB" w:rsidRDefault="000437FB">
      <w:pPr>
        <w:spacing w:after="0" w:line="360" w:lineRule="auto"/>
        <w:jc w:val="both"/>
        <w:rPr>
          <w:rFonts w:ascii="Times New Roman" w:hAnsi="Times New Roman" w:cs="Times New Roman"/>
          <w:sz w:val="24"/>
          <w:szCs w:val="24"/>
          <w:lang w:val="en-US"/>
        </w:rPr>
      </w:pPr>
    </w:p>
    <w:p w14:paraId="5EBE02C2" w14:textId="77777777" w:rsidR="005F1D44" w:rsidRPr="00DC43F8" w:rsidRDefault="005F1D44" w:rsidP="005F1D44">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25C9DBEA" w14:textId="4F3EA9E2" w:rsidR="005F1D44"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7B5E7F">
        <w:rPr>
          <w:rFonts w:ascii="Times New Roman" w:hAnsi="Times New Roman" w:cs="Times New Roman"/>
          <w:sz w:val="24"/>
          <w:szCs w:val="24"/>
          <w:lang w:val="en-US"/>
        </w:rPr>
        <w:t>). Thus,</w:t>
      </w:r>
      <w:r>
        <w:rPr>
          <w:rFonts w:ascii="Times New Roman" w:hAnsi="Times New Roman" w:cs="Times New Roman"/>
          <w:sz w:val="24"/>
          <w:szCs w:val="24"/>
          <w:lang w:val="en-US"/>
        </w:rPr>
        <w:t xml:space="preserve"> for this speciation mode,</w:t>
      </w:r>
      <w:r w:rsidRPr="007B5E7F">
        <w:rPr>
          <w:rFonts w:ascii="Times New Roman" w:hAnsi="Times New Roman" w:cs="Times New Roman"/>
          <w:sz w:val="24"/>
          <w:szCs w:val="24"/>
          <w:lang w:val="en-US"/>
        </w:rPr>
        <w:t xml:space="preserve"> there is no risk of </w:t>
      </w:r>
      <w:del w:id="525" w:author="Daniele Silvestro" w:date="2023-06-23T08:22:00Z">
        <w:r w:rsidRPr="007B5E7F" w:rsidDel="00F60CDB">
          <w:rPr>
            <w:rFonts w:ascii="Times New Roman" w:hAnsi="Times New Roman" w:cs="Times New Roman"/>
            <w:sz w:val="24"/>
            <w:szCs w:val="24"/>
            <w:lang w:val="en-US"/>
          </w:rPr>
          <w:delText xml:space="preserve">committing </w:delText>
        </w:r>
      </w:del>
      <w:r w:rsidRPr="007B5E7F">
        <w:rPr>
          <w:rFonts w:ascii="Times New Roman" w:hAnsi="Times New Roman" w:cs="Times New Roman"/>
          <w:sz w:val="24"/>
          <w:szCs w:val="24"/>
          <w:lang w:val="en-US"/>
        </w:rPr>
        <w:t>a qualitative error when comparing species at the extremes of the age range of a time-calibrated phylogeny. In contrast, for budding speciation</w:t>
      </w:r>
      <w:del w:id="526" w:author="Daniele Silvestro" w:date="2023-06-23T08:23:00Z">
        <w:r w:rsidRPr="007B5E7F" w:rsidDel="00F60CDB">
          <w:rPr>
            <w:rFonts w:ascii="Times New Roman" w:hAnsi="Times New Roman" w:cs="Times New Roman"/>
            <w:sz w:val="24"/>
            <w:szCs w:val="24"/>
            <w:lang w:val="en-US"/>
          </w:rPr>
          <w:delText>, even under no extinction, in</w:delText>
        </w:r>
      </w:del>
      <w:ins w:id="527" w:author="Daniele Silvestro" w:date="2023-06-23T08:23:00Z">
        <w:r w:rsidR="00F60CDB">
          <w:rPr>
            <w:rFonts w:ascii="Times New Roman" w:hAnsi="Times New Roman" w:cs="Times New Roman"/>
            <w:sz w:val="24"/>
            <w:szCs w:val="24"/>
            <w:lang w:val="en-US"/>
          </w:rPr>
          <w:t>, the age rank of the oldest and youngest species was erroneously determined in</w:t>
        </w:r>
      </w:ins>
      <w:r w:rsidRPr="007B5E7F">
        <w:rPr>
          <w:rFonts w:ascii="Times New Roman" w:hAnsi="Times New Roman" w:cs="Times New Roman"/>
          <w:sz w:val="24"/>
          <w:szCs w:val="24"/>
          <w:lang w:val="en-US"/>
        </w:rPr>
        <w:t xml:space="preserve"> 2.2% </w:t>
      </w:r>
      <w:ins w:id="528" w:author="Daniele Silvestro" w:date="2023-06-23T08:23:00Z">
        <w:r w:rsidR="00F60CDB">
          <w:rPr>
            <w:rFonts w:ascii="Times New Roman" w:hAnsi="Times New Roman" w:cs="Times New Roman"/>
            <w:sz w:val="24"/>
            <w:szCs w:val="24"/>
            <w:lang w:val="en-US"/>
          </w:rPr>
          <w:t>of the simulations in the absence of extinction, i</w:t>
        </w:r>
      </w:ins>
      <w:ins w:id="529" w:author="Daniele Silvestro" w:date="2023-06-23T08:24:00Z">
        <w:r w:rsidR="00F60CDB">
          <w:rPr>
            <w:rFonts w:ascii="Times New Roman" w:hAnsi="Times New Roman" w:cs="Times New Roman"/>
            <w:sz w:val="24"/>
            <w:szCs w:val="24"/>
            <w:lang w:val="en-US"/>
          </w:rPr>
          <w:t xml:space="preserve">ncreasing to </w:t>
        </w:r>
      </w:ins>
      <w:del w:id="530" w:author="Daniele Silvestro" w:date="2023-06-23T08:24:00Z">
        <w:r w:rsidRPr="007B5E7F" w:rsidDel="00F60CDB">
          <w:rPr>
            <w:rFonts w:ascii="Times New Roman" w:hAnsi="Times New Roman" w:cs="Times New Roman"/>
            <w:sz w:val="24"/>
            <w:szCs w:val="24"/>
            <w:lang w:val="en-US"/>
          </w:rPr>
          <w:delText>of all cases the phylogenetically oldest species had a true age younger</w:delText>
        </w:r>
        <w:r w:rsidDel="00F60CDB">
          <w:rPr>
            <w:rFonts w:ascii="Times New Roman" w:hAnsi="Times New Roman" w:cs="Times New Roman"/>
            <w:sz w:val="24"/>
            <w:szCs w:val="24"/>
            <w:lang w:val="en-US"/>
          </w:rPr>
          <w:delText xml:space="preserve"> </w:delText>
        </w:r>
        <w:r w:rsidRPr="007B5E7F" w:rsidDel="00F60CDB">
          <w:rPr>
            <w:rFonts w:ascii="Times New Roman" w:hAnsi="Times New Roman" w:cs="Times New Roman"/>
            <w:sz w:val="24"/>
            <w:szCs w:val="24"/>
            <w:lang w:val="en-US"/>
          </w:rPr>
          <w:delText>than the phylogenetically youngest species.</w:delText>
        </w:r>
        <w:r w:rsidDel="00F60CDB">
          <w:rPr>
            <w:rFonts w:ascii="Times New Roman" w:hAnsi="Times New Roman" w:cs="Times New Roman"/>
            <w:sz w:val="24"/>
            <w:szCs w:val="24"/>
            <w:lang w:val="en-US"/>
          </w:rPr>
          <w:delText xml:space="preserve"> The</w:delText>
        </w:r>
        <w:r w:rsidRPr="007B5E7F" w:rsidDel="00F60CDB">
          <w:rPr>
            <w:rFonts w:ascii="Times New Roman" w:hAnsi="Times New Roman" w:cs="Times New Roman"/>
            <w:sz w:val="24"/>
            <w:szCs w:val="24"/>
            <w:lang w:val="en-US"/>
          </w:rPr>
          <w:delText xml:space="preserve"> rate of </w:delText>
        </w:r>
      </w:del>
      <w:del w:id="531" w:author="Daniele Silvestro" w:date="2023-06-23T08:22:00Z">
        <w:r w:rsidRPr="007B5E7F" w:rsidDel="00F60CDB">
          <w:rPr>
            <w:rFonts w:ascii="Times New Roman" w:hAnsi="Times New Roman" w:cs="Times New Roman"/>
            <w:sz w:val="24"/>
            <w:szCs w:val="24"/>
            <w:lang w:val="en-US"/>
          </w:rPr>
          <w:delText xml:space="preserve">committing </w:delText>
        </w:r>
      </w:del>
      <w:del w:id="532" w:author="Daniele Silvestro" w:date="2023-06-23T08:24:00Z">
        <w:r w:rsidRPr="007B5E7F" w:rsidDel="00F60CDB">
          <w:rPr>
            <w:rFonts w:ascii="Times New Roman" w:hAnsi="Times New Roman" w:cs="Times New Roman"/>
            <w:sz w:val="24"/>
            <w:szCs w:val="24"/>
            <w:lang w:val="en-US"/>
          </w:rPr>
          <w:delText xml:space="preserve">a qualitative error reached </w:delText>
        </w:r>
      </w:del>
      <w:r w:rsidRPr="007B5E7F">
        <w:rPr>
          <w:rFonts w:ascii="Times New Roman" w:hAnsi="Times New Roman" w:cs="Times New Roman"/>
          <w:sz w:val="24"/>
          <w:szCs w:val="24"/>
          <w:lang w:val="en-US"/>
        </w:rPr>
        <w:t>7.5% and 12.2% for intermediate and high extinction, respectively.</w:t>
      </w:r>
    </w:p>
    <w:p w14:paraId="3BBC4DD5" w14:textId="65C0E1FC" w:rsidR="007B5E7F" w:rsidRDefault="00F60CDB">
      <w:pPr>
        <w:spacing w:after="0" w:line="360" w:lineRule="auto"/>
        <w:jc w:val="both"/>
        <w:rPr>
          <w:rFonts w:ascii="Times New Roman" w:hAnsi="Times New Roman" w:cs="Times New Roman"/>
          <w:sz w:val="24"/>
          <w:szCs w:val="24"/>
          <w:lang w:val="en-US"/>
        </w:rPr>
      </w:pPr>
      <w:ins w:id="533" w:author="Daniele Silvestro" w:date="2023-06-23T08:26:00Z">
        <w:r>
          <w:rPr>
            <w:rFonts w:ascii="Times New Roman" w:hAnsi="Times New Roman" w:cs="Times New Roman"/>
            <w:sz w:val="24"/>
            <w:szCs w:val="24"/>
            <w:lang w:val="en-US"/>
          </w:rPr>
          <w:t xml:space="preserve">Under bifurcating speciation, </w:t>
        </w:r>
      </w:ins>
      <w:del w:id="534" w:author="Daniele Silvestro" w:date="2023-06-23T08:24:00Z">
        <w:r w:rsidR="007B5E7F" w:rsidRPr="007B5E7F" w:rsidDel="00F60CDB">
          <w:rPr>
            <w:rFonts w:ascii="Times New Roman" w:hAnsi="Times New Roman" w:cs="Times New Roman"/>
            <w:sz w:val="24"/>
            <w:szCs w:val="24"/>
            <w:lang w:val="en-US"/>
          </w:rPr>
          <w:delText>When we compare the</w:delText>
        </w:r>
      </w:del>
      <w:ins w:id="535" w:author="Daniele Silvestro" w:date="2023-06-23T08:26:00Z">
        <w:r>
          <w:rPr>
            <w:rFonts w:ascii="Times New Roman" w:hAnsi="Times New Roman" w:cs="Times New Roman"/>
            <w:sz w:val="24"/>
            <w:szCs w:val="24"/>
            <w:lang w:val="en-US"/>
          </w:rPr>
          <w:t>t</w:t>
        </w:r>
      </w:ins>
      <w:ins w:id="536" w:author="Daniele Silvestro" w:date="2023-06-23T08:25:00Z">
        <w:r>
          <w:rPr>
            <w:rFonts w:ascii="Times New Roman" w:hAnsi="Times New Roman" w:cs="Times New Roman"/>
            <w:sz w:val="24"/>
            <w:szCs w:val="24"/>
            <w:lang w:val="en-US"/>
          </w:rPr>
          <w:t>he age r</w:t>
        </w:r>
      </w:ins>
      <w:ins w:id="537" w:author="Daniele Silvestro" w:date="2023-06-23T08:24:00Z">
        <w:r>
          <w:rPr>
            <w:rFonts w:ascii="Times New Roman" w:hAnsi="Times New Roman" w:cs="Times New Roman"/>
            <w:sz w:val="24"/>
            <w:szCs w:val="24"/>
            <w:lang w:val="en-US"/>
          </w:rPr>
          <w:t xml:space="preserve">anking </w:t>
        </w:r>
      </w:ins>
      <w:del w:id="538" w:author="Daniele Silvestro" w:date="2023-06-23T08:25:00Z">
        <w:r w:rsidR="007B5E7F" w:rsidRPr="007B5E7F" w:rsidDel="00F60CDB">
          <w:rPr>
            <w:rFonts w:ascii="Times New Roman" w:hAnsi="Times New Roman" w:cs="Times New Roman"/>
            <w:sz w:val="24"/>
            <w:szCs w:val="24"/>
            <w:lang w:val="en-US"/>
          </w:rPr>
          <w:delText xml:space="preserve"> ages </w:delText>
        </w:r>
      </w:del>
      <w:r w:rsidR="007B5E7F" w:rsidRPr="007B5E7F">
        <w:rPr>
          <w:rFonts w:ascii="Times New Roman" w:hAnsi="Times New Roman" w:cs="Times New Roman"/>
          <w:sz w:val="24"/>
          <w:szCs w:val="24"/>
          <w:lang w:val="en-US"/>
        </w:rPr>
        <w:t>of two random</w:t>
      </w:r>
      <w:ins w:id="539" w:author="Daniele Silvestro" w:date="2023-06-23T08:24:00Z">
        <w:r>
          <w:rPr>
            <w:rFonts w:ascii="Times New Roman" w:hAnsi="Times New Roman" w:cs="Times New Roman"/>
            <w:sz w:val="24"/>
            <w:szCs w:val="24"/>
            <w:lang w:val="en-US"/>
          </w:rPr>
          <w:t xml:space="preserve">ly selected </w:t>
        </w:r>
      </w:ins>
      <w:del w:id="540" w:author="Daniele Silvestro" w:date="2023-06-23T08:24:00Z">
        <w:r w:rsidR="007B5E7F" w:rsidRPr="007B5E7F" w:rsidDel="00F60CDB">
          <w:rPr>
            <w:rFonts w:ascii="Times New Roman" w:hAnsi="Times New Roman" w:cs="Times New Roman"/>
            <w:sz w:val="24"/>
            <w:szCs w:val="24"/>
            <w:lang w:val="en-US"/>
          </w:rPr>
          <w:delText xml:space="preserve"> </w:delText>
        </w:r>
      </w:del>
      <w:del w:id="541" w:author="Daniele Silvestro" w:date="2023-06-23T08:25:00Z">
        <w:r w:rsidR="007B5E7F" w:rsidRPr="007B5E7F" w:rsidDel="00F60CDB">
          <w:rPr>
            <w:rFonts w:ascii="Times New Roman" w:hAnsi="Times New Roman" w:cs="Times New Roman"/>
            <w:sz w:val="24"/>
            <w:szCs w:val="24"/>
            <w:lang w:val="en-US"/>
          </w:rPr>
          <w:delText xml:space="preserve">species instead of the phylogenetically youngest and oldest species, the error rate </w:delText>
        </w:r>
        <w:r w:rsidR="007B5E7F" w:rsidRPr="007B5E7F" w:rsidDel="00F60CDB">
          <w:rPr>
            <w:rFonts w:ascii="Times New Roman" w:hAnsi="Times New Roman" w:cs="Times New Roman"/>
            <w:sz w:val="24"/>
            <w:szCs w:val="24"/>
            <w:lang w:val="en-US"/>
          </w:rPr>
          <w:lastRenderedPageBreak/>
          <w:delText>for confusing the older with the younger one generally increased. While there is no such risk under bifurcating speciation with no extinction, the error rate</w:delText>
        </w:r>
      </w:del>
      <w:ins w:id="542" w:author="Daniele Silvestro" w:date="2023-06-23T08:25:00Z">
        <w:r>
          <w:rPr>
            <w:rFonts w:ascii="Times New Roman" w:hAnsi="Times New Roman" w:cs="Times New Roman"/>
            <w:sz w:val="24"/>
            <w:szCs w:val="24"/>
            <w:lang w:val="en-US"/>
          </w:rPr>
          <w:t>was incorrect</w:t>
        </w:r>
      </w:ins>
      <w:ins w:id="543" w:author="Daniele Silvestro" w:date="2023-06-23T08:26:00Z">
        <w:r>
          <w:rPr>
            <w:rFonts w:ascii="Times New Roman" w:hAnsi="Times New Roman" w:cs="Times New Roman"/>
            <w:sz w:val="24"/>
            <w:szCs w:val="24"/>
            <w:lang w:val="en-US"/>
          </w:rPr>
          <w:t xml:space="preserve"> in</w:t>
        </w:r>
      </w:ins>
      <w:r w:rsidR="007B5E7F" w:rsidRPr="007B5E7F">
        <w:rPr>
          <w:rFonts w:ascii="Times New Roman" w:hAnsi="Times New Roman" w:cs="Times New Roman"/>
          <w:sz w:val="24"/>
          <w:szCs w:val="24"/>
          <w:lang w:val="en-US"/>
        </w:rPr>
        <w:t xml:space="preserve"> </w:t>
      </w:r>
      <w:del w:id="544" w:author="Daniele Silvestro" w:date="2023-06-23T08:26:00Z">
        <w:r w:rsidR="007B5E7F" w:rsidRPr="007B5E7F" w:rsidDel="00F60CDB">
          <w:rPr>
            <w:rFonts w:ascii="Times New Roman" w:hAnsi="Times New Roman" w:cs="Times New Roman"/>
            <w:sz w:val="24"/>
            <w:szCs w:val="24"/>
            <w:lang w:val="en-US"/>
          </w:rPr>
          <w:delText xml:space="preserve">increased </w:delText>
        </w:r>
      </w:del>
      <w:r w:rsidR="007B5E7F" w:rsidRPr="007B5E7F">
        <w:rPr>
          <w:rFonts w:ascii="Times New Roman" w:hAnsi="Times New Roman" w:cs="Times New Roman"/>
          <w:sz w:val="24"/>
          <w:szCs w:val="24"/>
          <w:lang w:val="en-US"/>
        </w:rPr>
        <w:t>6% and 8%, respectively, for intermediate and high extinction</w:t>
      </w:r>
      <w:ins w:id="545" w:author="Daniele Silvestro" w:date="2023-06-23T08:26:00Z">
        <w:r>
          <w:rPr>
            <w:rFonts w:ascii="Times New Roman" w:hAnsi="Times New Roman" w:cs="Times New Roman"/>
            <w:sz w:val="24"/>
            <w:szCs w:val="24"/>
            <w:lang w:val="en-US"/>
          </w:rPr>
          <w:t xml:space="preserve">, respectively </w:t>
        </w:r>
      </w:ins>
      <w:del w:id="546" w:author="Daniele Silvestro" w:date="2023-06-23T08:26:00Z">
        <w:r w:rsidR="007B5E7F" w:rsidRPr="007B5E7F" w:rsidDel="00F60CDB">
          <w:rPr>
            <w:rFonts w:ascii="Times New Roman" w:hAnsi="Times New Roman" w:cs="Times New Roman"/>
            <w:sz w:val="24"/>
            <w:szCs w:val="24"/>
            <w:lang w:val="en-US"/>
          </w:rPr>
          <w:delText xml:space="preserve"> </w:delText>
        </w:r>
      </w:del>
      <w:r w:rsidR="007B5E7F" w:rsidRPr="007B5E7F">
        <w:rPr>
          <w:rFonts w:ascii="Times New Roman" w:hAnsi="Times New Roman" w:cs="Times New Roman"/>
          <w:sz w:val="24"/>
          <w:szCs w:val="24"/>
          <w:lang w:val="en-US"/>
        </w:rPr>
        <w:t>(Figure</w:t>
      </w:r>
      <w:r w:rsidR="007B5E7F">
        <w:rPr>
          <w:rFonts w:ascii="Times New Roman" w:hAnsi="Times New Roman" w:cs="Times New Roman"/>
          <w:sz w:val="24"/>
          <w:szCs w:val="24"/>
          <w:lang w:val="en-US"/>
        </w:rPr>
        <w:t xml:space="preserve"> 6</w:t>
      </w:r>
      <w:r w:rsidR="007B5E7F" w:rsidRPr="007B5E7F">
        <w:rPr>
          <w:rFonts w:ascii="Times New Roman" w:hAnsi="Times New Roman" w:cs="Times New Roman"/>
          <w:sz w:val="24"/>
          <w:szCs w:val="24"/>
          <w:lang w:val="en-US"/>
        </w:rPr>
        <w:t xml:space="preserve">). Under budding speciation, </w:t>
      </w:r>
      <w:ins w:id="547" w:author="Daniele Silvestro" w:date="2023-06-23T08:27:00Z">
        <w:r>
          <w:rPr>
            <w:rFonts w:ascii="Times New Roman" w:hAnsi="Times New Roman" w:cs="Times New Roman"/>
            <w:sz w:val="24"/>
            <w:szCs w:val="24"/>
            <w:lang w:val="en-US"/>
          </w:rPr>
          <w:t xml:space="preserve">the error exceeded 25%, </w:t>
        </w:r>
      </w:ins>
      <w:r w:rsidR="007B5E7F" w:rsidRPr="007B5E7F">
        <w:rPr>
          <w:rFonts w:ascii="Times New Roman" w:hAnsi="Times New Roman" w:cs="Times New Roman"/>
          <w:sz w:val="24"/>
          <w:szCs w:val="24"/>
          <w:lang w:val="en-US"/>
        </w:rPr>
        <w:t>irrespectively of the extinction level</w:t>
      </w:r>
      <w:del w:id="548" w:author="Daniele Silvestro" w:date="2023-06-23T08:27:00Z">
        <w:r w:rsidR="007B5E7F" w:rsidRPr="007B5E7F" w:rsidDel="00F60CDB">
          <w:rPr>
            <w:rFonts w:ascii="Times New Roman" w:hAnsi="Times New Roman" w:cs="Times New Roman"/>
            <w:sz w:val="24"/>
            <w:szCs w:val="24"/>
            <w:lang w:val="en-US"/>
          </w:rPr>
          <w:delText>,</w:delText>
        </w:r>
      </w:del>
      <w:r w:rsidR="007B5E7F" w:rsidRPr="007B5E7F">
        <w:rPr>
          <w:rFonts w:ascii="Times New Roman" w:hAnsi="Times New Roman" w:cs="Times New Roman"/>
          <w:sz w:val="24"/>
          <w:szCs w:val="24"/>
          <w:lang w:val="en-US"/>
        </w:rPr>
        <w:t xml:space="preserve"> </w:t>
      </w:r>
      <w:del w:id="549" w:author="Daniele Silvestro" w:date="2023-06-23T08:27:00Z">
        <w:r w:rsidR="007B5E7F" w:rsidRPr="007B5E7F" w:rsidDel="00F60CDB">
          <w:rPr>
            <w:rFonts w:ascii="Times New Roman" w:hAnsi="Times New Roman" w:cs="Times New Roman"/>
            <w:sz w:val="24"/>
            <w:szCs w:val="24"/>
            <w:lang w:val="en-US"/>
          </w:rPr>
          <w:delText>the younger species was confused with the older in more than 25% of all cases</w:delText>
        </w:r>
        <w:r w:rsidR="007B5E7F" w:rsidDel="00F60CDB">
          <w:rPr>
            <w:rFonts w:ascii="Times New Roman" w:hAnsi="Times New Roman" w:cs="Times New Roman"/>
            <w:sz w:val="24"/>
            <w:szCs w:val="24"/>
            <w:lang w:val="en-US"/>
          </w:rPr>
          <w:delText xml:space="preserve"> </w:delText>
        </w:r>
      </w:del>
      <w:r w:rsidR="007B5E7F">
        <w:rPr>
          <w:rFonts w:ascii="Times New Roman" w:hAnsi="Times New Roman" w:cs="Times New Roman"/>
          <w:sz w:val="24"/>
          <w:szCs w:val="24"/>
          <w:lang w:val="en-US"/>
        </w:rPr>
        <w:t>(Figure 6)</w:t>
      </w:r>
      <w:r w:rsidR="007B5E7F" w:rsidRPr="007B5E7F">
        <w:rPr>
          <w:rFonts w:ascii="Times New Roman" w:hAnsi="Times New Roman" w:cs="Times New Roman"/>
          <w:sz w:val="24"/>
          <w:szCs w:val="24"/>
          <w:lang w:val="en-US"/>
        </w:rPr>
        <w:t>.</w:t>
      </w:r>
    </w:p>
    <w:p w14:paraId="1E3E13E1" w14:textId="77777777" w:rsidR="005B765A" w:rsidRDefault="005B765A">
      <w:pPr>
        <w:spacing w:after="0" w:line="360" w:lineRule="auto"/>
        <w:jc w:val="both"/>
        <w:rPr>
          <w:rFonts w:ascii="Times New Roman" w:hAnsi="Times New Roman" w:cs="Times New Roman"/>
          <w:sz w:val="24"/>
          <w:szCs w:val="24"/>
          <w:lang w:val="en-US"/>
        </w:rPr>
      </w:pPr>
    </w:p>
    <w:p w14:paraId="2362B77D" w14:textId="77777777" w:rsidR="005B765A" w:rsidRPr="007B5E7F" w:rsidRDefault="005B765A" w:rsidP="005B765A">
      <w:pPr>
        <w:spacing w:after="0" w:line="360" w:lineRule="auto"/>
        <w:jc w:val="both"/>
        <w:rPr>
          <w:rFonts w:ascii="Times New Roman" w:hAnsi="Times New Roman" w:cs="Times New Roman"/>
          <w:i/>
          <w:iCs/>
          <w:sz w:val="24"/>
          <w:szCs w:val="24"/>
          <w:u w:val="single"/>
          <w:lang w:val="en-US"/>
        </w:rPr>
      </w:pPr>
      <w:r w:rsidRPr="007B5E7F">
        <w:rPr>
          <w:rFonts w:ascii="Times New Roman" w:hAnsi="Times New Roman" w:cs="Times New Roman"/>
          <w:i/>
          <w:iCs/>
          <w:sz w:val="24"/>
          <w:szCs w:val="24"/>
          <w:u w:val="single"/>
          <w:lang w:val="en-US"/>
        </w:rPr>
        <w:t>Imprint of extinction risk on phylogenetic ages</w:t>
      </w:r>
    </w:p>
    <w:p w14:paraId="76E5DEB2" w14:textId="4C083C02" w:rsidR="009B2BA5" w:rsidRDefault="005B765A" w:rsidP="005B765A">
      <w:pPr>
        <w:spacing w:after="0" w:line="360" w:lineRule="auto"/>
        <w:jc w:val="both"/>
        <w:rPr>
          <w:ins w:id="550" w:author="Daniele Silvestro" w:date="2023-06-23T08:34:00Z"/>
          <w:rFonts w:ascii="Times New Roman" w:hAnsi="Times New Roman" w:cs="Times New Roman"/>
          <w:sz w:val="24"/>
          <w:szCs w:val="24"/>
          <w:lang w:val="en-US"/>
        </w:rPr>
      </w:pPr>
      <w:r>
        <w:rPr>
          <w:rFonts w:ascii="Times New Roman" w:hAnsi="Times New Roman" w:cs="Times New Roman"/>
          <w:sz w:val="24"/>
          <w:szCs w:val="24"/>
          <w:lang w:val="en-US"/>
        </w:rPr>
        <w:t xml:space="preserve">The </w:t>
      </w:r>
      <w:commentRangeStart w:id="551"/>
      <w:r>
        <w:rPr>
          <w:rFonts w:ascii="Times New Roman" w:hAnsi="Times New Roman" w:cs="Times New Roman"/>
          <w:sz w:val="24"/>
          <w:szCs w:val="24"/>
          <w:lang w:val="en-US"/>
        </w:rPr>
        <w:t>mean p</w:t>
      </w:r>
      <w:r w:rsidRPr="007B5E7F">
        <w:rPr>
          <w:rFonts w:ascii="Times New Roman" w:hAnsi="Times New Roman" w:cs="Times New Roman"/>
          <w:sz w:val="24"/>
          <w:szCs w:val="24"/>
          <w:lang w:val="en-US"/>
        </w:rPr>
        <w:t xml:space="preserve">hylogenetic age </w:t>
      </w:r>
      <w:ins w:id="552" w:author="Daniele Silvestro" w:date="2023-06-23T08:33:00Z">
        <w:r w:rsidR="009B2BA5">
          <w:rPr>
            <w:rFonts w:ascii="Times New Roman" w:hAnsi="Times New Roman" w:cs="Times New Roman"/>
            <w:sz w:val="24"/>
            <w:szCs w:val="24"/>
            <w:lang w:val="en-US"/>
          </w:rPr>
          <w:t xml:space="preserve">incorrectly </w:t>
        </w:r>
      </w:ins>
      <w:commentRangeEnd w:id="551"/>
      <w:ins w:id="553" w:author="Daniele Silvestro" w:date="2023-06-23T08:37:00Z">
        <w:r w:rsidR="002F24D1">
          <w:rPr>
            <w:rStyle w:val="Refdecomentario"/>
          </w:rPr>
          <w:commentReference w:id="551"/>
        </w:r>
      </w:ins>
      <w:del w:id="554" w:author="Daniele Silvestro" w:date="2023-06-23T08:30:00Z">
        <w:r w:rsidRPr="007B5E7F" w:rsidDel="009B2BA5">
          <w:rPr>
            <w:rFonts w:ascii="Times New Roman" w:hAnsi="Times New Roman" w:cs="Times New Roman"/>
            <w:sz w:val="24"/>
            <w:szCs w:val="24"/>
            <w:lang w:val="en-US"/>
          </w:rPr>
          <w:delText xml:space="preserve">showed </w:delText>
        </w:r>
      </w:del>
      <w:ins w:id="555" w:author="Daniele Silvestro" w:date="2023-06-23T08:30:00Z">
        <w:r w:rsidR="009B2BA5">
          <w:rPr>
            <w:rFonts w:ascii="Times New Roman" w:hAnsi="Times New Roman" w:cs="Times New Roman"/>
            <w:sz w:val="24"/>
            <w:szCs w:val="24"/>
            <w:lang w:val="en-US"/>
          </w:rPr>
          <w:t>recovered</w:t>
        </w:r>
      </w:ins>
      <w:del w:id="556" w:author="Daniele Silvestro" w:date="2023-06-23T08:30:00Z">
        <w:r w:rsidRPr="007B5E7F" w:rsidDel="009B2BA5">
          <w:rPr>
            <w:rFonts w:ascii="Times New Roman" w:hAnsi="Times New Roman" w:cs="Times New Roman"/>
            <w:sz w:val="24"/>
            <w:szCs w:val="24"/>
            <w:lang w:val="en-US"/>
          </w:rPr>
          <w:delText>a</w:delText>
        </w:r>
      </w:del>
      <w:ins w:id="557" w:author="Daniele Silvestro" w:date="2023-06-23T08:30:00Z">
        <w:r w:rsidR="009B2BA5">
          <w:rPr>
            <w:rFonts w:ascii="Times New Roman" w:hAnsi="Times New Roman" w:cs="Times New Roman"/>
            <w:sz w:val="24"/>
            <w:szCs w:val="24"/>
            <w:lang w:val="en-US"/>
          </w:rPr>
          <w:t xml:space="preserve"> the</w:t>
        </w:r>
      </w:ins>
      <w:r w:rsidRPr="007B5E7F">
        <w:rPr>
          <w:rFonts w:ascii="Times New Roman" w:hAnsi="Times New Roman" w:cs="Times New Roman"/>
          <w:sz w:val="24"/>
          <w:szCs w:val="24"/>
          <w:lang w:val="en-US"/>
        </w:rPr>
        <w:t xml:space="preserve"> </w:t>
      </w:r>
      <w:del w:id="558" w:author="Daniele Silvestro" w:date="2023-06-23T08:30:00Z">
        <w:r w:rsidRPr="007B5E7F" w:rsidDel="009B2BA5">
          <w:rPr>
            <w:rFonts w:ascii="Times New Roman" w:hAnsi="Times New Roman" w:cs="Times New Roman"/>
            <w:sz w:val="24"/>
            <w:szCs w:val="24"/>
            <w:lang w:val="en-US"/>
          </w:rPr>
          <w:delText xml:space="preserve">completely </w:delText>
        </w:r>
      </w:del>
      <w:del w:id="559" w:author="Daniele Silvestro" w:date="2023-06-23T08:33:00Z">
        <w:r w:rsidRPr="007B5E7F" w:rsidDel="009B2BA5">
          <w:rPr>
            <w:rFonts w:ascii="Times New Roman" w:hAnsi="Times New Roman" w:cs="Times New Roman"/>
            <w:sz w:val="24"/>
            <w:szCs w:val="24"/>
            <w:lang w:val="en-US"/>
          </w:rPr>
          <w:delText xml:space="preserve">correct </w:delText>
        </w:r>
      </w:del>
      <w:del w:id="560" w:author="Daniele Silvestro" w:date="2023-06-23T08:30:00Z">
        <w:r w:rsidRPr="007B5E7F" w:rsidDel="009B2BA5">
          <w:rPr>
            <w:rFonts w:ascii="Times New Roman" w:hAnsi="Times New Roman" w:cs="Times New Roman"/>
            <w:sz w:val="24"/>
            <w:szCs w:val="24"/>
            <w:lang w:val="en-US"/>
          </w:rPr>
          <w:delText xml:space="preserve">estimation </w:delText>
        </w:r>
      </w:del>
      <w:ins w:id="561" w:author="Daniele Silvestro" w:date="2023-06-23T08:30:00Z">
        <w:r w:rsidR="009B2BA5">
          <w:rPr>
            <w:rFonts w:ascii="Times New Roman" w:hAnsi="Times New Roman" w:cs="Times New Roman"/>
            <w:sz w:val="24"/>
            <w:szCs w:val="24"/>
            <w:lang w:val="en-US"/>
          </w:rPr>
          <w:t xml:space="preserve">ranking of </w:t>
        </w:r>
      </w:ins>
      <w:ins w:id="562" w:author="Daniele Silvestro" w:date="2023-06-23T08:33:00Z">
        <w:r w:rsidR="009B2BA5">
          <w:rPr>
            <w:rFonts w:ascii="Times New Roman" w:hAnsi="Times New Roman" w:cs="Times New Roman"/>
            <w:sz w:val="24"/>
            <w:szCs w:val="24"/>
            <w:lang w:val="en-US"/>
          </w:rPr>
          <w:t>five simulated extinction risk categories (</w:t>
        </w:r>
        <w:proofErr w:type="spellStart"/>
        <w:r w:rsidR="009B2BA5" w:rsidRPr="009B2BA5">
          <w:rPr>
            <w:rFonts w:ascii="Times New Roman" w:hAnsi="Times New Roman" w:cs="Times New Roman"/>
            <w:i/>
            <w:iCs/>
            <w:sz w:val="24"/>
            <w:szCs w:val="24"/>
            <w:lang w:val="en-US"/>
            <w:rPrChange w:id="563" w:author="Daniele Silvestro" w:date="2023-06-23T08:33:00Z">
              <w:rPr>
                <w:rFonts w:ascii="Times New Roman" w:hAnsi="Times New Roman" w:cs="Times New Roman"/>
                <w:sz w:val="24"/>
                <w:szCs w:val="24"/>
                <w:lang w:val="en-US"/>
              </w:rPr>
            </w:rPrChange>
          </w:rPr>
          <w:t>sensu</w:t>
        </w:r>
        <w:proofErr w:type="spellEnd"/>
        <w:r w:rsidR="009B2BA5">
          <w:rPr>
            <w:rFonts w:ascii="Times New Roman" w:hAnsi="Times New Roman" w:cs="Times New Roman"/>
            <w:sz w:val="24"/>
            <w:szCs w:val="24"/>
            <w:lang w:val="en-US"/>
          </w:rPr>
          <w:t xml:space="preserve"> IUCN Red List)</w:t>
        </w:r>
      </w:ins>
      <w:ins w:id="564" w:author="Daniele Silvestro" w:date="2023-06-23T08:30:00Z">
        <w:r w:rsidR="009B2BA5" w:rsidRPr="007B5E7F">
          <w:rPr>
            <w:rFonts w:ascii="Times New Roman" w:hAnsi="Times New Roman" w:cs="Times New Roman"/>
            <w:sz w:val="24"/>
            <w:szCs w:val="24"/>
            <w:lang w:val="en-US"/>
          </w:rPr>
          <w:t xml:space="preserve"> </w:t>
        </w:r>
      </w:ins>
      <w:ins w:id="565" w:author="Daniele Silvestro" w:date="2023-06-23T08:34:00Z">
        <w:r w:rsidR="009B2BA5">
          <w:rPr>
            <w:rFonts w:ascii="Times New Roman" w:hAnsi="Times New Roman" w:cs="Times New Roman"/>
            <w:sz w:val="24"/>
            <w:szCs w:val="24"/>
            <w:lang w:val="en-US"/>
          </w:rPr>
          <w:t xml:space="preserve">in 25% with low extinction. </w:t>
        </w:r>
      </w:ins>
      <w:ins w:id="566" w:author="Daniele Silvestro" w:date="2023-06-23T08:37:00Z">
        <w:r w:rsidR="002F24D1">
          <w:rPr>
            <w:rFonts w:ascii="Times New Roman" w:hAnsi="Times New Roman" w:cs="Times New Roman"/>
            <w:sz w:val="24"/>
            <w:szCs w:val="24"/>
            <w:lang w:val="en-US"/>
          </w:rPr>
          <w:t>The error rate increased to 31 and 44% with intermediate and h</w:t>
        </w:r>
      </w:ins>
      <w:ins w:id="567" w:author="Daniele Silvestro" w:date="2023-06-23T08:38:00Z">
        <w:r w:rsidR="002F24D1">
          <w:rPr>
            <w:rFonts w:ascii="Times New Roman" w:hAnsi="Times New Roman" w:cs="Times New Roman"/>
            <w:sz w:val="24"/>
            <w:szCs w:val="24"/>
            <w:lang w:val="en-US"/>
          </w:rPr>
          <w:t xml:space="preserve">igh relative extinction, respectively (Fig. 7). </w:t>
        </w:r>
      </w:ins>
    </w:p>
    <w:p w14:paraId="1D25E9BD" w14:textId="0FF89DA1" w:rsidR="005B765A" w:rsidRPr="007B5E7F" w:rsidDel="002F24D1" w:rsidRDefault="005B765A" w:rsidP="005B765A">
      <w:pPr>
        <w:spacing w:after="0" w:line="360" w:lineRule="auto"/>
        <w:jc w:val="both"/>
        <w:rPr>
          <w:del w:id="568" w:author="Daniele Silvestro" w:date="2023-06-23T08:38:00Z"/>
          <w:rFonts w:ascii="Times New Roman" w:hAnsi="Times New Roman" w:cs="Times New Roman"/>
          <w:sz w:val="24"/>
          <w:szCs w:val="24"/>
          <w:lang w:val="en-US"/>
        </w:rPr>
      </w:pPr>
      <w:commentRangeStart w:id="569"/>
      <w:del w:id="570" w:author="Daniele Silvestro" w:date="2023-06-23T08:38:00Z">
        <w:r w:rsidRPr="007B5E7F" w:rsidDel="002F24D1">
          <w:rPr>
            <w:rFonts w:ascii="Times New Roman" w:hAnsi="Times New Roman" w:cs="Times New Roman"/>
            <w:sz w:val="24"/>
            <w:szCs w:val="24"/>
            <w:lang w:val="en-US"/>
          </w:rPr>
          <w:delText>(i.e.</w:delText>
        </w:r>
        <w:r w:rsidDel="002F24D1">
          <w:rPr>
            <w:rFonts w:ascii="Times New Roman" w:hAnsi="Times New Roman" w:cs="Times New Roman"/>
            <w:sz w:val="24"/>
            <w:szCs w:val="24"/>
            <w:lang w:val="en-US"/>
          </w:rPr>
          <w:delText xml:space="preserve">, </w:delText>
        </w:r>
        <w:r w:rsidRPr="007B5E7F" w:rsidDel="002F24D1">
          <w:rPr>
            <w:rFonts w:ascii="Times New Roman" w:hAnsi="Times New Roman" w:cs="Times New Roman"/>
            <w:sz w:val="24"/>
            <w:szCs w:val="24"/>
            <w:lang w:val="en-US"/>
          </w:rPr>
          <w:delText xml:space="preserve">5 of 5 conservation status reflected by the </w:delText>
        </w:r>
        <w:r w:rsidDel="002F24D1">
          <w:rPr>
            <w:rFonts w:ascii="Times New Roman" w:hAnsi="Times New Roman" w:cs="Times New Roman"/>
            <w:sz w:val="24"/>
            <w:szCs w:val="24"/>
            <w:lang w:val="en-US"/>
          </w:rPr>
          <w:delText xml:space="preserve">mean </w:delText>
        </w:r>
        <w:r w:rsidRPr="007B5E7F" w:rsidDel="002F24D1">
          <w:rPr>
            <w:rFonts w:ascii="Times New Roman" w:hAnsi="Times New Roman" w:cs="Times New Roman"/>
            <w:sz w:val="24"/>
            <w:szCs w:val="24"/>
            <w:lang w:val="en-US"/>
          </w:rPr>
          <w:delText>phylogenetic age of the species</w:delText>
        </w:r>
        <w:r w:rsidDel="002F24D1">
          <w:rPr>
            <w:rFonts w:ascii="Times New Roman" w:hAnsi="Times New Roman" w:cs="Times New Roman"/>
            <w:sz w:val="24"/>
            <w:szCs w:val="24"/>
            <w:lang w:val="en-US"/>
          </w:rPr>
          <w:delText xml:space="preserve"> in each category</w:delText>
        </w:r>
        <w:r w:rsidRPr="007B5E7F" w:rsidDel="002F24D1">
          <w:rPr>
            <w:rFonts w:ascii="Times New Roman" w:hAnsi="Times New Roman" w:cs="Times New Roman"/>
            <w:sz w:val="24"/>
            <w:szCs w:val="24"/>
            <w:lang w:val="en-US"/>
          </w:rPr>
          <w:delText>) in 75% of the trees in a low, 69% in an intermediate, and 56% in a high extinction scenario (</w:delText>
        </w:r>
        <w:commentRangeStart w:id="571"/>
        <w:r w:rsidRPr="007B5E7F" w:rsidDel="002F24D1">
          <w:rPr>
            <w:rFonts w:ascii="Times New Roman" w:hAnsi="Times New Roman" w:cs="Times New Roman"/>
            <w:sz w:val="24"/>
            <w:szCs w:val="24"/>
            <w:lang w:val="en-US"/>
          </w:rPr>
          <w:delText xml:space="preserve">Figure </w:delText>
        </w:r>
        <w:r w:rsidDel="002F24D1">
          <w:rPr>
            <w:rFonts w:ascii="Times New Roman" w:hAnsi="Times New Roman" w:cs="Times New Roman"/>
            <w:sz w:val="24"/>
            <w:szCs w:val="24"/>
            <w:lang w:val="en-US"/>
          </w:rPr>
          <w:delText>7</w:delText>
        </w:r>
        <w:r w:rsidRPr="007B5E7F" w:rsidDel="002F24D1">
          <w:rPr>
            <w:rFonts w:ascii="Times New Roman" w:hAnsi="Times New Roman" w:cs="Times New Roman"/>
            <w:sz w:val="24"/>
            <w:szCs w:val="24"/>
            <w:lang w:val="en-US"/>
          </w:rPr>
          <w:delText>)</w:delText>
        </w:r>
        <w:commentRangeEnd w:id="571"/>
        <w:r w:rsidDel="002F24D1">
          <w:rPr>
            <w:rStyle w:val="Refdecomentario"/>
          </w:rPr>
          <w:commentReference w:id="571"/>
        </w:r>
      </w:del>
    </w:p>
    <w:p w14:paraId="5284BB65" w14:textId="77777777" w:rsidR="005B765A" w:rsidRDefault="005B765A" w:rsidP="005B765A">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acknowledging partial correct estimation (3 or more conservation status estimated corrected), the</w:t>
      </w:r>
      <w:r>
        <w:rPr>
          <w:rFonts w:ascii="Times New Roman" w:hAnsi="Times New Roman" w:cs="Times New Roman"/>
          <w:sz w:val="24"/>
          <w:szCs w:val="24"/>
          <w:lang w:val="en-US"/>
        </w:rPr>
        <w:t xml:space="preserve"> mean</w:t>
      </w:r>
      <w:r w:rsidRPr="007B5E7F">
        <w:rPr>
          <w:rFonts w:ascii="Times New Roman" w:hAnsi="Times New Roman" w:cs="Times New Roman"/>
          <w:sz w:val="24"/>
          <w:szCs w:val="24"/>
          <w:lang w:val="en-US"/>
        </w:rPr>
        <w:t xml:space="preserve"> phylogenetic age showed </w:t>
      </w:r>
      <w:commentRangeEnd w:id="569"/>
      <w:r w:rsidR="00DC1009">
        <w:rPr>
          <w:rStyle w:val="Refdecomentario"/>
        </w:rPr>
        <w:commentReference w:id="569"/>
      </w:r>
      <w:r w:rsidRPr="007B5E7F">
        <w:rPr>
          <w:rFonts w:ascii="Times New Roman" w:hAnsi="Times New Roman" w:cs="Times New Roman"/>
          <w:sz w:val="24"/>
          <w:szCs w:val="24"/>
          <w:lang w:val="en-US"/>
        </w:rPr>
        <w:t>the same pattern with 97% in a low, 94% in an intermediate, and 91% in a high extinction scenario</w:t>
      </w:r>
      <w:commentRangeStart w:id="572"/>
      <w:r w:rsidRPr="007B5E7F">
        <w:rPr>
          <w:rFonts w:ascii="Times New Roman" w:hAnsi="Times New Roman" w:cs="Times New Roman"/>
          <w:sz w:val="24"/>
          <w:szCs w:val="24"/>
          <w:lang w:val="en-US"/>
        </w:rPr>
        <w:t>. Moreover, the mean probable age slightly improved with 99% in a low, 97% in an intermediate, and 87% in a high extinction scenario.</w:t>
      </w:r>
      <w:commentRangeEnd w:id="572"/>
      <w:r w:rsidR="00DC1009">
        <w:rPr>
          <w:rStyle w:val="Refdecomentario"/>
        </w:rPr>
        <w:commentReference w:id="572"/>
      </w:r>
    </w:p>
    <w:p w14:paraId="001F073D" w14:textId="77777777" w:rsidR="005B765A" w:rsidRDefault="005B765A">
      <w:pPr>
        <w:spacing w:after="0" w:line="360" w:lineRule="auto"/>
        <w:jc w:val="both"/>
        <w:rPr>
          <w:rFonts w:ascii="Times New Roman" w:hAnsi="Times New Roman" w:cs="Times New Roman"/>
          <w:sz w:val="24"/>
          <w:szCs w:val="24"/>
          <w:lang w:val="en-US"/>
        </w:rPr>
      </w:pPr>
    </w:p>
    <w:p w14:paraId="71AB2DAE" w14:textId="77777777" w:rsidR="007B5E7F" w:rsidRPr="007B5E7F" w:rsidRDefault="007B5E7F" w:rsidP="007B5E7F">
      <w:pPr>
        <w:spacing w:after="0" w:line="360" w:lineRule="auto"/>
        <w:jc w:val="both"/>
        <w:rPr>
          <w:rFonts w:ascii="Times New Roman" w:hAnsi="Times New Roman" w:cs="Times New Roman"/>
          <w:i/>
          <w:iCs/>
          <w:sz w:val="24"/>
          <w:szCs w:val="24"/>
          <w:u w:val="single"/>
          <w:lang w:val="en-US"/>
        </w:rPr>
      </w:pPr>
      <w:commentRangeStart w:id="573"/>
      <w:r w:rsidRPr="007B5E7F">
        <w:rPr>
          <w:rFonts w:ascii="Times New Roman" w:hAnsi="Times New Roman" w:cs="Times New Roman"/>
          <w:i/>
          <w:iCs/>
          <w:sz w:val="24"/>
          <w:szCs w:val="24"/>
          <w:u w:val="single"/>
          <w:lang w:val="en-US"/>
        </w:rPr>
        <w:t>Quantifying uncertainty in species age under budding speciation</w:t>
      </w:r>
      <w:commentRangeEnd w:id="573"/>
      <w:r w:rsidR="00CF77F6">
        <w:rPr>
          <w:rStyle w:val="Refdecomentario"/>
        </w:rPr>
        <w:commentReference w:id="573"/>
      </w:r>
    </w:p>
    <w:p w14:paraId="0A8CA889" w14:textId="6A64FC0F" w:rsidR="005B765A" w:rsidRDefault="005B765A" w:rsidP="007B5E7F">
      <w:pPr>
        <w:spacing w:after="0" w:line="360" w:lineRule="auto"/>
        <w:jc w:val="both"/>
        <w:rPr>
          <w:rFonts w:ascii="Times New Roman" w:hAnsi="Times New Roman" w:cs="Times New Roman"/>
          <w:sz w:val="24"/>
          <w:szCs w:val="24"/>
          <w:lang w:val="en-US"/>
        </w:rPr>
      </w:pPr>
      <w:commentRangeStart w:id="574"/>
      <w:r>
        <w:rPr>
          <w:rFonts w:ascii="Times New Roman" w:hAnsi="Times New Roman" w:cs="Times New Roman"/>
          <w:sz w:val="24"/>
          <w:szCs w:val="24"/>
          <w:lang w:val="en-US"/>
        </w:rPr>
        <w:t xml:space="preserve">The modal age from the geometric function has almost the same accuracy as the phylogenetic age for estimating true age in a budding speciation scenario </w:t>
      </w:r>
      <w:commentRangeEnd w:id="574"/>
      <w:r w:rsidR="009B2BA5">
        <w:rPr>
          <w:rStyle w:val="Refdecomentario"/>
        </w:rPr>
        <w:commentReference w:id="574"/>
      </w:r>
      <w:r>
        <w:rPr>
          <w:rFonts w:ascii="Times New Roman" w:hAnsi="Times New Roman" w:cs="Times New Roman"/>
          <w:sz w:val="24"/>
          <w:szCs w:val="24"/>
          <w:lang w:val="en-US"/>
        </w:rPr>
        <w:t xml:space="preserve">(Figure SM5). </w:t>
      </w:r>
      <w:del w:id="575" w:author="Daniele Silvestro" w:date="2023-06-23T08:41:00Z">
        <w:r w:rsidDel="00DC1009">
          <w:rPr>
            <w:rFonts w:ascii="Times New Roman" w:hAnsi="Times New Roman" w:cs="Times New Roman"/>
            <w:sz w:val="24"/>
            <w:szCs w:val="24"/>
            <w:lang w:val="en-US"/>
          </w:rPr>
          <w:delText xml:space="preserve">Moreover, it also shows the tendency of a slightly lower accuracy with increasing extinction rates. </w:delText>
        </w:r>
      </w:del>
      <w:r>
        <w:rPr>
          <w:rFonts w:ascii="Times New Roman" w:hAnsi="Times New Roman" w:cs="Times New Roman"/>
          <w:sz w:val="24"/>
          <w:szCs w:val="24"/>
          <w:lang w:val="en-US"/>
        </w:rPr>
        <w:t xml:space="preserve">The mean </w:t>
      </w:r>
      <w:del w:id="576" w:author="Daniele Silvestro" w:date="2023-06-23T08:41:00Z">
        <w:r w:rsidDel="00DC1009">
          <w:rPr>
            <w:rFonts w:ascii="Times New Roman" w:hAnsi="Times New Roman" w:cs="Times New Roman"/>
            <w:sz w:val="24"/>
            <w:szCs w:val="24"/>
            <w:lang w:val="en-US"/>
          </w:rPr>
          <w:delText xml:space="preserve">probability </w:delText>
        </w:r>
      </w:del>
      <w:ins w:id="577" w:author="Daniele Silvestro" w:date="2023-06-23T08:41:00Z">
        <w:r w:rsidR="00DC1009">
          <w:rPr>
            <w:rFonts w:ascii="Times New Roman" w:hAnsi="Times New Roman" w:cs="Times New Roman"/>
            <w:sz w:val="24"/>
            <w:szCs w:val="24"/>
            <w:lang w:val="en-US"/>
          </w:rPr>
          <w:t xml:space="preserve">estimated </w:t>
        </w:r>
      </w:ins>
      <w:r>
        <w:rPr>
          <w:rFonts w:ascii="Times New Roman" w:hAnsi="Times New Roman" w:cs="Times New Roman"/>
          <w:sz w:val="24"/>
          <w:szCs w:val="24"/>
          <w:lang w:val="en-US"/>
        </w:rPr>
        <w:t>age from the</w:t>
      </w:r>
      <w:ins w:id="578" w:author="Daniele Silvestro" w:date="2023-06-23T08:41:00Z">
        <w:r w:rsidR="00DC1009">
          <w:rPr>
            <w:rFonts w:ascii="Times New Roman" w:hAnsi="Times New Roman" w:cs="Times New Roman"/>
            <w:sz w:val="24"/>
            <w:szCs w:val="24"/>
            <w:lang w:val="en-US"/>
          </w:rPr>
          <w:t xml:space="preserve"> truncated geometric</w:t>
        </w:r>
      </w:ins>
      <w:r>
        <w:rPr>
          <w:rFonts w:ascii="Times New Roman" w:hAnsi="Times New Roman" w:cs="Times New Roman"/>
          <w:sz w:val="24"/>
          <w:szCs w:val="24"/>
          <w:lang w:val="en-US"/>
        </w:rPr>
        <w:t xml:space="preserve"> function is </w:t>
      </w:r>
      <w:commentRangeStart w:id="579"/>
      <w:r>
        <w:rPr>
          <w:rFonts w:ascii="Times New Roman" w:hAnsi="Times New Roman" w:cs="Times New Roman"/>
          <w:sz w:val="24"/>
          <w:szCs w:val="24"/>
          <w:lang w:val="en-US"/>
        </w:rPr>
        <w:t xml:space="preserve">inaccurate </w:t>
      </w:r>
      <w:commentRangeEnd w:id="579"/>
      <w:r w:rsidR="00DC1009">
        <w:rPr>
          <w:rStyle w:val="Refdecomentario"/>
        </w:rPr>
        <w:commentReference w:id="579"/>
      </w:r>
      <w:r>
        <w:rPr>
          <w:rFonts w:ascii="Times New Roman" w:hAnsi="Times New Roman" w:cs="Times New Roman"/>
          <w:sz w:val="24"/>
          <w:szCs w:val="24"/>
          <w:lang w:val="en-US"/>
        </w:rPr>
        <w:t xml:space="preserve">regarding any true age but </w:t>
      </w:r>
      <w:del w:id="580" w:author="Daniele Silvestro" w:date="2023-06-23T08:42:00Z">
        <w:r w:rsidDel="00DC1009">
          <w:rPr>
            <w:rFonts w:ascii="Times New Roman" w:hAnsi="Times New Roman" w:cs="Times New Roman"/>
            <w:sz w:val="24"/>
            <w:szCs w:val="24"/>
            <w:lang w:val="en-US"/>
          </w:rPr>
          <w:delText>possesses a symmetrical error distribution</w:delText>
        </w:r>
      </w:del>
      <w:ins w:id="581" w:author="Daniele Silvestro" w:date="2023-06-23T08:42:00Z">
        <w:r w:rsidR="00DC1009">
          <w:rPr>
            <w:rFonts w:ascii="Times New Roman" w:hAnsi="Times New Roman" w:cs="Times New Roman"/>
            <w:sz w:val="24"/>
            <w:szCs w:val="24"/>
            <w:lang w:val="en-US"/>
          </w:rPr>
          <w:t>unbiased</w:t>
        </w:r>
      </w:ins>
      <w:r>
        <w:rPr>
          <w:rFonts w:ascii="Times New Roman" w:hAnsi="Times New Roman" w:cs="Times New Roman"/>
          <w:sz w:val="24"/>
          <w:szCs w:val="24"/>
          <w:lang w:val="en-US"/>
        </w:rPr>
        <w:t xml:space="preserve"> in all extinction scenarios (Figure SM6).</w:t>
      </w:r>
    </w:p>
    <w:p w14:paraId="4F0469F1" w14:textId="69FC6122" w:rsidR="007B5E7F" w:rsidRPr="007B5E7F" w:rsidRDefault="007B5E7F" w:rsidP="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The coverage </w:t>
      </w:r>
      <w:ins w:id="582" w:author="Daniele Silvestro" w:date="2023-06-23T08:42:00Z">
        <w:r w:rsidR="00DC1009">
          <w:rPr>
            <w:rFonts w:ascii="Times New Roman" w:hAnsi="Times New Roman" w:cs="Times New Roman"/>
            <w:sz w:val="24"/>
            <w:szCs w:val="24"/>
            <w:lang w:val="en-US"/>
          </w:rPr>
          <w:t xml:space="preserve">of our estimator is comparatively high, with </w:t>
        </w:r>
      </w:ins>
      <w:del w:id="583" w:author="Daniele Silvestro" w:date="2023-06-23T08:42:00Z">
        <w:r w:rsidRPr="007B5E7F" w:rsidDel="00DC1009">
          <w:rPr>
            <w:rFonts w:ascii="Times New Roman" w:hAnsi="Times New Roman" w:cs="Times New Roman"/>
            <w:sz w:val="24"/>
            <w:szCs w:val="24"/>
            <w:lang w:val="en-US"/>
          </w:rPr>
          <w:delText xml:space="preserve">of </w:delText>
        </w:r>
      </w:del>
      <w:r w:rsidRPr="007B5E7F">
        <w:rPr>
          <w:rFonts w:ascii="Times New Roman" w:hAnsi="Times New Roman" w:cs="Times New Roman"/>
          <w:sz w:val="24"/>
          <w:szCs w:val="24"/>
          <w:lang w:val="en-US"/>
        </w:rPr>
        <w:t xml:space="preserve">true ages </w:t>
      </w:r>
      <w:del w:id="584" w:author="Daniele Silvestro" w:date="2023-06-23T08:42:00Z">
        <w:r w:rsidRPr="007B5E7F" w:rsidDel="00DC1009">
          <w:rPr>
            <w:rFonts w:ascii="Times New Roman" w:hAnsi="Times New Roman" w:cs="Times New Roman"/>
            <w:sz w:val="24"/>
            <w:szCs w:val="24"/>
            <w:lang w:val="en-US"/>
          </w:rPr>
          <w:delText xml:space="preserve">by </w:delText>
        </w:r>
      </w:del>
      <w:ins w:id="585" w:author="Daniele Silvestro" w:date="2023-06-23T08:42:00Z">
        <w:r w:rsidR="00DC1009">
          <w:rPr>
            <w:rFonts w:ascii="Times New Roman" w:hAnsi="Times New Roman" w:cs="Times New Roman"/>
            <w:sz w:val="24"/>
            <w:szCs w:val="24"/>
            <w:lang w:val="en-US"/>
          </w:rPr>
          <w:t>include</w:t>
        </w:r>
      </w:ins>
      <w:ins w:id="586" w:author="Daniele Silvestro" w:date="2023-06-23T08:43:00Z">
        <w:r w:rsidR="00DC1009">
          <w:rPr>
            <w:rFonts w:ascii="Times New Roman" w:hAnsi="Times New Roman" w:cs="Times New Roman"/>
            <w:sz w:val="24"/>
            <w:szCs w:val="24"/>
            <w:lang w:val="en-US"/>
          </w:rPr>
          <w:t>d in</w:t>
        </w:r>
      </w:ins>
      <w:ins w:id="587" w:author="Daniele Silvestro" w:date="2023-06-23T08:42:00Z">
        <w:r w:rsidR="00DC1009" w:rsidRPr="007B5E7F">
          <w:rPr>
            <w:rFonts w:ascii="Times New Roman" w:hAnsi="Times New Roman" w:cs="Times New Roman"/>
            <w:sz w:val="24"/>
            <w:szCs w:val="24"/>
            <w:lang w:val="en-US"/>
          </w:rPr>
          <w:t xml:space="preserve"> </w:t>
        </w:r>
      </w:ins>
      <w:r w:rsidRPr="007B5E7F">
        <w:rPr>
          <w:rFonts w:ascii="Times New Roman" w:hAnsi="Times New Roman" w:cs="Times New Roman"/>
          <w:sz w:val="24"/>
          <w:szCs w:val="24"/>
          <w:lang w:val="en-US"/>
        </w:rPr>
        <w:t xml:space="preserve">the 95% confidence interval </w:t>
      </w:r>
      <w:del w:id="588" w:author="Daniele Silvestro" w:date="2023-06-23T08:43:00Z">
        <w:r w:rsidRPr="007B5E7F" w:rsidDel="00DC1009">
          <w:rPr>
            <w:rFonts w:ascii="Times New Roman" w:hAnsi="Times New Roman" w:cs="Times New Roman"/>
            <w:sz w:val="24"/>
            <w:szCs w:val="24"/>
            <w:lang w:val="en-US"/>
          </w:rPr>
          <w:delText>obtained with our geometric age function is considerably high, with</w:delText>
        </w:r>
      </w:del>
      <w:ins w:id="589" w:author="Daniele Silvestro" w:date="2023-06-23T08:43:00Z">
        <w:r w:rsidR="00DC1009">
          <w:rPr>
            <w:rFonts w:ascii="Times New Roman" w:hAnsi="Times New Roman" w:cs="Times New Roman"/>
            <w:sz w:val="24"/>
            <w:szCs w:val="24"/>
            <w:lang w:val="en-US"/>
          </w:rPr>
          <w:t>in</w:t>
        </w:r>
      </w:ins>
      <w:r w:rsidRPr="007B5E7F">
        <w:rPr>
          <w:rFonts w:ascii="Times New Roman" w:hAnsi="Times New Roman" w:cs="Times New Roman"/>
          <w:sz w:val="24"/>
          <w:szCs w:val="24"/>
          <w:lang w:val="en-US"/>
        </w:rPr>
        <w:t xml:space="preserve"> 94% </w:t>
      </w:r>
      <w:ins w:id="590" w:author="Daniele Silvestro" w:date="2023-06-23T08:43:00Z">
        <w:r w:rsidR="00DC1009">
          <w:rPr>
            <w:rFonts w:ascii="Times New Roman" w:hAnsi="Times New Roman" w:cs="Times New Roman"/>
            <w:sz w:val="24"/>
            <w:szCs w:val="24"/>
            <w:lang w:val="en-US"/>
          </w:rPr>
          <w:t xml:space="preserve">the simulations </w:t>
        </w:r>
      </w:ins>
      <w:del w:id="591" w:author="Daniele Silvestro" w:date="2023-06-23T08:43:00Z">
        <w:r w:rsidRPr="007B5E7F" w:rsidDel="00DC1009">
          <w:rPr>
            <w:rFonts w:ascii="Times New Roman" w:hAnsi="Times New Roman" w:cs="Times New Roman"/>
            <w:sz w:val="24"/>
            <w:szCs w:val="24"/>
            <w:lang w:val="en-US"/>
          </w:rPr>
          <w:delText xml:space="preserve">in </w:delText>
        </w:r>
      </w:del>
      <w:ins w:id="592" w:author="Daniele Silvestro" w:date="2023-06-23T08:43:00Z">
        <w:r w:rsidR="00DC1009">
          <w:rPr>
            <w:rFonts w:ascii="Times New Roman" w:hAnsi="Times New Roman" w:cs="Times New Roman"/>
            <w:sz w:val="24"/>
            <w:szCs w:val="24"/>
            <w:lang w:val="en-US"/>
          </w:rPr>
          <w:t>with</w:t>
        </w:r>
      </w:ins>
      <w:del w:id="593" w:author="Daniele Silvestro" w:date="2023-06-23T08:43:00Z">
        <w:r w:rsidRPr="007B5E7F" w:rsidDel="00DC1009">
          <w:rPr>
            <w:rFonts w:ascii="Times New Roman" w:hAnsi="Times New Roman" w:cs="Times New Roman"/>
            <w:sz w:val="24"/>
            <w:szCs w:val="24"/>
            <w:lang w:val="en-US"/>
          </w:rPr>
          <w:delText>a</w:delText>
        </w:r>
      </w:del>
      <w:r w:rsidRPr="007B5E7F">
        <w:rPr>
          <w:rFonts w:ascii="Times New Roman" w:hAnsi="Times New Roman" w:cs="Times New Roman"/>
          <w:sz w:val="24"/>
          <w:szCs w:val="24"/>
          <w:lang w:val="en-US"/>
        </w:rPr>
        <w:t xml:space="preserve"> low</w:t>
      </w:r>
      <w:ins w:id="594" w:author="Daniele Silvestro" w:date="2023-06-23T08:43:00Z">
        <w:r w:rsidR="00DC1009">
          <w:rPr>
            <w:rFonts w:ascii="Times New Roman" w:hAnsi="Times New Roman" w:cs="Times New Roman"/>
            <w:sz w:val="24"/>
            <w:szCs w:val="24"/>
            <w:lang w:val="en-US"/>
          </w:rPr>
          <w:t xml:space="preserve"> relative extinction. This</w:t>
        </w:r>
      </w:ins>
      <w:r w:rsidRPr="007B5E7F">
        <w:rPr>
          <w:rFonts w:ascii="Times New Roman" w:hAnsi="Times New Roman" w:cs="Times New Roman"/>
          <w:sz w:val="24"/>
          <w:szCs w:val="24"/>
          <w:lang w:val="en-US"/>
        </w:rPr>
        <w:t>,</w:t>
      </w:r>
      <w:ins w:id="595" w:author="Daniele Silvestro" w:date="2023-06-23T08:43:00Z">
        <w:r w:rsidR="00DC1009">
          <w:rPr>
            <w:rFonts w:ascii="Times New Roman" w:hAnsi="Times New Roman" w:cs="Times New Roman"/>
            <w:sz w:val="24"/>
            <w:szCs w:val="24"/>
            <w:lang w:val="en-US"/>
          </w:rPr>
          <w:t xml:space="preserve"> however, decreased to</w:t>
        </w:r>
      </w:ins>
      <w:r w:rsidRPr="007B5E7F">
        <w:rPr>
          <w:rFonts w:ascii="Times New Roman" w:hAnsi="Times New Roman" w:cs="Times New Roman"/>
          <w:sz w:val="24"/>
          <w:szCs w:val="24"/>
          <w:lang w:val="en-US"/>
        </w:rPr>
        <w:t xml:space="preserve"> 90% </w:t>
      </w:r>
      <w:del w:id="596" w:author="Daniele Silvestro" w:date="2023-06-23T08:43:00Z">
        <w:r w:rsidRPr="007B5E7F" w:rsidDel="00DC1009">
          <w:rPr>
            <w:rFonts w:ascii="Times New Roman" w:hAnsi="Times New Roman" w:cs="Times New Roman"/>
            <w:sz w:val="24"/>
            <w:szCs w:val="24"/>
            <w:lang w:val="en-US"/>
          </w:rPr>
          <w:delText xml:space="preserve">for an intermediate, </w:delText>
        </w:r>
      </w:del>
      <w:r w:rsidRPr="007B5E7F">
        <w:rPr>
          <w:rFonts w:ascii="Times New Roman" w:hAnsi="Times New Roman" w:cs="Times New Roman"/>
          <w:sz w:val="24"/>
          <w:szCs w:val="24"/>
          <w:lang w:val="en-US"/>
        </w:rPr>
        <w:t xml:space="preserve">and 76% for </w:t>
      </w:r>
      <w:del w:id="597" w:author="Daniele Silvestro" w:date="2023-06-23T08:43:00Z">
        <w:r w:rsidRPr="007B5E7F" w:rsidDel="00DC1009">
          <w:rPr>
            <w:rFonts w:ascii="Times New Roman" w:hAnsi="Times New Roman" w:cs="Times New Roman"/>
            <w:sz w:val="24"/>
            <w:szCs w:val="24"/>
            <w:lang w:val="en-US"/>
          </w:rPr>
          <w:delText xml:space="preserve">a </w:delText>
        </w:r>
      </w:del>
      <w:ins w:id="598" w:author="Daniele Silvestro" w:date="2023-06-23T08:43:00Z">
        <w:r w:rsidR="00DC1009" w:rsidRPr="007B5E7F">
          <w:rPr>
            <w:rFonts w:ascii="Times New Roman" w:hAnsi="Times New Roman" w:cs="Times New Roman"/>
            <w:sz w:val="24"/>
            <w:szCs w:val="24"/>
            <w:lang w:val="en-US"/>
          </w:rPr>
          <w:t>intermediate</w:t>
        </w:r>
        <w:r w:rsidR="00DC1009">
          <w:rPr>
            <w:rFonts w:ascii="Times New Roman" w:hAnsi="Times New Roman" w:cs="Times New Roman"/>
            <w:sz w:val="24"/>
            <w:szCs w:val="24"/>
            <w:lang w:val="en-US"/>
          </w:rPr>
          <w:t xml:space="preserve"> and</w:t>
        </w:r>
        <w:r w:rsidR="00DC1009" w:rsidRPr="007B5E7F">
          <w:rPr>
            <w:rFonts w:ascii="Times New Roman" w:hAnsi="Times New Roman" w:cs="Times New Roman"/>
            <w:sz w:val="24"/>
            <w:szCs w:val="24"/>
            <w:lang w:val="en-US"/>
          </w:rPr>
          <w:t xml:space="preserve"> </w:t>
        </w:r>
      </w:ins>
      <w:r w:rsidRPr="007B5E7F">
        <w:rPr>
          <w:rFonts w:ascii="Times New Roman" w:hAnsi="Times New Roman" w:cs="Times New Roman"/>
          <w:sz w:val="24"/>
          <w:szCs w:val="24"/>
          <w:lang w:val="en-US"/>
        </w:rPr>
        <w:t>high extinction scenario</w:t>
      </w:r>
      <w:ins w:id="599" w:author="Daniele Silvestro" w:date="2023-06-23T08:43:00Z">
        <w:r w:rsidR="00DC1009">
          <w:rPr>
            <w:rFonts w:ascii="Times New Roman" w:hAnsi="Times New Roman" w:cs="Times New Roman"/>
            <w:sz w:val="24"/>
            <w:szCs w:val="24"/>
            <w:lang w:val="en-US"/>
          </w:rPr>
          <w:t>s</w:t>
        </w:r>
      </w:ins>
      <w:r w:rsidRPr="007B5E7F">
        <w:rPr>
          <w:rFonts w:ascii="Times New Roman" w:hAnsi="Times New Roman" w:cs="Times New Roman"/>
          <w:sz w:val="24"/>
          <w:szCs w:val="24"/>
          <w:lang w:val="en-US"/>
        </w:rPr>
        <w:t xml:space="preserve"> (Figure </w:t>
      </w:r>
      <w:r w:rsidR="005B765A">
        <w:rPr>
          <w:rFonts w:ascii="Times New Roman" w:hAnsi="Times New Roman" w:cs="Times New Roman"/>
          <w:sz w:val="24"/>
          <w:szCs w:val="24"/>
          <w:lang w:val="en-US"/>
        </w:rPr>
        <w:t>8</w:t>
      </w:r>
      <w:r w:rsidRPr="007B5E7F">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lastRenderedPageBreak/>
        <w:t>However, the width of the confidence intervals is large, r</w:t>
      </w:r>
      <w:r w:rsidR="005B765A">
        <w:rPr>
          <w:rFonts w:ascii="Times New Roman" w:hAnsi="Times New Roman" w:cs="Times New Roman"/>
          <w:sz w:val="24"/>
          <w:szCs w:val="24"/>
          <w:lang w:val="en-US"/>
        </w:rPr>
        <w:t>angin</w:t>
      </w:r>
      <w:r w:rsidRPr="007B5E7F">
        <w:rPr>
          <w:rFonts w:ascii="Times New Roman" w:hAnsi="Times New Roman" w:cs="Times New Roman"/>
          <w:sz w:val="24"/>
          <w:szCs w:val="24"/>
          <w:lang w:val="en-US"/>
        </w:rPr>
        <w:t xml:space="preserve">g often from the root of the phylogeny </w:t>
      </w:r>
      <w:r w:rsidR="005B765A">
        <w:rPr>
          <w:rFonts w:ascii="Times New Roman" w:hAnsi="Times New Roman" w:cs="Times New Roman"/>
          <w:sz w:val="24"/>
          <w:szCs w:val="24"/>
          <w:lang w:val="en-US"/>
        </w:rPr>
        <w:t>to the present</w:t>
      </w:r>
      <w:ins w:id="600" w:author="Daniele Silvestro" w:date="2023-06-23T08:45:00Z">
        <w:r w:rsidR="00DC1009">
          <w:rPr>
            <w:rFonts w:ascii="Times New Roman" w:hAnsi="Times New Roman" w:cs="Times New Roman"/>
            <w:sz w:val="24"/>
            <w:szCs w:val="24"/>
            <w:lang w:val="en-US"/>
          </w:rPr>
          <w:t xml:space="preserve">, </w:t>
        </w:r>
      </w:ins>
      <w:ins w:id="601" w:author="Daniele Silvestro" w:date="2023-06-23T08:48:00Z">
        <w:r w:rsidR="005F3B39">
          <w:rPr>
            <w:rFonts w:ascii="Times New Roman" w:hAnsi="Times New Roman" w:cs="Times New Roman"/>
            <w:sz w:val="24"/>
            <w:szCs w:val="24"/>
            <w:lang w:val="en-US"/>
          </w:rPr>
          <w:t xml:space="preserve">highlighting the low precision of this estimator. </w:t>
        </w:r>
      </w:ins>
      <w:del w:id="602" w:author="Daniele Silvestro" w:date="2023-06-23T08:45:00Z">
        <w:r w:rsidR="005B765A" w:rsidDel="00DC1009">
          <w:rPr>
            <w:rFonts w:ascii="Times New Roman" w:hAnsi="Times New Roman" w:cs="Times New Roman"/>
            <w:sz w:val="24"/>
            <w:szCs w:val="24"/>
            <w:lang w:val="en-US"/>
          </w:rPr>
          <w:delText xml:space="preserve">. </w:delText>
        </w:r>
      </w:del>
    </w:p>
    <w:p w14:paraId="77611498" w14:textId="77777777" w:rsidR="007B5E7F" w:rsidRPr="007B5E7F" w:rsidRDefault="007B5E7F" w:rsidP="007B5E7F">
      <w:pPr>
        <w:spacing w:after="0" w:line="360" w:lineRule="auto"/>
        <w:jc w:val="both"/>
        <w:rPr>
          <w:rFonts w:ascii="Times New Roman" w:hAnsi="Times New Roman" w:cs="Times New Roman"/>
          <w:sz w:val="24"/>
          <w:szCs w:val="24"/>
          <w:lang w:val="en-US"/>
        </w:rPr>
      </w:pPr>
    </w:p>
    <w:p w14:paraId="6ECCDB20" w14:textId="77777777" w:rsidR="007B5E7F" w:rsidRDefault="007B5E7F">
      <w:pPr>
        <w:spacing w:after="0" w:line="360" w:lineRule="auto"/>
        <w:jc w:val="both"/>
        <w:rPr>
          <w:rFonts w:ascii="Times New Roman" w:hAnsi="Times New Roman" w:cs="Times New Roman"/>
          <w:sz w:val="24"/>
          <w:szCs w:val="24"/>
          <w:lang w:val="en-US"/>
        </w:rPr>
      </w:pPr>
    </w:p>
    <w:p w14:paraId="251A8D06" w14:textId="1FE43565" w:rsidR="00A63BBA" w:rsidRDefault="00A63BB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2EFB2A44" w14:textId="6D133BC9" w:rsidR="00A63BBA" w:rsidRDefault="00A63BBA">
      <w:pPr>
        <w:spacing w:after="0" w:line="360" w:lineRule="auto"/>
        <w:jc w:val="both"/>
        <w:rPr>
          <w:rFonts w:ascii="Times New Roman" w:hAnsi="Times New Roman" w:cs="Times New Roman"/>
          <w:sz w:val="24"/>
          <w:szCs w:val="24"/>
          <w:lang w:val="en-US"/>
        </w:rPr>
      </w:pPr>
      <w:r w:rsidRPr="00A63BBA">
        <w:rPr>
          <w:rFonts w:ascii="Times New Roman" w:hAnsi="Times New Roman" w:cs="Times New Roman"/>
          <w:sz w:val="24"/>
          <w:szCs w:val="24"/>
          <w:lang w:val="en-US"/>
        </w:rPr>
        <w:t xml:space="preserve">Our study shows that extinction rates and speciation modes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w:t>
      </w:r>
      <w:r w:rsidR="004E37BA">
        <w:rPr>
          <w:rFonts w:ascii="Times New Roman" w:hAnsi="Times New Roman" w:cs="Times New Roman"/>
          <w:sz w:val="24"/>
          <w:szCs w:val="24"/>
          <w:lang w:val="en-US"/>
        </w:rPr>
        <w:t>measured</w:t>
      </w:r>
      <w:r w:rsidR="00A609AD">
        <w:rPr>
          <w:rFonts w:ascii="Times New Roman" w:hAnsi="Times New Roman" w:cs="Times New Roman"/>
          <w:sz w:val="24"/>
          <w:szCs w:val="24"/>
          <w:lang w:val="en-US"/>
        </w:rPr>
        <w:t xml:space="preserve"> </w:t>
      </w:r>
      <w:r w:rsidR="00A609A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and Willmann 2000)"},"properties":{"noteIndex":0},"schema":"https://github.com/citation-style-language/schema/raw/master/csl-citation.json"}</w:instrText>
      </w:r>
      <w:r w:rsidR="00A609A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(Meier &amp; Willmann 2000)</w:t>
      </w:r>
      <w:r w:rsidR="00A609AD">
        <w:rPr>
          <w:rFonts w:ascii="Times New Roman" w:hAnsi="Times New Roman" w:cs="Times New Roman"/>
          <w:sz w:val="24"/>
          <w:szCs w:val="24"/>
          <w:lang w:val="en-US"/>
        </w:rPr>
        <w:fldChar w:fldCharType="end"/>
      </w:r>
      <w:r w:rsidRPr="00A63BBA">
        <w:rPr>
          <w:rFonts w:ascii="Times New Roman" w:hAnsi="Times New Roman" w:cs="Times New Roman"/>
          <w:sz w:val="24"/>
          <w:szCs w:val="24"/>
          <w:lang w:val="en-US"/>
        </w:rPr>
        <w:t>. Our study has also shown that under budding speciation</w:t>
      </w:r>
      <w:r w:rsidR="004E37BA">
        <w:rPr>
          <w:rFonts w:ascii="Times New Roman" w:hAnsi="Times New Roman" w:cs="Times New Roman"/>
          <w:sz w:val="24"/>
          <w:szCs w:val="24"/>
          <w:lang w:val="en-US"/>
        </w:rPr>
        <w:t xml:space="preserve"> phylogenetic age</w:t>
      </w:r>
      <w:r w:rsidRPr="00A63BBA">
        <w:rPr>
          <w:rFonts w:ascii="Times New Roman" w:hAnsi="Times New Roman" w:cs="Times New Roman"/>
          <w:sz w:val="24"/>
          <w:szCs w:val="24"/>
          <w:lang w:val="en-US"/>
        </w:rPr>
        <w:t xml:space="preserve"> shows a high error </w:t>
      </w:r>
      <w:r w:rsidR="00A609AD">
        <w:rPr>
          <w:rFonts w:ascii="Times New Roman" w:hAnsi="Times New Roman" w:cs="Times New Roman"/>
          <w:sz w:val="24"/>
          <w:szCs w:val="24"/>
          <w:lang w:val="en-US"/>
        </w:rPr>
        <w:t xml:space="preserve">even with no extinction rates </w:t>
      </w:r>
      <w:r w:rsidRPr="00A63BBA">
        <w:rPr>
          <w:rFonts w:ascii="Times New Roman" w:hAnsi="Times New Roman" w:cs="Times New Roman"/>
          <w:sz w:val="24"/>
          <w:szCs w:val="24"/>
          <w:lang w:val="en-US"/>
        </w:rPr>
        <w:t>(Figure</w:t>
      </w:r>
      <w:r w:rsidR="00A609AD">
        <w:rPr>
          <w:rFonts w:ascii="Times New Roman" w:hAnsi="Times New Roman" w:cs="Times New Roman"/>
          <w:sz w:val="24"/>
          <w:szCs w:val="24"/>
          <w:lang w:val="en-US"/>
        </w:rPr>
        <w:t xml:space="preserve"> </w:t>
      </w:r>
      <w:r w:rsidRPr="00A63BBA">
        <w:rPr>
          <w:rFonts w:ascii="Times New Roman" w:hAnsi="Times New Roman" w:cs="Times New Roman"/>
          <w:sz w:val="24"/>
          <w:szCs w:val="24"/>
          <w:lang w:val="en-US"/>
        </w:rPr>
        <w:t>4). Likewise, anagenetic speciation, combined with budding or bifurcating speciation, resulted in high errors. The anagenetic error is not affected by extinction rates, suggesting that if a clade experiences a certain degree of anagenesis, it should be discouraged to estimate ages from phylogenies. The geometric function did not improve the accuracy regarding the true age estimation</w:t>
      </w:r>
      <w:r w:rsidR="005B765A">
        <w:rPr>
          <w:rFonts w:ascii="Times New Roman" w:hAnsi="Times New Roman" w:cs="Times New Roman"/>
          <w:sz w:val="24"/>
          <w:szCs w:val="24"/>
          <w:lang w:val="en-US"/>
        </w:rPr>
        <w:t xml:space="preserve"> (Figure SM5)</w:t>
      </w:r>
      <w:r w:rsidRPr="00A63BBA">
        <w:rPr>
          <w:rFonts w:ascii="Times New Roman" w:hAnsi="Times New Roman" w:cs="Times New Roman"/>
          <w:sz w:val="24"/>
          <w:szCs w:val="24"/>
          <w:lang w:val="en-US"/>
        </w:rPr>
        <w:t>. Its large confidence intervals and the high coverage, suggest that there is little signal of the species age in a phylogeny under budding speciation. Since the coverage is also relatively high with</w:t>
      </w:r>
      <w:r w:rsidR="004C671B">
        <w:rPr>
          <w:rFonts w:ascii="Times New Roman" w:hAnsi="Times New Roman" w:cs="Times New Roman"/>
          <w:sz w:val="24"/>
          <w:szCs w:val="24"/>
          <w:lang w:val="en-US"/>
        </w:rPr>
        <w:t xml:space="preserve"> low</w:t>
      </w:r>
      <w:r w:rsidRPr="00A63BBA">
        <w:rPr>
          <w:rFonts w:ascii="Times New Roman" w:hAnsi="Times New Roman" w:cs="Times New Roman"/>
          <w:sz w:val="24"/>
          <w:szCs w:val="24"/>
          <w:lang w:val="en-US"/>
        </w:rPr>
        <w:t xml:space="preserve"> extinction, the main source of uncertainty is indeed the </w:t>
      </w:r>
      <w:r w:rsidR="004C671B">
        <w:rPr>
          <w:rFonts w:ascii="Times New Roman" w:hAnsi="Times New Roman" w:cs="Times New Roman"/>
          <w:sz w:val="24"/>
          <w:szCs w:val="24"/>
          <w:lang w:val="en-US"/>
        </w:rPr>
        <w:t xml:space="preserve">budding speciation mode. Thus, our study points out that budding and anagenetic speciation modes are the principal source of inaccuracy regarding estimating species ages from time-calibrated phylogenies branch lengths. </w:t>
      </w:r>
    </w:p>
    <w:p w14:paraId="4DE82D65" w14:textId="0AA542EB" w:rsidR="005B765A" w:rsidRDefault="00CE54C4">
      <w:pPr>
        <w:spacing w:after="0" w:line="360" w:lineRule="auto"/>
        <w:jc w:val="both"/>
        <w:rPr>
          <w:rFonts w:ascii="Times New Roman" w:hAnsi="Times New Roman" w:cs="Times New Roman"/>
          <w:sz w:val="24"/>
          <w:szCs w:val="24"/>
          <w:lang w:val="en-US"/>
        </w:rPr>
      </w:pPr>
      <w:r w:rsidRPr="00CE54C4">
        <w:rPr>
          <w:rFonts w:ascii="Times New Roman" w:hAnsi="Times New Roman" w:cs="Times New Roman"/>
          <w:sz w:val="24"/>
          <w:szCs w:val="24"/>
          <w:lang w:val="en-US"/>
        </w:rPr>
        <w:t xml:space="preserve">For bifurcating speciation, the mean error between true and phylogenetic age was low, even in scenarios of high extinction.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r>
        <w:rPr>
          <w:rFonts w:ascii="Times New Roman" w:hAnsi="Times New Roman" w:cs="Times New Roman"/>
          <w:sz w:val="24"/>
          <w:szCs w:val="24"/>
          <w:lang w:val="en-US"/>
        </w:rPr>
        <w:t xml:space="preserve">Therefore, under a bifurcating speciation scenario, the phylogenetic age indeed captures the signal of the true species age. </w:t>
      </w:r>
      <w:r w:rsidRPr="00CE54C4">
        <w:rPr>
          <w:rFonts w:ascii="Times New Roman" w:hAnsi="Times New Roman" w:cs="Times New Roman"/>
          <w:sz w:val="24"/>
          <w:szCs w:val="24"/>
          <w:lang w:val="en-US"/>
        </w:rPr>
        <w:t xml:space="preserve">For budding speciation, there is a high mismatch between ages, even in no-extinction scenarios; however, the overall error does not increase considerably with increasing extinction rates. Half of the phylogenetic age estimations in no-extinction scenarios always underestimate </w:t>
      </w:r>
      <w:r w:rsidRPr="00CE54C4">
        <w:rPr>
          <w:rFonts w:ascii="Times New Roman" w:hAnsi="Times New Roman" w:cs="Times New Roman"/>
          <w:sz w:val="24"/>
          <w:szCs w:val="24"/>
          <w:lang w:val="en-US"/>
        </w:rPr>
        <w:lastRenderedPageBreak/>
        <w:t>the true age, while when extinction rates increase, overestimation appears and rises until balancing with underestimation at high extinction scenarios. This pattern happens due to the phylogenetic estimation assumption of considering sister species as</w:t>
      </w:r>
      <w:r>
        <w:rPr>
          <w:rFonts w:ascii="Times New Roman" w:hAnsi="Times New Roman" w:cs="Times New Roman"/>
          <w:sz w:val="24"/>
          <w:szCs w:val="24"/>
          <w:lang w:val="en-US"/>
        </w:rPr>
        <w:t xml:space="preserve"> identical in age</w:t>
      </w:r>
      <w:r w:rsidRPr="00CE54C4">
        <w:rPr>
          <w:rFonts w:ascii="Times New Roman" w:hAnsi="Times New Roman" w:cs="Times New Roman"/>
          <w:sz w:val="24"/>
          <w:szCs w:val="24"/>
          <w:lang w:val="en-US"/>
        </w:rPr>
        <w:t>, which, in no extinction scenario, only correctly estimates the youngest species of any bifurcation. Moreover, when extinction rates increase, the youngest species of a clade evolving through bifurcation speciation can be wrongly taken as phylogenetically old (i.e.</w:t>
      </w:r>
      <w:r>
        <w:rPr>
          <w:rFonts w:ascii="Times New Roman" w:hAnsi="Times New Roman" w:cs="Times New Roman"/>
          <w:sz w:val="24"/>
          <w:szCs w:val="24"/>
          <w:lang w:val="en-US"/>
        </w:rPr>
        <w:t>,</w:t>
      </w:r>
      <w:r w:rsidRPr="00CE54C4">
        <w:rPr>
          <w:rFonts w:ascii="Times New Roman" w:hAnsi="Times New Roman" w:cs="Times New Roman"/>
          <w:sz w:val="24"/>
          <w:szCs w:val="24"/>
          <w:lang w:val="en-US"/>
        </w:rPr>
        <w:t xml:space="preserve"> having a long terminal branch) if all ancestral species to that branch are extinct. Due to these misinterpretation patterns, the qualitative error is high and increases considerably with extinction rates in the ex</w:t>
      </w:r>
      <w:r>
        <w:rPr>
          <w:rFonts w:ascii="Times New Roman" w:hAnsi="Times New Roman" w:cs="Times New Roman"/>
          <w:sz w:val="24"/>
          <w:szCs w:val="24"/>
          <w:lang w:val="en-US"/>
        </w:rPr>
        <w:t xml:space="preserve">ample </w:t>
      </w:r>
      <w:r w:rsidRPr="00CE54C4">
        <w:rPr>
          <w:rFonts w:ascii="Times New Roman" w:hAnsi="Times New Roman" w:cs="Times New Roman"/>
          <w:sz w:val="24"/>
          <w:szCs w:val="24"/>
          <w:lang w:val="en-US"/>
        </w:rPr>
        <w:t>of the oldest vs. youngest species</w:t>
      </w:r>
      <w:r>
        <w:rPr>
          <w:rFonts w:ascii="Times New Roman" w:hAnsi="Times New Roman" w:cs="Times New Roman"/>
          <w:sz w:val="24"/>
          <w:szCs w:val="24"/>
          <w:lang w:val="en-US"/>
        </w:rPr>
        <w:t xml:space="preserve"> (Figure 5)</w:t>
      </w:r>
      <w:r w:rsidRPr="00CE54C4">
        <w:rPr>
          <w:rFonts w:ascii="Times New Roman" w:hAnsi="Times New Roman" w:cs="Times New Roman"/>
          <w:sz w:val="24"/>
          <w:szCs w:val="24"/>
          <w:lang w:val="en-US"/>
        </w:rPr>
        <w:t xml:space="preserve">. Thus, for clades diversifying predominantly through budding speciation, the phylogenetic age is not equal to the true age for half of the species, and some of these mismatches would be </w:t>
      </w:r>
      <w:r>
        <w:rPr>
          <w:rFonts w:ascii="Times New Roman" w:hAnsi="Times New Roman" w:cs="Times New Roman"/>
          <w:sz w:val="24"/>
          <w:szCs w:val="24"/>
          <w:lang w:val="en-US"/>
        </w:rPr>
        <w:t>time substantial</w:t>
      </w:r>
      <w:r w:rsidRPr="00CE54C4">
        <w:rPr>
          <w:rFonts w:ascii="Times New Roman" w:hAnsi="Times New Roman" w:cs="Times New Roman"/>
          <w:sz w:val="24"/>
          <w:szCs w:val="24"/>
          <w:lang w:val="en-US"/>
        </w:rPr>
        <w:t xml:space="preserve"> regarding the true age.</w:t>
      </w:r>
      <w:r>
        <w:rPr>
          <w:rFonts w:ascii="Times New Roman" w:hAnsi="Times New Roman" w:cs="Times New Roman"/>
          <w:sz w:val="24"/>
          <w:szCs w:val="24"/>
          <w:lang w:val="en-US"/>
        </w:rPr>
        <w:t xml:space="preserve"> </w:t>
      </w:r>
    </w:p>
    <w:p w14:paraId="1E20E8FC" w14:textId="76A704CB" w:rsidR="002F7398" w:rsidRDefault="00FB7E3C">
      <w:pPr>
        <w:spacing w:after="0" w:line="360" w:lineRule="auto"/>
        <w:jc w:val="both"/>
        <w:rPr>
          <w:rFonts w:ascii="Times New Roman" w:hAnsi="Times New Roman" w:cs="Times New Roman"/>
          <w:sz w:val="24"/>
          <w:szCs w:val="24"/>
          <w:lang w:val="en-US"/>
        </w:rPr>
      </w:pPr>
      <w:r w:rsidRPr="00FB7E3C">
        <w:rPr>
          <w:rFonts w:ascii="Times New Roman" w:hAnsi="Times New Roman" w:cs="Times New Roman"/>
          <w:sz w:val="24"/>
          <w:szCs w:val="24"/>
          <w:lang w:val="en-US"/>
        </w:rPr>
        <w:t xml:space="preserve">Given the large </w:t>
      </w:r>
      <w:r w:rsidR="00997D69">
        <w:rPr>
          <w:rFonts w:ascii="Times New Roman" w:hAnsi="Times New Roman" w:cs="Times New Roman"/>
          <w:sz w:val="24"/>
          <w:szCs w:val="24"/>
          <w:lang w:val="en-US"/>
        </w:rPr>
        <w:t>inaccuracy of phylogenetic age, especially for phylogenies diverging under budding speciation</w:t>
      </w:r>
      <w:r w:rsidRPr="00FB7E3C">
        <w:rPr>
          <w:rFonts w:ascii="Times New Roman" w:hAnsi="Times New Roman" w:cs="Times New Roman"/>
          <w:sz w:val="24"/>
          <w:szCs w:val="24"/>
          <w:lang w:val="en-US"/>
        </w:rPr>
        <w:t xml:space="preserve">, the question is whether this affects the inferences made from the relationship between </w:t>
      </w:r>
      <w:r w:rsidR="00997D69">
        <w:rPr>
          <w:rFonts w:ascii="Times New Roman" w:hAnsi="Times New Roman" w:cs="Times New Roman"/>
          <w:sz w:val="24"/>
          <w:szCs w:val="24"/>
          <w:lang w:val="en-US"/>
        </w:rPr>
        <w:t>species longevities</w:t>
      </w:r>
      <w:r w:rsidRPr="00FB7E3C">
        <w:rPr>
          <w:rFonts w:ascii="Times New Roman" w:hAnsi="Times New Roman" w:cs="Times New Roman"/>
          <w:sz w:val="24"/>
          <w:szCs w:val="24"/>
          <w:lang w:val="en-US"/>
        </w:rPr>
        <w:t xml:space="preserve"> and eco-evolutionary variables</w:t>
      </w:r>
      <w:r w:rsidR="00997D69">
        <w:rPr>
          <w:rFonts w:ascii="Times New Roman" w:hAnsi="Times New Roman" w:cs="Times New Roman"/>
          <w:sz w:val="24"/>
          <w:szCs w:val="24"/>
          <w:lang w:val="en-US"/>
        </w:rPr>
        <w:t xml:space="preserve">, such as extinction risk, range size, or clade’s diversity </w:t>
      </w:r>
      <w:r w:rsidR="00997D69">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space","type":"article-journal","volume":"207"},"uris":["http://www.mendeley.com/documents/?uuid=0dc71e10-dfe4-4014-b93e-872dd9be7264"]}],"mendeley":{"formattedCitation":"(Gaston &amp; Blackburn 1997, Johnson &lt;i&gt;et al.&lt;/i&gt; 2002b, Tanentzap &lt;i&gt;et al.&lt;/i&gt; 2015)","manualFormatting":"(Gaston and Blackburn 1997; Johnson et al. 2002; Tanentzap et al. 2015)","plainTextFormattedCitation":"(Gaston &amp; Blackburn 1997, Johnson et al. 2002b, Tanentzap et al. 2015)","previouslyFormattedCitation":"(Gaston and Blackburn 1997; Christopher N Johnson et al. 2002; Tanentzap et al. 2015)"},"properties":{"noteIndex":0},"schema":"https://github.com/citation-style-language/schema/raw/master/csl-citation.json"}</w:instrText>
      </w:r>
      <w:r w:rsidR="00997D69">
        <w:rPr>
          <w:rFonts w:ascii="Times New Roman" w:hAnsi="Times New Roman" w:cs="Times New Roman"/>
          <w:sz w:val="24"/>
          <w:szCs w:val="24"/>
          <w:lang w:val="en-US"/>
        </w:rPr>
        <w:fldChar w:fldCharType="separate"/>
      </w:r>
      <w:r w:rsidR="00997D69" w:rsidRPr="00997D69">
        <w:rPr>
          <w:rFonts w:ascii="Times New Roman" w:hAnsi="Times New Roman" w:cs="Times New Roman"/>
          <w:noProof/>
          <w:sz w:val="24"/>
          <w:szCs w:val="24"/>
          <w:lang w:val="en-US"/>
        </w:rPr>
        <w:t>(Gaston and Blackburn 1997;</w:t>
      </w:r>
      <w:r w:rsidR="00997D69">
        <w:rPr>
          <w:rFonts w:ascii="Times New Roman" w:hAnsi="Times New Roman" w:cs="Times New Roman"/>
          <w:noProof/>
          <w:sz w:val="24"/>
          <w:szCs w:val="24"/>
          <w:lang w:val="en-US"/>
        </w:rPr>
        <w:t xml:space="preserve"> </w:t>
      </w:r>
      <w:r w:rsidR="00997D69" w:rsidRPr="00997D69">
        <w:rPr>
          <w:rFonts w:ascii="Times New Roman" w:hAnsi="Times New Roman" w:cs="Times New Roman"/>
          <w:noProof/>
          <w:sz w:val="24"/>
          <w:szCs w:val="24"/>
          <w:lang w:val="en-US"/>
        </w:rPr>
        <w:t>Johnson et al. 2002; Tanentzap et al. 2015)</w:t>
      </w:r>
      <w:r w:rsidR="00997D69">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If phylogenetic ages capture the</w:t>
      </w:r>
      <w:r w:rsidR="00997D69">
        <w:rPr>
          <w:rFonts w:ascii="Times New Roman" w:hAnsi="Times New Roman" w:cs="Times New Roman"/>
          <w:sz w:val="24"/>
          <w:szCs w:val="24"/>
          <w:lang w:val="en-US"/>
        </w:rPr>
        <w:t xml:space="preserve"> true age signal</w:t>
      </w:r>
      <w:r w:rsidRPr="00FB7E3C">
        <w:rPr>
          <w:rFonts w:ascii="Times New Roman" w:hAnsi="Times New Roman" w:cs="Times New Roman"/>
          <w:sz w:val="24"/>
          <w:szCs w:val="24"/>
          <w:lang w:val="en-US"/>
        </w:rPr>
        <w:t xml:space="preserve">, it could be argued that phylogenetic age is </w:t>
      </w:r>
      <w:r w:rsidR="008A4ECC">
        <w:rPr>
          <w:rFonts w:ascii="Times New Roman" w:hAnsi="Times New Roman" w:cs="Times New Roman"/>
          <w:sz w:val="24"/>
          <w:szCs w:val="24"/>
          <w:lang w:val="en-US"/>
        </w:rPr>
        <w:t>a valuable</w:t>
      </w:r>
      <w:r w:rsidRPr="00FB7E3C">
        <w:rPr>
          <w:rFonts w:ascii="Times New Roman" w:hAnsi="Times New Roman" w:cs="Times New Roman"/>
          <w:sz w:val="24"/>
          <w:szCs w:val="24"/>
          <w:lang w:val="en-US"/>
        </w:rPr>
        <w:t xml:space="preserve"> </w:t>
      </w:r>
      <w:r w:rsidR="00997D69">
        <w:rPr>
          <w:rFonts w:ascii="Times New Roman" w:hAnsi="Times New Roman" w:cs="Times New Roman"/>
          <w:sz w:val="24"/>
          <w:szCs w:val="24"/>
          <w:lang w:val="en-US"/>
        </w:rPr>
        <w:t>measure of</w:t>
      </w:r>
      <w:r w:rsidRPr="00FB7E3C">
        <w:rPr>
          <w:rFonts w:ascii="Times New Roman" w:hAnsi="Times New Roman" w:cs="Times New Roman"/>
          <w:sz w:val="24"/>
          <w:szCs w:val="24"/>
          <w:lang w:val="en-US"/>
        </w:rPr>
        <w:t xml:space="preserve"> species longevity. </w:t>
      </w:r>
      <w:r w:rsidR="008A4ECC">
        <w:rPr>
          <w:rFonts w:ascii="Times New Roman" w:hAnsi="Times New Roman" w:cs="Times New Roman"/>
          <w:sz w:val="24"/>
          <w:szCs w:val="24"/>
          <w:lang w:val="en-US"/>
        </w:rPr>
        <w:t>Some</w:t>
      </w:r>
      <w:r w:rsidRPr="00FB7E3C">
        <w:rPr>
          <w:rFonts w:ascii="Times New Roman" w:hAnsi="Times New Roman" w:cs="Times New Roman"/>
          <w:sz w:val="24"/>
          <w:szCs w:val="24"/>
          <w:lang w:val="en-US"/>
        </w:rPr>
        <w:t xml:space="preserve"> authors acknowledge the </w:t>
      </w:r>
      <w:r w:rsidR="008A4ECC">
        <w:rPr>
          <w:rFonts w:ascii="Times New Roman" w:hAnsi="Times New Roman" w:cs="Times New Roman"/>
          <w:sz w:val="24"/>
          <w:szCs w:val="24"/>
          <w:lang w:val="en-US"/>
        </w:rPr>
        <w:t>problems associated with measuring species age from phylogenies</w:t>
      </w:r>
      <w:r w:rsidRPr="00FB7E3C">
        <w:rPr>
          <w:rFonts w:ascii="Times New Roman" w:hAnsi="Times New Roman" w:cs="Times New Roman"/>
          <w:sz w:val="24"/>
          <w:szCs w:val="24"/>
          <w:lang w:val="en-US"/>
        </w:rPr>
        <w:t>, and have proposed approaches to account for them by combining phylogenetic, biogeographic,</w:t>
      </w:r>
      <w:r w:rsidR="00997D69">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and ecological informatio</w:t>
      </w:r>
      <w:r w:rsidR="008A4ECC">
        <w:rPr>
          <w:rFonts w:ascii="Times New Roman" w:hAnsi="Times New Roman" w:cs="Times New Roman"/>
          <w:sz w:val="24"/>
          <w:szCs w:val="24"/>
          <w:lang w:val="en-US"/>
        </w:rPr>
        <w:t xml:space="preserve">n </w:t>
      </w:r>
      <w:r w:rsidR="008A4ECC">
        <w:rPr>
          <w:rFonts w:ascii="Times New Roman" w:hAnsi="Times New Roman" w:cs="Times New Roman"/>
          <w:sz w:val="24"/>
          <w:szCs w:val="24"/>
          <w:lang w:val="en-US"/>
        </w:rPr>
        <w:fldChar w:fldCharType="begin" w:fldLock="1"/>
      </w:r>
      <w:r w:rsidR="006C69D7">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8A4ECC">
        <w:rPr>
          <w:rFonts w:ascii="Times New Roman" w:hAnsi="Times New Roman" w:cs="Times New Roman"/>
          <w:sz w:val="24"/>
          <w:szCs w:val="24"/>
          <w:lang w:val="en-US"/>
        </w:rPr>
        <w:fldChar w:fldCharType="separate"/>
      </w:r>
      <w:r w:rsidR="008A4ECC" w:rsidRPr="008A4ECC">
        <w:rPr>
          <w:rFonts w:ascii="Times New Roman" w:hAnsi="Times New Roman" w:cs="Times New Roman"/>
          <w:noProof/>
          <w:sz w:val="24"/>
          <w:szCs w:val="24"/>
          <w:lang w:val="en-US"/>
        </w:rPr>
        <w:t>(Swenson 2019)</w:t>
      </w:r>
      <w:r w:rsidR="008A4ECC">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w:t>
      </w:r>
      <w:r w:rsidR="008A4ECC">
        <w:rPr>
          <w:rFonts w:ascii="Times New Roman" w:hAnsi="Times New Roman" w:cs="Times New Roman"/>
          <w:sz w:val="24"/>
          <w:szCs w:val="24"/>
          <w:lang w:val="en-US"/>
        </w:rPr>
        <w:t xml:space="preserve"> </w:t>
      </w:r>
      <w:r w:rsidR="006C69D7">
        <w:rPr>
          <w:rFonts w:ascii="Times New Roman" w:hAnsi="Times New Roman" w:cs="Times New Roman"/>
          <w:sz w:val="24"/>
          <w:szCs w:val="24"/>
          <w:lang w:val="en-US"/>
        </w:rPr>
        <w:t xml:space="preserve">For example, </w:t>
      </w:r>
      <w:r w:rsidR="006C69D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et al. 2020)"},"properties":{"noteIndex":0},"schema":"https://github.com/citation-style-language/schema/raw/master/csl-citation.json"}</w:instrText>
      </w:r>
      <w:r w:rsidR="006C69D7">
        <w:rPr>
          <w:rFonts w:ascii="Times New Roman" w:hAnsi="Times New Roman" w:cs="Times New Roman"/>
          <w:sz w:val="24"/>
          <w:szCs w:val="24"/>
          <w:lang w:val="en-US"/>
        </w:rPr>
        <w:fldChar w:fldCharType="separate"/>
      </w:r>
      <w:r w:rsidR="006C69D7" w:rsidRPr="006C69D7">
        <w:rPr>
          <w:rFonts w:ascii="Times New Roman" w:hAnsi="Times New Roman" w:cs="Times New Roman"/>
          <w:noProof/>
          <w:sz w:val="24"/>
          <w:szCs w:val="24"/>
          <w:lang w:val="en-US"/>
        </w:rPr>
        <w:t xml:space="preserve">Tanentzap et al. </w:t>
      </w:r>
      <w:r w:rsidR="006C69D7">
        <w:rPr>
          <w:rFonts w:ascii="Times New Roman" w:hAnsi="Times New Roman" w:cs="Times New Roman"/>
          <w:noProof/>
          <w:sz w:val="24"/>
          <w:szCs w:val="24"/>
          <w:lang w:val="en-US"/>
        </w:rPr>
        <w:t>(</w:t>
      </w:r>
      <w:r w:rsidR="006C69D7" w:rsidRPr="006C69D7">
        <w:rPr>
          <w:rFonts w:ascii="Times New Roman" w:hAnsi="Times New Roman" w:cs="Times New Roman"/>
          <w:noProof/>
          <w:sz w:val="24"/>
          <w:szCs w:val="24"/>
          <w:lang w:val="en-US"/>
        </w:rPr>
        <w:t>2020)</w:t>
      </w:r>
      <w:r w:rsidR="006C69D7">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used the stem age, given that it requires only one species to be </w:t>
      </w:r>
      <w:r w:rsidR="00230B5F">
        <w:rPr>
          <w:rFonts w:ascii="Times New Roman" w:hAnsi="Times New Roman" w:cs="Times New Roman"/>
          <w:sz w:val="24"/>
          <w:szCs w:val="24"/>
          <w:lang w:val="en-US"/>
        </w:rPr>
        <w:t>estimated</w:t>
      </w:r>
      <w:r w:rsidR="006C69D7">
        <w:rPr>
          <w:rFonts w:ascii="Times New Roman" w:hAnsi="Times New Roman" w:cs="Times New Roman"/>
          <w:sz w:val="24"/>
          <w:szCs w:val="24"/>
          <w:lang w:val="en-US"/>
        </w:rPr>
        <w:t xml:space="preserve"> within </w:t>
      </w:r>
      <w:r w:rsidR="00230B5F">
        <w:rPr>
          <w:rFonts w:ascii="Times New Roman" w:hAnsi="Times New Roman" w:cs="Times New Roman"/>
          <w:sz w:val="24"/>
          <w:szCs w:val="24"/>
          <w:lang w:val="en-US"/>
        </w:rPr>
        <w:t>each</w:t>
      </w:r>
      <w:r w:rsidR="006C69D7">
        <w:rPr>
          <w:rFonts w:ascii="Times New Roman" w:hAnsi="Times New Roman" w:cs="Times New Roman"/>
          <w:sz w:val="24"/>
          <w:szCs w:val="24"/>
          <w:lang w:val="en-US"/>
        </w:rPr>
        <w:t xml:space="preserve"> clade to reflect its evolutionary history</w:t>
      </w:r>
      <w:r w:rsidR="00230B5F">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and Wiens 2016)"},"properties":{"noteIndex":0},"schema":"https://github.com/citation-style-language/schema/raw/master/csl-citation.json"}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(Scholl &amp; Wiens 2016)</w:t>
      </w:r>
      <w:r w:rsidR="00230B5F">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t>to explore the relationship between</w:t>
      </w:r>
      <w:r w:rsidRPr="00FB7E3C">
        <w:rPr>
          <w:rFonts w:ascii="Times New Roman" w:hAnsi="Times New Roman" w:cs="Times New Roman"/>
          <w:sz w:val="24"/>
          <w:szCs w:val="24"/>
          <w:lang w:val="en-US"/>
        </w:rPr>
        <w:t xml:space="preserve"> taxon age</w:t>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range size and extinction risk in plants. Additionally,</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et al. 2022)"},"properties":{"noteIndex":0},"schema":"https://github.com/citation-style-language/schema/raw/master/csl-citation.json"}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57677" w:rsidRPr="00D57677">
        <w:rPr>
          <w:rFonts w:ascii="Times New Roman" w:hAnsi="Times New Roman" w:cs="Times New Roman"/>
          <w:noProof/>
          <w:sz w:val="24"/>
          <w:szCs w:val="24"/>
          <w:lang w:val="en-US"/>
        </w:rPr>
        <w:t xml:space="preserve">Sonne et al. </w:t>
      </w:r>
      <w:r w:rsidR="00D57677">
        <w:rPr>
          <w:rFonts w:ascii="Times New Roman" w:hAnsi="Times New Roman" w:cs="Times New Roman"/>
          <w:noProof/>
          <w:sz w:val="24"/>
          <w:szCs w:val="24"/>
          <w:lang w:val="en-US"/>
        </w:rPr>
        <w:t>(</w:t>
      </w:r>
      <w:r w:rsidR="00D57677" w:rsidRPr="00D57677">
        <w:rPr>
          <w:rFonts w:ascii="Times New Roman" w:hAnsi="Times New Roman" w:cs="Times New Roman"/>
          <w:noProof/>
          <w:sz w:val="24"/>
          <w:szCs w:val="24"/>
          <w:lang w:val="en-US"/>
        </w:rPr>
        <w:t>2022)</w:t>
      </w:r>
      <w:r w:rsidR="00D57677">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xml:space="preserve"> determined young and old Andean hummingbirds by generating 1000 trees and listing the species that fell into the first and fourth branch length quartile, respectively, and then used a sensitivity analysis to evaluate the consequences of different species composition in their results</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et al. 2012)"},"properties":{"noteIndex":0},"schema":"https://github.com/citation-style-language/schema/raw/master/csl-citation.json"}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(Fjeldså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D57677">
        <w:rPr>
          <w:rFonts w:ascii="Times New Roman" w:hAnsi="Times New Roman" w:cs="Times New Roman"/>
          <w:sz w:val="24"/>
          <w:szCs w:val="24"/>
          <w:lang w:val="en-US"/>
        </w:rPr>
        <w:fldChar w:fldCharType="end"/>
      </w:r>
      <w:r w:rsidR="00D57677">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Nevertheless, neither strategy acknowledges the real problems of age uncertainty: the unknown extinction rates</w:t>
      </w:r>
      <w:r w:rsidR="00230B5F">
        <w:rPr>
          <w:rFonts w:ascii="Times New Roman" w:hAnsi="Times New Roman" w:cs="Times New Roman"/>
          <w:sz w:val="24"/>
          <w:szCs w:val="24"/>
          <w:lang w:val="en-US"/>
        </w:rPr>
        <w:t xml:space="preserve">, which for most groups is probably high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et al. 2014)"},"properties":{"noteIndex":0},"schema":"https://github.com/citation-style-language/schema/raw/master/csl-citation.json"}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(Pimm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w:t>
      </w:r>
      <w:r w:rsidR="00230B5F">
        <w:rPr>
          <w:rFonts w:ascii="Times New Roman" w:hAnsi="Times New Roman" w:cs="Times New Roman"/>
          <w:sz w:val="24"/>
          <w:szCs w:val="24"/>
          <w:lang w:val="en-US"/>
        </w:rPr>
        <w:fldChar w:fldCharType="end"/>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 xml:space="preserve">and speciation modes of phylogenies. </w:t>
      </w:r>
      <w:r w:rsidR="00D57677">
        <w:rPr>
          <w:rFonts w:ascii="Times New Roman" w:hAnsi="Times New Roman" w:cs="Times New Roman"/>
          <w:sz w:val="24"/>
          <w:szCs w:val="24"/>
          <w:lang w:val="en-US"/>
        </w:rPr>
        <w:t>Our evaluation of the i</w:t>
      </w:r>
      <w:r w:rsidR="00D57677" w:rsidRPr="00D57677">
        <w:rPr>
          <w:rFonts w:ascii="Times New Roman" w:hAnsi="Times New Roman" w:cs="Times New Roman"/>
          <w:sz w:val="24"/>
          <w:szCs w:val="24"/>
          <w:lang w:val="en-US"/>
        </w:rPr>
        <w:t xml:space="preserve">mprint of extinction risk on phylogenetic ages </w:t>
      </w:r>
      <w:r w:rsidRPr="00FB7E3C">
        <w:rPr>
          <w:rFonts w:ascii="Times New Roman" w:hAnsi="Times New Roman" w:cs="Times New Roman"/>
          <w:sz w:val="24"/>
          <w:szCs w:val="24"/>
          <w:lang w:val="en-US"/>
        </w:rPr>
        <w:t xml:space="preserve">makes this point clear because it showed that, even </w:t>
      </w:r>
      <w:r w:rsidRPr="00FB7E3C">
        <w:rPr>
          <w:rFonts w:ascii="Times New Roman" w:hAnsi="Times New Roman" w:cs="Times New Roman"/>
          <w:sz w:val="24"/>
          <w:szCs w:val="24"/>
          <w:lang w:val="en-US"/>
        </w:rPr>
        <w:lastRenderedPageBreak/>
        <w:t>with the strong signal we assigned on purpose to the true ages, the number of incorrect inferences is considerable high among extinction scenarios</w:t>
      </w:r>
      <w:r w:rsidR="00D57677">
        <w:rPr>
          <w:rFonts w:ascii="Times New Roman" w:hAnsi="Times New Roman" w:cs="Times New Roman"/>
          <w:sz w:val="24"/>
          <w:szCs w:val="24"/>
          <w:lang w:val="en-US"/>
        </w:rPr>
        <w:t xml:space="preserve"> (Figure </w:t>
      </w:r>
      <w:r w:rsidR="00D63C5C">
        <w:rPr>
          <w:rFonts w:ascii="Times New Roman" w:hAnsi="Times New Roman" w:cs="Times New Roman"/>
          <w:sz w:val="24"/>
          <w:szCs w:val="24"/>
          <w:lang w:val="en-US"/>
        </w:rPr>
        <w:t>7</w:t>
      </w:r>
      <w:r w:rsidR="00D57677">
        <w:rPr>
          <w:rFonts w:ascii="Times New Roman" w:hAnsi="Times New Roman" w:cs="Times New Roman"/>
          <w:sz w:val="24"/>
          <w:szCs w:val="24"/>
          <w:lang w:val="en-US"/>
        </w:rPr>
        <w:t>)</w:t>
      </w:r>
      <w:r w:rsidRPr="00FB7E3C">
        <w:rPr>
          <w:rFonts w:ascii="Times New Roman" w:hAnsi="Times New Roman" w:cs="Times New Roman"/>
          <w:sz w:val="24"/>
          <w:szCs w:val="24"/>
          <w:lang w:val="en-US"/>
        </w:rPr>
        <w:t>.</w:t>
      </w:r>
    </w:p>
    <w:p w14:paraId="70D10E22" w14:textId="6B046707" w:rsidR="00D57677" w:rsidRP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to contemplate a likely percentage error in the phylogenetic age? </w:t>
      </w:r>
      <w:r w:rsidR="006206E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and Strauss 2014)"},"properties":{"noteIndex":0},"schema":"https://github.com/citation-style-language/schema/raw/master/csl-citation.json"}</w:instrText>
      </w:r>
      <w:r w:rsidR="006206E0">
        <w:rPr>
          <w:rFonts w:ascii="Times New Roman" w:hAnsi="Times New Roman" w:cs="Times New Roman"/>
          <w:sz w:val="24"/>
          <w:szCs w:val="24"/>
          <w:lang w:val="en-US"/>
        </w:rPr>
        <w:fldChar w:fldCharType="separate"/>
      </w:r>
      <w:r w:rsidR="006206E0" w:rsidRPr="006206E0">
        <w:rPr>
          <w:rFonts w:ascii="Times New Roman" w:hAnsi="Times New Roman" w:cs="Times New Roman"/>
          <w:noProof/>
          <w:sz w:val="24"/>
          <w:szCs w:val="24"/>
          <w:lang w:val="en-US"/>
        </w:rPr>
        <w:t xml:space="preserve">Anacker and Strauss </w:t>
      </w:r>
      <w:r w:rsidR="006206E0">
        <w:rPr>
          <w:rFonts w:ascii="Times New Roman" w:hAnsi="Times New Roman" w:cs="Times New Roman"/>
          <w:noProof/>
          <w:sz w:val="24"/>
          <w:szCs w:val="24"/>
          <w:lang w:val="en-US"/>
        </w:rPr>
        <w:t>(</w:t>
      </w:r>
      <w:r w:rsidR="006206E0" w:rsidRPr="006206E0">
        <w:rPr>
          <w:rFonts w:ascii="Times New Roman" w:hAnsi="Times New Roman" w:cs="Times New Roman"/>
          <w:noProof/>
          <w:sz w:val="24"/>
          <w:szCs w:val="24"/>
          <w:lang w:val="en-US"/>
        </w:rPr>
        <w:t>2014)</w:t>
      </w:r>
      <w:r w:rsidR="006206E0">
        <w:rPr>
          <w:rFonts w:ascii="Times New Roman" w:hAnsi="Times New Roman" w:cs="Times New Roman"/>
          <w:sz w:val="24"/>
          <w:szCs w:val="24"/>
          <w:lang w:val="en-US"/>
        </w:rPr>
        <w:fldChar w:fldCharType="end"/>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proposed, for example, that budding speciation leaves some signatures in sister species: they should have </w:t>
      </w:r>
      <w:r w:rsidR="006206E0" w:rsidRPr="00D57677">
        <w:rPr>
          <w:rFonts w:ascii="Times New Roman" w:hAnsi="Times New Roman" w:cs="Times New Roman"/>
          <w:sz w:val="24"/>
          <w:szCs w:val="24"/>
          <w:lang w:val="en-US"/>
        </w:rPr>
        <w:t>overlapped</w:t>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or adjacent ranges, their range sizes should be asymmetrical, and specific ecological traits should differ between them. These signatures are associated with sympatric and peripatric speciation</w:t>
      </w:r>
      <w:r w:rsidR="006206E0">
        <w:rPr>
          <w:rFonts w:ascii="Times New Roman" w:hAnsi="Times New Roman" w:cs="Times New Roman"/>
          <w:sz w:val="24"/>
          <w:szCs w:val="24"/>
          <w:lang w:val="en-US"/>
        </w:rPr>
        <w:t xml:space="preserve"> </w:t>
      </w:r>
      <w:r w:rsidR="00BD3F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et al. 1998)"},"properties":{"noteIndex":0},"schema":"https://github.com/citation-style-language/schema/raw/master/csl-citation.json"}</w:instrText>
      </w:r>
      <w:r w:rsidR="00BD3F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(Barraclough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1998)</w:t>
      </w:r>
      <w:r w:rsidR="00BD3F33">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xml:space="preserve">. In this sense,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rsidR="00B45425">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and Vogler 2000; Fitzpatrick and Turelli 2006)"},"properties":{"noteIndex":0},"schema":"https://github.com/citation-style-language/schema/raw/master/csl-citation.json"}</w:instrText>
      </w:r>
      <w:r w:rsidR="00B45425">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(Barraclough &amp; Vogler 2000, Fitzpatrick &amp; Turelli 2006)</w:t>
      </w:r>
      <w:r w:rsidR="00B45425">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Thus, assessing a clade’s spatial dynamics before performing species age analyses could give us insights into the speciation modes and an approximate error of phylogenetic ages. In the case of the errors associated with different extinction scenarios, combining phylogenetic information with fossil data is recommended, although the fossil record is scarce in some groups</w:t>
      </w:r>
      <w:r w:rsidR="00AE5908">
        <w:rPr>
          <w:rFonts w:ascii="Times New Roman" w:hAnsi="Times New Roman" w:cs="Times New Roman"/>
          <w:sz w:val="24"/>
          <w:szCs w:val="24"/>
          <w:lang w:val="en-US"/>
        </w:rPr>
        <w:t xml:space="preserve"> </w:t>
      </w:r>
      <w:r w:rsidR="00AE590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2023)","previouslyFormattedCitation":"(Brée et al. 2022; López-Martínez et al. 2023; Rabosky 2010; Silvestro et al. 2014)"},"properties":{"noteIndex":0},"schema":"https://github.com/citation-style-language/schema/raw/master/csl-citation.json"}</w:instrText>
      </w:r>
      <w:r w:rsidR="00AE590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(Rabosky 2010,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 Brée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2022, López-Martínez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AE5908">
        <w:rPr>
          <w:rFonts w:ascii="Times New Roman" w:hAnsi="Times New Roman" w:cs="Times New Roman"/>
          <w:sz w:val="24"/>
          <w:szCs w:val="24"/>
          <w:lang w:val="en-US"/>
        </w:rPr>
        <w:fldChar w:fldCharType="end"/>
      </w:r>
      <w:r w:rsidR="00AE5908">
        <w:rPr>
          <w:rFonts w:ascii="Times New Roman" w:hAnsi="Times New Roman" w:cs="Times New Roman"/>
          <w:sz w:val="24"/>
          <w:szCs w:val="24"/>
          <w:lang w:val="en-US"/>
        </w:rPr>
        <w:t>.</w:t>
      </w:r>
    </w:p>
    <w:p w14:paraId="5CB9F86B" w14:textId="62BFE0B8" w:rsid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Using simulations, we showed the problems in estimating species age from phylogenetic trees and quantif</w:t>
      </w:r>
      <w:r w:rsidR="006206E0">
        <w:rPr>
          <w:rFonts w:ascii="Times New Roman" w:hAnsi="Times New Roman" w:cs="Times New Roman"/>
          <w:sz w:val="24"/>
          <w:szCs w:val="24"/>
          <w:lang w:val="en-US"/>
        </w:rPr>
        <w:t>ied</w:t>
      </w:r>
      <w:r w:rsidRPr="00D57677">
        <w:rPr>
          <w:rFonts w:ascii="Times New Roman" w:hAnsi="Times New Roman" w:cs="Times New Roman"/>
          <w:sz w:val="24"/>
          <w:szCs w:val="24"/>
          <w:lang w:val="en-US"/>
        </w:rPr>
        <w:t xml:space="preserve"> the estimation</w:t>
      </w:r>
      <w:r w:rsidR="006206E0">
        <w:rPr>
          <w:rFonts w:ascii="Times New Roman" w:hAnsi="Times New Roman" w:cs="Times New Roman"/>
          <w:sz w:val="24"/>
          <w:szCs w:val="24"/>
          <w:lang w:val="en-US"/>
        </w:rPr>
        <w:t xml:space="preserve"> errors</w:t>
      </w:r>
      <w:r w:rsidRPr="00D57677">
        <w:rPr>
          <w:rFonts w:ascii="Times New Roman" w:hAnsi="Times New Roman" w:cs="Times New Roman"/>
          <w:sz w:val="24"/>
          <w:szCs w:val="24"/>
          <w:lang w:val="en-US"/>
        </w:rPr>
        <w:t xml:space="preserve"> under different scenarios. The challenges of using phylogenetic age as a proxy for species longevity are not merely methodological. Time-calibrated phylogenetic trees of extant species do not contain information on speciation modes and extinction rates. Thus, the phylogenetic age provides some information about true age, but it is a weak proxy to measure evolutionary history. Assessing the speciation modes with the methods suggested here</w:t>
      </w:r>
      <w:r w:rsidR="006206E0">
        <w:rPr>
          <w:rFonts w:ascii="Times New Roman" w:hAnsi="Times New Roman" w:cs="Times New Roman"/>
          <w:sz w:val="24"/>
          <w:szCs w:val="24"/>
          <w:lang w:val="en-US"/>
        </w:rPr>
        <w:t>, such as spatial range signatures,</w:t>
      </w:r>
      <w:r w:rsidRPr="00D57677">
        <w:rPr>
          <w:rFonts w:ascii="Times New Roman" w:hAnsi="Times New Roman" w:cs="Times New Roman"/>
          <w:sz w:val="24"/>
          <w:szCs w:val="24"/>
          <w:lang w:val="en-US"/>
        </w:rPr>
        <w:t xml:space="preserve"> and estimate extinction rates by combining paleontological and neontological data, might help to estimate the ages percentage error. Approaches combining phylogenies, biogeography, diversification </w:t>
      </w:r>
      <w:r w:rsidR="006206E0">
        <w:rPr>
          <w:rFonts w:ascii="Times New Roman" w:hAnsi="Times New Roman" w:cs="Times New Roman"/>
          <w:sz w:val="24"/>
          <w:szCs w:val="24"/>
          <w:lang w:val="en-US"/>
        </w:rPr>
        <w:t>rates</w:t>
      </w:r>
      <w:r w:rsidRPr="00D57677">
        <w:rPr>
          <w:rFonts w:ascii="Times New Roman" w:hAnsi="Times New Roman" w:cs="Times New Roman"/>
          <w:sz w:val="24"/>
          <w:szCs w:val="24"/>
          <w:lang w:val="en-US"/>
        </w:rPr>
        <w:t xml:space="preserve">, and traits might provide a more comprehensive understanding on the relationship of species </w:t>
      </w:r>
      <w:r w:rsidR="006206E0" w:rsidRPr="00D57677">
        <w:rPr>
          <w:rFonts w:ascii="Times New Roman" w:hAnsi="Times New Roman" w:cs="Times New Roman"/>
          <w:sz w:val="24"/>
          <w:szCs w:val="24"/>
          <w:lang w:val="en-US"/>
        </w:rPr>
        <w:t>longevity</w:t>
      </w:r>
      <w:r w:rsidRPr="00D57677">
        <w:rPr>
          <w:rFonts w:ascii="Times New Roman" w:hAnsi="Times New Roman" w:cs="Times New Roman"/>
          <w:sz w:val="24"/>
          <w:szCs w:val="24"/>
          <w:lang w:val="en-US"/>
        </w:rPr>
        <w:t xml:space="preserve"> and eco-evolutionary processes.</w:t>
      </w:r>
    </w:p>
    <w:p w14:paraId="7955E09C" w14:textId="77777777" w:rsidR="00D57677" w:rsidRDefault="00D57677">
      <w:pPr>
        <w:spacing w:after="0" w:line="360" w:lineRule="auto"/>
        <w:jc w:val="both"/>
        <w:rPr>
          <w:rFonts w:ascii="Times New Roman" w:hAnsi="Times New Roman" w:cs="Times New Roman"/>
          <w:sz w:val="24"/>
          <w:szCs w:val="24"/>
          <w:lang w:val="en-US"/>
        </w:rPr>
      </w:pPr>
    </w:p>
    <w:p w14:paraId="042B41DC" w14:textId="77777777" w:rsidR="004C671B" w:rsidRPr="00A63BBA" w:rsidRDefault="004C671B">
      <w:pPr>
        <w:spacing w:after="0" w:line="360" w:lineRule="auto"/>
        <w:jc w:val="both"/>
        <w:rPr>
          <w:rFonts w:ascii="Times New Roman" w:hAnsi="Times New Roman" w:cs="Times New Roman"/>
          <w:sz w:val="24"/>
          <w:szCs w:val="24"/>
          <w:lang w:val="en-US"/>
        </w:rPr>
      </w:pPr>
    </w:p>
    <w:p w14:paraId="2369A468" w14:textId="6E7AD971" w:rsidR="00A63BBA" w:rsidRPr="00762534" w:rsidRDefault="005E33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9F4B783" wp14:editId="0AC989E6">
            <wp:extent cx="4945712" cy="4048399"/>
            <wp:effectExtent l="19050" t="19050" r="7620" b="9525"/>
            <wp:docPr id="195455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733" name="Imagen 195455733"/>
                    <pic:cNvPicPr/>
                  </pic:nvPicPr>
                  <pic:blipFill rotWithShape="1">
                    <a:blip r:embed="rId10">
                      <a:extLst>
                        <a:ext uri="{28A0092B-C50C-407E-A947-70E740481C1C}">
                          <a14:useLocalDpi xmlns:a14="http://schemas.microsoft.com/office/drawing/2010/main" val="0"/>
                        </a:ext>
                      </a:extLst>
                    </a:blip>
                    <a:srcRect l="22247" t="10832" r="22359" b="8551"/>
                    <a:stretch/>
                  </pic:blipFill>
                  <pic:spPr bwMode="auto">
                    <a:xfrm>
                      <a:off x="0" y="0"/>
                      <a:ext cx="4956970" cy="40576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008EC5" w14:textId="27DEA135" w:rsidR="000437FB" w:rsidRPr="005E33B5" w:rsidRDefault="005E33B5" w:rsidP="005E33B5">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Brée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Mammals</w:t>
      </w:r>
      <w:r w:rsidR="00950D13">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Upham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50D13">
        <w:rPr>
          <w:rFonts w:ascii="Times New Roman" w:hAnsi="Times New Roman" w:cs="Times New Roman"/>
          <w:sz w:val="24"/>
          <w:szCs w:val="24"/>
          <w:lang w:val="en-US"/>
        </w:rPr>
        <w:t xml:space="preserve"> Mammals’ phylogenetic data (except </w:t>
      </w:r>
      <w:r w:rsidR="00950D13">
        <w:rPr>
          <w:rFonts w:ascii="Times New Roman" w:hAnsi="Times New Roman" w:cs="Times New Roman"/>
          <w:i/>
          <w:iCs/>
          <w:sz w:val="24"/>
          <w:szCs w:val="24"/>
          <w:lang w:val="en-US"/>
        </w:rPr>
        <w:t>Homo sapiens</w:t>
      </w:r>
      <w:r w:rsidR="00950D13">
        <w:rPr>
          <w:rFonts w:ascii="Times New Roman" w:hAnsi="Times New Roman" w:cs="Times New Roman"/>
          <w:sz w:val="24"/>
          <w:szCs w:val="24"/>
          <w:lang w:val="en-US"/>
        </w:rPr>
        <w:t>) obtained from</w:t>
      </w:r>
      <w:commentRangeStart w:id="603"/>
      <w:r w:rsidR="00950D13">
        <w:rPr>
          <w:rFonts w:ascii="Times New Roman" w:hAnsi="Times New Roman" w:cs="Times New Roman"/>
          <w:sz w:val="24"/>
          <w:szCs w:val="24"/>
          <w:lang w:val="en-US"/>
        </w:rPr>
        <w:t xml:space="preserve">. </w:t>
      </w:r>
      <w:commentRangeEnd w:id="603"/>
      <w:r w:rsidR="00950D13">
        <w:rPr>
          <w:rStyle w:val="Refdecomentario"/>
        </w:rPr>
        <w:commentReference w:id="603"/>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w:t>
      </w:r>
      <w:r w:rsidR="00950D13">
        <w:rPr>
          <w:rFonts w:ascii="Times New Roman" w:hAnsi="Times New Roman" w:cs="Times New Roman"/>
          <w:sz w:val="24"/>
          <w:szCs w:val="24"/>
          <w:lang w:val="en-US"/>
        </w:rPr>
        <w:t xml:space="preserve">and phylogenetic </w:t>
      </w:r>
      <w:r>
        <w:rPr>
          <w:rFonts w:ascii="Times New Roman" w:hAnsi="Times New Roman" w:cs="Times New Roman"/>
          <w:sz w:val="24"/>
          <w:szCs w:val="24"/>
          <w:lang w:val="en-US"/>
        </w:rPr>
        <w:t xml:space="preserve">data obtained from </w:t>
      </w:r>
      <w:r>
        <w:rPr>
          <w:rFonts w:ascii="Times New Roman" w:hAnsi="Times New Roman" w:cs="Times New Roman"/>
          <w:sz w:val="24"/>
          <w:szCs w:val="24"/>
          <w:lang w:val="en-US"/>
        </w:rPr>
        <w:fldChar w:fldCharType="begin" w:fldLock="1"/>
      </w:r>
      <w:r w:rsidR="00950D1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Callaway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13">
        <w:rPr>
          <w:rFonts w:ascii="Times New Roman" w:hAnsi="Times New Roman" w:cs="Times New Roman"/>
          <w:sz w:val="24"/>
          <w:szCs w:val="24"/>
          <w:lang w:val="en-US"/>
        </w:rPr>
        <w:t xml:space="preserve">and </w:t>
      </w:r>
      <w:r w:rsidR="00950D1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950D13">
        <w:rPr>
          <w:rFonts w:ascii="Times New Roman" w:hAnsi="Times New Roman" w:cs="Times New Roman"/>
          <w:sz w:val="24"/>
          <w:szCs w:val="24"/>
          <w:lang w:val="en-US"/>
        </w:rPr>
        <w:fldChar w:fldCharType="separate"/>
      </w:r>
      <w:r w:rsidR="00950D13" w:rsidRPr="00950D13">
        <w:rPr>
          <w:rFonts w:ascii="Times New Roman" w:hAnsi="Times New Roman" w:cs="Times New Roman"/>
          <w:noProof/>
          <w:sz w:val="24"/>
          <w:szCs w:val="24"/>
          <w:lang w:val="en-US"/>
        </w:rPr>
        <w:t xml:space="preserve">Rivas-Gonzáles et al. </w:t>
      </w:r>
      <w:r w:rsidR="00950D13">
        <w:rPr>
          <w:rFonts w:ascii="Times New Roman" w:hAnsi="Times New Roman" w:cs="Times New Roman"/>
          <w:noProof/>
          <w:sz w:val="24"/>
          <w:szCs w:val="24"/>
          <w:lang w:val="en-US"/>
        </w:rPr>
        <w:t>(</w:t>
      </w:r>
      <w:r w:rsidR="00950D13" w:rsidRPr="00950D13">
        <w:rPr>
          <w:rFonts w:ascii="Times New Roman" w:hAnsi="Times New Roman" w:cs="Times New Roman"/>
          <w:noProof/>
          <w:sz w:val="24"/>
          <w:szCs w:val="24"/>
          <w:lang w:val="en-US"/>
        </w:rPr>
        <w:t>2023)</w:t>
      </w:r>
      <w:r w:rsidR="00950D13">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respectively. </w:t>
      </w:r>
    </w:p>
    <w:p w14:paraId="31721733" w14:textId="77777777" w:rsidR="000437FB" w:rsidRDefault="000437FB">
      <w:pPr>
        <w:spacing w:after="0" w:line="360" w:lineRule="auto"/>
        <w:ind w:firstLine="709"/>
        <w:jc w:val="both"/>
        <w:rPr>
          <w:rFonts w:ascii="Times New Roman" w:hAnsi="Times New Roman" w:cs="Times New Roman"/>
          <w:sz w:val="24"/>
          <w:szCs w:val="24"/>
          <w:lang w:val="en-US"/>
        </w:rPr>
      </w:pPr>
    </w:p>
    <w:p w14:paraId="00F0CE48" w14:textId="77777777" w:rsidR="000437FB" w:rsidRDefault="000437FB">
      <w:pPr>
        <w:spacing w:after="0" w:line="360" w:lineRule="auto"/>
        <w:ind w:firstLine="709"/>
        <w:jc w:val="both"/>
        <w:rPr>
          <w:rFonts w:ascii="Times New Roman" w:hAnsi="Times New Roman" w:cs="Times New Roman"/>
          <w:sz w:val="24"/>
          <w:szCs w:val="24"/>
          <w:lang w:val="en-US"/>
        </w:rPr>
      </w:pPr>
    </w:p>
    <w:p w14:paraId="31264FF6" w14:textId="77777777" w:rsidR="000437FB" w:rsidRDefault="000437FB" w:rsidP="00A97D87">
      <w:pPr>
        <w:spacing w:after="0" w:line="360" w:lineRule="auto"/>
        <w:jc w:val="both"/>
        <w:rPr>
          <w:rFonts w:ascii="Times New Roman" w:hAnsi="Times New Roman" w:cs="Times New Roman"/>
          <w:sz w:val="24"/>
          <w:szCs w:val="24"/>
          <w:lang w:val="en-US"/>
        </w:rPr>
      </w:pPr>
    </w:p>
    <w:p w14:paraId="73370BB1" w14:textId="77777777" w:rsidR="00A97D87" w:rsidRDefault="00A97D87" w:rsidP="00A97D87">
      <w:pPr>
        <w:spacing w:after="0" w:line="360" w:lineRule="auto"/>
        <w:jc w:val="both"/>
        <w:rPr>
          <w:rFonts w:ascii="Times New Roman" w:hAnsi="Times New Roman" w:cs="Times New Roman"/>
          <w:sz w:val="24"/>
          <w:szCs w:val="24"/>
          <w:lang w:val="en-US"/>
        </w:rPr>
      </w:pPr>
    </w:p>
    <w:p w14:paraId="5617082C" w14:textId="5B0092F6" w:rsid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12C208" wp14:editId="06286D70">
            <wp:extent cx="5923286" cy="3331597"/>
            <wp:effectExtent l="19050" t="19050" r="1270" b="2540"/>
            <wp:docPr id="13538113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1382" name="Imagen 1353811382"/>
                    <pic:cNvPicPr/>
                  </pic:nvPicPr>
                  <pic:blipFill>
                    <a:blip r:embed="rId11">
                      <a:extLst>
                        <a:ext uri="{28A0092B-C50C-407E-A947-70E740481C1C}">
                          <a14:useLocalDpi xmlns:a14="http://schemas.microsoft.com/office/drawing/2010/main" val="0"/>
                        </a:ext>
                      </a:extLst>
                    </a:blip>
                    <a:stretch>
                      <a:fillRect/>
                    </a:stretch>
                  </pic:blipFill>
                  <pic:spPr>
                    <a:xfrm>
                      <a:off x="0" y="0"/>
                      <a:ext cx="5925509" cy="3332847"/>
                    </a:xfrm>
                    <a:prstGeom prst="rect">
                      <a:avLst/>
                    </a:prstGeom>
                    <a:ln w="12700">
                      <a:solidFill>
                        <a:schemeClr val="tx1"/>
                      </a:solidFill>
                    </a:ln>
                  </pic:spPr>
                </pic:pic>
              </a:graphicData>
            </a:graphic>
          </wp:inline>
        </w:drawing>
      </w:r>
    </w:p>
    <w:p w14:paraId="25D665DD" w14:textId="1E21577A" w:rsidR="000437FB" w:rsidRP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 </w:t>
      </w:r>
      <w:proofErr w:type="gramStart"/>
      <w:r>
        <w:rPr>
          <w:rFonts w:ascii="Times New Roman" w:hAnsi="Times New Roman" w:cs="Times New Roman"/>
          <w:sz w:val="24"/>
          <w:szCs w:val="24"/>
          <w:lang w:val="en-US"/>
        </w:rPr>
        <w:t>display</w:t>
      </w:r>
      <w:proofErr w:type="gramEnd"/>
      <w:r>
        <w:rPr>
          <w:rFonts w:ascii="Times New Roman" w:hAnsi="Times New Roman" w:cs="Times New Roman"/>
          <w:sz w:val="24"/>
          <w:szCs w:val="24"/>
          <w:lang w:val="en-US"/>
        </w:rPr>
        <w:t xml:space="preserve">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23E74FFB" w14:textId="681DA2C0" w:rsidR="000437FB" w:rsidRDefault="000437FB">
      <w:pPr>
        <w:spacing w:after="0" w:line="360" w:lineRule="auto"/>
        <w:jc w:val="both"/>
        <w:rPr>
          <w:rFonts w:ascii="Times New Roman" w:hAnsi="Times New Roman" w:cs="Times New Roman"/>
          <w:b/>
          <w:bCs/>
          <w:sz w:val="24"/>
          <w:szCs w:val="24"/>
          <w:lang w:val="en-US"/>
        </w:rPr>
      </w:pPr>
    </w:p>
    <w:p w14:paraId="7BF40917" w14:textId="77777777" w:rsidR="000437FB" w:rsidRDefault="000437FB">
      <w:pPr>
        <w:spacing w:after="0" w:line="360" w:lineRule="auto"/>
        <w:ind w:firstLine="709"/>
        <w:jc w:val="both"/>
        <w:rPr>
          <w:rFonts w:ascii="Times New Roman" w:hAnsi="Times New Roman" w:cs="Times New Roman"/>
          <w:sz w:val="24"/>
          <w:szCs w:val="24"/>
          <w:lang w:val="en-US"/>
        </w:rPr>
      </w:pPr>
    </w:p>
    <w:p w14:paraId="5C0DA2B0" w14:textId="77777777" w:rsidR="000437FB" w:rsidRDefault="000437FB">
      <w:pPr>
        <w:spacing w:after="0" w:line="360" w:lineRule="auto"/>
        <w:jc w:val="both"/>
        <w:rPr>
          <w:rFonts w:ascii="Times New Roman" w:hAnsi="Times New Roman" w:cs="Times New Roman"/>
          <w:b/>
          <w:bCs/>
          <w:sz w:val="24"/>
          <w:szCs w:val="24"/>
          <w:lang w:val="en-US"/>
        </w:rPr>
      </w:pPr>
    </w:p>
    <w:p w14:paraId="12272EC1" w14:textId="77777777" w:rsidR="000437FB" w:rsidRDefault="000437FB">
      <w:pPr>
        <w:spacing w:after="0" w:line="360" w:lineRule="auto"/>
        <w:jc w:val="both"/>
        <w:rPr>
          <w:rFonts w:ascii="Times New Roman" w:hAnsi="Times New Roman" w:cs="Times New Roman"/>
          <w:b/>
          <w:bCs/>
          <w:sz w:val="24"/>
          <w:szCs w:val="24"/>
          <w:lang w:val="en-US"/>
        </w:rPr>
      </w:pPr>
    </w:p>
    <w:p w14:paraId="04395C69" w14:textId="77777777" w:rsidR="000437FB" w:rsidRDefault="000437FB">
      <w:pPr>
        <w:spacing w:after="0" w:line="360" w:lineRule="auto"/>
        <w:jc w:val="both"/>
        <w:rPr>
          <w:rFonts w:ascii="Times New Roman" w:hAnsi="Times New Roman" w:cs="Times New Roman"/>
          <w:b/>
          <w:bCs/>
          <w:sz w:val="24"/>
          <w:szCs w:val="24"/>
          <w:lang w:val="en-US"/>
        </w:rPr>
      </w:pPr>
    </w:p>
    <w:p w14:paraId="279AE7C3" w14:textId="77777777" w:rsidR="000437FB" w:rsidRDefault="000437FB">
      <w:pPr>
        <w:spacing w:after="0" w:line="360" w:lineRule="auto"/>
        <w:jc w:val="both"/>
        <w:rPr>
          <w:rFonts w:ascii="Times New Roman" w:hAnsi="Times New Roman" w:cs="Times New Roman"/>
          <w:b/>
          <w:bCs/>
          <w:sz w:val="24"/>
          <w:szCs w:val="24"/>
          <w:lang w:val="en-US"/>
        </w:rPr>
      </w:pPr>
    </w:p>
    <w:p w14:paraId="7CB9DF7B" w14:textId="77777777" w:rsidR="000437FB" w:rsidRDefault="000437FB">
      <w:pPr>
        <w:spacing w:after="0" w:line="360" w:lineRule="auto"/>
        <w:jc w:val="both"/>
        <w:rPr>
          <w:rFonts w:ascii="Times New Roman" w:hAnsi="Times New Roman" w:cs="Times New Roman"/>
          <w:b/>
          <w:bCs/>
          <w:sz w:val="24"/>
          <w:szCs w:val="24"/>
          <w:lang w:val="en-US"/>
        </w:rPr>
      </w:pPr>
    </w:p>
    <w:p w14:paraId="01BF6201" w14:textId="77777777" w:rsidR="000437FB" w:rsidRDefault="000437FB">
      <w:pPr>
        <w:spacing w:after="0" w:line="360" w:lineRule="auto"/>
        <w:jc w:val="both"/>
        <w:rPr>
          <w:rFonts w:ascii="Times New Roman" w:hAnsi="Times New Roman" w:cs="Times New Roman"/>
          <w:b/>
          <w:bCs/>
          <w:sz w:val="24"/>
          <w:szCs w:val="24"/>
          <w:lang w:val="en-US"/>
        </w:rPr>
      </w:pPr>
    </w:p>
    <w:p w14:paraId="261F7EA1" w14:textId="77777777" w:rsidR="000437FB" w:rsidRDefault="000437FB">
      <w:pPr>
        <w:spacing w:after="0" w:line="360" w:lineRule="auto"/>
        <w:jc w:val="both"/>
        <w:rPr>
          <w:rFonts w:ascii="Times New Roman" w:hAnsi="Times New Roman" w:cs="Times New Roman"/>
          <w:b/>
          <w:bCs/>
          <w:sz w:val="24"/>
          <w:szCs w:val="24"/>
          <w:lang w:val="en-US"/>
        </w:rPr>
      </w:pPr>
    </w:p>
    <w:p w14:paraId="2149BE29" w14:textId="77777777" w:rsidR="000437FB" w:rsidRDefault="000437FB">
      <w:pPr>
        <w:spacing w:after="0" w:line="360" w:lineRule="auto"/>
        <w:jc w:val="both"/>
        <w:rPr>
          <w:rFonts w:ascii="Times New Roman" w:hAnsi="Times New Roman" w:cs="Times New Roman"/>
          <w:b/>
          <w:bCs/>
          <w:sz w:val="24"/>
          <w:szCs w:val="24"/>
          <w:lang w:val="en-US"/>
        </w:rPr>
      </w:pPr>
    </w:p>
    <w:p w14:paraId="2510E2F1" w14:textId="77777777" w:rsidR="000437FB" w:rsidRDefault="000437FB">
      <w:pPr>
        <w:spacing w:after="0" w:line="360" w:lineRule="auto"/>
        <w:jc w:val="both"/>
        <w:rPr>
          <w:rFonts w:ascii="Times New Roman" w:hAnsi="Times New Roman" w:cs="Times New Roman"/>
          <w:b/>
          <w:bCs/>
          <w:sz w:val="24"/>
          <w:szCs w:val="24"/>
          <w:lang w:val="en-US"/>
        </w:rPr>
      </w:pPr>
    </w:p>
    <w:p w14:paraId="13DF0C4C" w14:textId="77777777" w:rsidR="000437FB" w:rsidRDefault="000437FB">
      <w:pPr>
        <w:spacing w:after="0" w:line="360" w:lineRule="auto"/>
        <w:jc w:val="both"/>
        <w:rPr>
          <w:rFonts w:ascii="Times New Roman" w:hAnsi="Times New Roman" w:cs="Times New Roman"/>
          <w:b/>
          <w:bCs/>
          <w:sz w:val="24"/>
          <w:szCs w:val="24"/>
          <w:lang w:val="en-US"/>
        </w:rPr>
      </w:pPr>
    </w:p>
    <w:p w14:paraId="6EE783CB" w14:textId="77777777" w:rsidR="000437FB" w:rsidRDefault="000437FB">
      <w:pPr>
        <w:spacing w:after="0" w:line="360" w:lineRule="auto"/>
        <w:jc w:val="both"/>
        <w:rPr>
          <w:rFonts w:ascii="Times New Roman" w:hAnsi="Times New Roman" w:cs="Times New Roman"/>
          <w:b/>
          <w:bCs/>
          <w:sz w:val="24"/>
          <w:szCs w:val="24"/>
          <w:lang w:val="en-US"/>
        </w:rPr>
      </w:pPr>
    </w:p>
    <w:p w14:paraId="42B7E7D3" w14:textId="68CBC47C" w:rsidR="000437FB" w:rsidRDefault="00AD37E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C3DBF95" wp14:editId="3C666F3E">
            <wp:extent cx="5612130" cy="3962400"/>
            <wp:effectExtent l="19050" t="19050" r="7620" b="0"/>
            <wp:docPr id="1788150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0465" name="Imagen 1788150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a:ln>
                      <a:solidFill>
                        <a:schemeClr val="tx1"/>
                      </a:solidFill>
                    </a:ln>
                  </pic:spPr>
                </pic:pic>
              </a:graphicData>
            </a:graphic>
          </wp:inline>
        </w:drawing>
      </w:r>
    </w:p>
    <w:p w14:paraId="244564D8" w14:textId="54A08905" w:rsidR="000437FB" w:rsidRPr="00AD37EA" w:rsidRDefault="00AD37E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turnover for bifurcating (left) and budding (right) speciation. Each point represents a species and both ages, True and Phylogenetic, are scaled to the root age of the </w:t>
      </w:r>
      <w:r w:rsidR="00687E99">
        <w:rPr>
          <w:rFonts w:ascii="Times New Roman" w:hAnsi="Times New Roman" w:cs="Times New Roman"/>
          <w:sz w:val="24"/>
          <w:szCs w:val="24"/>
          <w:lang w:val="en-US"/>
        </w:rPr>
        <w:t xml:space="preserve">correspondent </w:t>
      </w:r>
      <w:r>
        <w:rPr>
          <w:rFonts w:ascii="Times New Roman" w:hAnsi="Times New Roman" w:cs="Times New Roman"/>
          <w:sz w:val="24"/>
          <w:szCs w:val="24"/>
          <w:lang w:val="en-US"/>
        </w:rPr>
        <w:t xml:space="preserve">phylogenetic tree. </w:t>
      </w:r>
    </w:p>
    <w:p w14:paraId="153A681F" w14:textId="77777777" w:rsidR="000437FB" w:rsidRDefault="000437FB">
      <w:pPr>
        <w:spacing w:after="0" w:line="360" w:lineRule="auto"/>
        <w:jc w:val="both"/>
        <w:rPr>
          <w:rFonts w:ascii="Times New Roman" w:hAnsi="Times New Roman" w:cs="Times New Roman"/>
          <w:b/>
          <w:bCs/>
          <w:sz w:val="24"/>
          <w:szCs w:val="24"/>
          <w:lang w:val="en-US"/>
        </w:rPr>
      </w:pPr>
    </w:p>
    <w:p w14:paraId="7CB922D5" w14:textId="77777777" w:rsidR="000437FB" w:rsidRDefault="000437FB">
      <w:pPr>
        <w:spacing w:after="0" w:line="360" w:lineRule="auto"/>
        <w:jc w:val="both"/>
        <w:rPr>
          <w:rFonts w:ascii="Times New Roman" w:hAnsi="Times New Roman" w:cs="Times New Roman"/>
          <w:b/>
          <w:bCs/>
          <w:sz w:val="24"/>
          <w:szCs w:val="24"/>
          <w:lang w:val="en-US"/>
        </w:rPr>
      </w:pPr>
    </w:p>
    <w:p w14:paraId="08B5E475" w14:textId="77777777" w:rsidR="002A55F9" w:rsidRDefault="002A55F9">
      <w:pPr>
        <w:spacing w:after="0" w:line="360" w:lineRule="auto"/>
        <w:jc w:val="both"/>
        <w:rPr>
          <w:rFonts w:ascii="Times New Roman" w:hAnsi="Times New Roman" w:cs="Times New Roman"/>
          <w:b/>
          <w:bCs/>
          <w:sz w:val="24"/>
          <w:szCs w:val="24"/>
          <w:lang w:val="en-US"/>
        </w:rPr>
      </w:pPr>
    </w:p>
    <w:p w14:paraId="3014B397" w14:textId="77777777" w:rsidR="002A55F9" w:rsidRDefault="002A55F9">
      <w:pPr>
        <w:spacing w:after="0" w:line="360" w:lineRule="auto"/>
        <w:jc w:val="both"/>
        <w:rPr>
          <w:rFonts w:ascii="Times New Roman" w:hAnsi="Times New Roman" w:cs="Times New Roman"/>
          <w:b/>
          <w:bCs/>
          <w:sz w:val="24"/>
          <w:szCs w:val="24"/>
          <w:lang w:val="en-US"/>
        </w:rPr>
      </w:pPr>
    </w:p>
    <w:p w14:paraId="5FFB5E61" w14:textId="77777777" w:rsidR="002A55F9" w:rsidRDefault="002A55F9">
      <w:pPr>
        <w:spacing w:after="0" w:line="360" w:lineRule="auto"/>
        <w:jc w:val="both"/>
        <w:rPr>
          <w:rFonts w:ascii="Times New Roman" w:hAnsi="Times New Roman" w:cs="Times New Roman"/>
          <w:b/>
          <w:bCs/>
          <w:sz w:val="24"/>
          <w:szCs w:val="24"/>
          <w:lang w:val="en-US"/>
        </w:rPr>
      </w:pPr>
    </w:p>
    <w:p w14:paraId="49974539" w14:textId="77777777" w:rsidR="002A55F9" w:rsidRDefault="002A55F9">
      <w:pPr>
        <w:spacing w:after="0" w:line="360" w:lineRule="auto"/>
        <w:jc w:val="both"/>
        <w:rPr>
          <w:rFonts w:ascii="Times New Roman" w:hAnsi="Times New Roman" w:cs="Times New Roman"/>
          <w:b/>
          <w:bCs/>
          <w:sz w:val="24"/>
          <w:szCs w:val="24"/>
          <w:lang w:val="en-US"/>
        </w:rPr>
      </w:pPr>
    </w:p>
    <w:p w14:paraId="18F92920" w14:textId="77777777" w:rsidR="002A55F9" w:rsidRDefault="002A55F9">
      <w:pPr>
        <w:spacing w:after="0" w:line="360" w:lineRule="auto"/>
        <w:jc w:val="both"/>
        <w:rPr>
          <w:rFonts w:ascii="Times New Roman" w:hAnsi="Times New Roman" w:cs="Times New Roman"/>
          <w:b/>
          <w:bCs/>
          <w:sz w:val="24"/>
          <w:szCs w:val="24"/>
          <w:lang w:val="en-US"/>
        </w:rPr>
      </w:pPr>
    </w:p>
    <w:p w14:paraId="3FEE95B9" w14:textId="77777777" w:rsidR="002A55F9" w:rsidRDefault="002A55F9">
      <w:pPr>
        <w:spacing w:after="0" w:line="360" w:lineRule="auto"/>
        <w:jc w:val="both"/>
        <w:rPr>
          <w:rFonts w:ascii="Times New Roman" w:hAnsi="Times New Roman" w:cs="Times New Roman"/>
          <w:b/>
          <w:bCs/>
          <w:sz w:val="24"/>
          <w:szCs w:val="24"/>
          <w:lang w:val="en-US"/>
        </w:rPr>
      </w:pPr>
    </w:p>
    <w:p w14:paraId="621E1037" w14:textId="77777777" w:rsidR="002A55F9" w:rsidRDefault="002A55F9">
      <w:pPr>
        <w:spacing w:after="0" w:line="360" w:lineRule="auto"/>
        <w:jc w:val="both"/>
        <w:rPr>
          <w:rFonts w:ascii="Times New Roman" w:hAnsi="Times New Roman" w:cs="Times New Roman"/>
          <w:b/>
          <w:bCs/>
          <w:sz w:val="24"/>
          <w:szCs w:val="24"/>
          <w:lang w:val="en-US"/>
        </w:rPr>
      </w:pPr>
    </w:p>
    <w:p w14:paraId="20588669" w14:textId="77777777" w:rsidR="002A55F9" w:rsidRDefault="002A55F9">
      <w:pPr>
        <w:spacing w:after="0" w:line="360" w:lineRule="auto"/>
        <w:jc w:val="both"/>
        <w:rPr>
          <w:rFonts w:ascii="Times New Roman" w:hAnsi="Times New Roman" w:cs="Times New Roman"/>
          <w:b/>
          <w:bCs/>
          <w:sz w:val="24"/>
          <w:szCs w:val="24"/>
          <w:lang w:val="en-US"/>
        </w:rPr>
      </w:pPr>
    </w:p>
    <w:p w14:paraId="2B57F4BA" w14:textId="77777777" w:rsidR="002A55F9" w:rsidRDefault="002A55F9">
      <w:pPr>
        <w:spacing w:after="0" w:line="360" w:lineRule="auto"/>
        <w:jc w:val="both"/>
        <w:rPr>
          <w:rFonts w:ascii="Times New Roman" w:hAnsi="Times New Roman" w:cs="Times New Roman"/>
          <w:b/>
          <w:bCs/>
          <w:sz w:val="24"/>
          <w:szCs w:val="24"/>
          <w:lang w:val="en-US"/>
        </w:rPr>
      </w:pPr>
    </w:p>
    <w:p w14:paraId="0F2B1D32" w14:textId="77777777" w:rsidR="002A55F9" w:rsidRDefault="002A55F9">
      <w:pPr>
        <w:spacing w:after="0" w:line="360" w:lineRule="auto"/>
        <w:jc w:val="both"/>
        <w:rPr>
          <w:rFonts w:ascii="Times New Roman" w:hAnsi="Times New Roman" w:cs="Times New Roman"/>
          <w:b/>
          <w:bCs/>
          <w:sz w:val="24"/>
          <w:szCs w:val="24"/>
          <w:lang w:val="en-US"/>
        </w:rPr>
      </w:pPr>
    </w:p>
    <w:p w14:paraId="683EE443" w14:textId="77777777" w:rsidR="002A55F9" w:rsidRDefault="002A55F9">
      <w:pPr>
        <w:spacing w:after="0" w:line="360" w:lineRule="auto"/>
        <w:jc w:val="both"/>
        <w:rPr>
          <w:rFonts w:ascii="Times New Roman" w:hAnsi="Times New Roman" w:cs="Times New Roman"/>
          <w:b/>
          <w:bCs/>
          <w:sz w:val="24"/>
          <w:szCs w:val="24"/>
          <w:lang w:val="en-US"/>
        </w:rPr>
      </w:pPr>
    </w:p>
    <w:p w14:paraId="56BB7788" w14:textId="2D17B37C" w:rsidR="002A55F9" w:rsidRDefault="002A55F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14D7271" wp14:editId="7A4ADBBC">
            <wp:extent cx="5425235" cy="3617844"/>
            <wp:effectExtent l="19050" t="19050" r="4445" b="1905"/>
            <wp:docPr id="2707822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2266" name="Imagen 27078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711" cy="3627497"/>
                    </a:xfrm>
                    <a:prstGeom prst="rect">
                      <a:avLst/>
                    </a:prstGeom>
                    <a:ln>
                      <a:solidFill>
                        <a:schemeClr val="tx1"/>
                      </a:solidFill>
                    </a:ln>
                  </pic:spPr>
                </pic:pic>
              </a:graphicData>
            </a:graphic>
          </wp:inline>
        </w:drawing>
      </w:r>
    </w:p>
    <w:p w14:paraId="54693D6A" w14:textId="3FC6C717" w:rsidR="002A55F9" w:rsidRPr="002A55F9" w:rsidRDefault="002A55F9">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of 100 species simulated under bifurcating (left) and budding speciation (right). Each dot represents one replicate of the 300 simulations for each speciation mode using different rates of speciation and turnover. </w:t>
      </w:r>
    </w:p>
    <w:p w14:paraId="657A40B5" w14:textId="77777777" w:rsidR="000437FB" w:rsidRDefault="000437FB">
      <w:pPr>
        <w:spacing w:after="0" w:line="360" w:lineRule="auto"/>
        <w:jc w:val="both"/>
        <w:rPr>
          <w:rFonts w:ascii="Times New Roman" w:hAnsi="Times New Roman" w:cs="Times New Roman"/>
          <w:b/>
          <w:bCs/>
          <w:sz w:val="24"/>
          <w:szCs w:val="24"/>
          <w:lang w:val="en-US"/>
        </w:rPr>
      </w:pPr>
    </w:p>
    <w:p w14:paraId="1B840CB7" w14:textId="77777777" w:rsidR="000437FB" w:rsidRDefault="000437FB">
      <w:pPr>
        <w:spacing w:after="0" w:line="360" w:lineRule="auto"/>
        <w:jc w:val="both"/>
      </w:pPr>
    </w:p>
    <w:p w14:paraId="2051C908" w14:textId="77777777" w:rsidR="00792D3E" w:rsidRDefault="00792D3E">
      <w:pPr>
        <w:spacing w:after="0" w:line="360" w:lineRule="auto"/>
        <w:jc w:val="both"/>
      </w:pPr>
    </w:p>
    <w:p w14:paraId="6DB47B4B" w14:textId="77777777" w:rsidR="00792D3E" w:rsidRDefault="00792D3E">
      <w:pPr>
        <w:spacing w:after="0" w:line="360" w:lineRule="auto"/>
        <w:jc w:val="both"/>
      </w:pPr>
    </w:p>
    <w:p w14:paraId="657FF56E" w14:textId="77777777" w:rsidR="00792D3E" w:rsidRDefault="00792D3E">
      <w:pPr>
        <w:spacing w:after="0" w:line="360" w:lineRule="auto"/>
        <w:jc w:val="both"/>
      </w:pPr>
    </w:p>
    <w:p w14:paraId="35B9711B" w14:textId="77777777" w:rsidR="00792D3E" w:rsidRDefault="00792D3E">
      <w:pPr>
        <w:spacing w:after="0" w:line="360" w:lineRule="auto"/>
        <w:jc w:val="both"/>
      </w:pPr>
    </w:p>
    <w:p w14:paraId="165E0181" w14:textId="77777777" w:rsidR="00792D3E" w:rsidRDefault="00792D3E">
      <w:pPr>
        <w:spacing w:after="0" w:line="360" w:lineRule="auto"/>
        <w:jc w:val="both"/>
      </w:pPr>
    </w:p>
    <w:p w14:paraId="33196B84" w14:textId="77777777" w:rsidR="00792D3E" w:rsidRDefault="00792D3E">
      <w:pPr>
        <w:spacing w:after="0" w:line="360" w:lineRule="auto"/>
        <w:jc w:val="both"/>
      </w:pPr>
    </w:p>
    <w:p w14:paraId="755A61E2" w14:textId="77777777" w:rsidR="00792D3E" w:rsidRDefault="00792D3E">
      <w:pPr>
        <w:spacing w:after="0" w:line="360" w:lineRule="auto"/>
        <w:jc w:val="both"/>
      </w:pPr>
    </w:p>
    <w:p w14:paraId="25895032" w14:textId="77777777" w:rsidR="00792D3E" w:rsidRDefault="00792D3E">
      <w:pPr>
        <w:spacing w:after="0" w:line="360" w:lineRule="auto"/>
        <w:jc w:val="both"/>
      </w:pPr>
    </w:p>
    <w:p w14:paraId="78862786" w14:textId="77777777" w:rsidR="00792D3E" w:rsidRDefault="00792D3E">
      <w:pPr>
        <w:spacing w:after="0" w:line="360" w:lineRule="auto"/>
        <w:jc w:val="both"/>
      </w:pPr>
    </w:p>
    <w:p w14:paraId="1D1E7FBD" w14:textId="77777777" w:rsidR="00792D3E" w:rsidRDefault="00792D3E">
      <w:pPr>
        <w:spacing w:after="0" w:line="360" w:lineRule="auto"/>
        <w:jc w:val="both"/>
      </w:pPr>
    </w:p>
    <w:p w14:paraId="29BF9285" w14:textId="6E31A0DA" w:rsidR="00792D3E" w:rsidRDefault="00081F8C">
      <w:pPr>
        <w:spacing w:after="0" w:line="360" w:lineRule="auto"/>
        <w:jc w:val="both"/>
      </w:pPr>
      <w:r>
        <w:rPr>
          <w:noProof/>
        </w:rPr>
        <w:lastRenderedPageBreak/>
        <w:drawing>
          <wp:inline distT="0" distB="0" distL="0" distR="0" wp14:anchorId="00F4C5DB" wp14:editId="563FC7B5">
            <wp:extent cx="5398019" cy="5398019"/>
            <wp:effectExtent l="19050" t="19050" r="0" b="0"/>
            <wp:docPr id="144249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92" name="Imagen 144249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30D45D4C" w14:textId="4BAAA55D" w:rsidR="00792D3E" w:rsidRDefault="00792D3E" w:rsidP="00792D3E">
      <w:pPr>
        <w:spacing w:after="0" w:line="360" w:lineRule="auto"/>
        <w:jc w:val="both"/>
        <w:rPr>
          <w:rFonts w:ascii="Times New Roman" w:hAnsi="Times New Roman" w:cs="Times New Roman"/>
          <w:sz w:val="24"/>
          <w:szCs w:val="24"/>
          <w:lang w:val="en-US"/>
        </w:rPr>
      </w:pPr>
      <w:commentRangeStart w:id="604"/>
      <w:r w:rsidRPr="00792D3E">
        <w:rPr>
          <w:rFonts w:ascii="Times New Roman" w:hAnsi="Times New Roman" w:cs="Times New Roman"/>
          <w:b/>
          <w:bCs/>
          <w:sz w:val="24"/>
          <w:szCs w:val="24"/>
          <w:lang w:val="en-US"/>
        </w:rPr>
        <w:t xml:space="preserve">Figure 5. </w:t>
      </w:r>
      <w:r w:rsidRPr="00792D3E">
        <w:rPr>
          <w:rFonts w:ascii="Times New Roman" w:hAnsi="Times New Roman" w:cs="Times New Roman"/>
          <w:sz w:val="24"/>
          <w:szCs w:val="24"/>
          <w:lang w:val="en-US"/>
        </w:rPr>
        <w:t xml:space="preserve">Risk </w:t>
      </w:r>
      <w:commentRangeEnd w:id="604"/>
      <w:r w:rsidR="009B2BA5">
        <w:rPr>
          <w:rStyle w:val="Refdecomentario"/>
        </w:rPr>
        <w:commentReference w:id="604"/>
      </w:r>
      <w:r w:rsidRPr="00792D3E">
        <w:rPr>
          <w:rFonts w:ascii="Times New Roman" w:hAnsi="Times New Roman" w:cs="Times New Roman"/>
          <w:sz w:val="24"/>
          <w:szCs w:val="24"/>
          <w:lang w:val="en-US"/>
        </w:rPr>
        <w:t>to confuse the oldes</w:t>
      </w:r>
      <w:r>
        <w:rPr>
          <w:rFonts w:ascii="Times New Roman" w:hAnsi="Times New Roman" w:cs="Times New Roman"/>
          <w:sz w:val="24"/>
          <w:szCs w:val="24"/>
          <w:lang w:val="en-US"/>
        </w:rPr>
        <w:t>t with the youngest species. For each of the 1000 simulations under bifurcating (left) and budding (right) speciation, combined with three different extinction levels, we selected the oldest and youngest species according to the phylogenetic ages, and calculated the difference in their true ages (Delta True Age). A Delta True age smaller than 0</w:t>
      </w:r>
      <w:r w:rsidR="00C36969">
        <w:rPr>
          <w:rFonts w:ascii="Times New Roman" w:hAnsi="Times New Roman" w:cs="Times New Roman"/>
          <w:sz w:val="24"/>
          <w:szCs w:val="24"/>
          <w:lang w:val="en-US"/>
        </w:rPr>
        <w:t xml:space="preserve"> indicates that the phylogenetic oldest species was in fact younger than the phylogenetic youngest species, and therefore, the comparison of phylogenetic ages is qualitatively wrong. </w:t>
      </w:r>
    </w:p>
    <w:p w14:paraId="26A082D5" w14:textId="77777777" w:rsidR="006E739C" w:rsidRDefault="006E739C" w:rsidP="00792D3E">
      <w:pPr>
        <w:spacing w:after="0" w:line="360" w:lineRule="auto"/>
        <w:jc w:val="both"/>
        <w:rPr>
          <w:rFonts w:ascii="Times New Roman" w:hAnsi="Times New Roman" w:cs="Times New Roman"/>
          <w:sz w:val="24"/>
          <w:szCs w:val="24"/>
          <w:lang w:val="en-US"/>
        </w:rPr>
      </w:pPr>
    </w:p>
    <w:p w14:paraId="34C9171B" w14:textId="77777777" w:rsidR="006E739C" w:rsidRDefault="006E739C" w:rsidP="00792D3E">
      <w:pPr>
        <w:spacing w:after="0" w:line="360" w:lineRule="auto"/>
        <w:jc w:val="both"/>
        <w:rPr>
          <w:rFonts w:ascii="Times New Roman" w:hAnsi="Times New Roman" w:cs="Times New Roman"/>
          <w:sz w:val="24"/>
          <w:szCs w:val="24"/>
          <w:lang w:val="en-US"/>
        </w:rPr>
      </w:pPr>
    </w:p>
    <w:p w14:paraId="385183AD" w14:textId="77777777" w:rsidR="006E739C" w:rsidRDefault="006E739C" w:rsidP="00792D3E">
      <w:pPr>
        <w:spacing w:after="0" w:line="360" w:lineRule="auto"/>
        <w:jc w:val="both"/>
        <w:rPr>
          <w:rFonts w:ascii="Times New Roman" w:hAnsi="Times New Roman" w:cs="Times New Roman"/>
          <w:sz w:val="24"/>
          <w:szCs w:val="24"/>
          <w:lang w:val="en-US"/>
        </w:rPr>
      </w:pPr>
    </w:p>
    <w:p w14:paraId="33F68827" w14:textId="5278C0C5" w:rsidR="006E739C" w:rsidRDefault="00081F8C" w:rsidP="00792D3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D88247F" wp14:editId="6D0952E9">
            <wp:extent cx="5398019" cy="5398019"/>
            <wp:effectExtent l="19050" t="19050" r="0" b="0"/>
            <wp:docPr id="100930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06" name="Imagen 100930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7566AB08" w14:textId="502C973E" w:rsidR="00081F8C" w:rsidRDefault="00081F8C" w:rsidP="00081F8C">
      <w:pPr>
        <w:spacing w:after="0" w:line="360" w:lineRule="auto"/>
        <w:jc w:val="both"/>
        <w:rPr>
          <w:rFonts w:ascii="Times New Roman" w:hAnsi="Times New Roman" w:cs="Times New Roman"/>
          <w:sz w:val="24"/>
          <w:szCs w:val="24"/>
          <w:lang w:val="en-US"/>
        </w:rPr>
      </w:pPr>
      <w:commentRangeStart w:id="605"/>
      <w:r>
        <w:rPr>
          <w:rFonts w:ascii="Times New Roman" w:hAnsi="Times New Roman" w:cs="Times New Roman"/>
          <w:b/>
          <w:bCs/>
          <w:sz w:val="24"/>
          <w:szCs w:val="24"/>
          <w:lang w:val="en-US"/>
        </w:rPr>
        <w:t>Figure 6</w:t>
      </w:r>
      <w:commentRangeEnd w:id="605"/>
      <w:r w:rsidR="004D62A9">
        <w:rPr>
          <w:rStyle w:val="Refdecomentario"/>
        </w:rPr>
        <w:commentReference w:id="605"/>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(Delta True Age). A Delta True age smaller than 0 indicates that the phylogenetic older species was in fact younger than the phylogenetic younger species, and therefore, the comparison of phylogenetic ages is qualitatively wrong. </w:t>
      </w:r>
    </w:p>
    <w:p w14:paraId="078BEE7E" w14:textId="77777777" w:rsidR="009B2818" w:rsidRDefault="009B2818" w:rsidP="00081F8C">
      <w:pPr>
        <w:spacing w:after="0" w:line="360" w:lineRule="auto"/>
        <w:jc w:val="both"/>
        <w:rPr>
          <w:rFonts w:ascii="Times New Roman" w:hAnsi="Times New Roman" w:cs="Times New Roman"/>
          <w:sz w:val="24"/>
          <w:szCs w:val="24"/>
          <w:lang w:val="en-US"/>
        </w:rPr>
      </w:pPr>
    </w:p>
    <w:p w14:paraId="0D351FFE" w14:textId="77777777" w:rsidR="009B2818" w:rsidRDefault="009B2818" w:rsidP="00081F8C">
      <w:pPr>
        <w:spacing w:after="0" w:line="360" w:lineRule="auto"/>
        <w:jc w:val="both"/>
        <w:rPr>
          <w:rFonts w:ascii="Times New Roman" w:hAnsi="Times New Roman" w:cs="Times New Roman"/>
          <w:sz w:val="24"/>
          <w:szCs w:val="24"/>
          <w:lang w:val="en-US"/>
        </w:rPr>
      </w:pPr>
    </w:p>
    <w:p w14:paraId="1E274170" w14:textId="77777777" w:rsidR="009B2818" w:rsidRDefault="009B2818" w:rsidP="00081F8C">
      <w:pPr>
        <w:spacing w:after="0" w:line="360" w:lineRule="auto"/>
        <w:jc w:val="both"/>
        <w:rPr>
          <w:rFonts w:ascii="Times New Roman" w:hAnsi="Times New Roman" w:cs="Times New Roman"/>
          <w:sz w:val="24"/>
          <w:szCs w:val="24"/>
          <w:lang w:val="en-US"/>
        </w:rPr>
      </w:pPr>
    </w:p>
    <w:p w14:paraId="2A64FA74" w14:textId="1F243579" w:rsidR="009B2818" w:rsidRDefault="00F506A7"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B2430CF" wp14:editId="201EF50A">
            <wp:extent cx="5502303" cy="5502303"/>
            <wp:effectExtent l="19050" t="19050" r="3175" b="3175"/>
            <wp:docPr id="929676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6799" name="Imagen 929676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523" cy="5502523"/>
                    </a:xfrm>
                    <a:prstGeom prst="rect">
                      <a:avLst/>
                    </a:prstGeom>
                    <a:ln>
                      <a:solidFill>
                        <a:schemeClr val="tx1"/>
                      </a:solidFill>
                    </a:ln>
                  </pic:spPr>
                </pic:pic>
              </a:graphicData>
            </a:graphic>
          </wp:inline>
        </w:drawing>
      </w:r>
    </w:p>
    <w:p w14:paraId="2DDB9D8F" w14:textId="2EA5B822" w:rsidR="009B2818" w:rsidRPr="00F506A7" w:rsidRDefault="00F506A7" w:rsidP="00081F8C">
      <w:pPr>
        <w:spacing w:after="0" w:line="360" w:lineRule="auto"/>
        <w:jc w:val="both"/>
        <w:rPr>
          <w:rFonts w:ascii="Times New Roman" w:hAnsi="Times New Roman" w:cs="Times New Roman"/>
          <w:sz w:val="24"/>
          <w:szCs w:val="24"/>
          <w:lang w:val="en-US"/>
        </w:rPr>
      </w:pPr>
      <w:commentRangeStart w:id="606"/>
      <w:r>
        <w:rPr>
          <w:rFonts w:ascii="Times New Roman" w:hAnsi="Times New Roman" w:cs="Times New Roman"/>
          <w:b/>
          <w:bCs/>
          <w:sz w:val="24"/>
          <w:szCs w:val="24"/>
          <w:lang w:val="en-US"/>
        </w:rPr>
        <w:t xml:space="preserve">Figure 7. </w:t>
      </w:r>
      <w:commentRangeEnd w:id="606"/>
      <w:r>
        <w:rPr>
          <w:rStyle w:val="Refdecomentario"/>
        </w:rPr>
        <w:commentReference w:id="606"/>
      </w:r>
      <w:commentRangeStart w:id="607"/>
      <w:r w:rsidRPr="00F506A7">
        <w:rPr>
          <w:rFonts w:ascii="Times New Roman" w:hAnsi="Times New Roman" w:cs="Times New Roman"/>
          <w:sz w:val="24"/>
          <w:szCs w:val="24"/>
          <w:lang w:val="en-US"/>
        </w:rPr>
        <w:t xml:space="preserve">Positive Extinction signal comparison between </w:t>
      </w:r>
      <w:commentRangeEnd w:id="607"/>
      <w:r w:rsidR="009B2BA5">
        <w:rPr>
          <w:rStyle w:val="Refdecomentario"/>
        </w:rPr>
        <w:commentReference w:id="607"/>
      </w:r>
      <w:r w:rsidRPr="00F506A7">
        <w:rPr>
          <w:rFonts w:ascii="Times New Roman" w:hAnsi="Times New Roman" w:cs="Times New Roman"/>
          <w:sz w:val="24"/>
          <w:szCs w:val="24"/>
          <w:lang w:val="en-US"/>
        </w:rPr>
        <w:t>True age</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Phylogenetic age</w:t>
      </w:r>
      <w:r>
        <w:rPr>
          <w:rFonts w:ascii="Times New Roman" w:hAnsi="Times New Roman" w:cs="Times New Roman"/>
          <w:sz w:val="24"/>
          <w:szCs w:val="24"/>
          <w:lang w:val="en-US"/>
        </w:rPr>
        <w:t>, and the Mean probable age generated by the geometric function</w:t>
      </w:r>
      <w:r w:rsidRPr="00F506A7">
        <w:rPr>
          <w:rFonts w:ascii="Times New Roman" w:hAnsi="Times New Roman" w:cs="Times New Roman"/>
          <w:sz w:val="24"/>
          <w:szCs w:val="24"/>
          <w:lang w:val="en-US"/>
        </w:rPr>
        <w:t>, for three extinction scenarios</w:t>
      </w:r>
      <w:r>
        <w:rPr>
          <w:rFonts w:ascii="Times New Roman" w:hAnsi="Times New Roman" w:cs="Times New Roman"/>
          <w:sz w:val="24"/>
          <w:szCs w:val="24"/>
          <w:lang w:val="en-US"/>
        </w:rPr>
        <w:t xml:space="preserve"> (L</w:t>
      </w:r>
      <w:r w:rsidRPr="00F506A7">
        <w:rPr>
          <w:rFonts w:ascii="Times New Roman" w:hAnsi="Times New Roman" w:cs="Times New Roman"/>
          <w:sz w:val="24"/>
          <w:szCs w:val="24"/>
          <w:lang w:val="en-US"/>
        </w:rPr>
        <w:t>ow, Intermediate, and High)</w:t>
      </w:r>
      <w:r>
        <w:rPr>
          <w:rFonts w:ascii="Times New Roman" w:hAnsi="Times New Roman" w:cs="Times New Roman"/>
          <w:sz w:val="24"/>
          <w:szCs w:val="24"/>
          <w:lang w:val="en-US"/>
        </w:rPr>
        <w:t xml:space="preserve"> regarding the phylogeny simulation (1000 trees)</w:t>
      </w:r>
      <w:r w:rsidRPr="00F506A7">
        <w:rPr>
          <w:rFonts w:ascii="Times New Roman" w:hAnsi="Times New Roman" w:cs="Times New Roman"/>
          <w:sz w:val="24"/>
          <w:szCs w:val="24"/>
          <w:lang w:val="en-US"/>
        </w:rPr>
        <w:t>. Extinction signal is represented by the conservation status categories (LC</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 Least Concern; NT = Near Threatened; VU = Vulnerable; EN = Endangered; CR = Critically Endangered)</w:t>
      </w:r>
      <w:r>
        <w:rPr>
          <w:rFonts w:ascii="Times New Roman" w:hAnsi="Times New Roman" w:cs="Times New Roman"/>
          <w:sz w:val="24"/>
          <w:szCs w:val="24"/>
          <w:lang w:val="en-US"/>
        </w:rPr>
        <w:t xml:space="preserve">. The correct estimation for the Phylogenetic and Mean probable age is based on the percentage of trees that were estimated completely right (positive effect) regarding the relationship between the True age and the Conservation status categories. </w:t>
      </w:r>
    </w:p>
    <w:p w14:paraId="3F98C7BD" w14:textId="77777777" w:rsidR="00CF77F6" w:rsidRDefault="00CF77F6" w:rsidP="00081F8C">
      <w:pPr>
        <w:spacing w:after="0" w:line="360" w:lineRule="auto"/>
        <w:jc w:val="both"/>
        <w:rPr>
          <w:rFonts w:ascii="Times New Roman" w:hAnsi="Times New Roman" w:cs="Times New Roman"/>
          <w:sz w:val="24"/>
          <w:szCs w:val="24"/>
          <w:lang w:val="en-US"/>
        </w:rPr>
      </w:pPr>
    </w:p>
    <w:p w14:paraId="00B0F0CF" w14:textId="77777777" w:rsidR="00CF77F6" w:rsidRDefault="00CF77F6" w:rsidP="00081F8C">
      <w:pPr>
        <w:spacing w:after="0" w:line="360" w:lineRule="auto"/>
        <w:jc w:val="both"/>
        <w:rPr>
          <w:rFonts w:ascii="Times New Roman" w:hAnsi="Times New Roman" w:cs="Times New Roman"/>
          <w:sz w:val="24"/>
          <w:szCs w:val="24"/>
          <w:lang w:val="en-US"/>
        </w:rPr>
      </w:pPr>
    </w:p>
    <w:p w14:paraId="4F38D2A1" w14:textId="77777777" w:rsidR="00CF77F6" w:rsidRDefault="00CF77F6" w:rsidP="00081F8C">
      <w:pPr>
        <w:spacing w:after="0" w:line="360" w:lineRule="auto"/>
        <w:jc w:val="both"/>
        <w:rPr>
          <w:rFonts w:ascii="Times New Roman" w:hAnsi="Times New Roman" w:cs="Times New Roman"/>
          <w:sz w:val="24"/>
          <w:szCs w:val="24"/>
          <w:lang w:val="en-US"/>
        </w:rPr>
      </w:pPr>
    </w:p>
    <w:p w14:paraId="78F8EB88" w14:textId="1C990D0D" w:rsid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9673E1" wp14:editId="5CDA7857">
            <wp:extent cx="5597719" cy="5597719"/>
            <wp:effectExtent l="19050" t="19050" r="3175" b="3175"/>
            <wp:docPr id="8289682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8293" name="Imagen 828968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116" cy="5599116"/>
                    </a:xfrm>
                    <a:prstGeom prst="rect">
                      <a:avLst/>
                    </a:prstGeom>
                    <a:ln>
                      <a:solidFill>
                        <a:schemeClr val="tx1"/>
                      </a:solidFill>
                    </a:ln>
                  </pic:spPr>
                </pic:pic>
              </a:graphicData>
            </a:graphic>
          </wp:inline>
        </w:drawing>
      </w:r>
    </w:p>
    <w:p w14:paraId="02A86AB8" w14:textId="153CC392" w:rsidR="00CF77F6" w:rsidRPr="00CF77F6" w:rsidRDefault="00CF77F6" w:rsidP="00081F8C">
      <w:pPr>
        <w:spacing w:after="0" w:line="360" w:lineRule="auto"/>
        <w:jc w:val="both"/>
        <w:rPr>
          <w:rFonts w:ascii="Times New Roman" w:hAnsi="Times New Roman" w:cs="Times New Roman"/>
          <w:sz w:val="24"/>
          <w:szCs w:val="24"/>
          <w:lang w:val="en-US"/>
        </w:rPr>
      </w:pPr>
      <w:commentRangeStart w:id="608"/>
      <w:r>
        <w:rPr>
          <w:rFonts w:ascii="Times New Roman" w:hAnsi="Times New Roman" w:cs="Times New Roman"/>
          <w:b/>
          <w:bCs/>
          <w:sz w:val="24"/>
          <w:szCs w:val="24"/>
          <w:lang w:val="en-US"/>
        </w:rPr>
        <w:t xml:space="preserve">Figure </w:t>
      </w:r>
      <w:r w:rsidR="009B2818">
        <w:rPr>
          <w:rFonts w:ascii="Times New Roman" w:hAnsi="Times New Roman" w:cs="Times New Roman"/>
          <w:b/>
          <w:bCs/>
          <w:sz w:val="24"/>
          <w:szCs w:val="24"/>
          <w:lang w:val="en-US"/>
        </w:rPr>
        <w:t>8</w:t>
      </w:r>
      <w:commentRangeEnd w:id="608"/>
      <w:r w:rsidR="00DC1009">
        <w:rPr>
          <w:rStyle w:val="Refdecomentario"/>
        </w:rPr>
        <w:commentReference w:id="608"/>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Coverage of the geometric function for three extinction </w:t>
      </w:r>
      <w:r w:rsidR="009B2818">
        <w:rPr>
          <w:rFonts w:ascii="Times New Roman" w:hAnsi="Times New Roman" w:cs="Times New Roman"/>
          <w:sz w:val="24"/>
          <w:szCs w:val="24"/>
          <w:lang w:val="en-US"/>
        </w:rPr>
        <w:t>levels</w:t>
      </w:r>
      <w:r>
        <w:rPr>
          <w:rFonts w:ascii="Times New Roman" w:hAnsi="Times New Roman" w:cs="Times New Roman"/>
          <w:sz w:val="24"/>
          <w:szCs w:val="24"/>
          <w:lang w:val="en-US"/>
        </w:rPr>
        <w:t>. On the left, the total coverage of geometric function’s confidence intervals regarding the true age of 100000 species</w:t>
      </w:r>
      <w:r w:rsidR="009B2818">
        <w:rPr>
          <w:rFonts w:ascii="Times New Roman" w:hAnsi="Times New Roman" w:cs="Times New Roman"/>
          <w:sz w:val="24"/>
          <w:szCs w:val="24"/>
          <w:lang w:val="en-US"/>
        </w:rPr>
        <w:t xml:space="preserve"> for each extinction level. On the right, the specific coverage of geometric function’s confidence intervals (grey lines) regarding the 100 species of one random phylogeny; red and sky-blue dots represent the phylogenetic and mean geometric age, respectively, for each species true age. </w:t>
      </w:r>
    </w:p>
    <w:p w14:paraId="617557E3" w14:textId="7EBC44D8" w:rsidR="00081F8C" w:rsidRPr="00081F8C" w:rsidRDefault="00081F8C" w:rsidP="00792D3E">
      <w:pPr>
        <w:spacing w:after="0" w:line="360" w:lineRule="auto"/>
        <w:jc w:val="both"/>
        <w:rPr>
          <w:rFonts w:ascii="Times New Roman" w:hAnsi="Times New Roman" w:cs="Times New Roman"/>
          <w:sz w:val="24"/>
          <w:szCs w:val="24"/>
          <w:lang w:val="en-US"/>
        </w:rPr>
      </w:pPr>
    </w:p>
    <w:p w14:paraId="0C6D5F3E" w14:textId="77777777" w:rsidR="006E739C" w:rsidRDefault="006E739C" w:rsidP="00792D3E">
      <w:pPr>
        <w:spacing w:after="0" w:line="360" w:lineRule="auto"/>
        <w:jc w:val="both"/>
        <w:rPr>
          <w:rFonts w:ascii="Times New Roman" w:hAnsi="Times New Roman" w:cs="Times New Roman"/>
          <w:sz w:val="24"/>
          <w:szCs w:val="24"/>
          <w:lang w:val="en-US"/>
        </w:rPr>
      </w:pPr>
    </w:p>
    <w:p w14:paraId="499D8818" w14:textId="77777777" w:rsidR="00F506A7" w:rsidRDefault="00F506A7" w:rsidP="00792D3E">
      <w:pPr>
        <w:spacing w:after="0" w:line="360" w:lineRule="auto"/>
        <w:jc w:val="both"/>
        <w:rPr>
          <w:rFonts w:ascii="Times New Roman" w:hAnsi="Times New Roman" w:cs="Times New Roman"/>
          <w:sz w:val="24"/>
          <w:szCs w:val="24"/>
          <w:lang w:val="en-US"/>
        </w:rPr>
      </w:pPr>
    </w:p>
    <w:p w14:paraId="094142E4" w14:textId="2F54D7C8" w:rsidR="00F506A7"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0577AD7B" w14:textId="2A800E8F"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D63C5C">
        <w:rPr>
          <w:rFonts w:ascii="Times New Roman" w:hAnsi="Times New Roman" w:cs="Times New Roman"/>
          <w:smallCaps/>
          <w:noProof/>
          <w:sz w:val="24"/>
          <w:szCs w:val="24"/>
        </w:rPr>
        <w:t>Alroy, J. et al.</w:t>
      </w:r>
      <w:r w:rsidRPr="00D63C5C">
        <w:rPr>
          <w:rFonts w:ascii="Times New Roman" w:hAnsi="Times New Roman" w:cs="Times New Roman"/>
          <w:noProof/>
          <w:sz w:val="24"/>
          <w:szCs w:val="24"/>
        </w:rPr>
        <w:t xml:space="preserve"> 2001. Effects of sampling standardization on estimates of phanerozoic marine diversification. Proc. Natl. Acad. Sci. U. S. A. 98: 6261–6266.</w:t>
      </w:r>
    </w:p>
    <w:p w14:paraId="5B4707A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Anacker, B. 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Y. Strauss</w:t>
      </w:r>
      <w:r w:rsidRPr="00D63C5C">
        <w:rPr>
          <w:rFonts w:ascii="Times New Roman" w:hAnsi="Times New Roman" w:cs="Times New Roman"/>
          <w:noProof/>
          <w:sz w:val="24"/>
          <w:szCs w:val="24"/>
        </w:rPr>
        <w:t>. 2014. The geography and ecology of plant speciation: Range overlap and niche divergence in sister species. Proc. R. Soc. B Biol. Sci. 281.</w:t>
      </w:r>
    </w:p>
    <w:p w14:paraId="4EFE2FF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Balmford, A.</w:t>
      </w:r>
      <w:r w:rsidRPr="00D63C5C">
        <w:rPr>
          <w:rFonts w:ascii="Times New Roman" w:hAnsi="Times New Roman" w:cs="Times New Roman"/>
          <w:noProof/>
          <w:sz w:val="24"/>
          <w:szCs w:val="24"/>
        </w:rPr>
        <w:t xml:space="preserve"> 1996. Extinction filters and current resilience: The significance of past selection pressures for conservation biology. Trends Ecol. Evol.</w:t>
      </w:r>
    </w:p>
    <w:p w14:paraId="088318C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Barido-Sottani,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Pett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E. O’Reilly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2019. FossilSim: An r package for simulating fossil occurrence data under mechanistic models of preservation and recovery. Methods Ecol. Evol. 10: 835–840.</w:t>
      </w:r>
    </w:p>
    <w:p w14:paraId="285B7D4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2000. Detecting the geographical pattern of speciation from species-level phylogenies. Am. Nat. 155: 419–434.</w:t>
      </w:r>
    </w:p>
    <w:p w14:paraId="58E158C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H. Harvey</w:t>
      </w:r>
      <w:r w:rsidRPr="00D63C5C">
        <w:rPr>
          <w:rFonts w:ascii="Times New Roman" w:hAnsi="Times New Roman" w:cs="Times New Roman"/>
          <w:noProof/>
          <w:sz w:val="24"/>
          <w:szCs w:val="24"/>
        </w:rPr>
        <w:t>. 1998. Revealing the factors that promote speciation. Philos. Trans. R. Soc. B Biol. Sci. 353: 241–249.</w:t>
      </w:r>
    </w:p>
    <w:p w14:paraId="58183B5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Baum, D.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 W. Smith</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S. S. Donovan</w:t>
      </w:r>
      <w:r w:rsidRPr="00D63C5C">
        <w:rPr>
          <w:rFonts w:ascii="Times New Roman" w:hAnsi="Times New Roman" w:cs="Times New Roman"/>
          <w:noProof/>
          <w:sz w:val="24"/>
          <w:szCs w:val="24"/>
        </w:rPr>
        <w:t>. 2005. The tree-thinking challenge. Science (80-. ). 310: 979–980.</w:t>
      </w:r>
    </w:p>
    <w:p w14:paraId="34A9390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Beaulieu, J.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B. C. O’Meara</w:t>
      </w:r>
      <w:r w:rsidRPr="00D63C5C">
        <w:rPr>
          <w:rFonts w:ascii="Times New Roman" w:hAnsi="Times New Roman" w:cs="Times New Roman"/>
          <w:noProof/>
          <w:sz w:val="24"/>
          <w:szCs w:val="24"/>
        </w:rPr>
        <w:t>. 2016. Detecting hidden diversification shifts in models of trait-dependent speciation and extinction. Syst. Biol. 65: 583–601.</w:t>
      </w:r>
    </w:p>
    <w:p w14:paraId="5AFE3CED"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2013. Origins of biodiversity. Palaeontology.</w:t>
      </w:r>
    </w:p>
    <w:p w14:paraId="6674397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2016. Origins of Biodiversity. PLoS Biol. 14: 1–7.</w:t>
      </w:r>
    </w:p>
    <w:p w14:paraId="13CCB31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Brée,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 Condamine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Guinot</w:t>
      </w:r>
      <w:r w:rsidRPr="00D63C5C">
        <w:rPr>
          <w:rFonts w:ascii="Times New Roman" w:hAnsi="Times New Roman" w:cs="Times New Roman"/>
          <w:noProof/>
          <w:sz w:val="24"/>
          <w:szCs w:val="24"/>
        </w:rPr>
        <w:t>. 2022. Combining palaeontological and neontological data shows a delayed diversification burst of carcharhiniform sharks likely mediated by environmental change. Sci. Rep. 12: 21906.</w:t>
      </w:r>
    </w:p>
    <w:p w14:paraId="2EFF49A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Caetano, D. 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B. Quental</w:t>
      </w:r>
      <w:r w:rsidRPr="00D63C5C">
        <w:rPr>
          <w:rFonts w:ascii="Times New Roman" w:hAnsi="Times New Roman" w:cs="Times New Roman"/>
          <w:noProof/>
          <w:sz w:val="24"/>
          <w:szCs w:val="24"/>
        </w:rPr>
        <w:t>. 2022. How important is budding speciaiton for comparative studies? bioRxiv.</w:t>
      </w:r>
    </w:p>
    <w:p w14:paraId="12BA674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Callaway, E.</w:t>
      </w:r>
      <w:r w:rsidRPr="00D63C5C">
        <w:rPr>
          <w:rFonts w:ascii="Times New Roman" w:hAnsi="Times New Roman" w:cs="Times New Roman"/>
          <w:noProof/>
          <w:sz w:val="24"/>
          <w:szCs w:val="24"/>
        </w:rPr>
        <w:t xml:space="preserve"> 2017. Oldest Homo sapiens fossil claim rewrites our species’ history. Nature.</w:t>
      </w:r>
    </w:p>
    <w:p w14:paraId="1418410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Carrillo, J.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Forasiepi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Jaramillo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 Sánchez-villagra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E. Richardson</w:t>
      </w:r>
      <w:r w:rsidRPr="00D63C5C">
        <w:rPr>
          <w:rFonts w:ascii="Times New Roman" w:hAnsi="Times New Roman" w:cs="Times New Roman"/>
          <w:noProof/>
          <w:sz w:val="24"/>
          <w:szCs w:val="24"/>
        </w:rPr>
        <w:t>. 2015. Neotropical mammal diversity and the Great American Biotic Interchange : spatial and temporal variation in South America ’ s fossil record. 5: 1–11.</w:t>
      </w:r>
    </w:p>
    <w:p w14:paraId="018321D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Chang,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L. Rabosky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E. Alfaro</w:t>
      </w:r>
      <w:r w:rsidRPr="00D63C5C">
        <w:rPr>
          <w:rFonts w:ascii="Times New Roman" w:hAnsi="Times New Roman" w:cs="Times New Roman"/>
          <w:noProof/>
          <w:sz w:val="24"/>
          <w:szCs w:val="24"/>
        </w:rPr>
        <w:t xml:space="preserve">. 2020. Estimating Diversification Rates on </w:t>
      </w:r>
      <w:r w:rsidRPr="00D63C5C">
        <w:rPr>
          <w:rFonts w:ascii="Times New Roman" w:hAnsi="Times New Roman" w:cs="Times New Roman"/>
          <w:noProof/>
          <w:sz w:val="24"/>
          <w:szCs w:val="24"/>
        </w:rPr>
        <w:lastRenderedPageBreak/>
        <w:t>Incompletely Sampled Phylogenies: Theoretical Concerns and Practical Solutions. Syst. Biol. 69: 602–611.</w:t>
      </w:r>
    </w:p>
    <w:p w14:paraId="1EB580A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Eldredge,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N. Thompson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M. Brakefield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Gavrilets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Jablonski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C. Jackson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E. Lenski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S. Lieberman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A. McPeek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Miller</w:t>
      </w:r>
      <w:r w:rsidRPr="00D63C5C">
        <w:rPr>
          <w:rFonts w:ascii="Times New Roman" w:hAnsi="Times New Roman" w:cs="Times New Roman"/>
          <w:noProof/>
          <w:sz w:val="24"/>
          <w:szCs w:val="24"/>
        </w:rPr>
        <w:t>. 2005. The dynamics of evolutionary stasis. Paleobiology.</w:t>
      </w:r>
    </w:p>
    <w:p w14:paraId="3415812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Emerson, B. C.</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Patiño</w:t>
      </w:r>
      <w:r w:rsidRPr="00D63C5C">
        <w:rPr>
          <w:rFonts w:ascii="Times New Roman" w:hAnsi="Times New Roman" w:cs="Times New Roman"/>
          <w:noProof/>
          <w:sz w:val="24"/>
          <w:szCs w:val="24"/>
        </w:rPr>
        <w:t>. 2018. Anagenesis, Cladogenesis, and Speciation on Islands. Trends Ecol. Evol. 33: 488–491. Available at: http://dx.doi.org/10.1016/j.tree.2018.04.006.</w:t>
      </w:r>
    </w:p>
    <w:p w14:paraId="3809800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Fitzpatrick, B.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Turelli</w:t>
      </w:r>
      <w:r w:rsidRPr="00D63C5C">
        <w:rPr>
          <w:rFonts w:ascii="Times New Roman" w:hAnsi="Times New Roman" w:cs="Times New Roman"/>
          <w:noProof/>
          <w:sz w:val="24"/>
          <w:szCs w:val="24"/>
        </w:rPr>
        <w:t>. 2006. The Geography of Mammalian Speciation: Mixed Signals From Phylogenies and Range Maps. Evolution (N. Y). 60: 601–615.</w:t>
      </w:r>
    </w:p>
    <w:p w14:paraId="5F80E16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Fjeldså,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K. Bowie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2012. The role of mountain ranges in the diversification of birds. Annu. Rev. Ecol. Evol. Syst. 43: 249–265.</w:t>
      </w:r>
    </w:p>
    <w:p w14:paraId="6E54C4C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1996. On the Probability of Ancestors in the Fossil Record. 22: 141–151.</w:t>
      </w:r>
    </w:p>
    <w:p w14:paraId="450EBAC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Raup</w:t>
      </w:r>
      <w:r w:rsidRPr="00D63C5C">
        <w:rPr>
          <w:rFonts w:ascii="Times New Roman" w:hAnsi="Times New Roman" w:cs="Times New Roman"/>
          <w:noProof/>
          <w:sz w:val="24"/>
          <w:szCs w:val="24"/>
        </w:rPr>
        <w:t>. 1996. Fossil Preservation and the Stratigraphic Ranges of Taxa. 22: 121–140.</w:t>
      </w:r>
    </w:p>
    <w:p w14:paraId="612010B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Gaston, K. J.</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M. Blackburn</w:t>
      </w:r>
      <w:r w:rsidRPr="00D63C5C">
        <w:rPr>
          <w:rFonts w:ascii="Times New Roman" w:hAnsi="Times New Roman" w:cs="Times New Roman"/>
          <w:noProof/>
          <w:sz w:val="24"/>
          <w:szCs w:val="24"/>
        </w:rPr>
        <w:t>. 1997. Evolutionary age and risk of extinction in the global avifauna. Evol. Ecol.</w:t>
      </w:r>
    </w:p>
    <w:p w14:paraId="262E7E6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Heath, T.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M. Hedtke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Hillis</w:t>
      </w:r>
      <w:r w:rsidRPr="00D63C5C">
        <w:rPr>
          <w:rFonts w:ascii="Times New Roman" w:hAnsi="Times New Roman" w:cs="Times New Roman"/>
          <w:noProof/>
          <w:sz w:val="24"/>
          <w:szCs w:val="24"/>
        </w:rPr>
        <w:t>. 2008. Taxon sampling and the accuracy of phylogenetic analyses. J. Syst. Evol. 46: 239–257.</w:t>
      </w:r>
    </w:p>
    <w:p w14:paraId="60B3C5D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Henning, W.</w:t>
      </w:r>
      <w:r w:rsidRPr="00D63C5C">
        <w:rPr>
          <w:rFonts w:ascii="Times New Roman" w:hAnsi="Times New Roman" w:cs="Times New Roman"/>
          <w:noProof/>
          <w:sz w:val="24"/>
          <w:szCs w:val="24"/>
        </w:rPr>
        <w:t xml:space="preserve"> 1999. Phylogenetic systematics. University of Illinois Press.</w:t>
      </w:r>
    </w:p>
    <w:p w14:paraId="6BB9276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IUCN</w:t>
      </w:r>
      <w:r w:rsidRPr="00D63C5C">
        <w:rPr>
          <w:rFonts w:ascii="Times New Roman" w:hAnsi="Times New Roman" w:cs="Times New Roman"/>
          <w:noProof/>
          <w:sz w:val="24"/>
          <w:szCs w:val="24"/>
        </w:rPr>
        <w:t>. 2016. IUCN Red List of Threatened Species. Version 2016-2. Fourth Quart.</w:t>
      </w:r>
    </w:p>
    <w:p w14:paraId="3928E4D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2002a. Phylogeny and the selectivity of extinction in Australian marsupials. Anim. Conserv.</w:t>
      </w:r>
    </w:p>
    <w:p w14:paraId="70E0114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2002b. Phylogeny and the selectivity of extinction in Australian marsupials. 135–142.</w:t>
      </w:r>
    </w:p>
    <w:p w14:paraId="5F02BBD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López-Martínez, A. M.</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Schonenberger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von Balthazar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A. González-Martínez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Ramírez-Barahona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H. Sauquet</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Magallón</w:t>
      </w:r>
      <w:r w:rsidRPr="00D63C5C">
        <w:rPr>
          <w:rFonts w:ascii="Times New Roman" w:hAnsi="Times New Roman" w:cs="Times New Roman"/>
          <w:noProof/>
          <w:sz w:val="24"/>
          <w:szCs w:val="24"/>
        </w:rPr>
        <w:t>. 2023. Integrating Fossil Flowers into the Angiosperm Phylogeny Using Molecular and Morphological Evidence. Syst. Biol. syad017.</w:t>
      </w:r>
    </w:p>
    <w:p w14:paraId="06ECD6B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Meier,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Willmann</w:t>
      </w:r>
      <w:r w:rsidRPr="00D63C5C">
        <w:rPr>
          <w:rFonts w:ascii="Times New Roman" w:hAnsi="Times New Roman" w:cs="Times New Roman"/>
          <w:noProof/>
          <w:sz w:val="24"/>
          <w:szCs w:val="24"/>
        </w:rPr>
        <w:t xml:space="preserve">. 2000. A defense of the Hennigian Species Concept.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 167.</w:t>
      </w:r>
    </w:p>
    <w:p w14:paraId="46F4DE8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Mynard, P.</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Algar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Lancaster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Bocedi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Fahri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Gubry-Rangin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Lupiyaningdyah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Nangoy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O. Osborne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Papadopulos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I. M. Sudiana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Juliandi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Travis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Herrera-Alsina</w:t>
      </w:r>
      <w:r w:rsidRPr="00D63C5C">
        <w:rPr>
          <w:rFonts w:ascii="Times New Roman" w:hAnsi="Times New Roman" w:cs="Times New Roman"/>
          <w:noProof/>
          <w:sz w:val="24"/>
          <w:szCs w:val="24"/>
        </w:rPr>
        <w:t>. 2023. Impact of Phylogenetic Tree Completeness and Misspecification of Sampling Fractions on Trait Dependent Diversification Models. Syst. Biol. 72: 106–119.</w:t>
      </w:r>
    </w:p>
    <w:p w14:paraId="3B09AA8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Pearson, P. N.</w:t>
      </w:r>
      <w:r w:rsidRPr="00D63C5C">
        <w:rPr>
          <w:rFonts w:ascii="Times New Roman" w:hAnsi="Times New Roman" w:cs="Times New Roman"/>
          <w:noProof/>
          <w:sz w:val="24"/>
          <w:szCs w:val="24"/>
        </w:rPr>
        <w:t xml:space="preserve"> 1995. Investigating age-dependency of species extinction rates using dynamic survivorship analysis. Hist. Biol.</w:t>
      </w:r>
    </w:p>
    <w:p w14:paraId="7CE09DF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Pimm, S. 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N. Jenkins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Abell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M. Brooks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L. Gittleman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N. Joppa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H. Raven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M. Roberts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O. Sexton</w:t>
      </w:r>
      <w:r w:rsidRPr="00D63C5C">
        <w:rPr>
          <w:rFonts w:ascii="Times New Roman" w:hAnsi="Times New Roman" w:cs="Times New Roman"/>
          <w:noProof/>
          <w:sz w:val="24"/>
          <w:szCs w:val="24"/>
        </w:rPr>
        <w:t>. 2014. The biodiversity of species and their rates of extinction, distribution, and protection. Science (80-. ). 344.</w:t>
      </w:r>
    </w:p>
    <w:p w14:paraId="5018F62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 Core Team</w:t>
      </w:r>
      <w:r w:rsidRPr="00D63C5C">
        <w:rPr>
          <w:rFonts w:ascii="Times New Roman" w:hAnsi="Times New Roman" w:cs="Times New Roman"/>
          <w:noProof/>
          <w:sz w:val="24"/>
          <w:szCs w:val="24"/>
        </w:rPr>
        <w:t>. 2019. R: A language and environment for statistical computing. R Found. Stat. Comput.</w:t>
      </w:r>
    </w:p>
    <w:p w14:paraId="68A825E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Rabosky, D. L.</w:t>
      </w:r>
      <w:r w:rsidRPr="00D63C5C">
        <w:rPr>
          <w:rFonts w:ascii="Times New Roman" w:hAnsi="Times New Roman" w:cs="Times New Roman"/>
          <w:noProof/>
          <w:sz w:val="24"/>
          <w:szCs w:val="24"/>
        </w:rPr>
        <w:t xml:space="preserve"> 2010. Extinction rates should not be estimated from molecular phylogenies. Evolution (N. Y).</w:t>
      </w:r>
    </w:p>
    <w:p w14:paraId="15C248A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Rivas-Gonzáles, 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Rousselle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Zhou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Dutheil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Munch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Y. Shao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Wu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Schierup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Zhang</w:t>
      </w:r>
      <w:r w:rsidRPr="00D63C5C">
        <w:rPr>
          <w:rFonts w:ascii="Times New Roman" w:hAnsi="Times New Roman" w:cs="Times New Roman"/>
          <w:noProof/>
          <w:sz w:val="24"/>
          <w:szCs w:val="24"/>
        </w:rPr>
        <w:t>. 2023. Pervasive incomplete lineage sorting illuminates speciation and selection in primates. Science (80-. ). 380: eabn4409.</w:t>
      </w:r>
    </w:p>
    <w:p w14:paraId="5969608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Roopnarine, P.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Byars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Fitzgerald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Paleobiology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N. Winter</w:t>
      </w:r>
      <w:r w:rsidRPr="00D63C5C">
        <w:rPr>
          <w:rFonts w:ascii="Times New Roman" w:hAnsi="Times New Roman" w:cs="Times New Roman"/>
          <w:noProof/>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3AA896D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Rosenblum, 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A. J. Sarver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W. Brown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Des Roches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 Hardwick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D. Hether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M. Eastman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W. Pennell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J. Harmon</w:t>
      </w:r>
      <w:r w:rsidRPr="00D63C5C">
        <w:rPr>
          <w:rFonts w:ascii="Times New Roman" w:hAnsi="Times New Roman" w:cs="Times New Roman"/>
          <w:noProof/>
          <w:sz w:val="24"/>
          <w:szCs w:val="24"/>
        </w:rPr>
        <w:t>. 2012. Goldilocks Meets Santa Rosalia: An Ephemeral Speciation Model Explains Patterns of Diversification Across Time Scales. Evol. Biol. 39: 255–261.</w:t>
      </w:r>
    </w:p>
    <w:p w14:paraId="70AFD61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Scholl, J. 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J. Wiens</w:t>
      </w:r>
      <w:r w:rsidRPr="00D63C5C">
        <w:rPr>
          <w:rFonts w:ascii="Times New Roman" w:hAnsi="Times New Roman" w:cs="Times New Roman"/>
          <w:noProof/>
          <w:sz w:val="24"/>
          <w:szCs w:val="24"/>
        </w:rPr>
        <w:t>. 2016. Diversification rates and species richness across the Tree of Life. Proc. R. Soc. B Biol. Sci. 283.</w:t>
      </w:r>
    </w:p>
    <w:p w14:paraId="24B48F8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Castiglione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Mondanaro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Serio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Melchionna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Piras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Di Febbraro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Carotenuto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Rook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Raia</w:t>
      </w:r>
      <w:r w:rsidRPr="00D63C5C">
        <w:rPr>
          <w:rFonts w:ascii="Times New Roman" w:hAnsi="Times New Roman" w:cs="Times New Roman"/>
          <w:noProof/>
          <w:sz w:val="24"/>
          <w:szCs w:val="24"/>
        </w:rPr>
        <w:t>. 2020. A 450 million years long latitudinal gradient in age-dependent extinction. Ecol. Lett. 23: 439–446.</w:t>
      </w:r>
    </w:p>
    <w:p w14:paraId="3DF365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Antonelli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X. Meyer</w:t>
      </w:r>
      <w:r w:rsidRPr="00D63C5C">
        <w:rPr>
          <w:rFonts w:ascii="Times New Roman" w:hAnsi="Times New Roman" w:cs="Times New Roman"/>
          <w:noProof/>
          <w:sz w:val="24"/>
          <w:szCs w:val="24"/>
        </w:rPr>
        <w:t>. 2019. Improved estimation of macroevolutionary rates from fossil data using a Bayesian framework. Paleobiology 45: 546–570.</w:t>
      </w:r>
    </w:p>
    <w:p w14:paraId="3D9118D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Schnitzler</w:t>
      </w:r>
      <w:r w:rsidRPr="00D63C5C">
        <w:rPr>
          <w:rFonts w:ascii="Times New Roman" w:hAnsi="Times New Roman" w:cs="Times New Roman"/>
          <w:noProof/>
          <w:sz w:val="24"/>
          <w:szCs w:val="24"/>
        </w:rPr>
        <w:t>. 2014. PyRate: a new program to estimate speciation and extinction rates from incomplete fossil data. Methods Ecol. Evol. 5: 1126–1131.</w:t>
      </w:r>
    </w:p>
    <w:p w14:paraId="0273766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Gavryushkina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Stadler</w:t>
      </w:r>
      <w:r w:rsidRPr="00D63C5C">
        <w:rPr>
          <w:rFonts w:ascii="Times New Roman" w:hAnsi="Times New Roman" w:cs="Times New Roman"/>
          <w:noProof/>
          <w:sz w:val="24"/>
          <w:szCs w:val="24"/>
        </w:rPr>
        <w:t>. 2018. Closing the gap between palaeontological and neontological speciation and extinction rate estimates. Nat. Commun. 9. Available at: http://dx.doi.org/10.1038/s41467-018-07622-y.</w:t>
      </w:r>
    </w:p>
    <w:p w14:paraId="229330E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Simpson, G. G.</w:t>
      </w:r>
      <w:r w:rsidRPr="00D63C5C">
        <w:rPr>
          <w:rFonts w:ascii="Times New Roman" w:hAnsi="Times New Roman" w:cs="Times New Roman"/>
          <w:noProof/>
          <w:sz w:val="24"/>
          <w:szCs w:val="24"/>
        </w:rPr>
        <w:t xml:space="preserve"> 1951. The species concept. Evolution (N. Y). 5: 285–298.</w:t>
      </w:r>
    </w:p>
    <w:p w14:paraId="03C6F63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Sonne,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Dalsgaard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K. Borregaard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Kennedy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Fjeldså</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2022. Biodiversity cradles and museums segregating within hotspots of endemism. Proc. R. Soc. B Biol. Sci. 289.</w:t>
      </w:r>
    </w:p>
    <w:p w14:paraId="02DF871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Stadler, T.</w:t>
      </w:r>
      <w:r w:rsidRPr="00D63C5C">
        <w:rPr>
          <w:rFonts w:ascii="Times New Roman" w:hAnsi="Times New Roman" w:cs="Times New Roman"/>
          <w:noProof/>
          <w:sz w:val="24"/>
          <w:szCs w:val="24"/>
        </w:rPr>
        <w:t xml:space="preserve"> 2010. TreeSim.</w:t>
      </w:r>
    </w:p>
    <w:p w14:paraId="544EA6F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Swenson, N. G.</w:t>
      </w:r>
      <w:r w:rsidRPr="00D63C5C">
        <w:rPr>
          <w:rFonts w:ascii="Times New Roman" w:hAnsi="Times New Roman" w:cs="Times New Roman"/>
          <w:noProof/>
          <w:sz w:val="24"/>
          <w:szCs w:val="24"/>
        </w:rPr>
        <w:t xml:space="preserve"> 2019. Phylogenetic ecology: A history, critique, and remodeling. University of Chicago Press.</w:t>
      </w:r>
    </w:p>
    <w:p w14:paraId="6869411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J. Brandt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D. Smissen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B. Heenan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Fukami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G. Lee</w:t>
      </w:r>
      <w:r w:rsidRPr="00D63C5C">
        <w:rPr>
          <w:rFonts w:ascii="Times New Roman" w:hAnsi="Times New Roman" w:cs="Times New Roman"/>
          <w:noProof/>
          <w:sz w:val="24"/>
          <w:szCs w:val="24"/>
        </w:rPr>
        <w:t>. 2015. When do plant radiations influence community assembly? The importance of historical contingency in the race for niche space. New Phytol. 207: 468–479.</w:t>
      </w:r>
    </w:p>
    <w:p w14:paraId="28F389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Igea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G. Johnston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J. Larcombe</w:t>
      </w:r>
      <w:r w:rsidRPr="00D63C5C">
        <w:rPr>
          <w:rFonts w:ascii="Times New Roman" w:hAnsi="Times New Roman" w:cs="Times New Roman"/>
          <w:noProof/>
          <w:sz w:val="24"/>
          <w:szCs w:val="24"/>
        </w:rPr>
        <w:t>. 2020. Does evolutionary history correlate with contemporary extinction risk by influencing range size dynamics? Am. Nat.</w:t>
      </w:r>
    </w:p>
    <w:p w14:paraId="21F61FD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Thomas, G. 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Hartmann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Joy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Mimoto</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O. Mooers</w:t>
      </w:r>
      <w:r w:rsidRPr="00D63C5C">
        <w:rPr>
          <w:rFonts w:ascii="Times New Roman" w:hAnsi="Times New Roman" w:cs="Times New Roman"/>
          <w:noProof/>
          <w:sz w:val="24"/>
          <w:szCs w:val="24"/>
        </w:rPr>
        <w:t>. 2013. PASTIS: An R package to facilitate phylogenetic assembly with soft taxonomic inferences. Methods Ecol. Evol. 4: 1011–1017.</w:t>
      </w:r>
    </w:p>
    <w:p w14:paraId="7A2F90E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Upham, N. 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A. Esselstyn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2019. Inferring the mammal tree: Species-level sets of phylogenies for questions in ecology, evolution, and conservation.</w:t>
      </w:r>
    </w:p>
    <w:p w14:paraId="0DD7EBE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Van Valen, L.</w:t>
      </w:r>
      <w:r w:rsidRPr="00D63C5C">
        <w:rPr>
          <w:rFonts w:ascii="Times New Roman" w:hAnsi="Times New Roman" w:cs="Times New Roman"/>
          <w:noProof/>
          <w:sz w:val="24"/>
          <w:szCs w:val="24"/>
        </w:rPr>
        <w:t xml:space="preserve"> 1973. A new evolutionary theory. Evol. Theory.</w:t>
      </w:r>
    </w:p>
    <w:p w14:paraId="2F81D70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Verde Arregoitia, L.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 Blomberg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O. Fisher</w:t>
      </w:r>
      <w:r w:rsidRPr="00D63C5C">
        <w:rPr>
          <w:rFonts w:ascii="Times New Roman" w:hAnsi="Times New Roman" w:cs="Times New Roman"/>
          <w:noProof/>
          <w:sz w:val="24"/>
          <w:szCs w:val="24"/>
        </w:rPr>
        <w:t xml:space="preserve">. 2013. Phylogenetic correlates of extinction risk in mammals: Species in older lineages are not at greater </w:t>
      </w:r>
      <w:r w:rsidRPr="00D63C5C">
        <w:rPr>
          <w:rFonts w:ascii="Times New Roman" w:hAnsi="Times New Roman" w:cs="Times New Roman"/>
          <w:noProof/>
          <w:sz w:val="24"/>
          <w:szCs w:val="24"/>
        </w:rPr>
        <w:lastRenderedPageBreak/>
        <w:t>risk. Proc. R. Soc. B Biol. Sci.</w:t>
      </w:r>
    </w:p>
    <w:p w14:paraId="232421A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Wagner, P.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H. Erwin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L. Anstey</w:t>
      </w:r>
      <w:r w:rsidRPr="00D63C5C">
        <w:rPr>
          <w:rFonts w:ascii="Times New Roman" w:hAnsi="Times New Roman" w:cs="Times New Roman"/>
          <w:noProof/>
          <w:sz w:val="24"/>
          <w:szCs w:val="24"/>
        </w:rPr>
        <w:t xml:space="preserve">. 1995. Phylogenetic patterns as tests of speciation models.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New approaches to speciaiton in the fossil record. pp. 87–122, Columbia University Press, New York.</w:t>
      </w:r>
    </w:p>
    <w:p w14:paraId="3C2B0CC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rPr>
      </w:pPr>
      <w:r w:rsidRPr="00D63C5C">
        <w:rPr>
          <w:rFonts w:ascii="Times New Roman" w:hAnsi="Times New Roman" w:cs="Times New Roman"/>
          <w:smallCaps/>
          <w:noProof/>
          <w:sz w:val="24"/>
          <w:szCs w:val="24"/>
        </w:rPr>
        <w:t>Willmann,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Meier</w:t>
      </w:r>
      <w:r w:rsidRPr="00D63C5C">
        <w:rPr>
          <w:rFonts w:ascii="Times New Roman" w:hAnsi="Times New Roman" w:cs="Times New Roman"/>
          <w:noProof/>
          <w:sz w:val="24"/>
          <w:szCs w:val="24"/>
        </w:rPr>
        <w:t xml:space="preserve">. 2000. A critique from the Hennigian species concept perspective.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pp. 101–118, Columbia University Press, New York.</w:t>
      </w:r>
    </w:p>
    <w:p w14:paraId="17B08070" w14:textId="77EE8E4B" w:rsidR="00D63C5C" w:rsidRPr="00D63C5C"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D63C5C" w:rsidRPr="00D63C5C">
      <w:pgSz w:w="12240" w:h="15840"/>
      <w:pgMar w:top="1417" w:right="1701" w:bottom="1417" w:left="1701" w:header="0" w:footer="0"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6-01T11:43:00Z" w:initials="CCdC">
    <w:p w14:paraId="797D304B" w14:textId="73E525D7" w:rsidR="009A52E7" w:rsidRDefault="009A52E7">
      <w:pPr>
        <w:pStyle w:val="Textocomentario"/>
      </w:pPr>
      <w:r>
        <w:rPr>
          <w:rStyle w:val="Refdecomentario"/>
        </w:rPr>
        <w:annotationRef/>
      </w:r>
      <w:r>
        <w:t>“</w:t>
      </w:r>
      <w:r>
        <w:rPr>
          <w:rFonts w:ascii="Arial" w:hAnsi="Arial" w:cs="Arial"/>
          <w:color w:val="1D1C1D"/>
          <w:sz w:val="23"/>
          <w:szCs w:val="23"/>
          <w:shd w:val="clear" w:color="auto" w:fill="F8F8F8"/>
        </w:rPr>
        <w:t xml:space="preserve">Species age cannot be obtained from phylogenies under the birth-death assumption”; title suggested by Torsten. </w:t>
      </w:r>
    </w:p>
  </w:comment>
  <w:comment w:id="1" w:author="Daniele Silvestro" w:date="2023-06-16T08:07:00Z" w:initials="DS">
    <w:p w14:paraId="0E33F11F" w14:textId="6E9137C9" w:rsidR="008D01CA" w:rsidRDefault="008D01CA">
      <w:pPr>
        <w:pStyle w:val="Textocomentario"/>
      </w:pPr>
      <w:r>
        <w:rPr>
          <w:rStyle w:val="Refdecomentario"/>
        </w:rPr>
        <w:annotationRef/>
      </w:r>
      <w:r>
        <w:t xml:space="preserve">Cool. Maybe: </w:t>
      </w:r>
      <w:r>
        <w:rPr>
          <w:rFonts w:ascii="Arial" w:hAnsi="Arial" w:cs="Arial"/>
          <w:color w:val="1D1C1D"/>
          <w:sz w:val="23"/>
          <w:szCs w:val="23"/>
          <w:shd w:val="clear" w:color="auto" w:fill="F8F8F8"/>
        </w:rPr>
        <w:t>Species age cannot be obtained from phylogenies under the birth-death model</w:t>
      </w:r>
    </w:p>
  </w:comment>
  <w:comment w:id="72" w:author="Daniele Silvestro" w:date="2023-06-16T09:06:00Z" w:initials="DS">
    <w:p w14:paraId="01503594" w14:textId="6BD78393" w:rsidR="00D334BD" w:rsidRPr="00D334BD" w:rsidRDefault="00D334BD">
      <w:pPr>
        <w:pStyle w:val="Textocomentario"/>
        <w:rPr>
          <w:sz w:val="16"/>
          <w:szCs w:val="16"/>
          <w:lang w:val="en-US"/>
        </w:rPr>
      </w:pPr>
      <w:r w:rsidRPr="00D334BD">
        <w:rPr>
          <w:rStyle w:val="Refdecomentario"/>
          <w:lang w:val="en-US"/>
        </w:rPr>
        <w:annotationRef/>
      </w:r>
      <w:r>
        <w:rPr>
          <w:rStyle w:val="Refdecomentario"/>
          <w:lang w:val="en-US"/>
        </w:rPr>
        <w:t>?</w:t>
      </w:r>
    </w:p>
  </w:comment>
  <w:comment w:id="76" w:author="Daniele Silvestro" w:date="2023-06-20T09:46:00Z" w:initials="DS">
    <w:p w14:paraId="48CC5FF8" w14:textId="49DACCB1" w:rsidR="00E3054A" w:rsidRPr="00E3054A" w:rsidRDefault="00E3054A" w:rsidP="00E3054A">
      <w:pPr>
        <w:spacing w:after="0" w:line="240" w:lineRule="auto"/>
        <w:rPr>
          <w:rFonts w:ascii="Times New Roman" w:eastAsia="Times New Roman" w:hAnsi="Times New Roman" w:cs="Times New Roman"/>
          <w:sz w:val="24"/>
          <w:szCs w:val="24"/>
          <w:lang w:eastAsia="en-US"/>
        </w:rPr>
      </w:pPr>
      <w:r>
        <w:rPr>
          <w:rStyle w:val="Refdecomentario"/>
        </w:rPr>
        <w:annotationRef/>
      </w:r>
      <w:r>
        <w:t xml:space="preserve">Add somewhere here or in the Discussion: </w:t>
      </w:r>
      <w:hyperlink r:id="rId1" w:tgtFrame="_blank" w:history="1">
        <w:r w:rsidRPr="00E3054A">
          <w:rPr>
            <w:rFonts w:ascii="Arial" w:eastAsia="Times New Roman" w:hAnsi="Arial" w:cs="Arial"/>
            <w:color w:val="0000FF"/>
            <w:sz w:val="23"/>
            <w:szCs w:val="23"/>
            <w:u w:val="single"/>
            <w:shd w:val="clear" w:color="auto" w:fill="F8F8F8"/>
            <w:lang w:eastAsia="en-US"/>
          </w:rPr>
          <w:t>https://www.biorxiv.org/content/10.1101/2023.06.08.544238v1.full</w:t>
        </w:r>
      </w:hyperlink>
    </w:p>
    <w:p w14:paraId="4099E924" w14:textId="638A813D" w:rsidR="00E3054A" w:rsidRDefault="00E3054A">
      <w:pPr>
        <w:pStyle w:val="Textocomentario"/>
      </w:pPr>
    </w:p>
  </w:comment>
  <w:comment w:id="91" w:author="Daniele Silvestro" w:date="2023-06-16T09:12:00Z" w:initials="DS">
    <w:p w14:paraId="7CB9795E" w14:textId="24DBDC8B" w:rsidR="00B42454" w:rsidRDefault="00B42454">
      <w:pPr>
        <w:pStyle w:val="Textocomentario"/>
      </w:pPr>
      <w:r>
        <w:rPr>
          <w:rStyle w:val="Refdecomentario"/>
        </w:rPr>
        <w:annotationRef/>
      </w:r>
      <w:r>
        <w:t>Cite the 2020 paper?</w:t>
      </w:r>
    </w:p>
  </w:comment>
  <w:comment w:id="109" w:author="Daniele Silvestro" w:date="2023-06-16T09:16:00Z" w:initials="DS">
    <w:p w14:paraId="3F089C73" w14:textId="62B08E1F" w:rsidR="00B42454" w:rsidRDefault="00B42454">
      <w:pPr>
        <w:pStyle w:val="Textocomentario"/>
      </w:pPr>
      <w:r>
        <w:rPr>
          <w:rStyle w:val="Refdecomentario"/>
        </w:rPr>
        <w:annotationRef/>
      </w:r>
      <w:r>
        <w:t xml:space="preserve">I don’t get this point. I do not think missing species reduce the accuracy of the tree. Rather, it will affect (namely, increase) the </w:t>
      </w:r>
      <w:r w:rsidR="0009473D">
        <w:t xml:space="preserve">terminal </w:t>
      </w:r>
      <w:r>
        <w:t>branch lenght</w:t>
      </w:r>
      <w:r w:rsidR="0009473D">
        <w:t xml:space="preserve">s. </w:t>
      </w:r>
    </w:p>
  </w:comment>
  <w:comment w:id="229" w:author="Daniele Silvestro" w:date="2023-06-20T07:55:00Z" w:initials="DS">
    <w:p w14:paraId="36759C1E" w14:textId="2AE1FF4B" w:rsidR="005A27E4" w:rsidRDefault="005A27E4">
      <w:pPr>
        <w:pStyle w:val="Textocomentario"/>
      </w:pPr>
      <w:r>
        <w:rPr>
          <w:rStyle w:val="Refdecomentario"/>
        </w:rPr>
        <w:annotationRef/>
      </w:r>
      <w:r>
        <w:rPr>
          <w:noProof/>
        </w:rPr>
        <w:t>I think we should have this in the Results or Discussion</w:t>
      </w:r>
    </w:p>
  </w:comment>
  <w:comment w:id="238" w:author="Daniele Silvestro" w:date="2023-06-20T08:05:00Z" w:initials="DS">
    <w:p w14:paraId="6D3CB34F" w14:textId="4F5251F0" w:rsidR="00233287" w:rsidRDefault="00233287">
      <w:pPr>
        <w:pStyle w:val="Textocomentario"/>
      </w:pPr>
      <w:r>
        <w:rPr>
          <w:rStyle w:val="Refdecomentario"/>
        </w:rPr>
        <w:annotationRef/>
      </w:r>
      <w:r>
        <w:t>I don’t understand this</w:t>
      </w:r>
    </w:p>
  </w:comment>
  <w:comment w:id="245" w:author="Daniele Silvestro" w:date="2023-06-20T08:28:00Z" w:initials="DS">
    <w:p w14:paraId="25D90A78" w14:textId="342FF414" w:rsidR="00C56592" w:rsidRDefault="00C56592">
      <w:pPr>
        <w:pStyle w:val="Textocomentario"/>
      </w:pPr>
      <w:r>
        <w:rPr>
          <w:rStyle w:val="Refdecomentario"/>
        </w:rPr>
        <w:annotationRef/>
      </w:r>
      <w:r>
        <w:t xml:space="preserve">Ref to a fossil phylogeny paper e.g. on forams where species are budding and labeled </w:t>
      </w:r>
    </w:p>
  </w:comment>
  <w:comment w:id="246" w:author="Daniele Silvestro" w:date="2023-06-20T08:29:00Z" w:initials="DS">
    <w:p w14:paraId="2704A596" w14:textId="3676F7E8" w:rsidR="00C56592" w:rsidRDefault="00C56592">
      <w:pPr>
        <w:pStyle w:val="Textocomentario"/>
      </w:pPr>
      <w:r>
        <w:rPr>
          <w:rStyle w:val="Refdecomentario"/>
        </w:rPr>
        <w:annotationRef/>
      </w:r>
      <w:r>
        <w:t>Again, move ot Results</w:t>
      </w:r>
    </w:p>
  </w:comment>
  <w:comment w:id="260" w:author="Daniele Silvestro" w:date="2023-06-20T08:38:00Z" w:initials="DS">
    <w:p w14:paraId="49CCBD7A" w14:textId="1304194B" w:rsidR="00477A60" w:rsidRDefault="00477A60">
      <w:pPr>
        <w:pStyle w:val="Textocomentario"/>
      </w:pPr>
      <w:r>
        <w:rPr>
          <w:rStyle w:val="Refdecomentario"/>
        </w:rPr>
        <w:annotationRef/>
      </w:r>
      <w:r>
        <w:t>redults</w:t>
      </w:r>
    </w:p>
  </w:comment>
  <w:comment w:id="296" w:author="Daniele Silvestro" w:date="2023-06-20T08:48:00Z" w:initials="DS">
    <w:p w14:paraId="39FE590E" w14:textId="0F4BE7FA" w:rsidR="00871121" w:rsidRDefault="00871121">
      <w:pPr>
        <w:pStyle w:val="Textocomentario"/>
      </w:pPr>
      <w:r>
        <w:rPr>
          <w:rStyle w:val="Refdecomentario"/>
        </w:rPr>
        <w:annotationRef/>
      </w:r>
      <w:r>
        <w:t>move to the conclusions?</w:t>
      </w:r>
    </w:p>
  </w:comment>
  <w:comment w:id="345" w:author="Daniele Silvestro" w:date="2023-06-20T10:14:00Z" w:initials="DS">
    <w:p w14:paraId="023AF23B" w14:textId="69781E08" w:rsidR="00C444B8" w:rsidRDefault="00C444B8">
      <w:pPr>
        <w:pStyle w:val="Textocomentario"/>
      </w:pPr>
      <w:r>
        <w:rPr>
          <w:rStyle w:val="Refdecomentario"/>
        </w:rPr>
        <w:annotationRef/>
      </w:r>
      <w:r>
        <w:t>Not clear how many datasets are being simulated in the end</w:t>
      </w:r>
    </w:p>
  </w:comment>
  <w:comment w:id="347" w:author="Daniele Silvestro" w:date="2023-06-20T10:16:00Z" w:initials="DS">
    <w:p w14:paraId="7229A0A9" w14:textId="2104166B" w:rsidR="00C444B8" w:rsidRDefault="00C444B8">
      <w:pPr>
        <w:pStyle w:val="Textocomentario"/>
      </w:pPr>
      <w:r>
        <w:rPr>
          <w:rStyle w:val="Refdecomentario"/>
        </w:rPr>
        <w:annotationRef/>
      </w:r>
      <w:r>
        <w:t>I would actually use extinction fraction or relative extinction because I htink there are better definitions of turnover</w:t>
      </w:r>
      <w:r w:rsidR="00BA1CC1">
        <w:t xml:space="preserve"> e.g. lambda + mu</w:t>
      </w:r>
    </w:p>
  </w:comment>
  <w:comment w:id="379" w:author="Daniele Silvestro" w:date="2023-06-20T10:48:00Z" w:initials="DS">
    <w:p w14:paraId="3A9A4A17" w14:textId="390184FE" w:rsidR="00C66E6B" w:rsidRDefault="00C66E6B">
      <w:pPr>
        <w:pStyle w:val="Textocomentario"/>
      </w:pPr>
      <w:r>
        <w:rPr>
          <w:rStyle w:val="Refdecomentario"/>
        </w:rPr>
        <w:annotationRef/>
      </w:r>
      <w:r>
        <w:t xml:space="preserve">Averaged across all species or for each tree? </w:t>
      </w:r>
    </w:p>
  </w:comment>
  <w:comment w:id="384" w:author="Carlos Calderon del Cid" w:date="2023-06-05T17:06:00Z" w:initials="CCdC">
    <w:p w14:paraId="4340086F" w14:textId="2A60A7D6" w:rsidR="00A34AF0" w:rsidRDefault="00A34AF0">
      <w:pPr>
        <w:pStyle w:val="Textocomentario"/>
      </w:pPr>
      <w:r>
        <w:rPr>
          <w:rStyle w:val="Refdecomentario"/>
        </w:rPr>
        <w:annotationRef/>
      </w:r>
      <w:r>
        <w:t xml:space="preserve">Remember to describe </w:t>
      </w:r>
      <w:r w:rsidR="00E40333">
        <w:t xml:space="preserve">the figures for anagenetic speciation in the Supplementary material. </w:t>
      </w:r>
    </w:p>
  </w:comment>
  <w:comment w:id="403" w:author="Carlos Calderon del Cid" w:date="2023-06-14T13:14:00Z" w:initials="CCdC">
    <w:p w14:paraId="51A4F126" w14:textId="77777777" w:rsidR="00B44C34" w:rsidRDefault="00B44C34" w:rsidP="00B44C34">
      <w:pPr>
        <w:pStyle w:val="Textocomentario"/>
      </w:pPr>
      <w:r>
        <w:rPr>
          <w:rStyle w:val="Refdecomentario"/>
        </w:rPr>
        <w:annotationRef/>
      </w:r>
      <w:r>
        <w:t xml:space="preserve">Torsten, I feel that this method section should go before the one of the conservation status, because we use the geometric function to evaluate if we can increase the number of correct inferences. </w:t>
      </w:r>
    </w:p>
  </w:comment>
  <w:comment w:id="404" w:author="Daniele Silvestro" w:date="2023-06-21T10:35:00Z" w:initials="DS">
    <w:p w14:paraId="77069B82" w14:textId="334AF438" w:rsidR="00B44C34" w:rsidRDefault="00B44C34">
      <w:pPr>
        <w:pStyle w:val="Textocomentario"/>
      </w:pPr>
      <w:r>
        <w:rPr>
          <w:rStyle w:val="Refdecomentario"/>
        </w:rPr>
        <w:annotationRef/>
      </w:r>
      <w:r>
        <w:t>I agree</w:t>
      </w:r>
    </w:p>
  </w:comment>
  <w:comment w:id="450" w:author="Daniele Silvestro" w:date="2023-06-21T11:14:00Z" w:initials="DS">
    <w:p w14:paraId="06CB62E4" w14:textId="6151E09C" w:rsidR="00490226" w:rsidRDefault="00490226">
      <w:pPr>
        <w:pStyle w:val="Textocomentario"/>
      </w:pPr>
      <w:r>
        <w:rPr>
          <w:rStyle w:val="Refdecomentario"/>
        </w:rPr>
        <w:annotationRef/>
      </w:r>
      <w:r>
        <w:t>So the 95% interval should always be determined by the same value of k = 4?</w:t>
      </w:r>
    </w:p>
  </w:comment>
  <w:comment w:id="454" w:author="Daniele Silvestro" w:date="2023-06-21T11:16:00Z" w:initials="DS">
    <w:p w14:paraId="3BF26604" w14:textId="20EDF477" w:rsidR="00490226" w:rsidRDefault="00490226">
      <w:pPr>
        <w:pStyle w:val="Textocomentario"/>
      </w:pPr>
      <w:r>
        <w:rPr>
          <w:rStyle w:val="Refdecomentario"/>
        </w:rPr>
        <w:annotationRef/>
      </w:r>
      <w:r>
        <w:t>Extinction &gt; speciation??</w:t>
      </w:r>
    </w:p>
  </w:comment>
  <w:comment w:id="456" w:author="Daniele Silvestro" w:date="2023-06-21T10:43:00Z" w:initials="DS">
    <w:p w14:paraId="42EF824C" w14:textId="07FB688A" w:rsidR="00281B5B" w:rsidRDefault="00281B5B">
      <w:pPr>
        <w:pStyle w:val="Textocomentario"/>
      </w:pPr>
      <w:r>
        <w:rPr>
          <w:rStyle w:val="Refdecomentario"/>
        </w:rPr>
        <w:annotationRef/>
      </w:r>
      <w:r>
        <w:t>Isn’t the model value of the geometric identical to the phylogenetic age?</w:t>
      </w:r>
    </w:p>
  </w:comment>
  <w:comment w:id="458" w:author="Carlos Calderon del Cid" w:date="2023-06-09T13:41:00Z" w:initials="CCdC">
    <w:p w14:paraId="48BC13EE" w14:textId="77777777" w:rsidR="006375CA" w:rsidRDefault="006375CA">
      <w:pPr>
        <w:pStyle w:val="Textocomentario"/>
      </w:pPr>
      <w:r>
        <w:rPr>
          <w:rStyle w:val="Refdecomentario"/>
        </w:rPr>
        <w:annotationRef/>
      </w:r>
      <w:r>
        <w:t xml:space="preserve">TH: </w:t>
      </w:r>
      <w:r w:rsidRPr="006375CA">
        <w:t>Shouldn’t these trees then be simulated by age-dependent extinction? Or did you because the source.R includes the TreeSimGM package?</w:t>
      </w:r>
    </w:p>
    <w:p w14:paraId="73B11EFA" w14:textId="77777777" w:rsidR="006375CA" w:rsidRDefault="006375CA">
      <w:pPr>
        <w:pStyle w:val="Textocomentario"/>
      </w:pPr>
    </w:p>
    <w:p w14:paraId="7D406C5B" w14:textId="5A6FB9A0" w:rsidR="006375CA" w:rsidRPr="006375CA" w:rsidRDefault="006375CA">
      <w:pPr>
        <w:pStyle w:val="Textocomentario"/>
        <w:rPr>
          <w:lang w:val="en-US"/>
        </w:rPr>
      </w:pPr>
      <w:r>
        <w:t xml:space="preserve">CC: In a moment, I considerated to perform this method section with the TreeSimGM (that’s why it appears in our source.R), however, I realized that using another package to simulate phylogenies could arise doubts to the readers and reviewers (also it would be necessary to enter in the ADE subject), and, also, the point that we wanted to show regarding the relationship between  species age and extinction risk could be easily countour with the packages we </w:t>
      </w:r>
      <w:r w:rsidR="005A291A">
        <w:t xml:space="preserve">were </w:t>
      </w:r>
      <w:r>
        <w:t xml:space="preserve">already using. </w:t>
      </w:r>
    </w:p>
  </w:comment>
  <w:comment w:id="459" w:author="Daniele Silvestro" w:date="2023-06-20T10:57:00Z" w:initials="DS">
    <w:p w14:paraId="2707336E" w14:textId="4126A0C8" w:rsidR="00BF18F3" w:rsidRDefault="00BF18F3">
      <w:pPr>
        <w:pStyle w:val="Textocomentario"/>
      </w:pPr>
      <w:r>
        <w:rPr>
          <w:rStyle w:val="Refdecomentario"/>
        </w:rPr>
        <w:annotationRef/>
      </w:r>
      <w:r>
        <w:t xml:space="preserve">Also modern species extinction risk is likely unlreated with a ‘natural’ </w:t>
      </w:r>
      <w:r w:rsidR="006C5B88">
        <w:t>ADE process</w:t>
      </w:r>
    </w:p>
  </w:comment>
  <w:comment w:id="468" w:author="Carlos Calderon del Cid" w:date="2023-06-14T13:14:00Z" w:initials="CCdC">
    <w:p w14:paraId="6958FE2E" w14:textId="687BA0FF" w:rsidR="00CF77F6" w:rsidRDefault="00CF77F6">
      <w:pPr>
        <w:pStyle w:val="Textocomentario"/>
      </w:pPr>
      <w:r>
        <w:rPr>
          <w:rStyle w:val="Refdecomentario"/>
        </w:rPr>
        <w:annotationRef/>
      </w:r>
      <w:r>
        <w:t xml:space="preserve">Torsten, I feel that this method section should go before the one of the conservation status, because we use the geometric function to evaluate if we can increase the number of correct inferences. </w:t>
      </w:r>
    </w:p>
  </w:comment>
  <w:comment w:id="485" w:author="Daniele Silvestro" w:date="2023-06-21T11:29:00Z" w:initials="DS">
    <w:p w14:paraId="177BEA99" w14:textId="7C2E649A" w:rsidR="00B85135" w:rsidRDefault="00B85135">
      <w:pPr>
        <w:pStyle w:val="Textocomentario"/>
      </w:pPr>
      <w:r>
        <w:rPr>
          <w:rStyle w:val="Refdecomentario"/>
        </w:rPr>
        <w:annotationRef/>
      </w:r>
      <w:r>
        <w:t>As mentioned I would replace throughout this with relative extinction or extinction fraction</w:t>
      </w:r>
    </w:p>
  </w:comment>
  <w:comment w:id="487" w:author="Daniele Silvestro" w:date="2023-06-21T11:31:00Z" w:initials="DS">
    <w:p w14:paraId="622E12AC" w14:textId="1630AC5A" w:rsidR="00B85135" w:rsidRDefault="00B85135">
      <w:pPr>
        <w:pStyle w:val="Textocomentario"/>
      </w:pPr>
      <w:r>
        <w:rPr>
          <w:rStyle w:val="Refdecomentario"/>
        </w:rPr>
        <w:annotationRef/>
      </w:r>
      <w:r>
        <w:t>Shouldn’t we get ~50% right?</w:t>
      </w:r>
    </w:p>
  </w:comment>
  <w:comment w:id="501" w:author="Carlos Calderon del Cid" w:date="2023-06-12T14:39:00Z" w:initials="CCdC">
    <w:p w14:paraId="04420773" w14:textId="60E85BF0" w:rsidR="005F1D44" w:rsidRDefault="005F1D44">
      <w:pPr>
        <w:pStyle w:val="Textocomentario"/>
      </w:pPr>
      <w:r>
        <w:rPr>
          <w:rStyle w:val="Refdecomentario"/>
        </w:rPr>
        <w:annotationRef/>
      </w:r>
      <w:r>
        <w:t>Supplementary</w:t>
      </w:r>
    </w:p>
  </w:comment>
  <w:comment w:id="524" w:author="Carlos Calderon del Cid" w:date="2023-06-12T14:39:00Z" w:initials="CCdC">
    <w:p w14:paraId="374FCDAA" w14:textId="77C40E09" w:rsidR="005F1D44" w:rsidRDefault="005F1D44">
      <w:pPr>
        <w:pStyle w:val="Textocomentario"/>
      </w:pPr>
      <w:r>
        <w:rPr>
          <w:rStyle w:val="Refdecomentario"/>
        </w:rPr>
        <w:annotationRef/>
      </w:r>
      <w:r>
        <w:t>Supplementary</w:t>
      </w:r>
    </w:p>
  </w:comment>
  <w:comment w:id="551" w:author="Daniele Silvestro" w:date="2023-06-23T08:37:00Z" w:initials="DS">
    <w:p w14:paraId="2E88084D" w14:textId="12BEA87C" w:rsidR="002F24D1" w:rsidRDefault="002F24D1">
      <w:pPr>
        <w:pStyle w:val="Textocomentario"/>
      </w:pPr>
      <w:r>
        <w:rPr>
          <w:rStyle w:val="Refdecomentario"/>
        </w:rPr>
        <w:annotationRef/>
      </w:r>
      <w:r>
        <w:t>What was thew speciation mode here?</w:t>
      </w:r>
    </w:p>
  </w:comment>
  <w:comment w:id="571" w:author="Carlos Calderon del Cid" w:date="2023-06-12T15:48:00Z" w:initials="CCdC">
    <w:p w14:paraId="4915F353" w14:textId="77777777" w:rsidR="005B765A" w:rsidRDefault="005B765A" w:rsidP="005B765A">
      <w:pPr>
        <w:pStyle w:val="Textocomentario"/>
      </w:pPr>
      <w:r>
        <w:rPr>
          <w:rStyle w:val="Refdecomentario"/>
        </w:rPr>
        <w:annotationRef/>
      </w:r>
      <w:r>
        <w:t>Modify the figure, reduce the number of lines.</w:t>
      </w:r>
    </w:p>
  </w:comment>
  <w:comment w:id="569" w:author="Daniele Silvestro" w:date="2023-06-23T08:39:00Z" w:initials="DS">
    <w:p w14:paraId="55923314" w14:textId="1AA47B7C" w:rsidR="00DC1009" w:rsidRDefault="00DC1009">
      <w:pPr>
        <w:pStyle w:val="Textocomentario"/>
      </w:pPr>
      <w:r>
        <w:rPr>
          <w:rStyle w:val="Refdecomentario"/>
        </w:rPr>
        <w:annotationRef/>
      </w:r>
      <w:r>
        <w:t>Instead of this I would compare the ranking of threatened (CR, EN, VU) vs not threatened species (LC, NT), which is very commonly used</w:t>
      </w:r>
    </w:p>
  </w:comment>
  <w:comment w:id="572" w:author="Daniele Silvestro" w:date="2023-06-23T08:39:00Z" w:initials="DS">
    <w:p w14:paraId="5BF29BFC" w14:textId="4E8AD32B" w:rsidR="00DC1009" w:rsidRDefault="00DC1009">
      <w:pPr>
        <w:pStyle w:val="Textocomentario"/>
      </w:pPr>
      <w:r>
        <w:rPr>
          <w:rStyle w:val="Refdecomentario"/>
        </w:rPr>
        <w:annotationRef/>
      </w:r>
      <w:r>
        <w:t>I would remove this</w:t>
      </w:r>
    </w:p>
  </w:comment>
  <w:comment w:id="573" w:author="Carlos Calderon del Cid" w:date="2023-06-14T13:15:00Z" w:initials="CCdC">
    <w:p w14:paraId="75F765D9" w14:textId="3C956220" w:rsidR="00CF77F6" w:rsidRDefault="00CF77F6">
      <w:pPr>
        <w:pStyle w:val="Textocomentario"/>
      </w:pPr>
      <w:r>
        <w:rPr>
          <w:rStyle w:val="Refdecomentario"/>
        </w:rPr>
        <w:annotationRef/>
      </w:r>
      <w:r>
        <w:t>Same commentary regarding the order of appearance as methods</w:t>
      </w:r>
    </w:p>
  </w:comment>
  <w:comment w:id="574" w:author="Daniele Silvestro" w:date="2023-06-23T08:29:00Z" w:initials="DS">
    <w:p w14:paraId="091DF5E8" w14:textId="66C34C9F" w:rsidR="009B2BA5" w:rsidRDefault="009B2BA5">
      <w:pPr>
        <w:pStyle w:val="Textocomentario"/>
      </w:pPr>
      <w:r>
        <w:rPr>
          <w:rStyle w:val="Refdecomentario"/>
        </w:rPr>
        <w:annotationRef/>
      </w:r>
      <w:r>
        <w:t>This should be exactly the same</w:t>
      </w:r>
      <w:r w:rsidR="00DC1009">
        <w:t xml:space="preserve">! </w:t>
      </w:r>
    </w:p>
  </w:comment>
  <w:comment w:id="579" w:author="Daniele Silvestro" w:date="2023-06-23T08:41:00Z" w:initials="DS">
    <w:p w14:paraId="4793858C" w14:textId="4777482B" w:rsidR="00DC1009" w:rsidRDefault="00DC1009">
      <w:pPr>
        <w:pStyle w:val="Textocomentario"/>
      </w:pPr>
      <w:r>
        <w:rPr>
          <w:rStyle w:val="Refdecomentario"/>
        </w:rPr>
        <w:annotationRef/>
      </w:r>
      <w:r>
        <w:t>MAPE?</w:t>
      </w:r>
    </w:p>
  </w:comment>
  <w:comment w:id="603" w:author="Carlos Calderon del Cid" w:date="2023-06-13T23:53:00Z" w:initials="CCdC">
    <w:p w14:paraId="528968A3" w14:textId="1F487B46" w:rsidR="00950D13" w:rsidRDefault="00950D13">
      <w:pPr>
        <w:pStyle w:val="Textocomentario"/>
      </w:pPr>
      <w:r>
        <w:rPr>
          <w:rStyle w:val="Refdecomentario"/>
        </w:rPr>
        <w:annotationRef/>
      </w:r>
      <w:r>
        <w:t>Daniele, you passed me the fossil ages. Do you recall which is the citation for them?</w:t>
      </w:r>
    </w:p>
  </w:comment>
  <w:comment w:id="604" w:author="Daniele Silvestro" w:date="2023-06-23T08:35:00Z" w:initials="DS">
    <w:p w14:paraId="4B7051A6" w14:textId="18422739" w:rsidR="009B2BA5" w:rsidRDefault="009B2BA5">
      <w:pPr>
        <w:pStyle w:val="Textocomentario"/>
      </w:pPr>
      <w:r>
        <w:rPr>
          <w:rStyle w:val="Refdecomentario"/>
        </w:rPr>
        <w:annotationRef/>
      </w:r>
      <w:r>
        <w:t>Change “Wrong” with “Error rate”</w:t>
      </w:r>
    </w:p>
  </w:comment>
  <w:comment w:id="605" w:author="Daniele Silvestro" w:date="2023-06-21T14:33:00Z" w:initials="DS">
    <w:p w14:paraId="1D6ED9BD" w14:textId="7B35FBAF" w:rsidR="004D62A9" w:rsidRDefault="004D62A9">
      <w:pPr>
        <w:pStyle w:val="Textocomentario"/>
      </w:pPr>
      <w:r>
        <w:rPr>
          <w:rStyle w:val="Refdecomentario"/>
        </w:rPr>
        <w:annotationRef/>
      </w:r>
      <w:r>
        <w:t>Change “Wrong” with “Error rate”</w:t>
      </w:r>
    </w:p>
  </w:comment>
  <w:comment w:id="606" w:author="Carlos Calderon del Cid" w:date="2023-06-14T13:55:00Z" w:initials="CCdC">
    <w:p w14:paraId="35FBEE6A" w14:textId="7FB444DD" w:rsidR="00F506A7" w:rsidRDefault="00F506A7">
      <w:pPr>
        <w:pStyle w:val="Textocomentario"/>
      </w:pPr>
      <w:r>
        <w:rPr>
          <w:rStyle w:val="Refdecomentario"/>
        </w:rPr>
        <w:annotationRef/>
      </w:r>
      <w:r>
        <w:t>Check the order in the methods’ comments</w:t>
      </w:r>
    </w:p>
  </w:comment>
  <w:comment w:id="607" w:author="Daniele Silvestro" w:date="2023-06-23T08:35:00Z" w:initials="DS">
    <w:p w14:paraId="2CEB45AC" w14:textId="77777777" w:rsidR="009B2BA5" w:rsidRDefault="009B2BA5">
      <w:pPr>
        <w:pStyle w:val="Textocomentario"/>
      </w:pPr>
      <w:r>
        <w:rPr>
          <w:rStyle w:val="Refdecomentario"/>
        </w:rPr>
        <w:annotationRef/>
      </w:r>
      <w:r>
        <w:t>I would remove the bottom line</w:t>
      </w:r>
    </w:p>
    <w:p w14:paraId="33EA6831" w14:textId="5C16EB7F" w:rsidR="009B2BA5" w:rsidRDefault="009B2BA5">
      <w:pPr>
        <w:pStyle w:val="Textocomentario"/>
      </w:pPr>
      <w:r>
        <w:t>Change “Correct estimation” with Error rate</w:t>
      </w:r>
    </w:p>
  </w:comment>
  <w:comment w:id="608" w:author="Daniele Silvestro" w:date="2023-06-23T08:44:00Z" w:initials="DS">
    <w:p w14:paraId="192E810A" w14:textId="57B36246" w:rsidR="00DC1009" w:rsidRDefault="00DC1009">
      <w:pPr>
        <w:pStyle w:val="Textocomentario"/>
      </w:pPr>
      <w:r>
        <w:rPr>
          <w:rStyle w:val="Refdecomentario"/>
        </w:rPr>
        <w:annotationRef/>
      </w:r>
      <w:r>
        <w:t>We should add a dashed line at the 1~1 diagonal in the right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D304B" w15:done="0"/>
  <w15:commentEx w15:paraId="0E33F11F" w15:paraIdParent="797D304B" w15:done="0"/>
  <w15:commentEx w15:paraId="01503594" w15:done="0"/>
  <w15:commentEx w15:paraId="4099E924" w15:done="0"/>
  <w15:commentEx w15:paraId="7CB9795E" w15:done="0"/>
  <w15:commentEx w15:paraId="3F089C73" w15:done="0"/>
  <w15:commentEx w15:paraId="36759C1E" w15:done="0"/>
  <w15:commentEx w15:paraId="6D3CB34F" w15:done="0"/>
  <w15:commentEx w15:paraId="25D90A78" w15:done="0"/>
  <w15:commentEx w15:paraId="2704A596" w15:done="0"/>
  <w15:commentEx w15:paraId="49CCBD7A" w15:done="0"/>
  <w15:commentEx w15:paraId="39FE590E" w15:done="0"/>
  <w15:commentEx w15:paraId="023AF23B" w15:done="0"/>
  <w15:commentEx w15:paraId="7229A0A9" w15:done="0"/>
  <w15:commentEx w15:paraId="3A9A4A17" w15:done="0"/>
  <w15:commentEx w15:paraId="4340086F" w15:done="0"/>
  <w15:commentEx w15:paraId="51A4F126" w15:done="0"/>
  <w15:commentEx w15:paraId="77069B82" w15:paraIdParent="51A4F126" w15:done="0"/>
  <w15:commentEx w15:paraId="06CB62E4" w15:done="0"/>
  <w15:commentEx w15:paraId="3BF26604" w15:done="0"/>
  <w15:commentEx w15:paraId="42EF824C" w15:done="0"/>
  <w15:commentEx w15:paraId="7D406C5B" w15:done="0"/>
  <w15:commentEx w15:paraId="2707336E" w15:paraIdParent="7D406C5B" w15:done="0"/>
  <w15:commentEx w15:paraId="6958FE2E" w15:done="0"/>
  <w15:commentEx w15:paraId="177BEA99" w15:done="0"/>
  <w15:commentEx w15:paraId="622E12AC" w15:done="0"/>
  <w15:commentEx w15:paraId="04420773" w15:done="0"/>
  <w15:commentEx w15:paraId="374FCDAA" w15:done="0"/>
  <w15:commentEx w15:paraId="2E88084D" w15:done="0"/>
  <w15:commentEx w15:paraId="4915F353" w15:done="0"/>
  <w15:commentEx w15:paraId="55923314" w15:done="0"/>
  <w15:commentEx w15:paraId="5BF29BFC" w15:done="0"/>
  <w15:commentEx w15:paraId="75F765D9" w15:done="0"/>
  <w15:commentEx w15:paraId="091DF5E8" w15:done="0"/>
  <w15:commentEx w15:paraId="4793858C" w15:done="0"/>
  <w15:commentEx w15:paraId="528968A3" w15:done="0"/>
  <w15:commentEx w15:paraId="4B7051A6" w15:done="0"/>
  <w15:commentEx w15:paraId="1D6ED9BD" w15:done="0"/>
  <w15:commentEx w15:paraId="35FBEE6A" w15:done="0"/>
  <w15:commentEx w15:paraId="33EA6831" w15:done="0"/>
  <w15:commentEx w15:paraId="192E81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302C8" w16cex:dateUtc="2023-06-01T14:43:00Z"/>
  <w16cex:commentExtensible w16cex:durableId="283696CD" w16cex:dateUtc="2023-06-16T06:07:00Z"/>
  <w16cex:commentExtensible w16cex:durableId="2836A4B1" w16cex:dateUtc="2023-06-16T07:06:00Z"/>
  <w16cex:commentExtensible w16cex:durableId="283BF3ED" w16cex:dateUtc="2023-06-20T07:46:00Z"/>
  <w16cex:commentExtensible w16cex:durableId="2836A5FE" w16cex:dateUtc="2023-06-16T07:12:00Z"/>
  <w16cex:commentExtensible w16cex:durableId="2836A6DC" w16cex:dateUtc="2023-06-16T07:16:00Z"/>
  <w16cex:commentExtensible w16cex:durableId="283BD9D8" w16cex:dateUtc="2023-06-20T05:55:00Z"/>
  <w16cex:commentExtensible w16cex:durableId="283BDC39" w16cex:dateUtc="2023-06-20T06:05:00Z"/>
  <w16cex:commentExtensible w16cex:durableId="283BE1C1" w16cex:dateUtc="2023-06-20T06:28:00Z"/>
  <w16cex:commentExtensible w16cex:durableId="283BE1F9" w16cex:dateUtc="2023-06-20T06:29:00Z"/>
  <w16cex:commentExtensible w16cex:durableId="283BE3FC" w16cex:dateUtc="2023-06-20T06:38:00Z"/>
  <w16cex:commentExtensible w16cex:durableId="283BE651" w16cex:dateUtc="2023-06-20T06:48:00Z"/>
  <w16cex:commentExtensible w16cex:durableId="283BFA7F" w16cex:dateUtc="2023-06-20T08:14:00Z"/>
  <w16cex:commentExtensible w16cex:durableId="283BFAED" w16cex:dateUtc="2023-06-20T08:16:00Z"/>
  <w16cex:commentExtensible w16cex:durableId="283C027B" w16cex:dateUtc="2023-06-20T08:48:00Z"/>
  <w16cex:commentExtensible w16cex:durableId="2828948B" w16cex:dateUtc="2023-06-05T20:06:00Z"/>
  <w16cex:commentExtensible w16cex:durableId="283D50D2" w16cex:dateUtc="2023-06-14T16:14:00Z"/>
  <w16cex:commentExtensible w16cex:durableId="283D50D5" w16cex:dateUtc="2023-06-21T08:35:00Z"/>
  <w16cex:commentExtensible w16cex:durableId="283D5A26" w16cex:dateUtc="2023-06-21T09:14:00Z"/>
  <w16cex:commentExtensible w16cex:durableId="283D5A74" w16cex:dateUtc="2023-06-21T09:16:00Z"/>
  <w16cex:commentExtensible w16cex:durableId="283D52C1" w16cex:dateUtc="2023-06-21T08:43:00Z"/>
  <w16cex:commentExtensible w16cex:durableId="282DAA7A" w16cex:dateUtc="2023-06-09T16:41:00Z"/>
  <w16cex:commentExtensible w16cex:durableId="283C04AC" w16cex:dateUtc="2023-06-20T08:57:00Z"/>
  <w16cex:commentExtensible w16cex:durableId="28343BB5" w16cex:dateUtc="2023-06-14T16:14:00Z"/>
  <w16cex:commentExtensible w16cex:durableId="283D5DA6" w16cex:dateUtc="2023-06-21T09:29:00Z"/>
  <w16cex:commentExtensible w16cex:durableId="283D5E10" w16cex:dateUtc="2023-06-21T09:31:00Z"/>
  <w16cex:commentExtensible w16cex:durableId="2831ACAD" w16cex:dateUtc="2023-06-12T17:39:00Z"/>
  <w16cex:commentExtensible w16cex:durableId="2831AC9E" w16cex:dateUtc="2023-06-12T17:39:00Z"/>
  <w16cex:commentExtensible w16cex:durableId="283FD83B" w16cex:dateUtc="2023-06-23T06:37:00Z"/>
  <w16cex:commentExtensible w16cex:durableId="2831BCBB" w16cex:dateUtc="2023-06-12T18:48:00Z"/>
  <w16cex:commentExtensible w16cex:durableId="283FD8B5" w16cex:dateUtc="2023-06-23T06:39:00Z"/>
  <w16cex:commentExtensible w16cex:durableId="283FD8AC" w16cex:dateUtc="2023-06-23T06:39:00Z"/>
  <w16cex:commentExtensible w16cex:durableId="28343BFB" w16cex:dateUtc="2023-06-14T16:15:00Z"/>
  <w16cex:commentExtensible w16cex:durableId="283FD670" w16cex:dateUtc="2023-06-23T06:29:00Z"/>
  <w16cex:commentExtensible w16cex:durableId="283FD953" w16cex:dateUtc="2023-06-23T06:41:00Z"/>
  <w16cex:commentExtensible w16cex:durableId="28337FF1" w16cex:dateUtc="2023-06-14T02:53:00Z"/>
  <w16cex:commentExtensible w16cex:durableId="283FD7DE" w16cex:dateUtc="2023-06-23T06:35:00Z"/>
  <w16cex:commentExtensible w16cex:durableId="283D88A7" w16cex:dateUtc="2023-06-21T12:33:00Z"/>
  <w16cex:commentExtensible w16cex:durableId="28344557" w16cex:dateUtc="2023-06-14T16:55:00Z"/>
  <w16cex:commentExtensible w16cex:durableId="283FD7C6" w16cex:dateUtc="2023-06-23T06:35:00Z"/>
  <w16cex:commentExtensible w16cex:durableId="283FD9FE" w16cex:dateUtc="2023-06-23T0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D304B" w16cid:durableId="282302C8"/>
  <w16cid:commentId w16cid:paraId="0E33F11F" w16cid:durableId="283696CD"/>
  <w16cid:commentId w16cid:paraId="01503594" w16cid:durableId="2836A4B1"/>
  <w16cid:commentId w16cid:paraId="4099E924" w16cid:durableId="283BF3ED"/>
  <w16cid:commentId w16cid:paraId="7CB9795E" w16cid:durableId="2836A5FE"/>
  <w16cid:commentId w16cid:paraId="3F089C73" w16cid:durableId="2836A6DC"/>
  <w16cid:commentId w16cid:paraId="36759C1E" w16cid:durableId="283BD9D8"/>
  <w16cid:commentId w16cid:paraId="6D3CB34F" w16cid:durableId="283BDC39"/>
  <w16cid:commentId w16cid:paraId="25D90A78" w16cid:durableId="283BE1C1"/>
  <w16cid:commentId w16cid:paraId="2704A596" w16cid:durableId="283BE1F9"/>
  <w16cid:commentId w16cid:paraId="49CCBD7A" w16cid:durableId="283BE3FC"/>
  <w16cid:commentId w16cid:paraId="39FE590E" w16cid:durableId="283BE651"/>
  <w16cid:commentId w16cid:paraId="023AF23B" w16cid:durableId="283BFA7F"/>
  <w16cid:commentId w16cid:paraId="7229A0A9" w16cid:durableId="283BFAED"/>
  <w16cid:commentId w16cid:paraId="3A9A4A17" w16cid:durableId="283C027B"/>
  <w16cid:commentId w16cid:paraId="4340086F" w16cid:durableId="2828948B"/>
  <w16cid:commentId w16cid:paraId="51A4F126" w16cid:durableId="283D50D2"/>
  <w16cid:commentId w16cid:paraId="77069B82" w16cid:durableId="283D50D5"/>
  <w16cid:commentId w16cid:paraId="06CB62E4" w16cid:durableId="283D5A26"/>
  <w16cid:commentId w16cid:paraId="3BF26604" w16cid:durableId="283D5A74"/>
  <w16cid:commentId w16cid:paraId="42EF824C" w16cid:durableId="283D52C1"/>
  <w16cid:commentId w16cid:paraId="7D406C5B" w16cid:durableId="282DAA7A"/>
  <w16cid:commentId w16cid:paraId="2707336E" w16cid:durableId="283C04AC"/>
  <w16cid:commentId w16cid:paraId="6958FE2E" w16cid:durableId="28343BB5"/>
  <w16cid:commentId w16cid:paraId="177BEA99" w16cid:durableId="283D5DA6"/>
  <w16cid:commentId w16cid:paraId="622E12AC" w16cid:durableId="283D5E10"/>
  <w16cid:commentId w16cid:paraId="04420773" w16cid:durableId="2831ACAD"/>
  <w16cid:commentId w16cid:paraId="374FCDAA" w16cid:durableId="2831AC9E"/>
  <w16cid:commentId w16cid:paraId="2E88084D" w16cid:durableId="283FD83B"/>
  <w16cid:commentId w16cid:paraId="4915F353" w16cid:durableId="2831BCBB"/>
  <w16cid:commentId w16cid:paraId="55923314" w16cid:durableId="283FD8B5"/>
  <w16cid:commentId w16cid:paraId="5BF29BFC" w16cid:durableId="283FD8AC"/>
  <w16cid:commentId w16cid:paraId="75F765D9" w16cid:durableId="28343BFB"/>
  <w16cid:commentId w16cid:paraId="091DF5E8" w16cid:durableId="283FD670"/>
  <w16cid:commentId w16cid:paraId="4793858C" w16cid:durableId="283FD953"/>
  <w16cid:commentId w16cid:paraId="528968A3" w16cid:durableId="28337FF1"/>
  <w16cid:commentId w16cid:paraId="4B7051A6" w16cid:durableId="283FD7DE"/>
  <w16cid:commentId w16cid:paraId="1D6ED9BD" w16cid:durableId="283D88A7"/>
  <w16cid:commentId w16cid:paraId="35FBEE6A" w16cid:durableId="28344557"/>
  <w16cid:commentId w16cid:paraId="33EA6831" w16cid:durableId="283FD7C6"/>
  <w16cid:commentId w16cid:paraId="192E810A" w16cid:durableId="283FD9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504AE"/>
    <w:multiLevelType w:val="multilevel"/>
    <w:tmpl w:val="79423E0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5E8845DF"/>
    <w:multiLevelType w:val="multilevel"/>
    <w:tmpl w:val="5DA87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5FBA35FF"/>
    <w:multiLevelType w:val="multilevel"/>
    <w:tmpl w:val="8B4A05F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7B90148B"/>
    <w:multiLevelType w:val="multilevel"/>
    <w:tmpl w:val="B19E7D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79651304">
    <w:abstractNumId w:val="0"/>
  </w:num>
  <w:num w:numId="2" w16cid:durableId="1907182391">
    <w:abstractNumId w:val="2"/>
  </w:num>
  <w:num w:numId="3" w16cid:durableId="27032984">
    <w:abstractNumId w:val="1"/>
  </w:num>
  <w:num w:numId="4" w16cid:durableId="1985966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7FB"/>
    <w:rsid w:val="00027733"/>
    <w:rsid w:val="000437FB"/>
    <w:rsid w:val="00050C70"/>
    <w:rsid w:val="00081F8C"/>
    <w:rsid w:val="0009473D"/>
    <w:rsid w:val="00094A58"/>
    <w:rsid w:val="00095E08"/>
    <w:rsid w:val="000B1914"/>
    <w:rsid w:val="000F5A8E"/>
    <w:rsid w:val="00157FA8"/>
    <w:rsid w:val="00200D0C"/>
    <w:rsid w:val="00224D3B"/>
    <w:rsid w:val="002268AC"/>
    <w:rsid w:val="00227CF5"/>
    <w:rsid w:val="00230B5F"/>
    <w:rsid w:val="00233287"/>
    <w:rsid w:val="00245C2B"/>
    <w:rsid w:val="00260593"/>
    <w:rsid w:val="00281B5B"/>
    <w:rsid w:val="002A55F9"/>
    <w:rsid w:val="002F24D1"/>
    <w:rsid w:val="002F7398"/>
    <w:rsid w:val="00312E13"/>
    <w:rsid w:val="003377E8"/>
    <w:rsid w:val="003C59AE"/>
    <w:rsid w:val="003F4314"/>
    <w:rsid w:val="004002F8"/>
    <w:rsid w:val="00410CFF"/>
    <w:rsid w:val="00416DF1"/>
    <w:rsid w:val="00431AE9"/>
    <w:rsid w:val="00444038"/>
    <w:rsid w:val="004518F2"/>
    <w:rsid w:val="004529C3"/>
    <w:rsid w:val="00465C65"/>
    <w:rsid w:val="00475AF8"/>
    <w:rsid w:val="004763AA"/>
    <w:rsid w:val="0047739B"/>
    <w:rsid w:val="00477A60"/>
    <w:rsid w:val="00490226"/>
    <w:rsid w:val="004A18C0"/>
    <w:rsid w:val="004C671B"/>
    <w:rsid w:val="004D62A9"/>
    <w:rsid w:val="004E37BA"/>
    <w:rsid w:val="00521B18"/>
    <w:rsid w:val="00531B98"/>
    <w:rsid w:val="00537467"/>
    <w:rsid w:val="005728A0"/>
    <w:rsid w:val="00582F10"/>
    <w:rsid w:val="005A27E4"/>
    <w:rsid w:val="005A291A"/>
    <w:rsid w:val="005A4441"/>
    <w:rsid w:val="005B1B94"/>
    <w:rsid w:val="005B765A"/>
    <w:rsid w:val="005E33B5"/>
    <w:rsid w:val="005F1D44"/>
    <w:rsid w:val="005F3B39"/>
    <w:rsid w:val="00601285"/>
    <w:rsid w:val="006206E0"/>
    <w:rsid w:val="006375CA"/>
    <w:rsid w:val="00687E99"/>
    <w:rsid w:val="006C174E"/>
    <w:rsid w:val="006C5B88"/>
    <w:rsid w:val="006C69D7"/>
    <w:rsid w:val="006E3E53"/>
    <w:rsid w:val="006E68EC"/>
    <w:rsid w:val="006E739C"/>
    <w:rsid w:val="006F0543"/>
    <w:rsid w:val="00705370"/>
    <w:rsid w:val="00721AFD"/>
    <w:rsid w:val="00724251"/>
    <w:rsid w:val="007242BD"/>
    <w:rsid w:val="00727B74"/>
    <w:rsid w:val="00730B2C"/>
    <w:rsid w:val="00762534"/>
    <w:rsid w:val="00792D3E"/>
    <w:rsid w:val="00797E0D"/>
    <w:rsid w:val="007B5E7F"/>
    <w:rsid w:val="007E2BE8"/>
    <w:rsid w:val="007E7899"/>
    <w:rsid w:val="00801E1D"/>
    <w:rsid w:val="00802D78"/>
    <w:rsid w:val="00871121"/>
    <w:rsid w:val="00884180"/>
    <w:rsid w:val="008A4ECC"/>
    <w:rsid w:val="008C7301"/>
    <w:rsid w:val="008D01CA"/>
    <w:rsid w:val="008D0813"/>
    <w:rsid w:val="00917477"/>
    <w:rsid w:val="00950D13"/>
    <w:rsid w:val="00957398"/>
    <w:rsid w:val="00985683"/>
    <w:rsid w:val="0098695A"/>
    <w:rsid w:val="00997D69"/>
    <w:rsid w:val="009A38DC"/>
    <w:rsid w:val="009A52E7"/>
    <w:rsid w:val="009A65C6"/>
    <w:rsid w:val="009B2818"/>
    <w:rsid w:val="009B2BA5"/>
    <w:rsid w:val="009C0F8A"/>
    <w:rsid w:val="00A22C8C"/>
    <w:rsid w:val="00A32521"/>
    <w:rsid w:val="00A34AF0"/>
    <w:rsid w:val="00A609AD"/>
    <w:rsid w:val="00A63BBA"/>
    <w:rsid w:val="00A806B6"/>
    <w:rsid w:val="00A97D87"/>
    <w:rsid w:val="00AD37EA"/>
    <w:rsid w:val="00AD5E1B"/>
    <w:rsid w:val="00AE5908"/>
    <w:rsid w:val="00AF2C61"/>
    <w:rsid w:val="00B412B4"/>
    <w:rsid w:val="00B42454"/>
    <w:rsid w:val="00B44C34"/>
    <w:rsid w:val="00B45425"/>
    <w:rsid w:val="00B85135"/>
    <w:rsid w:val="00BA1CC1"/>
    <w:rsid w:val="00BD0458"/>
    <w:rsid w:val="00BD3F33"/>
    <w:rsid w:val="00BF18F3"/>
    <w:rsid w:val="00C26716"/>
    <w:rsid w:val="00C36969"/>
    <w:rsid w:val="00C444B8"/>
    <w:rsid w:val="00C56592"/>
    <w:rsid w:val="00C567B5"/>
    <w:rsid w:val="00C56DC6"/>
    <w:rsid w:val="00C66E6B"/>
    <w:rsid w:val="00C73C5F"/>
    <w:rsid w:val="00C959D5"/>
    <w:rsid w:val="00CC20B3"/>
    <w:rsid w:val="00CE54C4"/>
    <w:rsid w:val="00CF77F6"/>
    <w:rsid w:val="00D07779"/>
    <w:rsid w:val="00D334BD"/>
    <w:rsid w:val="00D33D7F"/>
    <w:rsid w:val="00D37587"/>
    <w:rsid w:val="00D57677"/>
    <w:rsid w:val="00D63C5C"/>
    <w:rsid w:val="00D721C8"/>
    <w:rsid w:val="00D94393"/>
    <w:rsid w:val="00DA46A2"/>
    <w:rsid w:val="00DC1009"/>
    <w:rsid w:val="00DC43F8"/>
    <w:rsid w:val="00E3054A"/>
    <w:rsid w:val="00E40333"/>
    <w:rsid w:val="00E60806"/>
    <w:rsid w:val="00E82C25"/>
    <w:rsid w:val="00EC1C60"/>
    <w:rsid w:val="00F24D8A"/>
    <w:rsid w:val="00F336FF"/>
    <w:rsid w:val="00F506A7"/>
    <w:rsid w:val="00F60CDB"/>
    <w:rsid w:val="00FA135D"/>
    <w:rsid w:val="00FB2A00"/>
    <w:rsid w:val="00FB7E3C"/>
    <w:rsid w:val="00FC1D41"/>
    <w:rsid w:val="00FC22CD"/>
    <w:rsid w:val="00FF2D72"/>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9FA6"/>
  <w15:docId w15:val="{B87CEC01-9E8D-4D1D-96D3-AB863A89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customStyle="1" w:styleId="InternetLink">
    <w:name w:val="Internet Link"/>
    <w:basedOn w:val="Fuentedeprrafopredeter"/>
    <w:uiPriority w:val="99"/>
    <w:unhideWhenUsed/>
    <w:rsid w:val="00F36DFC"/>
    <w:rPr>
      <w:color w:val="0563C1" w:themeColor="hyperlink"/>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neNumbering">
    <w:name w:val="Line Numbering"/>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character" w:styleId="Textodelmarcadordeposicin">
    <w:name w:val="Placeholder Text"/>
    <w:basedOn w:val="Fuentedeprrafopredeter"/>
    <w:uiPriority w:val="99"/>
    <w:semiHidden/>
    <w:rsid w:val="00050C70"/>
    <w:rPr>
      <w:color w:val="808080"/>
    </w:rPr>
  </w:style>
  <w:style w:type="paragraph" w:styleId="Revisin">
    <w:name w:val="Revision"/>
    <w:hidden/>
    <w:uiPriority w:val="99"/>
    <w:semiHidden/>
    <w:rsid w:val="008D01CA"/>
  </w:style>
  <w:style w:type="character" w:styleId="Hipervnculo">
    <w:name w:val="Hyperlink"/>
    <w:basedOn w:val="Fuentedeprrafopredeter"/>
    <w:uiPriority w:val="99"/>
    <w:semiHidden/>
    <w:unhideWhenUsed/>
    <w:rsid w:val="00E305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531">
      <w:bodyDiv w:val="1"/>
      <w:marLeft w:val="0"/>
      <w:marRight w:val="0"/>
      <w:marTop w:val="0"/>
      <w:marBottom w:val="0"/>
      <w:divBdr>
        <w:top w:val="none" w:sz="0" w:space="0" w:color="auto"/>
        <w:left w:val="none" w:sz="0" w:space="0" w:color="auto"/>
        <w:bottom w:val="none" w:sz="0" w:space="0" w:color="auto"/>
        <w:right w:val="none" w:sz="0" w:space="0" w:color="auto"/>
      </w:divBdr>
    </w:div>
    <w:div w:id="1352796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2023.06.08.544238v1.ful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20211</TotalTime>
  <Pages>29</Pages>
  <Words>27968</Words>
  <Characters>153824</Characters>
  <Application>Microsoft Office Word</Application>
  <DocSecurity>0</DocSecurity>
  <Lines>1281</Lines>
  <Paragraphs>362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49</cp:revision>
  <dcterms:created xsi:type="dcterms:W3CDTF">2022-10-17T16:40:00Z</dcterms:created>
  <dcterms:modified xsi:type="dcterms:W3CDTF">2023-06-26T23:04:00Z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http://www.zotero.org/styles/acta-ecologica-sinica</vt:lpwstr>
  </property>
  <property fmtid="{D5CDD505-2E9C-101B-9397-08002B2CF9AE}" pid="9" name="Mendeley Recent Style Name 0_1">
    <vt:lpwstr>Acta Ecologica Sinica</vt:lpwstr>
  </property>
  <property fmtid="{D5CDD505-2E9C-101B-9397-08002B2CF9AE}" pid="10" name="Mendeley Recent Style Id 1_1">
    <vt:lpwstr>http://www.zotero.org/styles/biotropica</vt:lpwstr>
  </property>
  <property fmtid="{D5CDD505-2E9C-101B-9397-08002B2CF9AE}" pid="11" name="Mendeley Recent Style Name 1_1">
    <vt:lpwstr>Biotropica</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https://csl.mendeley.com/styles/522853061/elsevier-communityecology-2</vt:lpwstr>
  </property>
  <property fmtid="{D5CDD505-2E9C-101B-9397-08002B2CF9AE}" pid="15" name="Mendeley Recent Style Name 3_1">
    <vt:lpwstr>Elsevier - Harvard (with titles) - Carlos Calderón</vt:lpwstr>
  </property>
  <property fmtid="{D5CDD505-2E9C-101B-9397-08002B2CF9AE}" pid="16" name="Mendeley Recent Style Id 4_1">
    <vt:lpwstr>http://csl.mendeley.com/styles/522853061/elsevier-communityecology-2</vt:lpwstr>
  </property>
  <property fmtid="{D5CDD505-2E9C-101B-9397-08002B2CF9AE}" pid="17" name="Mendeley Recent Style Name 4_1">
    <vt:lpwstr>Elsevier - Harvard (with titles) - Carlos Calderón</vt:lpwstr>
  </property>
  <property fmtid="{D5CDD505-2E9C-101B-9397-08002B2CF9AE}" pid="18" name="Mendeley Recent Style Id 5_1">
    <vt:lpwstr>http://www.zotero.org/styles/functional-ecology</vt:lpwstr>
  </property>
  <property fmtid="{D5CDD505-2E9C-101B-9397-08002B2CF9AE}" pid="19" name="Mendeley Recent Style Name 5_1">
    <vt:lpwstr>Functional Ecology</vt:lpwstr>
  </property>
  <property fmtid="{D5CDD505-2E9C-101B-9397-08002B2CF9AE}" pid="20" name="Mendeley Recent Style Id 6_1">
    <vt:lpwstr>http://www.zotero.org/styles/fungal-ecology</vt:lpwstr>
  </property>
  <property fmtid="{D5CDD505-2E9C-101B-9397-08002B2CF9AE}" pid="21" name="Mendeley Recent Style Name 6_1">
    <vt:lpwstr>Fungal Ecology</vt:lpwstr>
  </property>
  <property fmtid="{D5CDD505-2E9C-101B-9397-08002B2CF9AE}" pid="22" name="Mendeley Recent Style Id 7_1">
    <vt:lpwstr>http://www.zotero.org/styles/harvard1</vt:lpwstr>
  </property>
  <property fmtid="{D5CDD505-2E9C-101B-9397-08002B2CF9AE}" pid="23" name="Mendeley Recent Style Name 7_1">
    <vt:lpwstr>Harvard reference format 1 (deprecated)</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Unique User Id_1">
    <vt:lpwstr>3ba7b455-8efd-3feb-9c7d-6730b08ebc95</vt:lpwstr>
  </property>
  <property fmtid="{D5CDD505-2E9C-101B-9397-08002B2CF9AE}" pid="30" name="Mendeley Citation Style_1">
    <vt:lpwstr>http://www.zotero.org/styles/biotropica</vt:lpwstr>
  </property>
</Properties>
</file>