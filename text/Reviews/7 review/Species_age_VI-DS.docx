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97090" w14:textId="4CC667EA" w:rsidR="002F5B65" w:rsidRDefault="001351FA">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8"/>
          <w:szCs w:val="28"/>
          <w:lang w:val="en-US"/>
        </w:rPr>
        <w:t>Challenges in a</w:t>
      </w:r>
      <w:r w:rsidR="006A5FDC">
        <w:rPr>
          <w:rFonts w:ascii="Times New Roman" w:hAnsi="Times New Roman" w:cs="Times New Roman"/>
          <w:b/>
          <w:bCs/>
          <w:sz w:val="28"/>
          <w:szCs w:val="28"/>
          <w:lang w:val="en-US"/>
        </w:rPr>
        <w:t>pproximating species age from phylogenies of extant taxa</w:t>
      </w:r>
    </w:p>
    <w:p w14:paraId="1D5FEFEC" w14:textId="77777777" w:rsidR="002F5B65" w:rsidRDefault="002F5B65">
      <w:pPr>
        <w:spacing w:after="0" w:line="360" w:lineRule="auto"/>
        <w:jc w:val="both"/>
        <w:rPr>
          <w:rFonts w:ascii="Times New Roman" w:hAnsi="Times New Roman" w:cs="Times New Roman"/>
          <w:b/>
          <w:bCs/>
          <w:sz w:val="24"/>
          <w:szCs w:val="24"/>
          <w:lang w:val="en-US"/>
        </w:rPr>
      </w:pPr>
    </w:p>
    <w:p w14:paraId="0483FFA3"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Carlos Calderón del Cid</w:t>
      </w:r>
      <w:r>
        <w:rPr>
          <w:rFonts w:ascii="Times New Roman" w:hAnsi="Times New Roman" w:cs="Times New Roman"/>
          <w:sz w:val="24"/>
          <w:szCs w:val="24"/>
          <w:vertAlign w:val="superscript"/>
          <w:lang w:val="en-US"/>
        </w:rPr>
        <w:t>1,2</w:t>
      </w:r>
      <w:r>
        <w:rPr>
          <w:rFonts w:ascii="Times New Roman" w:hAnsi="Times New Roman" w:cs="Times New Roman"/>
          <w:sz w:val="24"/>
          <w:szCs w:val="24"/>
          <w:lang w:val="en-US"/>
        </w:rPr>
        <w:t>, Torsten Hauffe</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Juan D. Carrillo</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Rachel C. M. Warnock</w:t>
      </w: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 Daniele Silvestro</w:t>
      </w:r>
      <w:r>
        <w:rPr>
          <w:rFonts w:ascii="Times New Roman" w:hAnsi="Times New Roman" w:cs="Times New Roman"/>
          <w:sz w:val="24"/>
          <w:szCs w:val="24"/>
          <w:vertAlign w:val="superscript"/>
          <w:lang w:val="en-US"/>
        </w:rPr>
        <w:t>2,4</w:t>
      </w:r>
    </w:p>
    <w:p w14:paraId="56F2CDF4" w14:textId="77777777" w:rsidR="002F5B65" w:rsidRDefault="002F5B65">
      <w:pPr>
        <w:spacing w:after="0" w:line="360" w:lineRule="auto"/>
        <w:jc w:val="both"/>
        <w:rPr>
          <w:rFonts w:ascii="Times New Roman" w:hAnsi="Times New Roman" w:cs="Times New Roman"/>
          <w:sz w:val="24"/>
          <w:szCs w:val="24"/>
          <w:lang w:val="en-US"/>
        </w:rPr>
      </w:pPr>
    </w:p>
    <w:p w14:paraId="3BD3FD41" w14:textId="77777777" w:rsidR="002F5B65" w:rsidRDefault="002F5B65">
      <w:pPr>
        <w:spacing w:after="0" w:line="360" w:lineRule="auto"/>
        <w:jc w:val="both"/>
        <w:rPr>
          <w:rFonts w:ascii="Times New Roman" w:hAnsi="Times New Roman" w:cs="Times New Roman"/>
          <w:sz w:val="24"/>
          <w:szCs w:val="24"/>
          <w:lang w:val="en-US"/>
        </w:rPr>
      </w:pPr>
    </w:p>
    <w:p w14:paraId="4EA78ADE" w14:textId="77777777" w:rsidR="002F5B65" w:rsidRDefault="002F5B65">
      <w:pPr>
        <w:spacing w:after="0" w:line="360" w:lineRule="auto"/>
        <w:jc w:val="both"/>
        <w:rPr>
          <w:rFonts w:ascii="Times New Roman" w:hAnsi="Times New Roman" w:cs="Times New Roman"/>
          <w:sz w:val="24"/>
          <w:szCs w:val="24"/>
          <w:lang w:val="en-US"/>
        </w:rPr>
      </w:pPr>
    </w:p>
    <w:p w14:paraId="0C8741D7" w14:textId="77777777" w:rsidR="002F5B65" w:rsidRDefault="002F5B65">
      <w:pPr>
        <w:spacing w:after="0" w:line="360" w:lineRule="auto"/>
        <w:jc w:val="both"/>
        <w:rPr>
          <w:rFonts w:ascii="Times New Roman" w:hAnsi="Times New Roman" w:cs="Times New Roman"/>
          <w:sz w:val="24"/>
          <w:szCs w:val="24"/>
          <w:lang w:val="en-US"/>
        </w:rPr>
      </w:pPr>
    </w:p>
    <w:p w14:paraId="3BF58AC1" w14:textId="261F29F7" w:rsidR="002F5B65" w:rsidRDefault="00000000" w:rsidP="00E34B8B">
      <w:pPr>
        <w:spacing w:after="0" w:line="360" w:lineRule="auto"/>
        <w:rPr>
          <w:rFonts w:ascii="Times New Roman" w:hAnsi="Times New Roman" w:cs="Times New Roman"/>
          <w:sz w:val="24"/>
          <w:szCs w:val="24"/>
          <w:lang w:val="en-US"/>
        </w:rPr>
      </w:pP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Laboratório de </w:t>
      </w:r>
      <w:proofErr w:type="spellStart"/>
      <w:r>
        <w:rPr>
          <w:rFonts w:ascii="Times New Roman" w:hAnsi="Times New Roman" w:cs="Times New Roman"/>
          <w:sz w:val="24"/>
          <w:szCs w:val="24"/>
          <w:lang w:val="en-US"/>
        </w:rPr>
        <w:t>Ecologia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Espacial</w:t>
      </w:r>
      <w:proofErr w:type="spellEnd"/>
      <w:r>
        <w:rPr>
          <w:rFonts w:ascii="Times New Roman" w:hAnsi="Times New Roman" w:cs="Times New Roman"/>
          <w:sz w:val="24"/>
          <w:szCs w:val="24"/>
          <w:lang w:val="en-US"/>
        </w:rPr>
        <w:t xml:space="preserve">, Instituto de </w:t>
      </w:r>
      <w:proofErr w:type="spellStart"/>
      <w:r>
        <w:rPr>
          <w:rFonts w:ascii="Times New Roman" w:hAnsi="Times New Roman" w:cs="Times New Roman"/>
          <w:sz w:val="24"/>
          <w:szCs w:val="24"/>
          <w:lang w:val="en-US"/>
        </w:rPr>
        <w:t>Biologia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Universidade</w:t>
      </w:r>
      <w:proofErr w:type="spellEnd"/>
      <w:r>
        <w:rPr>
          <w:rFonts w:ascii="Times New Roman" w:hAnsi="Times New Roman" w:cs="Times New Roman"/>
          <w:sz w:val="24"/>
          <w:szCs w:val="24"/>
          <w:lang w:val="en-US"/>
        </w:rPr>
        <w:t xml:space="preserve"> Federal da Bahia, CEP 40170-110, Salvador, Bahia, </w:t>
      </w:r>
      <w:del w:id="0" w:author="Daniele Silvestro" w:date="2023-11-15T22:58:00Z">
        <w:r w:rsidDel="00F019C3">
          <w:rPr>
            <w:rFonts w:ascii="Times New Roman" w:hAnsi="Times New Roman" w:cs="Times New Roman"/>
            <w:sz w:val="24"/>
            <w:szCs w:val="24"/>
            <w:lang w:val="en-US"/>
          </w:rPr>
          <w:delText>Brasil</w:delText>
        </w:r>
      </w:del>
      <w:ins w:id="1" w:author="Daniele Silvestro" w:date="2023-11-15T22:58:00Z">
        <w:r w:rsidR="00F019C3">
          <w:rPr>
            <w:rFonts w:ascii="Times New Roman" w:hAnsi="Times New Roman" w:cs="Times New Roman"/>
            <w:sz w:val="24"/>
            <w:szCs w:val="24"/>
            <w:lang w:val="en-US"/>
          </w:rPr>
          <w:t>Bra</w:t>
        </w:r>
        <w:r w:rsidR="00F019C3">
          <w:rPr>
            <w:rFonts w:ascii="Times New Roman" w:hAnsi="Times New Roman" w:cs="Times New Roman"/>
            <w:sz w:val="24"/>
            <w:szCs w:val="24"/>
            <w:lang w:val="en-US"/>
          </w:rPr>
          <w:t>z</w:t>
        </w:r>
        <w:r w:rsidR="00F019C3">
          <w:rPr>
            <w:rFonts w:ascii="Times New Roman" w:hAnsi="Times New Roman" w:cs="Times New Roman"/>
            <w:sz w:val="24"/>
            <w:szCs w:val="24"/>
            <w:lang w:val="en-US"/>
          </w:rPr>
          <w:t>il</w:t>
        </w:r>
      </w:ins>
    </w:p>
    <w:p w14:paraId="7D97C9B0" w14:textId="2FB14413" w:rsidR="002F5B65" w:rsidRDefault="00000000" w:rsidP="00E34B8B">
      <w:pPr>
        <w:spacing w:after="0" w:line="360" w:lineRule="auto"/>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Department of Biology, University of Fribourg, Switzerland and Swiss Institute of Bioinformatics, Fribourg, Switzerland</w:t>
      </w:r>
    </w:p>
    <w:p w14:paraId="32219892" w14:textId="77777777" w:rsidR="00E34B8B" w:rsidRDefault="00E34B8B" w:rsidP="00E34B8B">
      <w:pPr>
        <w:spacing w:after="0" w:line="360" w:lineRule="auto"/>
        <w:rPr>
          <w:ins w:id="2" w:author="Daniele Silvestro" w:date="2023-11-15T11:10:00Z"/>
          <w:rFonts w:ascii="Times New Roman" w:hAnsi="Times New Roman" w:cs="Times New Roman"/>
          <w:sz w:val="24"/>
          <w:szCs w:val="24"/>
          <w:lang w:val="en-US"/>
        </w:rPr>
      </w:pPr>
      <w:ins w:id="3" w:author="Daniele Silvestro" w:date="2023-11-15T11:10:00Z">
        <w:r w:rsidRPr="00E34B8B">
          <w:rPr>
            <w:rFonts w:ascii="Times New Roman" w:hAnsi="Times New Roman" w:cs="Times New Roman"/>
            <w:sz w:val="24"/>
            <w:szCs w:val="24"/>
            <w:vertAlign w:val="superscript"/>
            <w:lang w:val="en-US"/>
          </w:rPr>
          <w:t>3</w:t>
        </w:r>
        <w:r w:rsidRPr="00E34B8B">
          <w:rPr>
            <w:rFonts w:ascii="Times New Roman" w:hAnsi="Times New Roman" w:cs="Times New Roman"/>
            <w:sz w:val="24"/>
            <w:szCs w:val="24"/>
            <w:lang w:val="en-US"/>
          </w:rPr>
          <w:t xml:space="preserve">GeoZentrum </w:t>
        </w:r>
        <w:proofErr w:type="spellStart"/>
        <w:r w:rsidRPr="00E34B8B">
          <w:rPr>
            <w:rFonts w:ascii="Times New Roman" w:hAnsi="Times New Roman" w:cs="Times New Roman"/>
            <w:sz w:val="24"/>
            <w:szCs w:val="24"/>
            <w:lang w:val="en-US"/>
          </w:rPr>
          <w:t>Nordbayern</w:t>
        </w:r>
        <w:proofErr w:type="spellEnd"/>
        <w:r w:rsidRPr="00E34B8B">
          <w:rPr>
            <w:rFonts w:ascii="Times New Roman" w:hAnsi="Times New Roman" w:cs="Times New Roman"/>
            <w:sz w:val="24"/>
            <w:szCs w:val="24"/>
            <w:lang w:val="en-US"/>
          </w:rPr>
          <w:t xml:space="preserve">, Friedrich-Alexander Universität Erlangen-Nürnberg, </w:t>
        </w:r>
        <w:proofErr w:type="spellStart"/>
        <w:r w:rsidRPr="00E34B8B">
          <w:rPr>
            <w:rFonts w:ascii="Times New Roman" w:hAnsi="Times New Roman" w:cs="Times New Roman"/>
            <w:sz w:val="24"/>
            <w:szCs w:val="24"/>
            <w:lang w:val="en-US"/>
          </w:rPr>
          <w:t>Loewenichstrasse</w:t>
        </w:r>
        <w:proofErr w:type="spellEnd"/>
        <w:r w:rsidRPr="00E34B8B">
          <w:rPr>
            <w:rFonts w:ascii="Times New Roman" w:hAnsi="Times New Roman" w:cs="Times New Roman"/>
            <w:sz w:val="24"/>
            <w:szCs w:val="24"/>
            <w:lang w:val="en-US"/>
          </w:rPr>
          <w:t xml:space="preserve"> 28, 91054, Erlangen, Germany</w:t>
        </w:r>
      </w:ins>
    </w:p>
    <w:p w14:paraId="43216464" w14:textId="77777777" w:rsidR="002F5B65" w:rsidRDefault="00000000" w:rsidP="00E34B8B">
      <w:pPr>
        <w:spacing w:after="0" w:line="360" w:lineRule="auto"/>
        <w:rPr>
          <w:rFonts w:ascii="Times New Roman" w:hAnsi="Times New Roman" w:cs="Times New Roman"/>
          <w:sz w:val="24"/>
          <w:szCs w:val="24"/>
          <w:lang w:val="en-US"/>
        </w:rPr>
      </w:pPr>
      <w:r>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Department of Biological and Environmental Sciences and Gothenburg Global Biodiversity Centre, University of Gothenburg, Sweden</w:t>
      </w:r>
    </w:p>
    <w:p w14:paraId="7315291E" w14:textId="77777777" w:rsidR="002F5B65" w:rsidRDefault="002F5B65">
      <w:pPr>
        <w:spacing w:after="0" w:line="360" w:lineRule="auto"/>
        <w:ind w:firstLine="709"/>
        <w:jc w:val="both"/>
        <w:rPr>
          <w:rFonts w:ascii="Times New Roman" w:hAnsi="Times New Roman" w:cs="Times New Roman"/>
          <w:b/>
          <w:bCs/>
          <w:sz w:val="24"/>
          <w:szCs w:val="24"/>
          <w:lang w:val="en-US"/>
        </w:rPr>
      </w:pPr>
    </w:p>
    <w:p w14:paraId="0DD7471B" w14:textId="77777777" w:rsidR="002F5B65" w:rsidRDefault="002F5B65">
      <w:pPr>
        <w:spacing w:after="0" w:line="360" w:lineRule="auto"/>
        <w:jc w:val="both"/>
        <w:rPr>
          <w:rFonts w:ascii="Times New Roman" w:hAnsi="Times New Roman" w:cs="Times New Roman"/>
          <w:b/>
          <w:bCs/>
          <w:sz w:val="24"/>
          <w:szCs w:val="24"/>
          <w:lang w:val="en-US"/>
        </w:rPr>
      </w:pPr>
    </w:p>
    <w:p w14:paraId="16CF9D2B" w14:textId="77777777" w:rsidR="002F5B65" w:rsidRDefault="002F5B65">
      <w:pPr>
        <w:spacing w:after="0" w:line="360" w:lineRule="auto"/>
        <w:jc w:val="both"/>
        <w:rPr>
          <w:rFonts w:ascii="Times New Roman" w:hAnsi="Times New Roman" w:cs="Times New Roman"/>
          <w:b/>
          <w:bCs/>
          <w:sz w:val="24"/>
          <w:szCs w:val="24"/>
          <w:lang w:val="en-US"/>
        </w:rPr>
      </w:pPr>
    </w:p>
    <w:p w14:paraId="35CD439A" w14:textId="77777777" w:rsidR="002F5B65" w:rsidRDefault="002F5B65">
      <w:pPr>
        <w:spacing w:after="0" w:line="360" w:lineRule="auto"/>
        <w:jc w:val="both"/>
        <w:rPr>
          <w:rFonts w:ascii="Times New Roman" w:hAnsi="Times New Roman" w:cs="Times New Roman"/>
          <w:b/>
          <w:bCs/>
          <w:sz w:val="24"/>
          <w:szCs w:val="24"/>
          <w:lang w:val="en-US"/>
        </w:rPr>
      </w:pPr>
    </w:p>
    <w:p w14:paraId="1EA741A4" w14:textId="77777777" w:rsidR="002F5B65" w:rsidRDefault="002F5B65">
      <w:pPr>
        <w:spacing w:after="0" w:line="360" w:lineRule="auto"/>
        <w:jc w:val="both"/>
        <w:rPr>
          <w:rFonts w:ascii="Times New Roman" w:hAnsi="Times New Roman" w:cs="Times New Roman"/>
          <w:b/>
          <w:bCs/>
          <w:sz w:val="24"/>
          <w:szCs w:val="24"/>
          <w:lang w:val="en-US"/>
        </w:rPr>
      </w:pPr>
    </w:p>
    <w:p w14:paraId="118DEA20" w14:textId="77777777" w:rsidR="002F5B65" w:rsidRDefault="002F5B65">
      <w:pPr>
        <w:spacing w:after="0" w:line="360" w:lineRule="auto"/>
        <w:jc w:val="both"/>
        <w:rPr>
          <w:rFonts w:ascii="Times New Roman" w:hAnsi="Times New Roman" w:cs="Times New Roman"/>
          <w:b/>
          <w:bCs/>
          <w:sz w:val="24"/>
          <w:szCs w:val="24"/>
          <w:lang w:val="en-US"/>
        </w:rPr>
      </w:pPr>
    </w:p>
    <w:p w14:paraId="0C5B9449" w14:textId="77777777" w:rsidR="002F5B65" w:rsidRDefault="002F5B65">
      <w:pPr>
        <w:spacing w:after="0" w:line="360" w:lineRule="auto"/>
        <w:jc w:val="both"/>
        <w:rPr>
          <w:rFonts w:ascii="Times New Roman" w:hAnsi="Times New Roman" w:cs="Times New Roman"/>
          <w:b/>
          <w:bCs/>
          <w:sz w:val="24"/>
          <w:szCs w:val="24"/>
          <w:lang w:val="en-US"/>
        </w:rPr>
      </w:pPr>
    </w:p>
    <w:p w14:paraId="30547303" w14:textId="77777777" w:rsidR="002F5B65" w:rsidRDefault="002F5B65">
      <w:pPr>
        <w:spacing w:after="0" w:line="360" w:lineRule="auto"/>
        <w:jc w:val="both"/>
        <w:rPr>
          <w:rFonts w:ascii="Times New Roman" w:hAnsi="Times New Roman" w:cs="Times New Roman"/>
          <w:b/>
          <w:bCs/>
          <w:sz w:val="24"/>
          <w:szCs w:val="24"/>
          <w:lang w:val="en-US"/>
        </w:rPr>
      </w:pPr>
    </w:p>
    <w:p w14:paraId="32CD004C" w14:textId="77777777" w:rsidR="002F5B65" w:rsidRDefault="002F5B65">
      <w:pPr>
        <w:spacing w:after="0" w:line="360" w:lineRule="auto"/>
        <w:jc w:val="both"/>
        <w:rPr>
          <w:rFonts w:ascii="Times New Roman" w:hAnsi="Times New Roman" w:cs="Times New Roman"/>
          <w:b/>
          <w:bCs/>
          <w:sz w:val="24"/>
          <w:szCs w:val="24"/>
          <w:lang w:val="en-US"/>
        </w:rPr>
      </w:pPr>
    </w:p>
    <w:p w14:paraId="7D914503" w14:textId="77777777" w:rsidR="002F5B65" w:rsidRDefault="002F5B65">
      <w:pPr>
        <w:spacing w:after="0" w:line="360" w:lineRule="auto"/>
        <w:jc w:val="both"/>
        <w:rPr>
          <w:rFonts w:ascii="Times New Roman" w:hAnsi="Times New Roman" w:cs="Times New Roman"/>
          <w:b/>
          <w:bCs/>
          <w:sz w:val="24"/>
          <w:szCs w:val="24"/>
          <w:lang w:val="en-US"/>
        </w:rPr>
      </w:pPr>
    </w:p>
    <w:p w14:paraId="49118963" w14:textId="77777777" w:rsidR="002F5B65" w:rsidRDefault="002F5B65">
      <w:pPr>
        <w:spacing w:after="0" w:line="360" w:lineRule="auto"/>
        <w:jc w:val="both"/>
        <w:rPr>
          <w:rFonts w:ascii="Times New Roman" w:hAnsi="Times New Roman" w:cs="Times New Roman"/>
          <w:b/>
          <w:bCs/>
          <w:sz w:val="24"/>
          <w:szCs w:val="24"/>
          <w:lang w:val="en-US"/>
        </w:rPr>
      </w:pPr>
    </w:p>
    <w:p w14:paraId="40D07A33" w14:textId="77777777" w:rsidR="002F5B65" w:rsidRDefault="002F5B65">
      <w:pPr>
        <w:spacing w:after="0" w:line="360" w:lineRule="auto"/>
        <w:jc w:val="both"/>
        <w:rPr>
          <w:rFonts w:ascii="Times New Roman" w:hAnsi="Times New Roman" w:cs="Times New Roman"/>
          <w:b/>
          <w:bCs/>
          <w:sz w:val="24"/>
          <w:szCs w:val="24"/>
          <w:lang w:val="en-US"/>
        </w:rPr>
      </w:pPr>
    </w:p>
    <w:p w14:paraId="18ECCB33" w14:textId="77777777" w:rsidR="002F5B65" w:rsidRDefault="002F5B65">
      <w:pPr>
        <w:spacing w:after="0" w:line="360" w:lineRule="auto"/>
        <w:jc w:val="both"/>
        <w:rPr>
          <w:rFonts w:ascii="Times New Roman" w:hAnsi="Times New Roman" w:cs="Times New Roman"/>
          <w:b/>
          <w:bCs/>
          <w:sz w:val="24"/>
          <w:szCs w:val="24"/>
          <w:lang w:val="en-US"/>
        </w:rPr>
      </w:pPr>
    </w:p>
    <w:p w14:paraId="4F3C20BE" w14:textId="77777777" w:rsidR="002F5B65" w:rsidRDefault="002F5B65">
      <w:pPr>
        <w:spacing w:after="0" w:line="360" w:lineRule="auto"/>
        <w:jc w:val="both"/>
        <w:rPr>
          <w:rFonts w:ascii="Times New Roman" w:hAnsi="Times New Roman" w:cs="Times New Roman"/>
          <w:b/>
          <w:bCs/>
          <w:sz w:val="24"/>
          <w:szCs w:val="24"/>
          <w:lang w:val="en-US"/>
        </w:rPr>
      </w:pPr>
    </w:p>
    <w:p w14:paraId="53F1DB7C"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Abstract</w:t>
      </w:r>
    </w:p>
    <w:p w14:paraId="18C614A8" w14:textId="77777777" w:rsidR="00F53AE8" w:rsidRDefault="00F53AE8" w:rsidP="005D3F39">
      <w:pPr>
        <w:spacing w:after="0" w:line="360" w:lineRule="auto"/>
        <w:ind w:firstLine="709"/>
        <w:jc w:val="both"/>
        <w:rPr>
          <w:ins w:id="4" w:author="Daniele Silvestro" w:date="2023-11-16T09:04:00Z"/>
          <w:rFonts w:ascii="Times New Roman" w:hAnsi="Times New Roman" w:cs="Times New Roman"/>
          <w:sz w:val="24"/>
          <w:szCs w:val="24"/>
          <w:lang w:val="en-US"/>
        </w:rPr>
      </w:pPr>
    </w:p>
    <w:p w14:paraId="72DBAB64" w14:textId="77777777" w:rsidR="00F53AE8" w:rsidRDefault="00F53AE8" w:rsidP="005D3F39">
      <w:pPr>
        <w:spacing w:after="0" w:line="360" w:lineRule="auto"/>
        <w:ind w:firstLine="709"/>
        <w:jc w:val="both"/>
        <w:rPr>
          <w:ins w:id="5" w:author="Daniele Silvestro" w:date="2023-11-16T09:05:00Z"/>
          <w:rFonts w:ascii="Times New Roman" w:hAnsi="Times New Roman" w:cs="Times New Roman"/>
          <w:sz w:val="24"/>
          <w:szCs w:val="24"/>
          <w:lang w:val="en-US"/>
        </w:rPr>
      </w:pPr>
      <w:ins w:id="6" w:author="Daniele Silvestro" w:date="2023-11-16T09:04:00Z">
        <w:r>
          <w:rPr>
            <w:rFonts w:ascii="Times New Roman" w:hAnsi="Times New Roman" w:cs="Times New Roman"/>
            <w:b/>
            <w:bCs/>
            <w:sz w:val="24"/>
            <w:szCs w:val="24"/>
            <w:lang w:val="en-US"/>
          </w:rPr>
          <w:t xml:space="preserve">Aim. </w:t>
        </w:r>
      </w:ins>
      <w:r w:rsidR="00000000">
        <w:rPr>
          <w:rFonts w:ascii="Times New Roman" w:hAnsi="Times New Roman" w:cs="Times New Roman"/>
          <w:sz w:val="24"/>
          <w:szCs w:val="24"/>
          <w:lang w:val="en-US"/>
        </w:rPr>
        <w:t>Species age</w:t>
      </w:r>
      <w:ins w:id="7" w:author="Daniele Silvestro" w:date="2023-11-15T09:06:00Z">
        <w:r w:rsidR="001351FA">
          <w:rPr>
            <w:rFonts w:ascii="Times New Roman" w:hAnsi="Times New Roman" w:cs="Times New Roman"/>
            <w:sz w:val="24"/>
            <w:szCs w:val="24"/>
            <w:lang w:val="en-US"/>
          </w:rPr>
          <w:t xml:space="preserve">, </w:t>
        </w:r>
      </w:ins>
      <w:del w:id="8" w:author="Daniele Silvestro" w:date="2023-11-15T09:06:00Z">
        <w:r w:rsidR="00000000" w:rsidDel="001351FA">
          <w:rPr>
            <w:rFonts w:ascii="Times New Roman" w:hAnsi="Times New Roman" w:cs="Times New Roman"/>
            <w:sz w:val="24"/>
            <w:szCs w:val="24"/>
            <w:lang w:val="en-US"/>
          </w:rPr>
          <w:delText xml:space="preserve"> (</w:delText>
        </w:r>
      </w:del>
      <w:r w:rsidR="00000000">
        <w:rPr>
          <w:rFonts w:ascii="Times New Roman" w:hAnsi="Times New Roman" w:cs="Times New Roman"/>
          <w:sz w:val="24"/>
          <w:szCs w:val="24"/>
          <w:lang w:val="en-US"/>
        </w:rPr>
        <w:t>the elapsed time since origination</w:t>
      </w:r>
      <w:del w:id="9" w:author="Daniele Silvestro" w:date="2023-11-15T09:06:00Z">
        <w:r w:rsidR="00000000" w:rsidDel="001351FA">
          <w:rPr>
            <w:rFonts w:ascii="Times New Roman" w:hAnsi="Times New Roman" w:cs="Times New Roman"/>
            <w:sz w:val="24"/>
            <w:szCs w:val="24"/>
            <w:lang w:val="en-US"/>
          </w:rPr>
          <w:delText xml:space="preserve">) </w:delText>
        </w:r>
      </w:del>
      <w:ins w:id="10" w:author="Daniele Silvestro" w:date="2023-11-15T09:06:00Z">
        <w:r w:rsidR="001351FA">
          <w:rPr>
            <w:rFonts w:ascii="Times New Roman" w:hAnsi="Times New Roman" w:cs="Times New Roman"/>
            <w:sz w:val="24"/>
            <w:szCs w:val="24"/>
            <w:lang w:val="en-US"/>
          </w:rPr>
          <w:t xml:space="preserve">, </w:t>
        </w:r>
      </w:ins>
      <w:r w:rsidR="00000000">
        <w:rPr>
          <w:rFonts w:ascii="Times New Roman" w:hAnsi="Times New Roman" w:cs="Times New Roman"/>
          <w:sz w:val="24"/>
          <w:szCs w:val="24"/>
          <w:lang w:val="en-US"/>
        </w:rPr>
        <w:t>can give an insight into how species longevity might influence eco-evolutionary dynamics</w:t>
      </w:r>
      <w:ins w:id="11" w:author="Daniele Silvestro" w:date="2023-11-15T09:12:00Z">
        <w:r w:rsidR="001351FA">
          <w:rPr>
            <w:rFonts w:ascii="Times New Roman" w:hAnsi="Times New Roman" w:cs="Times New Roman"/>
            <w:sz w:val="24"/>
            <w:szCs w:val="24"/>
            <w:lang w:val="en-US"/>
          </w:rPr>
          <w:t xml:space="preserve"> and has been hypothesized to influence extinction risks</w:t>
        </w:r>
      </w:ins>
      <w:r w:rsidR="00000000">
        <w:rPr>
          <w:rFonts w:ascii="Times New Roman" w:hAnsi="Times New Roman" w:cs="Times New Roman"/>
          <w:sz w:val="24"/>
          <w:szCs w:val="24"/>
          <w:lang w:val="en-US"/>
        </w:rPr>
        <w:t>. Traditionally, species ages have been measured in the fossil record</w:t>
      </w:r>
      <w:del w:id="12" w:author="Daniele Silvestro" w:date="2023-11-15T09:11:00Z">
        <w:r w:rsidR="00000000" w:rsidDel="001351FA">
          <w:rPr>
            <w:rFonts w:ascii="Times New Roman" w:hAnsi="Times New Roman" w:cs="Times New Roman"/>
            <w:sz w:val="24"/>
            <w:szCs w:val="24"/>
            <w:lang w:val="en-US"/>
          </w:rPr>
          <w:delText xml:space="preserve">; </w:delText>
        </w:r>
      </w:del>
      <w:ins w:id="13" w:author="Daniele Silvestro" w:date="2023-11-15T09:11:00Z">
        <w:r w:rsidR="001351FA">
          <w:rPr>
            <w:rFonts w:ascii="Times New Roman" w:hAnsi="Times New Roman" w:cs="Times New Roman"/>
            <w:sz w:val="24"/>
            <w:szCs w:val="24"/>
            <w:lang w:val="en-US"/>
          </w:rPr>
          <w:t xml:space="preserve">. </w:t>
        </w:r>
      </w:ins>
      <w:del w:id="14" w:author="Daniele Silvestro" w:date="2023-11-15T09:11:00Z">
        <w:r w:rsidR="00000000" w:rsidDel="001351FA">
          <w:rPr>
            <w:rFonts w:ascii="Times New Roman" w:hAnsi="Times New Roman" w:cs="Times New Roman"/>
            <w:sz w:val="24"/>
            <w:szCs w:val="24"/>
            <w:lang w:val="en-US"/>
          </w:rPr>
          <w:delText>however</w:delText>
        </w:r>
      </w:del>
      <w:ins w:id="15" w:author="Daniele Silvestro" w:date="2023-11-15T09:11:00Z">
        <w:r w:rsidR="001351FA">
          <w:rPr>
            <w:rFonts w:ascii="Times New Roman" w:hAnsi="Times New Roman" w:cs="Times New Roman"/>
            <w:sz w:val="24"/>
            <w:szCs w:val="24"/>
            <w:lang w:val="en-US"/>
          </w:rPr>
          <w:t>However</w:t>
        </w:r>
      </w:ins>
      <w:r w:rsidR="00000000">
        <w:rPr>
          <w:rFonts w:ascii="Times New Roman" w:hAnsi="Times New Roman" w:cs="Times New Roman"/>
          <w:sz w:val="24"/>
          <w:szCs w:val="24"/>
          <w:lang w:val="en-US"/>
        </w:rPr>
        <w:t xml:space="preserve">, recently, </w:t>
      </w:r>
      <w:del w:id="16" w:author="Daniele Silvestro" w:date="2023-11-15T09:11:00Z">
        <w:r w:rsidR="00000000" w:rsidDel="001351FA">
          <w:rPr>
            <w:rFonts w:ascii="Times New Roman" w:hAnsi="Times New Roman" w:cs="Times New Roman"/>
            <w:sz w:val="24"/>
            <w:szCs w:val="24"/>
            <w:lang w:val="en-US"/>
          </w:rPr>
          <w:delText xml:space="preserve">researchers </w:delText>
        </w:r>
      </w:del>
      <w:ins w:id="17" w:author="Daniele Silvestro" w:date="2023-11-15T09:11:00Z">
        <w:r w:rsidR="001351FA">
          <w:rPr>
            <w:rFonts w:ascii="Times New Roman" w:hAnsi="Times New Roman" w:cs="Times New Roman"/>
            <w:sz w:val="24"/>
            <w:szCs w:val="24"/>
            <w:lang w:val="en-US"/>
          </w:rPr>
          <w:t xml:space="preserve">numerous studies </w:t>
        </w:r>
      </w:ins>
      <w:r w:rsidR="00000000">
        <w:rPr>
          <w:rFonts w:ascii="Times New Roman" w:hAnsi="Times New Roman" w:cs="Times New Roman"/>
          <w:sz w:val="24"/>
          <w:szCs w:val="24"/>
          <w:lang w:val="en-US"/>
        </w:rPr>
        <w:t xml:space="preserve">have </w:t>
      </w:r>
      <w:ins w:id="18" w:author="Daniele Silvestro" w:date="2023-11-15T09:07:00Z">
        <w:r w:rsidR="001351FA">
          <w:rPr>
            <w:rFonts w:ascii="Times New Roman" w:hAnsi="Times New Roman" w:cs="Times New Roman"/>
            <w:sz w:val="24"/>
            <w:szCs w:val="24"/>
            <w:lang w:val="en-US"/>
          </w:rPr>
          <w:t xml:space="preserve">been </w:t>
        </w:r>
      </w:ins>
      <w:r w:rsidR="00000000">
        <w:rPr>
          <w:rFonts w:ascii="Times New Roman" w:hAnsi="Times New Roman" w:cs="Times New Roman"/>
          <w:sz w:val="24"/>
          <w:szCs w:val="24"/>
          <w:lang w:val="en-US"/>
        </w:rPr>
        <w:t>estimat</w:t>
      </w:r>
      <w:ins w:id="19" w:author="Daniele Silvestro" w:date="2023-11-15T09:07:00Z">
        <w:r w:rsidR="001351FA">
          <w:rPr>
            <w:rFonts w:ascii="Times New Roman" w:hAnsi="Times New Roman" w:cs="Times New Roman"/>
            <w:sz w:val="24"/>
            <w:szCs w:val="24"/>
            <w:lang w:val="en-US"/>
          </w:rPr>
          <w:t>ing</w:t>
        </w:r>
      </w:ins>
      <w:del w:id="20" w:author="Daniele Silvestro" w:date="2023-11-15T09:07:00Z">
        <w:r w:rsidR="00000000" w:rsidDel="001351FA">
          <w:rPr>
            <w:rFonts w:ascii="Times New Roman" w:hAnsi="Times New Roman" w:cs="Times New Roman"/>
            <w:sz w:val="24"/>
            <w:szCs w:val="24"/>
            <w:lang w:val="en-US"/>
          </w:rPr>
          <w:delText>ed</w:delText>
        </w:r>
      </w:del>
      <w:r w:rsidR="00000000">
        <w:rPr>
          <w:rFonts w:ascii="Times New Roman" w:hAnsi="Times New Roman" w:cs="Times New Roman"/>
          <w:sz w:val="24"/>
          <w:szCs w:val="24"/>
          <w:lang w:val="en-US"/>
        </w:rPr>
        <w:t xml:space="preserve"> the ages of extant species from the branch lengths of time-calibrated phylogenies. This approach poses problems because phylogenetic trees </w:t>
      </w:r>
      <w:del w:id="21" w:author="Daniele Silvestro" w:date="2023-11-15T09:07:00Z">
        <w:r w:rsidR="00000000" w:rsidDel="001351FA">
          <w:rPr>
            <w:rFonts w:ascii="Times New Roman" w:hAnsi="Times New Roman" w:cs="Times New Roman"/>
            <w:sz w:val="24"/>
            <w:szCs w:val="24"/>
            <w:lang w:val="en-US"/>
          </w:rPr>
          <w:delText xml:space="preserve">typically </w:delText>
        </w:r>
      </w:del>
      <w:del w:id="22" w:author="Daniele Silvestro" w:date="2023-11-15T09:08:00Z">
        <w:r w:rsidR="00000000" w:rsidDel="001351FA">
          <w:rPr>
            <w:rFonts w:ascii="Times New Roman" w:hAnsi="Times New Roman" w:cs="Times New Roman"/>
            <w:sz w:val="24"/>
            <w:szCs w:val="24"/>
            <w:lang w:val="en-US"/>
          </w:rPr>
          <w:delText xml:space="preserve">do not </w:delText>
        </w:r>
      </w:del>
      <w:r w:rsidR="00000000">
        <w:rPr>
          <w:rFonts w:ascii="Times New Roman" w:hAnsi="Times New Roman" w:cs="Times New Roman"/>
          <w:sz w:val="24"/>
          <w:szCs w:val="24"/>
          <w:lang w:val="en-US"/>
        </w:rPr>
        <w:t>contain direct information about</w:t>
      </w:r>
      <w:del w:id="23" w:author="Unknown Author" w:date="2023-10-23T09:31:00Z">
        <w:r w:rsidR="00000000">
          <w:rPr>
            <w:rFonts w:ascii="Times New Roman" w:hAnsi="Times New Roman" w:cs="Times New Roman"/>
            <w:sz w:val="24"/>
            <w:szCs w:val="24"/>
            <w:lang w:val="en-US"/>
          </w:rPr>
          <w:delText xml:space="preserve"> </w:delText>
        </w:r>
      </w:del>
      <w:r w:rsidR="00000000">
        <w:rPr>
          <w:rFonts w:ascii="Times New Roman" w:hAnsi="Times New Roman" w:cs="Times New Roman"/>
          <w:sz w:val="24"/>
          <w:szCs w:val="24"/>
          <w:lang w:val="en-US"/>
        </w:rPr>
        <w:t xml:space="preserve"> </w:t>
      </w:r>
      <w:r w:rsidR="006A5FDC">
        <w:rPr>
          <w:rFonts w:ascii="Times New Roman" w:hAnsi="Times New Roman" w:cs="Times New Roman"/>
          <w:sz w:val="24"/>
          <w:szCs w:val="24"/>
          <w:lang w:val="en-US"/>
        </w:rPr>
        <w:t xml:space="preserve">species identity </w:t>
      </w:r>
      <w:del w:id="24" w:author="Daniele Silvestro" w:date="2023-11-15T09:08:00Z">
        <w:r w:rsidR="006A5FDC" w:rsidDel="001351FA">
          <w:rPr>
            <w:rFonts w:ascii="Times New Roman" w:hAnsi="Times New Roman" w:cs="Times New Roman"/>
            <w:sz w:val="24"/>
            <w:szCs w:val="24"/>
            <w:lang w:val="en-US"/>
          </w:rPr>
          <w:delText>along the branches beyond</w:delText>
        </w:r>
      </w:del>
      <w:ins w:id="25" w:author="Daniele Silvestro" w:date="2023-11-15T09:08:00Z">
        <w:r w:rsidR="001351FA">
          <w:rPr>
            <w:rFonts w:ascii="Times New Roman" w:hAnsi="Times New Roman" w:cs="Times New Roman"/>
            <w:sz w:val="24"/>
            <w:szCs w:val="24"/>
            <w:lang w:val="en-US"/>
          </w:rPr>
          <w:t>only at</w:t>
        </w:r>
      </w:ins>
      <w:r w:rsidR="006A5FDC">
        <w:rPr>
          <w:rFonts w:ascii="Times New Roman" w:hAnsi="Times New Roman" w:cs="Times New Roman"/>
          <w:sz w:val="24"/>
          <w:szCs w:val="24"/>
          <w:lang w:val="en-US"/>
        </w:rPr>
        <w:t xml:space="preserve"> the tips</w:t>
      </w:r>
      <w:ins w:id="26" w:author="Daniele Silvestro" w:date="2023-11-15T09:08:00Z">
        <w:r w:rsidR="001351FA">
          <w:rPr>
            <w:rFonts w:ascii="Times New Roman" w:hAnsi="Times New Roman" w:cs="Times New Roman"/>
            <w:sz w:val="24"/>
            <w:szCs w:val="24"/>
            <w:lang w:val="en-US"/>
          </w:rPr>
          <w:t xml:space="preserve"> and not along the subtending branches</w:t>
        </w:r>
      </w:ins>
      <w:r w:rsidR="00000000">
        <w:rPr>
          <w:rFonts w:ascii="Times New Roman" w:hAnsi="Times New Roman" w:cs="Times New Roman"/>
          <w:sz w:val="24"/>
          <w:szCs w:val="24"/>
          <w:lang w:val="en-US"/>
        </w:rPr>
        <w:t xml:space="preserve">. </w:t>
      </w:r>
      <w:ins w:id="27" w:author="Daniele Silvestro" w:date="2023-11-15T09:11:00Z">
        <w:r w:rsidR="001351FA">
          <w:rPr>
            <w:rFonts w:ascii="Times New Roman" w:hAnsi="Times New Roman" w:cs="Times New Roman"/>
            <w:sz w:val="24"/>
            <w:szCs w:val="24"/>
            <w:lang w:val="en-US"/>
          </w:rPr>
          <w:t xml:space="preserve">Here, </w:t>
        </w:r>
      </w:ins>
      <w:moveToRangeStart w:id="28" w:author="Daniele Silvestro" w:date="2023-11-15T09:11:00Z" w:name="move150931877"/>
      <w:del w:id="29" w:author="Daniele Silvestro" w:date="2023-11-15T09:11:00Z">
        <w:r w:rsidR="001351FA" w:rsidRPr="001351FA" w:rsidDel="001351FA">
          <w:rPr>
            <w:rFonts w:ascii="Times New Roman" w:hAnsi="Times New Roman" w:cs="Times New Roman"/>
            <w:sz w:val="24"/>
            <w:szCs w:val="24"/>
            <w:lang w:val="en-US"/>
          </w:rPr>
          <w:delText xml:space="preserve">We </w:delText>
        </w:r>
      </w:del>
      <w:ins w:id="30" w:author="Daniele Silvestro" w:date="2023-11-15T09:11:00Z">
        <w:r w:rsidR="001351FA">
          <w:rPr>
            <w:rFonts w:ascii="Times New Roman" w:hAnsi="Times New Roman" w:cs="Times New Roman"/>
            <w:sz w:val="24"/>
            <w:szCs w:val="24"/>
            <w:lang w:val="en-US"/>
          </w:rPr>
          <w:t>w</w:t>
        </w:r>
        <w:r w:rsidR="001351FA" w:rsidRPr="001351FA">
          <w:rPr>
            <w:rFonts w:ascii="Times New Roman" w:hAnsi="Times New Roman" w:cs="Times New Roman"/>
            <w:sz w:val="24"/>
            <w:szCs w:val="24"/>
            <w:lang w:val="en-US"/>
          </w:rPr>
          <w:t xml:space="preserve">e </w:t>
        </w:r>
      </w:ins>
      <w:r w:rsidR="001351FA" w:rsidRPr="001351FA">
        <w:rPr>
          <w:rFonts w:ascii="Times New Roman" w:hAnsi="Times New Roman" w:cs="Times New Roman"/>
          <w:sz w:val="24"/>
          <w:szCs w:val="24"/>
          <w:lang w:val="en-US"/>
        </w:rPr>
        <w:t>show that taxon sampling, extinction, and different assumptions about speciation modes</w:t>
      </w:r>
      <w:ins w:id="31" w:author="Daniele Silvestro" w:date="2023-11-15T09:13:00Z">
        <w:r w:rsidR="001351FA">
          <w:rPr>
            <w:rFonts w:ascii="Times New Roman" w:hAnsi="Times New Roman" w:cs="Times New Roman"/>
            <w:sz w:val="24"/>
            <w:szCs w:val="24"/>
            <w:lang w:val="en-US"/>
          </w:rPr>
          <w:t xml:space="preserve"> can significant</w:t>
        </w:r>
      </w:ins>
      <w:ins w:id="32" w:author="Daniele Silvestro" w:date="2023-11-15T09:14:00Z">
        <w:r w:rsidR="001351FA">
          <w:rPr>
            <w:rFonts w:ascii="Times New Roman" w:hAnsi="Times New Roman" w:cs="Times New Roman"/>
            <w:sz w:val="24"/>
            <w:szCs w:val="24"/>
            <w:lang w:val="en-US"/>
          </w:rPr>
          <w:t>ly</w:t>
        </w:r>
      </w:ins>
      <w:ins w:id="33" w:author="Daniele Silvestro" w:date="2023-11-15T09:13:00Z">
        <w:r w:rsidR="001351FA">
          <w:rPr>
            <w:rFonts w:ascii="Times New Roman" w:hAnsi="Times New Roman" w:cs="Times New Roman"/>
            <w:sz w:val="24"/>
            <w:szCs w:val="24"/>
            <w:lang w:val="en-US"/>
          </w:rPr>
          <w:t xml:space="preserve"> </w:t>
        </w:r>
      </w:ins>
      <w:ins w:id="34" w:author="Daniele Silvestro" w:date="2023-11-15T09:16:00Z">
        <w:r w:rsidR="005121E1">
          <w:rPr>
            <w:rFonts w:ascii="Times New Roman" w:hAnsi="Times New Roman" w:cs="Times New Roman"/>
            <w:sz w:val="24"/>
            <w:szCs w:val="24"/>
            <w:lang w:val="en-US"/>
          </w:rPr>
          <w:t>alter</w:t>
        </w:r>
      </w:ins>
      <w:r w:rsidR="001351FA" w:rsidRPr="001351FA">
        <w:rPr>
          <w:rFonts w:ascii="Times New Roman" w:hAnsi="Times New Roman" w:cs="Times New Roman"/>
          <w:sz w:val="24"/>
          <w:szCs w:val="24"/>
          <w:lang w:val="en-US"/>
        </w:rPr>
        <w:t xml:space="preserve"> </w:t>
      </w:r>
      <w:ins w:id="35" w:author="Daniele Silvestro" w:date="2023-11-15T09:15:00Z">
        <w:r w:rsidR="005121E1">
          <w:rPr>
            <w:rFonts w:ascii="Times New Roman" w:hAnsi="Times New Roman" w:cs="Times New Roman"/>
            <w:sz w:val="24"/>
            <w:szCs w:val="24"/>
            <w:lang w:val="en-US"/>
          </w:rPr>
          <w:t xml:space="preserve">the </w:t>
        </w:r>
      </w:ins>
      <w:ins w:id="36" w:author="Daniele Silvestro" w:date="2023-11-15T09:17:00Z">
        <w:r w:rsidR="005121E1">
          <w:rPr>
            <w:rFonts w:ascii="Times New Roman" w:hAnsi="Times New Roman" w:cs="Times New Roman"/>
            <w:sz w:val="24"/>
            <w:szCs w:val="24"/>
            <w:lang w:val="en-US"/>
          </w:rPr>
          <w:t>relationship</w:t>
        </w:r>
      </w:ins>
      <w:ins w:id="37" w:author="Daniele Silvestro" w:date="2023-11-15T09:15:00Z">
        <w:r w:rsidR="005121E1">
          <w:rPr>
            <w:rFonts w:ascii="Times New Roman" w:hAnsi="Times New Roman" w:cs="Times New Roman"/>
            <w:sz w:val="24"/>
            <w:szCs w:val="24"/>
            <w:lang w:val="en-US"/>
          </w:rPr>
          <w:t xml:space="preserve"> </w:t>
        </w:r>
      </w:ins>
      <w:ins w:id="38" w:author="Daniele Silvestro" w:date="2023-11-15T09:17:00Z">
        <w:r w:rsidR="005121E1">
          <w:rPr>
            <w:rFonts w:ascii="Times New Roman" w:hAnsi="Times New Roman" w:cs="Times New Roman"/>
            <w:sz w:val="24"/>
            <w:szCs w:val="24"/>
            <w:lang w:val="en-US"/>
          </w:rPr>
          <w:t>between true</w:t>
        </w:r>
      </w:ins>
      <w:ins w:id="39" w:author="Daniele Silvestro" w:date="2023-11-15T09:15:00Z">
        <w:r w:rsidR="005121E1">
          <w:rPr>
            <w:rFonts w:ascii="Times New Roman" w:hAnsi="Times New Roman" w:cs="Times New Roman"/>
            <w:sz w:val="24"/>
            <w:szCs w:val="24"/>
            <w:lang w:val="en-US"/>
          </w:rPr>
          <w:t xml:space="preserve"> species age </w:t>
        </w:r>
      </w:ins>
      <w:ins w:id="40" w:author="Daniele Silvestro" w:date="2023-11-15T09:17:00Z">
        <w:r w:rsidR="005121E1">
          <w:rPr>
            <w:rFonts w:ascii="Times New Roman" w:hAnsi="Times New Roman" w:cs="Times New Roman"/>
            <w:sz w:val="24"/>
            <w:szCs w:val="24"/>
            <w:lang w:val="en-US"/>
          </w:rPr>
          <w:t>and</w:t>
        </w:r>
      </w:ins>
      <w:ins w:id="41" w:author="Daniele Silvestro" w:date="2023-11-15T09:16:00Z">
        <w:r w:rsidR="005121E1">
          <w:rPr>
            <w:rFonts w:ascii="Times New Roman" w:hAnsi="Times New Roman" w:cs="Times New Roman"/>
            <w:sz w:val="24"/>
            <w:szCs w:val="24"/>
            <w:lang w:val="en-US"/>
          </w:rPr>
          <w:t xml:space="preserve"> phylogenetic branch lengths</w:t>
        </w:r>
      </w:ins>
      <w:del w:id="42" w:author="Daniele Silvestro" w:date="2023-11-15T09:16:00Z">
        <w:r w:rsidR="001351FA" w:rsidRPr="001351FA" w:rsidDel="005121E1">
          <w:rPr>
            <w:rFonts w:ascii="Times New Roman" w:hAnsi="Times New Roman" w:cs="Times New Roman"/>
            <w:sz w:val="24"/>
            <w:szCs w:val="24"/>
            <w:lang w:val="en-US"/>
          </w:rPr>
          <w:delText>greatly influence the accuracy of phylogenetic ages</w:delText>
        </w:r>
      </w:del>
      <w:ins w:id="43" w:author="Daniele Silvestro" w:date="2023-11-15T09:17:00Z">
        <w:r w:rsidR="005121E1">
          <w:rPr>
            <w:rFonts w:ascii="Times New Roman" w:hAnsi="Times New Roman" w:cs="Times New Roman"/>
            <w:sz w:val="24"/>
            <w:szCs w:val="24"/>
            <w:lang w:val="en-US"/>
          </w:rPr>
          <w:t>, leading to high error rates</w:t>
        </w:r>
      </w:ins>
      <w:ins w:id="44" w:author="Daniele Silvestro" w:date="2023-11-15T09:19:00Z">
        <w:r w:rsidR="008A42EA">
          <w:rPr>
            <w:rFonts w:ascii="Times New Roman" w:hAnsi="Times New Roman" w:cs="Times New Roman"/>
            <w:sz w:val="24"/>
            <w:szCs w:val="24"/>
            <w:lang w:val="en-US"/>
          </w:rPr>
          <w:t>.</w:t>
        </w:r>
      </w:ins>
      <w:del w:id="45" w:author="Daniele Silvestro" w:date="2023-11-15T09:17:00Z">
        <w:r w:rsidR="001351FA" w:rsidRPr="001351FA" w:rsidDel="005121E1">
          <w:rPr>
            <w:rFonts w:ascii="Times New Roman" w:hAnsi="Times New Roman" w:cs="Times New Roman"/>
            <w:sz w:val="24"/>
            <w:szCs w:val="24"/>
            <w:lang w:val="en-US"/>
          </w:rPr>
          <w:delText>.</w:delText>
        </w:r>
      </w:del>
      <w:moveToRangeEnd w:id="28"/>
      <w:ins w:id="46" w:author="Daniele Silvestro" w:date="2023-11-15T09:26:00Z">
        <w:r w:rsidR="005D3F39">
          <w:rPr>
            <w:rFonts w:ascii="Times New Roman" w:hAnsi="Times New Roman" w:cs="Times New Roman"/>
            <w:sz w:val="24"/>
            <w:szCs w:val="24"/>
            <w:lang w:val="en-US"/>
          </w:rPr>
          <w:t xml:space="preserve"> </w:t>
        </w:r>
      </w:ins>
      <w:del w:id="47" w:author="Daniele Silvestro" w:date="2023-11-15T09:19:00Z">
        <w:r w:rsidR="00000000" w:rsidDel="008A42EA">
          <w:rPr>
            <w:rFonts w:ascii="Times New Roman" w:hAnsi="Times New Roman" w:cs="Times New Roman"/>
            <w:sz w:val="24"/>
            <w:szCs w:val="24"/>
            <w:lang w:val="en-US"/>
          </w:rPr>
          <w:delText xml:space="preserve">When phylogenies do not include </w:delText>
        </w:r>
        <w:r w:rsidR="006A5FDC" w:rsidDel="008A42EA">
          <w:rPr>
            <w:rFonts w:ascii="Times New Roman" w:hAnsi="Times New Roman" w:cs="Times New Roman"/>
            <w:sz w:val="24"/>
            <w:szCs w:val="24"/>
            <w:lang w:val="en-US"/>
          </w:rPr>
          <w:delText xml:space="preserve">all </w:delText>
        </w:r>
        <w:r w:rsidR="00000000" w:rsidDel="008A42EA">
          <w:rPr>
            <w:rFonts w:ascii="Times New Roman" w:hAnsi="Times New Roman" w:cs="Times New Roman"/>
            <w:sz w:val="24"/>
            <w:szCs w:val="24"/>
            <w:lang w:val="en-US"/>
          </w:rPr>
          <w:delText xml:space="preserve">extinct </w:delText>
        </w:r>
        <w:r w:rsidR="006A5FDC" w:rsidDel="008A42EA">
          <w:rPr>
            <w:rFonts w:ascii="Times New Roman" w:hAnsi="Times New Roman" w:cs="Times New Roman"/>
            <w:sz w:val="24"/>
            <w:szCs w:val="24"/>
            <w:lang w:val="en-US"/>
          </w:rPr>
          <w:delText>and</w:delText>
        </w:r>
        <w:r w:rsidR="00000000" w:rsidDel="008A42EA">
          <w:rPr>
            <w:rFonts w:ascii="Times New Roman" w:hAnsi="Times New Roman" w:cs="Times New Roman"/>
            <w:sz w:val="24"/>
            <w:szCs w:val="24"/>
            <w:lang w:val="en-US"/>
          </w:rPr>
          <w:delText xml:space="preserve"> extant lineages, the branch lengths of </w:delText>
        </w:r>
        <w:r w:rsidR="006A5FDC" w:rsidDel="008A42EA">
          <w:rPr>
            <w:rFonts w:ascii="Times New Roman" w:hAnsi="Times New Roman" w:cs="Times New Roman"/>
            <w:sz w:val="24"/>
            <w:szCs w:val="24"/>
            <w:lang w:val="en-US"/>
          </w:rPr>
          <w:delText xml:space="preserve">the sampled </w:delText>
        </w:r>
        <w:r w:rsidR="00000000" w:rsidDel="008A42EA">
          <w:rPr>
            <w:rFonts w:ascii="Times New Roman" w:hAnsi="Times New Roman" w:cs="Times New Roman"/>
            <w:sz w:val="24"/>
            <w:szCs w:val="24"/>
            <w:lang w:val="en-US"/>
          </w:rPr>
          <w:delText>extant species are likely to appear longer than they truly are. Additionally, different speciation modes (e.</w:delText>
        </w:r>
        <w:r w:rsidR="006A5FDC" w:rsidDel="008A42EA">
          <w:rPr>
            <w:rFonts w:ascii="Times New Roman" w:hAnsi="Times New Roman" w:cs="Times New Roman"/>
            <w:sz w:val="24"/>
            <w:szCs w:val="24"/>
            <w:lang w:val="en-US"/>
          </w:rPr>
          <w:delText>g.</w:delText>
        </w:r>
        <w:r w:rsidR="00000000" w:rsidDel="008A42EA">
          <w:rPr>
            <w:rFonts w:ascii="Times New Roman" w:hAnsi="Times New Roman" w:cs="Times New Roman"/>
            <w:sz w:val="24"/>
            <w:szCs w:val="24"/>
            <w:lang w:val="en-US"/>
          </w:rPr>
          <w:delText xml:space="preserve">, bifurcating, budding, or anagenetic) cause different topological representations of phylogeny and, thus, affect the relationship between branch lengths and species age. Here </w:delText>
        </w:r>
      </w:del>
      <w:del w:id="48" w:author="Daniele Silvestro" w:date="2023-11-15T09:16:00Z">
        <w:r w:rsidR="00000000" w:rsidDel="005121E1">
          <w:rPr>
            <w:rFonts w:ascii="Times New Roman" w:hAnsi="Times New Roman" w:cs="Times New Roman"/>
            <w:sz w:val="24"/>
            <w:szCs w:val="24"/>
            <w:lang w:val="en-US"/>
          </w:rPr>
          <w:delText xml:space="preserve">we </w:delText>
        </w:r>
      </w:del>
      <w:del w:id="49" w:author="Daniele Silvestro" w:date="2023-11-15T09:19:00Z">
        <w:r w:rsidR="00000000" w:rsidDel="008A42EA">
          <w:rPr>
            <w:rFonts w:ascii="Times New Roman" w:hAnsi="Times New Roman" w:cs="Times New Roman"/>
            <w:sz w:val="24"/>
            <w:szCs w:val="24"/>
            <w:lang w:val="en-US"/>
          </w:rPr>
          <w:delText>evaluate through simulations the effect of extinction, incomplete sampling, and speciation mode on the accuracy of phylogenetic ages as proxies for the true ages of extant species and we quantify the consequences on eco</w:delText>
        </w:r>
        <w:r w:rsidR="00000000" w:rsidDel="008A42EA">
          <w:rPr>
            <w:rFonts w:ascii="Times New Roman" w:hAnsi="Times New Roman" w:cs="Times New Roman"/>
            <w:sz w:val="24"/>
            <w:szCs w:val="24"/>
            <w:lang w:val="en-US"/>
          </w:rPr>
          <w:noBreakHyphen/>
          <w:delText xml:space="preserve">evolutionary inferences. </w:delText>
        </w:r>
      </w:del>
      <w:moveFromRangeStart w:id="50" w:author="Daniele Silvestro" w:date="2023-11-15T09:11:00Z" w:name="move150931877"/>
      <w:moveFrom w:id="51" w:author="Daniele Silvestro" w:date="2023-11-15T09:11:00Z">
        <w:del w:id="52" w:author="Daniele Silvestro" w:date="2023-11-15T09:19:00Z">
          <w:r w:rsidR="00000000" w:rsidDel="008A42EA">
            <w:rPr>
              <w:rFonts w:ascii="Times New Roman" w:hAnsi="Times New Roman" w:cs="Times New Roman"/>
              <w:sz w:val="24"/>
              <w:szCs w:val="24"/>
              <w:lang w:val="en-US"/>
            </w:rPr>
            <w:delText>We show that</w:delText>
          </w:r>
          <w:r w:rsidR="00FB302A" w:rsidDel="008A42EA">
            <w:rPr>
              <w:rFonts w:ascii="Times New Roman" w:hAnsi="Times New Roman" w:cs="Times New Roman"/>
              <w:sz w:val="24"/>
              <w:szCs w:val="24"/>
              <w:lang w:val="en-US"/>
            </w:rPr>
            <w:delText xml:space="preserve"> taxon sampling, </w:delText>
          </w:r>
          <w:r w:rsidR="00000000" w:rsidDel="008A42EA">
            <w:rPr>
              <w:rFonts w:ascii="Times New Roman" w:hAnsi="Times New Roman" w:cs="Times New Roman"/>
              <w:sz w:val="24"/>
              <w:szCs w:val="24"/>
              <w:lang w:val="en-US"/>
            </w:rPr>
            <w:delText>extinction</w:delText>
          </w:r>
          <w:r w:rsidR="00FB302A" w:rsidDel="008A42EA">
            <w:rPr>
              <w:rFonts w:ascii="Times New Roman" w:hAnsi="Times New Roman" w:cs="Times New Roman"/>
              <w:sz w:val="24"/>
              <w:szCs w:val="24"/>
              <w:lang w:val="en-US"/>
            </w:rPr>
            <w:delText>,</w:delText>
          </w:r>
          <w:r w:rsidR="00000000" w:rsidDel="008A42EA">
            <w:rPr>
              <w:rFonts w:ascii="Times New Roman" w:hAnsi="Times New Roman" w:cs="Times New Roman"/>
              <w:sz w:val="24"/>
              <w:szCs w:val="24"/>
              <w:lang w:val="en-US"/>
            </w:rPr>
            <w:delText xml:space="preserve"> and different assumptions about speciation modes greatly influence the accuracy of phylogenetic ages. </w:delText>
          </w:r>
        </w:del>
      </w:moveFrom>
      <w:moveFromRangeEnd w:id="50"/>
      <w:del w:id="53" w:author="Daniele Silvestro" w:date="2023-11-15T09:19:00Z">
        <w:r w:rsidR="00000000" w:rsidRPr="001A11CC" w:rsidDel="008A42EA">
          <w:rPr>
            <w:rFonts w:ascii="Times New Roman" w:hAnsi="Times New Roman" w:cs="Times New Roman"/>
            <w:sz w:val="24"/>
            <w:szCs w:val="24"/>
          </w:rPr>
          <w:delText>T</w:delText>
        </w:r>
        <w:r w:rsidR="00000000" w:rsidDel="008A42EA">
          <w:rPr>
            <w:rFonts w:ascii="Times New Roman" w:hAnsi="Times New Roman" w:cs="Times New Roman"/>
            <w:sz w:val="24"/>
            <w:szCs w:val="24"/>
            <w:lang w:val="en-US"/>
          </w:rPr>
          <w:delText>he error is substantially higher under</w:delText>
        </w:r>
        <w:r w:rsidR="00FB302A" w:rsidDel="008A42EA">
          <w:rPr>
            <w:rFonts w:ascii="Times New Roman" w:hAnsi="Times New Roman" w:cs="Times New Roman"/>
            <w:sz w:val="24"/>
            <w:szCs w:val="24"/>
            <w:lang w:val="en-US"/>
          </w:rPr>
          <w:delText xml:space="preserve"> the assu</w:delText>
        </w:r>
        <w:r w:rsidR="001A11CC" w:rsidDel="008A42EA">
          <w:rPr>
            <w:rFonts w:ascii="Times New Roman" w:hAnsi="Times New Roman" w:cs="Times New Roman"/>
            <w:sz w:val="24"/>
            <w:szCs w:val="24"/>
            <w:lang w:val="en-US"/>
          </w:rPr>
          <w:delText>m</w:delText>
        </w:r>
        <w:r w:rsidR="00FB302A" w:rsidDel="008A42EA">
          <w:rPr>
            <w:rFonts w:ascii="Times New Roman" w:hAnsi="Times New Roman" w:cs="Times New Roman"/>
            <w:sz w:val="24"/>
            <w:szCs w:val="24"/>
            <w:lang w:val="en-US"/>
          </w:rPr>
          <w:delText>ption of</w:delText>
        </w:r>
        <w:r w:rsidR="00000000" w:rsidDel="008A42EA">
          <w:rPr>
            <w:rFonts w:ascii="Times New Roman" w:hAnsi="Times New Roman" w:cs="Times New Roman"/>
            <w:sz w:val="24"/>
            <w:szCs w:val="24"/>
            <w:lang w:val="en-US"/>
          </w:rPr>
          <w:delText xml:space="preserve"> budding than bifurcating speciation and further increased </w:delText>
        </w:r>
        <w:r w:rsidR="001A11CC" w:rsidDel="008A42EA">
          <w:rPr>
            <w:rFonts w:ascii="Times New Roman" w:hAnsi="Times New Roman" w:cs="Times New Roman"/>
            <w:sz w:val="24"/>
            <w:szCs w:val="24"/>
            <w:lang w:val="en-US"/>
          </w:rPr>
          <w:delText xml:space="preserve">in the </w:delText>
        </w:r>
        <w:r w:rsidR="00FB302A" w:rsidDel="008A42EA">
          <w:rPr>
            <w:rFonts w:ascii="Times New Roman" w:hAnsi="Times New Roman" w:cs="Times New Roman"/>
            <w:sz w:val="24"/>
            <w:szCs w:val="24"/>
            <w:lang w:val="en-US"/>
          </w:rPr>
          <w:delText>presence of</w:delText>
        </w:r>
        <w:r w:rsidR="00000000" w:rsidDel="008A42EA">
          <w:rPr>
            <w:rFonts w:ascii="Times New Roman" w:hAnsi="Times New Roman" w:cs="Times New Roman"/>
            <w:sz w:val="24"/>
            <w:szCs w:val="24"/>
            <w:lang w:val="en-US"/>
          </w:rPr>
          <w:delText xml:space="preserve"> incomplete sampling </w:delText>
        </w:r>
        <w:r w:rsidR="00FB302A" w:rsidDel="008A42EA">
          <w:rPr>
            <w:rFonts w:ascii="Times New Roman" w:hAnsi="Times New Roman" w:cs="Times New Roman"/>
            <w:sz w:val="24"/>
            <w:szCs w:val="24"/>
            <w:lang w:val="en-US"/>
          </w:rPr>
          <w:delText xml:space="preserve">of extant species </w:delText>
        </w:r>
        <w:r w:rsidR="00000000" w:rsidDel="008A42EA">
          <w:rPr>
            <w:rFonts w:ascii="Times New Roman" w:hAnsi="Times New Roman" w:cs="Times New Roman"/>
            <w:sz w:val="24"/>
            <w:szCs w:val="24"/>
            <w:lang w:val="en-US"/>
          </w:rPr>
          <w:delText xml:space="preserve">and </w:delText>
        </w:r>
        <w:r w:rsidR="00FB302A" w:rsidDel="008A42EA">
          <w:rPr>
            <w:rFonts w:ascii="Times New Roman" w:hAnsi="Times New Roman" w:cs="Times New Roman"/>
            <w:sz w:val="24"/>
            <w:szCs w:val="24"/>
            <w:lang w:val="en-US"/>
          </w:rPr>
          <w:delText xml:space="preserve">with </w:delText>
        </w:r>
        <w:r w:rsidR="00000000" w:rsidDel="008A42EA">
          <w:rPr>
            <w:rFonts w:ascii="Times New Roman" w:hAnsi="Times New Roman" w:cs="Times New Roman"/>
            <w:sz w:val="24"/>
            <w:szCs w:val="24"/>
            <w:lang w:val="en-US"/>
          </w:rPr>
          <w:delText>higher extinctio</w:delText>
        </w:r>
        <w:r w:rsidR="00FB302A" w:rsidDel="008A42EA">
          <w:rPr>
            <w:rFonts w:ascii="Times New Roman" w:hAnsi="Times New Roman" w:cs="Times New Roman"/>
            <w:sz w:val="24"/>
            <w:szCs w:val="24"/>
            <w:lang w:val="en-US"/>
          </w:rPr>
          <w:delText>n</w:delText>
        </w:r>
        <w:r w:rsidR="00000000" w:rsidDel="008A42EA">
          <w:rPr>
            <w:rFonts w:ascii="Times New Roman" w:hAnsi="Times New Roman" w:cs="Times New Roman"/>
            <w:sz w:val="24"/>
            <w:szCs w:val="24"/>
            <w:lang w:val="en-US"/>
          </w:rPr>
          <w:delText xml:space="preserve">. </w:delText>
        </w:r>
      </w:del>
      <w:r w:rsidR="00000000">
        <w:rPr>
          <w:rFonts w:ascii="Times New Roman" w:hAnsi="Times New Roman" w:cs="Times New Roman"/>
          <w:sz w:val="24"/>
          <w:szCs w:val="24"/>
          <w:lang w:val="en-US"/>
        </w:rPr>
        <w:t xml:space="preserve">We </w:t>
      </w:r>
      <w:del w:id="54" w:author="Daniele Silvestro" w:date="2023-11-15T09:26:00Z">
        <w:r w:rsidR="00000000" w:rsidDel="005D3F39">
          <w:rPr>
            <w:rFonts w:ascii="Times New Roman" w:hAnsi="Times New Roman" w:cs="Times New Roman"/>
            <w:sz w:val="24"/>
            <w:szCs w:val="24"/>
            <w:lang w:val="en-US"/>
          </w:rPr>
          <w:delText xml:space="preserve">found </w:delText>
        </w:r>
      </w:del>
      <w:ins w:id="55" w:author="Daniele Silvestro" w:date="2023-11-15T09:26:00Z">
        <w:r w:rsidR="005D3F39">
          <w:rPr>
            <w:rFonts w:ascii="Times New Roman" w:hAnsi="Times New Roman" w:cs="Times New Roman"/>
            <w:sz w:val="24"/>
            <w:szCs w:val="24"/>
            <w:lang w:val="en-US"/>
          </w:rPr>
          <w:t xml:space="preserve">find </w:t>
        </w:r>
      </w:ins>
      <w:r w:rsidR="00000000">
        <w:rPr>
          <w:rFonts w:ascii="Times New Roman" w:hAnsi="Times New Roman" w:cs="Times New Roman"/>
          <w:sz w:val="24"/>
          <w:szCs w:val="24"/>
          <w:lang w:val="en-US"/>
        </w:rPr>
        <w:t xml:space="preserve">that </w:t>
      </w:r>
      <w:del w:id="56" w:author="Daniele Silvestro" w:date="2023-11-15T09:20:00Z">
        <w:r w:rsidR="00000000" w:rsidDel="008A42EA">
          <w:rPr>
            <w:rFonts w:ascii="Times New Roman" w:hAnsi="Times New Roman" w:cs="Times New Roman"/>
            <w:sz w:val="24"/>
            <w:szCs w:val="24"/>
            <w:lang w:val="en-US"/>
          </w:rPr>
          <w:delText xml:space="preserve">this mismatch </w:delText>
        </w:r>
      </w:del>
      <w:ins w:id="57" w:author="Daniele Silvestro" w:date="2023-11-15T09:20:00Z">
        <w:r w:rsidR="008A42EA">
          <w:rPr>
            <w:rFonts w:ascii="Times New Roman" w:hAnsi="Times New Roman" w:cs="Times New Roman"/>
            <w:sz w:val="24"/>
            <w:szCs w:val="24"/>
            <w:lang w:val="en-US"/>
          </w:rPr>
          <w:t xml:space="preserve">these biases </w:t>
        </w:r>
      </w:ins>
      <w:del w:id="58" w:author="Daniele Silvestro" w:date="2023-11-15T09:20:00Z">
        <w:r w:rsidR="00000000" w:rsidDel="008A42EA">
          <w:rPr>
            <w:rFonts w:ascii="Times New Roman" w:hAnsi="Times New Roman" w:cs="Times New Roman"/>
            <w:sz w:val="24"/>
            <w:szCs w:val="24"/>
            <w:lang w:val="en-US"/>
          </w:rPr>
          <w:delText>would affect</w:delText>
        </w:r>
      </w:del>
      <w:ins w:id="59" w:author="Daniele Silvestro" w:date="2023-11-15T09:20:00Z">
        <w:r w:rsidR="008A42EA">
          <w:rPr>
            <w:rFonts w:ascii="Times New Roman" w:hAnsi="Times New Roman" w:cs="Times New Roman"/>
            <w:sz w:val="24"/>
            <w:szCs w:val="24"/>
            <w:lang w:val="en-US"/>
          </w:rPr>
          <w:t xml:space="preserve">can lead to </w:t>
        </w:r>
      </w:ins>
      <w:ins w:id="60" w:author="Daniele Silvestro" w:date="2023-11-15T09:31:00Z">
        <w:r w:rsidR="005D3F39">
          <w:rPr>
            <w:rFonts w:ascii="Times New Roman" w:hAnsi="Times New Roman" w:cs="Times New Roman"/>
            <w:sz w:val="24"/>
            <w:szCs w:val="24"/>
            <w:lang w:val="en-US"/>
          </w:rPr>
          <w:t>erroneous</w:t>
        </w:r>
      </w:ins>
      <w:ins w:id="61" w:author="Daniele Silvestro" w:date="2023-11-15T09:20:00Z">
        <w:r w:rsidR="008A42EA">
          <w:rPr>
            <w:rFonts w:ascii="Times New Roman" w:hAnsi="Times New Roman" w:cs="Times New Roman"/>
            <w:sz w:val="24"/>
            <w:szCs w:val="24"/>
            <w:lang w:val="en-US"/>
          </w:rPr>
          <w:t xml:space="preserve"> interpretations of</w:t>
        </w:r>
      </w:ins>
      <w:r w:rsidR="00000000">
        <w:rPr>
          <w:rFonts w:ascii="Times New Roman" w:hAnsi="Times New Roman" w:cs="Times New Roman"/>
          <w:sz w:val="24"/>
          <w:szCs w:val="24"/>
          <w:lang w:val="en-US"/>
        </w:rPr>
        <w:t xml:space="preserve"> eco-evolutionary </w:t>
      </w:r>
      <w:ins w:id="62" w:author="Daniele Silvestro" w:date="2023-11-15T09:20:00Z">
        <w:r w:rsidR="008A42EA">
          <w:rPr>
            <w:rFonts w:ascii="Times New Roman" w:hAnsi="Times New Roman" w:cs="Times New Roman"/>
            <w:sz w:val="24"/>
            <w:szCs w:val="24"/>
            <w:lang w:val="en-US"/>
          </w:rPr>
          <w:t>patterns</w:t>
        </w:r>
      </w:ins>
      <w:ins w:id="63" w:author="Daniele Silvestro" w:date="2023-11-15T09:21:00Z">
        <w:r w:rsidR="008A42EA">
          <w:rPr>
            <w:rFonts w:ascii="Times New Roman" w:hAnsi="Times New Roman" w:cs="Times New Roman"/>
            <w:sz w:val="24"/>
            <w:szCs w:val="24"/>
            <w:lang w:val="en-US"/>
          </w:rPr>
          <w:t xml:space="preserve"> derived from the comparison </w:t>
        </w:r>
      </w:ins>
      <w:ins w:id="64" w:author="Daniele Silvestro" w:date="2023-11-15T09:25:00Z">
        <w:r w:rsidR="005D3F39">
          <w:rPr>
            <w:rFonts w:ascii="Times New Roman" w:hAnsi="Times New Roman" w:cs="Times New Roman"/>
            <w:sz w:val="24"/>
            <w:szCs w:val="24"/>
            <w:lang w:val="en-US"/>
          </w:rPr>
          <w:t xml:space="preserve">between phylogenetic age and other traits, such as the current </w:t>
        </w:r>
      </w:ins>
      <w:ins w:id="65" w:author="Daniele Silvestro" w:date="2023-11-15T09:26:00Z">
        <w:r w:rsidR="005D3F39">
          <w:rPr>
            <w:rFonts w:ascii="Times New Roman" w:hAnsi="Times New Roman" w:cs="Times New Roman"/>
            <w:sz w:val="24"/>
            <w:szCs w:val="24"/>
            <w:lang w:val="en-US"/>
          </w:rPr>
          <w:t xml:space="preserve">extinction risk. </w:t>
        </w:r>
      </w:ins>
    </w:p>
    <w:p w14:paraId="0E190AF8" w14:textId="77777777" w:rsidR="00F53AE8" w:rsidRDefault="00F53AE8" w:rsidP="005D3F39">
      <w:pPr>
        <w:spacing w:after="0" w:line="360" w:lineRule="auto"/>
        <w:ind w:firstLine="709"/>
        <w:jc w:val="both"/>
        <w:rPr>
          <w:ins w:id="66" w:author="Daniele Silvestro" w:date="2023-11-16T09:05:00Z"/>
          <w:rFonts w:ascii="Times New Roman" w:hAnsi="Times New Roman" w:cs="Times New Roman"/>
          <w:sz w:val="24"/>
          <w:szCs w:val="24"/>
          <w:lang w:val="en-US"/>
        </w:rPr>
      </w:pPr>
      <w:ins w:id="67" w:author="Daniele Silvestro" w:date="2023-11-16T09:05:00Z">
        <w:r>
          <w:rPr>
            <w:rFonts w:ascii="Times New Roman" w:hAnsi="Times New Roman" w:cs="Times New Roman"/>
            <w:b/>
            <w:bCs/>
            <w:sz w:val="24"/>
            <w:szCs w:val="24"/>
            <w:lang w:val="en-US"/>
          </w:rPr>
          <w:t xml:space="preserve">Innovation. </w:t>
        </w:r>
      </w:ins>
      <w:del w:id="68" w:author="Daniele Silvestro" w:date="2023-11-15T09:26:00Z">
        <w:r w:rsidR="00000000" w:rsidDel="005D3F39">
          <w:rPr>
            <w:rFonts w:ascii="Times New Roman" w:hAnsi="Times New Roman" w:cs="Times New Roman"/>
            <w:sz w:val="24"/>
            <w:szCs w:val="24"/>
            <w:lang w:val="en-US"/>
          </w:rPr>
          <w:delText xml:space="preserve">analyses often performed with phylogenetic ages, for instance, the comparison of species ages and the assessment of extinction risk. </w:delText>
        </w:r>
      </w:del>
      <w:r w:rsidR="00000000">
        <w:rPr>
          <w:rFonts w:ascii="Times New Roman" w:hAnsi="Times New Roman" w:cs="Times New Roman"/>
          <w:sz w:val="24"/>
          <w:szCs w:val="24"/>
          <w:lang w:val="en-US"/>
        </w:rPr>
        <w:t xml:space="preserve">For bifurcating speciation, which is </w:t>
      </w:r>
      <w:del w:id="69" w:author="Daniele Silvestro" w:date="2023-11-15T09:24:00Z">
        <w:r w:rsidR="00000000" w:rsidDel="008A42EA">
          <w:rPr>
            <w:rFonts w:ascii="Times New Roman" w:hAnsi="Times New Roman" w:cs="Times New Roman"/>
            <w:sz w:val="24"/>
            <w:szCs w:val="24"/>
            <w:lang w:val="en-US"/>
          </w:rPr>
          <w:delText xml:space="preserve">most </w:delText>
        </w:r>
      </w:del>
      <w:del w:id="70" w:author="Daniele Silvestro" w:date="2023-11-15T09:23:00Z">
        <w:r w:rsidR="00000000" w:rsidDel="008A42EA">
          <w:rPr>
            <w:rFonts w:ascii="Times New Roman" w:hAnsi="Times New Roman" w:cs="Times New Roman"/>
            <w:sz w:val="24"/>
            <w:szCs w:val="24"/>
            <w:lang w:val="en-US"/>
          </w:rPr>
          <w:delText xml:space="preserve">often </w:delText>
        </w:r>
      </w:del>
      <w:del w:id="71" w:author="Daniele Silvestro" w:date="2023-11-15T09:24:00Z">
        <w:r w:rsidR="00000000" w:rsidDel="008A42EA">
          <w:rPr>
            <w:rFonts w:ascii="Times New Roman" w:hAnsi="Times New Roman" w:cs="Times New Roman"/>
            <w:sz w:val="24"/>
            <w:szCs w:val="24"/>
            <w:lang w:val="en-US"/>
          </w:rPr>
          <w:delText>assumed</w:delText>
        </w:r>
      </w:del>
      <w:ins w:id="72" w:author="Daniele Silvestro" w:date="2023-11-15T09:24:00Z">
        <w:r w:rsidR="008A42EA">
          <w:rPr>
            <w:rFonts w:ascii="Times New Roman" w:hAnsi="Times New Roman" w:cs="Times New Roman"/>
            <w:sz w:val="24"/>
            <w:szCs w:val="24"/>
            <w:lang w:val="en-US"/>
          </w:rPr>
          <w:t>the default assumption</w:t>
        </w:r>
      </w:ins>
      <w:r w:rsidR="00000000">
        <w:rPr>
          <w:rFonts w:ascii="Times New Roman" w:hAnsi="Times New Roman" w:cs="Times New Roman"/>
          <w:sz w:val="24"/>
          <w:szCs w:val="24"/>
          <w:lang w:val="en-US"/>
        </w:rPr>
        <w:t xml:space="preserve"> in </w:t>
      </w:r>
      <w:del w:id="73" w:author="Daniele Silvestro" w:date="2023-11-15T09:24:00Z">
        <w:r w:rsidR="00000000" w:rsidDel="008A42EA">
          <w:rPr>
            <w:rFonts w:ascii="Times New Roman" w:hAnsi="Times New Roman" w:cs="Times New Roman"/>
            <w:sz w:val="24"/>
            <w:szCs w:val="24"/>
            <w:lang w:val="en-US"/>
          </w:rPr>
          <w:delText xml:space="preserve">these </w:delText>
        </w:r>
      </w:del>
      <w:ins w:id="74" w:author="Daniele Silvestro" w:date="2023-11-15T09:24:00Z">
        <w:r w:rsidR="008A42EA">
          <w:rPr>
            <w:rFonts w:ascii="Times New Roman" w:hAnsi="Times New Roman" w:cs="Times New Roman"/>
            <w:sz w:val="24"/>
            <w:szCs w:val="24"/>
            <w:lang w:val="en-US"/>
          </w:rPr>
          <w:t xml:space="preserve">most </w:t>
        </w:r>
      </w:ins>
      <w:r w:rsidR="00000000">
        <w:rPr>
          <w:rFonts w:ascii="Times New Roman" w:hAnsi="Times New Roman" w:cs="Times New Roman"/>
          <w:sz w:val="24"/>
          <w:szCs w:val="24"/>
          <w:lang w:val="en-US"/>
        </w:rPr>
        <w:t xml:space="preserve">analyses, we </w:t>
      </w:r>
      <w:del w:id="75" w:author="Daniele Silvestro" w:date="2023-11-15T09:26:00Z">
        <w:r w:rsidR="00000000" w:rsidDel="005D3F39">
          <w:rPr>
            <w:rFonts w:ascii="Times New Roman" w:hAnsi="Times New Roman" w:cs="Times New Roman"/>
            <w:sz w:val="24"/>
            <w:szCs w:val="24"/>
            <w:lang w:val="en-US"/>
          </w:rPr>
          <w:delText xml:space="preserve">develop </w:delText>
        </w:r>
      </w:del>
      <w:ins w:id="76" w:author="Daniele Silvestro" w:date="2023-11-15T09:26:00Z">
        <w:r w:rsidR="005D3F39">
          <w:rPr>
            <w:rFonts w:ascii="Times New Roman" w:hAnsi="Times New Roman" w:cs="Times New Roman"/>
            <w:sz w:val="24"/>
            <w:szCs w:val="24"/>
            <w:lang w:val="en-US"/>
          </w:rPr>
          <w:t xml:space="preserve">propose </w:t>
        </w:r>
      </w:ins>
      <w:r w:rsidR="00000000">
        <w:rPr>
          <w:rFonts w:ascii="Times New Roman" w:hAnsi="Times New Roman" w:cs="Times New Roman"/>
          <w:sz w:val="24"/>
          <w:szCs w:val="24"/>
          <w:lang w:val="en-US"/>
        </w:rPr>
        <w:t>a probabilistic approach to improve the estimation of species ages, based on the properties of a birth-death</w:t>
      </w:r>
      <w:del w:id="77" w:author="Daniele Silvestro" w:date="2023-11-15T09:27:00Z">
        <w:r w:rsidR="00000000" w:rsidDel="005D3F39">
          <w:rPr>
            <w:rFonts w:ascii="Times New Roman" w:hAnsi="Times New Roman" w:cs="Times New Roman"/>
            <w:sz w:val="24"/>
            <w:szCs w:val="24"/>
            <w:lang w:val="en-US"/>
          </w:rPr>
          <w:delText xml:space="preserve"> process and under the assumption of a full</w:delText>
        </w:r>
        <w:r w:rsidR="00FB302A" w:rsidDel="005D3F39">
          <w:rPr>
            <w:rFonts w:ascii="Times New Roman" w:hAnsi="Times New Roman" w:cs="Times New Roman"/>
            <w:sz w:val="24"/>
            <w:szCs w:val="24"/>
            <w:lang w:val="en-US"/>
          </w:rPr>
          <w:delText>y</w:delText>
        </w:r>
        <w:r w:rsidR="00000000" w:rsidDel="005D3F39">
          <w:rPr>
            <w:rFonts w:ascii="Times New Roman" w:hAnsi="Times New Roman" w:cs="Times New Roman"/>
            <w:sz w:val="24"/>
            <w:szCs w:val="24"/>
            <w:lang w:val="en-US"/>
          </w:rPr>
          <w:delText xml:space="preserve"> sampled phylogeny</w:delText>
        </w:r>
      </w:del>
      <w:r w:rsidR="00000000">
        <w:rPr>
          <w:rFonts w:ascii="Times New Roman" w:hAnsi="Times New Roman" w:cs="Times New Roman"/>
          <w:sz w:val="24"/>
          <w:szCs w:val="24"/>
          <w:lang w:val="en-US"/>
        </w:rPr>
        <w:t xml:space="preserve">. We </w:t>
      </w:r>
      <w:del w:id="78" w:author="Daniele Silvestro" w:date="2023-11-15T09:26:00Z">
        <w:r w:rsidR="00000000" w:rsidDel="005D3F39">
          <w:rPr>
            <w:rFonts w:ascii="Times New Roman" w:hAnsi="Times New Roman" w:cs="Times New Roman"/>
            <w:sz w:val="24"/>
            <w:szCs w:val="24"/>
            <w:lang w:val="en-US"/>
          </w:rPr>
          <w:delText xml:space="preserve">find </w:delText>
        </w:r>
      </w:del>
      <w:ins w:id="79" w:author="Daniele Silvestro" w:date="2023-11-15T09:26:00Z">
        <w:r w:rsidR="005D3F39">
          <w:rPr>
            <w:rFonts w:ascii="Times New Roman" w:hAnsi="Times New Roman" w:cs="Times New Roman"/>
            <w:sz w:val="24"/>
            <w:szCs w:val="24"/>
            <w:lang w:val="en-US"/>
          </w:rPr>
          <w:t xml:space="preserve">show </w:t>
        </w:r>
      </w:ins>
      <w:r w:rsidR="00000000">
        <w:rPr>
          <w:rFonts w:ascii="Times New Roman" w:hAnsi="Times New Roman" w:cs="Times New Roman"/>
          <w:sz w:val="24"/>
          <w:szCs w:val="24"/>
          <w:lang w:val="en-US"/>
        </w:rPr>
        <w:t xml:space="preserve">that our model can reduce the error by one order of magnitude under cases of high extinction. </w:t>
      </w:r>
    </w:p>
    <w:p w14:paraId="007DF6C6" w14:textId="5D02DC77" w:rsidR="002F5B65" w:rsidRDefault="00F53AE8" w:rsidP="005D3F39">
      <w:pPr>
        <w:spacing w:after="0" w:line="360" w:lineRule="auto"/>
        <w:ind w:firstLine="709"/>
        <w:jc w:val="both"/>
        <w:rPr>
          <w:rFonts w:ascii="Times New Roman" w:hAnsi="Times New Roman" w:cs="Times New Roman"/>
          <w:sz w:val="24"/>
          <w:szCs w:val="24"/>
          <w:lang w:val="en-US"/>
        </w:rPr>
      </w:pPr>
      <w:ins w:id="80" w:author="Daniele Silvestro" w:date="2023-11-16T09:05:00Z">
        <w:r>
          <w:rPr>
            <w:rFonts w:ascii="Times New Roman" w:hAnsi="Times New Roman" w:cs="Times New Roman"/>
            <w:b/>
            <w:bCs/>
            <w:sz w:val="24"/>
            <w:szCs w:val="24"/>
            <w:lang w:val="en-US"/>
          </w:rPr>
          <w:t xml:space="preserve">Main conclusion. </w:t>
        </w:r>
      </w:ins>
      <w:proofErr w:type="spellStart"/>
      <w:r w:rsidR="00000000">
        <w:rPr>
          <w:rFonts w:ascii="Times New Roman" w:hAnsi="Times New Roman" w:cs="Times New Roman"/>
          <w:sz w:val="24"/>
          <w:szCs w:val="24"/>
          <w:lang w:val="en-US"/>
        </w:rPr>
        <w:t>Our</w:t>
      </w:r>
      <w:proofErr w:type="spellEnd"/>
      <w:r w:rsidR="00000000">
        <w:rPr>
          <w:rFonts w:ascii="Times New Roman" w:hAnsi="Times New Roman" w:cs="Times New Roman"/>
          <w:sz w:val="24"/>
          <w:szCs w:val="24"/>
          <w:lang w:val="en-US"/>
        </w:rPr>
        <w:t xml:space="preserve"> results </w:t>
      </w:r>
      <w:del w:id="81" w:author="Daniele Silvestro" w:date="2023-11-15T09:27:00Z">
        <w:r w:rsidR="00000000" w:rsidDel="005D3F39">
          <w:rPr>
            <w:rFonts w:ascii="Times New Roman" w:hAnsi="Times New Roman" w:cs="Times New Roman"/>
            <w:sz w:val="24"/>
            <w:szCs w:val="24"/>
            <w:lang w:val="en-US"/>
          </w:rPr>
          <w:delText>indicate that we should be cautious</w:delText>
        </w:r>
      </w:del>
      <w:ins w:id="82" w:author="Daniele Silvestro" w:date="2023-11-15T09:27:00Z">
        <w:r w:rsidR="005D3F39">
          <w:rPr>
            <w:rFonts w:ascii="Times New Roman" w:hAnsi="Times New Roman" w:cs="Times New Roman"/>
            <w:sz w:val="24"/>
            <w:szCs w:val="24"/>
            <w:lang w:val="en-US"/>
          </w:rPr>
          <w:t>call for caution in</w:t>
        </w:r>
      </w:ins>
      <w:r w:rsidR="00000000">
        <w:rPr>
          <w:rFonts w:ascii="Times New Roman" w:hAnsi="Times New Roman" w:cs="Times New Roman"/>
          <w:sz w:val="24"/>
          <w:szCs w:val="24"/>
          <w:lang w:val="en-US"/>
        </w:rPr>
        <w:t xml:space="preserve"> </w:t>
      </w:r>
      <w:del w:id="83" w:author="Daniele Silvestro" w:date="2023-11-15T09:28:00Z">
        <w:r w:rsidR="00000000" w:rsidDel="005D3F39">
          <w:rPr>
            <w:rFonts w:ascii="Times New Roman" w:hAnsi="Times New Roman" w:cs="Times New Roman"/>
            <w:sz w:val="24"/>
            <w:szCs w:val="24"/>
            <w:lang w:val="en-US"/>
          </w:rPr>
          <w:delText>when inferences are made from</w:delText>
        </w:r>
      </w:del>
      <w:ins w:id="84" w:author="Daniele Silvestro" w:date="2023-11-15T09:28:00Z">
        <w:r w:rsidR="005D3F39">
          <w:rPr>
            <w:rFonts w:ascii="Times New Roman" w:hAnsi="Times New Roman" w:cs="Times New Roman"/>
            <w:sz w:val="24"/>
            <w:szCs w:val="24"/>
            <w:lang w:val="en-US"/>
          </w:rPr>
          <w:t>interpreting</w:t>
        </w:r>
      </w:ins>
      <w:r w:rsidR="00000000">
        <w:rPr>
          <w:rFonts w:ascii="Times New Roman" w:hAnsi="Times New Roman" w:cs="Times New Roman"/>
          <w:sz w:val="24"/>
          <w:szCs w:val="24"/>
          <w:lang w:val="en-US"/>
        </w:rPr>
        <w:t xml:space="preserve"> the relationship between phylogenetic ages and eco-evolutionary </w:t>
      </w:r>
      <w:del w:id="85" w:author="Daniele Silvestro" w:date="2023-11-15T09:28:00Z">
        <w:r w:rsidR="00000000" w:rsidDel="005D3F39">
          <w:rPr>
            <w:rFonts w:ascii="Times New Roman" w:hAnsi="Times New Roman" w:cs="Times New Roman"/>
            <w:sz w:val="24"/>
            <w:szCs w:val="24"/>
            <w:lang w:val="en-US"/>
          </w:rPr>
          <w:delText>variables</w:delText>
        </w:r>
      </w:del>
      <w:ins w:id="86" w:author="Daniele Silvestro" w:date="2023-11-15T09:28:00Z">
        <w:r w:rsidR="005D3F39">
          <w:rPr>
            <w:rFonts w:ascii="Times New Roman" w:hAnsi="Times New Roman" w:cs="Times New Roman"/>
            <w:sz w:val="24"/>
            <w:szCs w:val="24"/>
            <w:lang w:val="en-US"/>
          </w:rPr>
          <w:t>traits</w:t>
        </w:r>
      </w:ins>
      <w:r w:rsidR="00000000">
        <w:rPr>
          <w:rFonts w:ascii="Times New Roman" w:hAnsi="Times New Roman" w:cs="Times New Roman"/>
          <w:sz w:val="24"/>
          <w:szCs w:val="24"/>
          <w:lang w:val="en-US"/>
        </w:rPr>
        <w:t xml:space="preserve">, and </w:t>
      </w:r>
      <w:ins w:id="87" w:author="Daniele Silvestro" w:date="2023-11-15T09:28:00Z">
        <w:r w:rsidR="005D3F39">
          <w:rPr>
            <w:rFonts w:ascii="Times New Roman" w:hAnsi="Times New Roman" w:cs="Times New Roman"/>
            <w:sz w:val="24"/>
            <w:szCs w:val="24"/>
            <w:lang w:val="en-US"/>
          </w:rPr>
          <w:t xml:space="preserve">show </w:t>
        </w:r>
      </w:ins>
      <w:r w:rsidR="00000000">
        <w:rPr>
          <w:rFonts w:ascii="Times New Roman" w:hAnsi="Times New Roman" w:cs="Times New Roman"/>
          <w:sz w:val="24"/>
          <w:szCs w:val="24"/>
          <w:lang w:val="en-US"/>
        </w:rPr>
        <w:t xml:space="preserve">that, under some assumptions, it is possible to obtain </w:t>
      </w:r>
      <w:del w:id="88" w:author="Daniele Silvestro" w:date="2023-11-15T09:28:00Z">
        <w:r w:rsidR="00000000" w:rsidDel="005D3F39">
          <w:rPr>
            <w:rFonts w:ascii="Times New Roman" w:hAnsi="Times New Roman" w:cs="Times New Roman"/>
            <w:sz w:val="24"/>
            <w:szCs w:val="24"/>
            <w:lang w:val="en-US"/>
          </w:rPr>
          <w:delText xml:space="preserve">good </w:delText>
        </w:r>
      </w:del>
      <w:ins w:id="89" w:author="Daniele Silvestro" w:date="2023-11-15T09:28:00Z">
        <w:r w:rsidR="005D3F39">
          <w:rPr>
            <w:rFonts w:ascii="Times New Roman" w:hAnsi="Times New Roman" w:cs="Times New Roman"/>
            <w:sz w:val="24"/>
            <w:szCs w:val="24"/>
            <w:lang w:val="en-US"/>
          </w:rPr>
          <w:t xml:space="preserve">better </w:t>
        </w:r>
      </w:ins>
      <w:r w:rsidR="00000000">
        <w:rPr>
          <w:rFonts w:ascii="Times New Roman" w:hAnsi="Times New Roman" w:cs="Times New Roman"/>
          <w:sz w:val="24"/>
          <w:szCs w:val="24"/>
          <w:lang w:val="en-US"/>
        </w:rPr>
        <w:t xml:space="preserve">approximations of species age by combining branch lengths with the expectations of a birth-death process. </w:t>
      </w:r>
    </w:p>
    <w:p w14:paraId="7B70C26C" w14:textId="77777777" w:rsidR="002F5B65" w:rsidRDefault="002F5B65">
      <w:pPr>
        <w:spacing w:after="0" w:line="360" w:lineRule="auto"/>
        <w:jc w:val="both"/>
        <w:rPr>
          <w:rFonts w:ascii="Times New Roman" w:hAnsi="Times New Roman" w:cs="Times New Roman"/>
          <w:sz w:val="24"/>
          <w:szCs w:val="24"/>
          <w:lang w:val="en-US"/>
        </w:rPr>
      </w:pPr>
    </w:p>
    <w:p w14:paraId="2FDFA7CA" w14:textId="77777777" w:rsidR="002F5B65" w:rsidRDefault="00000000">
      <w:pPr>
        <w:spacing w:after="0" w:line="360" w:lineRule="auto"/>
        <w:jc w:val="both"/>
        <w:rPr>
          <w:rFonts w:ascii="Times New Roman" w:hAnsi="Times New Roman" w:cs="Times New Roman"/>
          <w:sz w:val="24"/>
          <w:szCs w:val="24"/>
          <w:lang w:val="pt-BR"/>
        </w:rPr>
      </w:pPr>
      <w:r>
        <w:rPr>
          <w:rFonts w:ascii="Times New Roman" w:hAnsi="Times New Roman" w:cs="Times New Roman"/>
          <w:b/>
          <w:bCs/>
          <w:sz w:val="24"/>
          <w:szCs w:val="24"/>
          <w:lang w:val="en-US"/>
        </w:rPr>
        <w:t>Key words</w:t>
      </w:r>
      <w:r>
        <w:rPr>
          <w:rFonts w:ascii="Times New Roman" w:hAnsi="Times New Roman" w:cs="Times New Roman"/>
          <w:b/>
          <w:bCs/>
          <w:sz w:val="24"/>
          <w:szCs w:val="24"/>
          <w:lang w:val="pt-BR"/>
        </w:rPr>
        <w:t xml:space="preserve">: </w:t>
      </w:r>
      <w:proofErr w:type="spellStart"/>
      <w:r>
        <w:rPr>
          <w:rFonts w:ascii="Times New Roman" w:hAnsi="Times New Roman" w:cs="Times New Roman"/>
          <w:sz w:val="24"/>
          <w:szCs w:val="24"/>
          <w:lang w:val="pt-BR"/>
        </w:rPr>
        <w:t>Evolutionary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history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Extinction</w:t>
      </w:r>
      <w:proofErr w:type="spellEnd"/>
      <w:r>
        <w:rPr>
          <w:rFonts w:ascii="Times New Roman" w:hAnsi="Times New Roman" w:cs="Times New Roman"/>
          <w:sz w:val="24"/>
          <w:szCs w:val="24"/>
          <w:lang w:val="pt-BR"/>
        </w:rPr>
        <w:t xml:space="preserve"> rates, </w:t>
      </w:r>
      <w:proofErr w:type="spellStart"/>
      <w:r>
        <w:rPr>
          <w:rFonts w:ascii="Times New Roman" w:hAnsi="Times New Roman" w:cs="Times New Roman"/>
          <w:sz w:val="24"/>
          <w:szCs w:val="24"/>
          <w:lang w:val="pt-BR"/>
        </w:rPr>
        <w:t>Incomplete</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sampling</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Simulations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Speciation</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modes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Phylogeny</w:t>
      </w:r>
      <w:proofErr w:type="spellEnd"/>
      <w:r>
        <w:rPr>
          <w:rFonts w:ascii="Times New Roman" w:hAnsi="Times New Roman" w:cs="Times New Roman"/>
          <w:sz w:val="24"/>
          <w:szCs w:val="24"/>
          <w:lang w:val="pt-BR"/>
        </w:rPr>
        <w:t xml:space="preserve">. </w:t>
      </w:r>
    </w:p>
    <w:p w14:paraId="743DB713" w14:textId="77777777" w:rsidR="007515D9" w:rsidRDefault="007515D9">
      <w:pPr>
        <w:spacing w:after="0" w:line="240" w:lineRule="auto"/>
        <w:rPr>
          <w:ins w:id="90" w:author="Daniele Silvestro" w:date="2023-11-15T22:43:00Z"/>
          <w:rFonts w:ascii="Times New Roman" w:hAnsi="Times New Roman" w:cs="Times New Roman"/>
          <w:b/>
          <w:bCs/>
          <w:sz w:val="24"/>
          <w:szCs w:val="24"/>
          <w:lang w:val="en-US"/>
        </w:rPr>
      </w:pPr>
      <w:ins w:id="91" w:author="Daniele Silvestro" w:date="2023-11-15T22:43:00Z">
        <w:r>
          <w:rPr>
            <w:rFonts w:ascii="Times New Roman" w:hAnsi="Times New Roman" w:cs="Times New Roman"/>
            <w:b/>
            <w:bCs/>
            <w:sz w:val="24"/>
            <w:szCs w:val="24"/>
            <w:lang w:val="en-US"/>
          </w:rPr>
          <w:br w:type="page"/>
        </w:r>
      </w:ins>
    </w:p>
    <w:p w14:paraId="654E4361" w14:textId="52A738DF"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Introduction</w:t>
      </w:r>
    </w:p>
    <w:p w14:paraId="684F63BD" w14:textId="7EAF399A" w:rsidR="00B07C5B" w:rsidRDefault="00000000">
      <w:pPr>
        <w:spacing w:after="0" w:line="360" w:lineRule="auto"/>
        <w:ind w:firstLine="709"/>
        <w:jc w:val="both"/>
        <w:rPr>
          <w:ins w:id="92" w:author="Daniele Silvestro" w:date="2023-11-15T22:27:00Z"/>
          <w:rFonts w:ascii="Times New Roman" w:hAnsi="Times New Roman" w:cs="Times New Roman"/>
          <w:sz w:val="24"/>
          <w:szCs w:val="24"/>
          <w:lang w:val="en-US"/>
        </w:rPr>
      </w:pPr>
      <w:r>
        <w:rPr>
          <w:rFonts w:ascii="Times New Roman" w:hAnsi="Times New Roman" w:cs="Times New Roman"/>
          <w:sz w:val="24"/>
          <w:szCs w:val="24"/>
          <w:lang w:val="en-US"/>
        </w:rPr>
        <w:t xml:space="preserve">The estimation of species age, or the elapsed time since species origin, is important to evaluate mechanisms that link species longevity with eco-evolutionary processes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2013; 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instance, age-dependent extinction hypotheses test the relationship between species age and extinction probability, assessing whether extinction rates differ between young </w:t>
      </w:r>
      <w:r w:rsidR="008902E5">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old species </w:t>
      </w:r>
      <w:r>
        <w:fldChar w:fldCharType="begin"/>
      </w:r>
      <w:r>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stasis","type":"article-journal"},"uris":["http://www.mendeley.com/documents/?uuid=6d373691-8a76-45e9-8102-d741bb13c52a"]}],"mendeley":{"formattedCitation":"(Balmford, 1996; Eldredge et al., 2005; Pearson, 1995)","plainTextFormattedCitation":"(Balmford, 1996; Eldredge et al., 2005; Pearson, 1995)","previouslyFormattedCitation":"(Balmford, 1996; Eldredge et al., 2005; Pearson,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(Balmford, 1996; Eldredge et al., 2005; Pearson,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Likewise, species age could be a measure of colonization time, especially in island systems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or during biotic invasions triggered by geological events, such as the formation of the Central American Isthmus for the Great American Interchange </w:t>
      </w:r>
      <w:r>
        <w:fldChar w:fldCharType="begin"/>
      </w:r>
      <w:r>
        <w:rPr>
          <w:rFonts w:ascii="Times New Roman" w:hAnsi="Times New Roman" w:cs="Times New Roman"/>
          <w:sz w:val="24"/>
          <w:szCs w:val="24"/>
          <w:lang w:val="en-US"/>
        </w:rPr>
        <w:instrText>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∼20,000 fossil occurrences with Bayesian methods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Interchange","type":"article-journal","volume":"117"},"uris":["http://www.mendeley.com/documents/?uuid=6305752c-983a-4217-98e7-d8c000fea55b"]}],"mendeley":{"formattedCitation":"(Carrillo et al., 2020; Carrillo, Forasiepi, Jaramillo, Sánchez-villagra, &amp; Richardson, 2015; Tanentzap et al., 2015)","manualFormatting":"(Carrillo et al. 2015, 2020)","plainTextFormattedCitation":"(Carrillo et al., 2020; Carrillo, Forasiepi, Jaramillo, Sánchez-villagra, &amp; Richardson, 2015; Tanentzap et al., 2015)","previouslyFormattedCitation":"(Carrillo et al., 2020; Carrillo, Forasiepi, Jaramillo, Sánchez-villagra, &amp; Richardson, 2015;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(Carrillo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 is measured in the fossil record through different statistical and probabilistic approaches based mostly on taxa’s stratigraphic duration </w:t>
      </w:r>
      <w:r>
        <w:fldChar w:fldCharType="begin"/>
      </w:r>
      <w:r>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Foote &amp; Raup, 1996)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Several of these approaches consider the differences in fossil sampling and temporal resolution </w:t>
      </w:r>
      <w:r>
        <w:fldChar w:fldCharType="begin"/>
      </w:r>
      <w:r>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et al., 2001; Daniele Silvestro, Salamin, Antonelli, &amp; Meyer, 2019)","plainTextFormattedCitation":"(Alroy et al., 2001; Daniele Silvestro, Salamin, Antonelli, &amp; Meyer, 2019)","previouslyFormattedCitation":"(Alroy et al., 2001; Daniele Silvestro, Salamin, Antonelli, &amp; Meyer,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(Alroy et al., 2001; Silvestro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ages estimated from </w:t>
      </w:r>
      <w:proofErr w:type="spellStart"/>
      <w:r>
        <w:rPr>
          <w:rFonts w:ascii="Times New Roman" w:hAnsi="Times New Roman" w:cs="Times New Roman"/>
          <w:sz w:val="24"/>
          <w:szCs w:val="24"/>
          <w:lang w:val="en-US"/>
        </w:rPr>
        <w:t>paleobiological</w:t>
      </w:r>
      <w:proofErr w:type="spellEnd"/>
      <w:r>
        <w:rPr>
          <w:rFonts w:ascii="Times New Roman" w:hAnsi="Times New Roman" w:cs="Times New Roman"/>
          <w:sz w:val="24"/>
          <w:szCs w:val="24"/>
          <w:lang w:val="en-US"/>
        </w:rPr>
        <w:t xml:space="preserve"> data offer a reliable measure of species’ temporal duration which can be used in macroevolutionary studies </w:t>
      </w:r>
      <w:r>
        <w:fldChar w:fldCharType="begin"/>
      </w:r>
      <w:r>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extinction","type":"article-journal","volume":"23"},"uris":["http://www.mendeley.com/documents/?uuid=ad6091cc-0c6a-423c-b1c2-0000a2c4a173"]}],"mendeley":{"formattedCitation":"(Benton, 2016; Daniele Silvestro et al., 2020; Van Valen, 1973)","plainTextFormattedCitation":"(Benton, 2016; Daniele Silvestro et al., 2020; Van Valen, 1973)","previouslyFormattedCitation":"(Benton, 2016; Daniele Silvestro et al., 2020; Van Valen, 1973)"},"properties":{"noteIndex":0},"schema":"https://github.com/citation-style-language/schema/raw/master/csl-citation.json"}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2016; Silvestro et al., 2020; Van Valen, 1973)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More recently, several studies have used the length of terminal branches in time-calibrated phylogenies as a proxy for the age of extant </w:t>
      </w:r>
      <w:commentRangeStart w:id="93"/>
      <w:r>
        <w:rPr>
          <w:rFonts w:ascii="Times New Roman" w:hAnsi="Times New Roman" w:cs="Times New Roman"/>
          <w:sz w:val="24"/>
          <w:szCs w:val="24"/>
          <w:lang w:val="en-US"/>
        </w:rPr>
        <w:t>species</w:t>
      </w:r>
      <w:ins w:id="94" w:author="Daniele Silvestro" w:date="2023-11-15T22:36:00Z">
        <w:r w:rsidR="0070741D">
          <w:rPr>
            <w:rFonts w:ascii="Times New Roman" w:hAnsi="Times New Roman" w:cs="Times New Roman"/>
            <w:sz w:val="24"/>
            <w:szCs w:val="24"/>
            <w:lang w:val="en-US"/>
          </w:rPr>
          <w:t xml:space="preserve">, an approximation that </w:t>
        </w:r>
        <w:r w:rsidR="0070741D">
          <w:rPr>
            <w:rFonts w:ascii="Times New Roman" w:hAnsi="Times New Roman" w:cs="Times New Roman"/>
            <w:sz w:val="24"/>
            <w:szCs w:val="24"/>
            <w:lang w:val="en-US"/>
          </w:rPr>
          <w:t>we hereafter refer to as “phylogenetic age”</w:t>
        </w:r>
      </w:ins>
      <w:r>
        <w:rPr>
          <w:rFonts w:ascii="Times New Roman" w:hAnsi="Times New Roman" w:cs="Times New Roman"/>
          <w:sz w:val="24"/>
          <w:szCs w:val="24"/>
          <w:lang w:val="en-US"/>
        </w:rPr>
        <w:t xml:space="preserve"> </w:t>
      </w:r>
      <w:commentRangeEnd w:id="93"/>
      <w:r w:rsidR="00B07C5B">
        <w:rPr>
          <w:rStyle w:val="CommentReference"/>
        </w:rPr>
        <w:commentReference w:id="93"/>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id":"ITEM-5","itemData":{"author":[{"dropping-particle":"","family":"Pie","given":"M.R.","non-dropping-particle":"","parse-names":false,"suffix":""},{"dropping-particle":"","family":"Caron","given":"F.","non-dropping-particle":"","parse-names":false,"suffix":""}],"container-title":"bioRxiv","id":"ITEM-5","issued":{"date-parts":[["2023"]]},"title":"Substantial variation in species ages among vertebrate clades","type":"article-journal","volume":"06"},"uris":["http://www.mendeley.com/documents/?uuid=26e053f4-ce11-4a50-b926-31a50a9de182"]},{"id":"ITEM-6","itemData":{"DOI":"10.1371/journal.pbio.1000620","ISBN":"1545-7885 (Electronic)\\r1544-9173 (Linking)","ISSN":"15449173","PMID":"21629678","abstract":"It is widely recognized that we are entering an extinction event on a scale approaching the mass extinctions seen in the fossil record. Present-day rates of extinction are estimated to be several orders of magnitude greater than background rates and are projected to increase further if current trends continue. In vertebrates, species traits, such as body size, fecundity, and geographic range, are important predictors of vulnerability. Although plants are the basis for life on Earth, our knowledge of plant extinctions and vulnerabilities is lagging. Here, we disentangle the underlying drivers of extinction risk in plants, focusing on the Cape of South Africa, a global biodiversity hotspot. By comparing Red List data for the British and South African floras, we demonstrate that the taxonomic distribution of extinction risk differs significantly between regions, inconsistent with a simple, trait-based model of extinction. Using a comprehensive phylogenetic tree for the Cape, we reveal a phylogenetic signal in the distribution of plant extinction risks but show that the most threatened species cluster within short branches at the tips of the phylogeny--opposite to trends in mammals. From analyzing the distribution of threatened species across 11 exemplar clades, we suggest that mode of speciation best explains the unusual phylogenetic structure of extinction risks in plants of the Cape. Our results demonstrate that explanations for elevated extinction risk in plants of the Cape flora differ dramatically from those recognized for vertebrates. In the Cape, extinction risk is higher for young and fast-evolving plant lineages and cannot be explained by correlations with simple biological traits. Critically, we find that the most vulnerable plant species are nonetheless marching towards extinction at a more rapid pace but, surprisingly, independently from anthropogenic effects. Our results have important implications for conservation priorities and cast doubts on the utility of current Red List criteria for plants in regions such as the Cape, where speciation has been rapid, if our aim is to maximize the preservation of the tree-of-life.","author":[{"dropping-particle":"","family":"Davies","given":"T. Jonathan","non-dropping-particle":"","parse-names":false,"suffix":""},{"dropping-particle":"","family":"Smith","given":"Gideon F.","non-dropping-particle":"","parse-names":false,"suffix":""},{"dropping-particle":"","family":"Bellstedt","given":"Dirk U.","non-dropping-particle":"","parse-names":false,"suffix":""},{"dropping-particle":"","family":"Boatwright","given":"James S.","non-dropping-particle":"","parse-names":false,"suffix":""},{"dropping-particle":"","family":"Bytebier","given":"Benny","non-dropping-particle":"","parse-names":false,"suffix":""},{"dropping-particle":"","family":"Cowling","given":"Richard M.","non-dropping-particle":"","parse-names":false,"suffix":""},{"dropping-particle":"","family":"Forest","given":"Félix","non-dropping-particle":"","parse-names":false,"suffix":""},{"dropping-particle":"","family":"Harmon","given":"Luke J.","non-dropping-particle":"","parse-names":false,"suffix":""},{"dropping-particle":"","family":"Muasya","given":"A. Muthama","non-dropping-particle":"","parse-names":false,"suffix":""},{"dropping-particle":"","family":"Schrire","given":"Brian D.","non-dropping-particle":"","parse-names":false,"suffix":""},{"dropping-particle":"","family":"Steenkamp","given":"Yolande","non-dropping-particle":"","parse-names":false,"suffix":""},{"dropping-particle":"","family":"Bank","given":"Michelle","non-dropping-particle":"van der","parse-names":false,"suffix":""},{"dropping-particle":"","family":"Savolainen","given":"Vincent","non-dropping-particle":"","parse-names":false,"suffix":""}],"container-title":"PLoS Biology","id":"ITEM-6","issued":{"date-parts":[["2011"]]},"title":"Extinction risk and diversification are linked in a plant biodiversity hotspot","type":"article-journal"},"uris":["http://www.mendeley.com/documents/?uuid=2d5bab86-ff52-49cb-bbff-58fe992234ab"]},{"id":"ITEM-7","itemData":{"DOI":"10.1098/rspb.2022.1102","ISBN":"0000000345","ISSN":"14712954","PMID":"35975440","abstract":"The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Sciences","id":"ITEM-7","issue":"1981","issued":{"date-parts":[["2022"]]},"title":"Biodiversity cradles and museums segregating within hotspots of endemism","type":"article-journal","volume":"289"},"uris":["http://www.mendeley.com/documents/?uuid=ce95c9c7-f825-453b-9335-06dd0c553af1"]}],"mendeley":{"formattedCitation":"(Davies et al., 2011; Gaston &amp; Blackburn, 1997; Johnson, Delean, &amp; Balmford, 2002a; Pie &amp; Caron, 2023; Sonne et al., 2022; Tanentzap, Igea, Johnston, &amp; Larcombe, 2020; Verde Arregoitia, Blomberg, &amp; Fisher, 2013)","plainTextFormattedCitation":"(Davies et al., 2011; Gaston &amp; Blackburn, 1997; Johnson, Delean, &amp; Balmford, 2002a; Pie &amp; Caron, 2023; Sonne et al., 2022; Tanentzap, Igea, Johnston, &amp; Larcombe, 2020; Verde Arregoitia, Blomberg, &amp; Fisher, 2013)","previouslyFormattedCitation":"(Davies et al., 2011; Gaston &amp; Blackburn, 1997; Johnson, Delean, &amp; Balmford, 2002a; Pie &amp; Caron, 2023; Sonne et al., 2022; Tanentzap, Igea, Johnston, &amp; Larcombe, 2020; Verde Arregoitia, Blomberg, &amp; Fisher,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(Davies et al., 2011; Gaston &amp; Blackburn, 1997; Johnson et al., 2002; Pie &amp; Caron, 2023; Sonne et al., 2022; Tanentzap et al., 2020; Verde Arregoitia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ins w:id="95" w:author="Daniele Silvestro" w:date="2023-11-15T22:28:00Z">
        <w:r w:rsidR="00B07C5B">
          <w:rPr>
            <w:rFonts w:ascii="Times New Roman" w:hAnsi="Times New Roman" w:cs="Times New Roman"/>
            <w:sz w:val="24"/>
            <w:szCs w:val="24"/>
            <w:lang w:val="en-US"/>
          </w:rPr>
          <w:t xml:space="preserve">These </w:t>
        </w:r>
      </w:ins>
      <w:ins w:id="96" w:author="Daniele Silvestro" w:date="2023-11-15T22:29:00Z">
        <w:r w:rsidR="00B07C5B">
          <w:rPr>
            <w:rFonts w:ascii="Times New Roman" w:hAnsi="Times New Roman" w:cs="Times New Roman"/>
            <w:sz w:val="24"/>
            <w:szCs w:val="24"/>
            <w:lang w:val="en-US"/>
          </w:rPr>
          <w:t>approximate species ages have been used as the basis to test for links between age and current extinction risk</w:t>
        </w:r>
      </w:ins>
      <w:ins w:id="97" w:author="Daniele Silvestro" w:date="2023-11-15T22:31:00Z">
        <w:r w:rsidR="00B07C5B">
          <w:rPr>
            <w:rFonts w:ascii="Times New Roman" w:hAnsi="Times New Roman" w:cs="Times New Roman"/>
            <w:sz w:val="24"/>
            <w:szCs w:val="24"/>
            <w:lang w:val="en-US"/>
          </w:rPr>
          <w:t>s</w:t>
        </w:r>
      </w:ins>
      <w:ins w:id="98" w:author="Daniele Silvestro" w:date="2023-11-15T22:47:00Z">
        <w:r w:rsidR="00BF79FC">
          <w:rPr>
            <w:rFonts w:ascii="Times New Roman" w:hAnsi="Times New Roman" w:cs="Times New Roman"/>
            <w:sz w:val="24"/>
            <w:szCs w:val="24"/>
            <w:lang w:val="en-US"/>
          </w:rPr>
          <w:t xml:space="preserve"> [REF]</w:t>
        </w:r>
      </w:ins>
      <w:ins w:id="99" w:author="Daniele Silvestro" w:date="2023-11-15T22:31:00Z">
        <w:r w:rsidR="00B07C5B">
          <w:rPr>
            <w:rFonts w:ascii="Times New Roman" w:hAnsi="Times New Roman" w:cs="Times New Roman"/>
            <w:sz w:val="24"/>
            <w:szCs w:val="24"/>
            <w:lang w:val="en-US"/>
          </w:rPr>
          <w:t xml:space="preserve"> and</w:t>
        </w:r>
      </w:ins>
      <w:ins w:id="100" w:author="Daniele Silvestro" w:date="2023-11-15T22:29:00Z">
        <w:r w:rsidR="00B07C5B">
          <w:rPr>
            <w:rFonts w:ascii="Times New Roman" w:hAnsi="Times New Roman" w:cs="Times New Roman"/>
            <w:sz w:val="24"/>
            <w:szCs w:val="24"/>
            <w:lang w:val="en-US"/>
          </w:rPr>
          <w:t xml:space="preserve"> to </w:t>
        </w:r>
      </w:ins>
      <w:ins w:id="101" w:author="Daniele Silvestro" w:date="2023-11-15T22:30:00Z">
        <w:r w:rsidR="00B07C5B">
          <w:rPr>
            <w:rFonts w:ascii="Times New Roman" w:hAnsi="Times New Roman" w:cs="Times New Roman"/>
            <w:sz w:val="24"/>
            <w:szCs w:val="24"/>
            <w:lang w:val="en-US"/>
          </w:rPr>
          <w:t xml:space="preserve">assess </w:t>
        </w:r>
      </w:ins>
      <w:ins w:id="102" w:author="Daniele Silvestro" w:date="2023-11-15T22:31:00Z">
        <w:r w:rsidR="00B07C5B">
          <w:rPr>
            <w:rFonts w:ascii="Times New Roman" w:hAnsi="Times New Roman" w:cs="Times New Roman"/>
            <w:sz w:val="24"/>
            <w:szCs w:val="24"/>
            <w:lang w:val="en-US"/>
          </w:rPr>
          <w:t xml:space="preserve">various correlations with </w:t>
        </w:r>
      </w:ins>
      <w:ins w:id="103" w:author="Daniele Silvestro" w:date="2023-11-15T22:30:00Z">
        <w:r w:rsidR="00B07C5B">
          <w:rPr>
            <w:rFonts w:ascii="Times New Roman" w:hAnsi="Times New Roman" w:cs="Times New Roman"/>
            <w:sz w:val="24"/>
            <w:szCs w:val="24"/>
            <w:lang w:val="en-US"/>
          </w:rPr>
          <w:t xml:space="preserve">evolutionary, biogeographical, and ecological </w:t>
        </w:r>
      </w:ins>
      <w:ins w:id="104" w:author="Daniele Silvestro" w:date="2023-11-15T22:31:00Z">
        <w:r w:rsidR="00B07C5B">
          <w:rPr>
            <w:rFonts w:ascii="Times New Roman" w:hAnsi="Times New Roman" w:cs="Times New Roman"/>
            <w:sz w:val="24"/>
            <w:szCs w:val="24"/>
            <w:lang w:val="en-US"/>
          </w:rPr>
          <w:t>patterns in living species</w:t>
        </w:r>
      </w:ins>
      <w:ins w:id="105" w:author="Daniele Silvestro" w:date="2023-11-15T22:47:00Z">
        <w:r w:rsidR="00BF79FC">
          <w:rPr>
            <w:rFonts w:ascii="Times New Roman" w:hAnsi="Times New Roman" w:cs="Times New Roman"/>
            <w:sz w:val="24"/>
            <w:szCs w:val="24"/>
            <w:lang w:val="en-US"/>
          </w:rPr>
          <w:t xml:space="preserve"> [REFs]</w:t>
        </w:r>
      </w:ins>
      <w:ins w:id="106" w:author="Daniele Silvestro" w:date="2023-11-15T22:31:00Z">
        <w:r w:rsidR="00B07C5B">
          <w:rPr>
            <w:rFonts w:ascii="Times New Roman" w:hAnsi="Times New Roman" w:cs="Times New Roman"/>
            <w:sz w:val="24"/>
            <w:szCs w:val="24"/>
            <w:lang w:val="en-US"/>
          </w:rPr>
          <w:t xml:space="preserve">. </w:t>
        </w:r>
      </w:ins>
    </w:p>
    <w:p w14:paraId="463841B7" w14:textId="77777777" w:rsidR="0070741D" w:rsidRDefault="0070741D" w:rsidP="0070741D">
      <w:pPr>
        <w:spacing w:after="0" w:line="360" w:lineRule="auto"/>
        <w:jc w:val="both"/>
        <w:rPr>
          <w:ins w:id="107" w:author="Daniele Silvestro" w:date="2023-11-15T22:38:00Z"/>
          <w:rFonts w:ascii="Times New Roman" w:hAnsi="Times New Roman" w:cs="Times New Roman"/>
          <w:sz w:val="24"/>
          <w:szCs w:val="24"/>
          <w:lang w:val="en-US"/>
        </w:rPr>
      </w:pPr>
    </w:p>
    <w:p w14:paraId="067BC073" w14:textId="3D677D21" w:rsidR="002F5B65" w:rsidDel="00B07C5B" w:rsidRDefault="0070741D" w:rsidP="000264D4">
      <w:pPr>
        <w:spacing w:after="0" w:line="360" w:lineRule="auto"/>
        <w:ind w:firstLine="708"/>
        <w:jc w:val="both"/>
        <w:rPr>
          <w:del w:id="108" w:author="Daniele Silvestro" w:date="2023-11-15T22:27:00Z"/>
          <w:rFonts w:ascii="Times New Roman" w:hAnsi="Times New Roman" w:cs="Times New Roman"/>
          <w:sz w:val="24"/>
          <w:szCs w:val="24"/>
          <w:lang w:val="en-US"/>
        </w:rPr>
        <w:pPrChange w:id="109" w:author="Daniele Silvestro" w:date="2023-11-15T22:43:00Z">
          <w:pPr>
            <w:spacing w:after="0" w:line="360" w:lineRule="auto"/>
            <w:ind w:firstLine="709"/>
            <w:jc w:val="both"/>
          </w:pPr>
        </w:pPrChange>
      </w:pPr>
      <w:ins w:id="110" w:author="Daniele Silvestro" w:date="2023-11-15T22:36:00Z">
        <w:r>
          <w:rPr>
            <w:rFonts w:ascii="Times New Roman" w:hAnsi="Times New Roman" w:cs="Times New Roman"/>
            <w:sz w:val="24"/>
            <w:szCs w:val="24"/>
            <w:lang w:val="en-US"/>
          </w:rPr>
          <w:t>While s</w:t>
        </w:r>
      </w:ins>
      <w:moveToRangeStart w:id="111" w:author="Daniele Silvestro" w:date="2023-11-15T22:35:00Z" w:name="move150980163"/>
      <w:moveTo w:id="112" w:author="Daniele Silvestro" w:date="2023-11-15T22:35:00Z">
        <w:del w:id="113" w:author="Daniele Silvestro" w:date="2023-11-15T22:36:00Z">
          <w:r w:rsidDel="0070741D">
            <w:rPr>
              <w:rFonts w:ascii="Times New Roman" w:hAnsi="Times New Roman" w:cs="Times New Roman"/>
              <w:sz w:val="24"/>
              <w:szCs w:val="24"/>
              <w:lang w:val="en-US"/>
            </w:rPr>
            <w:delText>S</w:delText>
          </w:r>
        </w:del>
        <w:r>
          <w:rPr>
            <w:rFonts w:ascii="Times New Roman" w:hAnsi="Times New Roman" w:cs="Times New Roman"/>
            <w:sz w:val="24"/>
            <w:szCs w:val="24"/>
            <w:lang w:val="en-US"/>
          </w:rPr>
          <w:t xml:space="preserve">everal studies used phylogenetic age at face value for species age (e.g., Johnson et al. 2002;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Verde </w:t>
        </w:r>
        <w:proofErr w:type="spellStart"/>
        <w:r>
          <w:rPr>
            <w:rFonts w:ascii="Times New Roman" w:hAnsi="Times New Roman" w:cs="Times New Roman"/>
            <w:sz w:val="24"/>
            <w:szCs w:val="24"/>
            <w:lang w:val="en-US"/>
          </w:rPr>
          <w:t>Arregoitia</w:t>
        </w:r>
        <w:proofErr w:type="spellEnd"/>
        <w:r>
          <w:rPr>
            <w:rFonts w:ascii="Times New Roman" w:hAnsi="Times New Roman" w:cs="Times New Roman"/>
            <w:sz w:val="24"/>
            <w:szCs w:val="24"/>
            <w:lang w:val="en-US"/>
          </w:rPr>
          <w:t xml:space="preserve"> et al. 2013), </w:t>
        </w:r>
        <w:del w:id="114" w:author="Daniele Silvestro" w:date="2023-11-15T22:36:00Z">
          <w:r w:rsidDel="0070741D">
            <w:rPr>
              <w:rFonts w:ascii="Times New Roman" w:hAnsi="Times New Roman" w:cs="Times New Roman"/>
              <w:sz w:val="24"/>
              <w:szCs w:val="24"/>
              <w:lang w:val="en-US"/>
            </w:rPr>
            <w:delText xml:space="preserve">but </w:delText>
          </w:r>
        </w:del>
        <w:r>
          <w:rPr>
            <w:rFonts w:ascii="Times New Roman" w:hAnsi="Times New Roman" w:cs="Times New Roman"/>
            <w:sz w:val="24"/>
            <w:szCs w:val="24"/>
            <w:lang w:val="en-US"/>
          </w:rPr>
          <w:t>the</w:t>
        </w:r>
      </w:moveTo>
      <w:ins w:id="115" w:author="Daniele Silvestro" w:date="2023-11-15T22:37:00Z">
        <w:r>
          <w:rPr>
            <w:rFonts w:ascii="Times New Roman" w:hAnsi="Times New Roman" w:cs="Times New Roman"/>
            <w:sz w:val="24"/>
            <w:szCs w:val="24"/>
            <w:lang w:val="en-US"/>
          </w:rPr>
          <w:t>ir</w:t>
        </w:r>
      </w:ins>
      <w:moveTo w:id="116" w:author="Daniele Silvestro" w:date="2023-11-15T22:35:00Z">
        <w:r>
          <w:rPr>
            <w:rFonts w:ascii="Times New Roman" w:hAnsi="Times New Roman" w:cs="Times New Roman"/>
            <w:sz w:val="24"/>
            <w:szCs w:val="24"/>
            <w:lang w:val="en-US"/>
          </w:rPr>
          <w:t xml:space="preserve"> potential deviation from the true species ages </w:t>
        </w:r>
        <w:del w:id="117" w:author="Daniele Silvestro" w:date="2023-11-15T22:37:00Z">
          <w:r w:rsidDel="0070741D">
            <w:rPr>
              <w:rFonts w:ascii="Times New Roman" w:hAnsi="Times New Roman" w:cs="Times New Roman"/>
              <w:sz w:val="24"/>
              <w:szCs w:val="24"/>
              <w:lang w:val="en-US"/>
            </w:rPr>
            <w:delText xml:space="preserve">due to the combined shortfalls outlined above </w:delText>
          </w:r>
        </w:del>
        <w:r>
          <w:rPr>
            <w:rFonts w:ascii="Times New Roman" w:hAnsi="Times New Roman" w:cs="Times New Roman"/>
            <w:sz w:val="24"/>
            <w:szCs w:val="24"/>
            <w:lang w:val="en-US"/>
          </w:rPr>
          <w:t>remains unclear.</w:t>
        </w:r>
      </w:moveTo>
      <w:moveToRangeEnd w:id="111"/>
      <w:ins w:id="118" w:author="Daniele Silvestro" w:date="2023-11-15T22:38:00Z">
        <w:r>
          <w:rPr>
            <w:rFonts w:ascii="Times New Roman" w:hAnsi="Times New Roman" w:cs="Times New Roman"/>
            <w:sz w:val="24"/>
            <w:szCs w:val="24"/>
            <w:lang w:val="en-US"/>
          </w:rPr>
          <w:t xml:space="preserve"> </w:t>
        </w:r>
      </w:ins>
      <w:del w:id="119" w:author="Daniele Silvestro" w:date="2023-11-15T22:37:00Z">
        <w:r w:rsidR="00000000" w:rsidDel="0070741D">
          <w:rPr>
            <w:rFonts w:ascii="Times New Roman" w:hAnsi="Times New Roman" w:cs="Times New Roman"/>
            <w:sz w:val="24"/>
            <w:szCs w:val="24"/>
            <w:lang w:val="en-US"/>
          </w:rPr>
          <w:delText xml:space="preserve">However, this approximation, </w:delText>
        </w:r>
      </w:del>
      <w:del w:id="120" w:author="Daniele Silvestro" w:date="2023-11-15T22:36:00Z">
        <w:r w:rsidR="00000000" w:rsidDel="0070741D">
          <w:rPr>
            <w:rFonts w:ascii="Times New Roman" w:hAnsi="Times New Roman" w:cs="Times New Roman"/>
            <w:sz w:val="24"/>
            <w:szCs w:val="24"/>
            <w:lang w:val="en-US"/>
          </w:rPr>
          <w:delText>which we hereafter refer to as “phylogenetic age”</w:delText>
        </w:r>
      </w:del>
      <w:del w:id="121" w:author="Daniele Silvestro" w:date="2023-11-15T22:37:00Z">
        <w:r w:rsidR="00000000" w:rsidDel="0070741D">
          <w:rPr>
            <w:rFonts w:ascii="Times New Roman" w:hAnsi="Times New Roman" w:cs="Times New Roman"/>
            <w:sz w:val="24"/>
            <w:szCs w:val="24"/>
            <w:lang w:val="en-US"/>
          </w:rPr>
          <w:delText>, can</w:delText>
        </w:r>
      </w:del>
      <w:ins w:id="122" w:author="Daniele Silvestro" w:date="2023-11-15T22:37:00Z">
        <w:r>
          <w:rPr>
            <w:rFonts w:ascii="Times New Roman" w:hAnsi="Times New Roman" w:cs="Times New Roman"/>
            <w:sz w:val="24"/>
            <w:szCs w:val="24"/>
            <w:lang w:val="en-US"/>
          </w:rPr>
          <w:t xml:space="preserve">Specifically, we identify </w:t>
        </w:r>
      </w:ins>
      <w:r w:rsidR="00000000">
        <w:rPr>
          <w:rFonts w:ascii="Times New Roman" w:hAnsi="Times New Roman" w:cs="Times New Roman"/>
          <w:sz w:val="24"/>
          <w:szCs w:val="24"/>
          <w:lang w:val="en-US"/>
        </w:rPr>
        <w:t xml:space="preserve"> </w:t>
      </w:r>
      <w:del w:id="123" w:author="Daniele Silvestro" w:date="2023-11-15T22:37:00Z">
        <w:r w:rsidR="00000000" w:rsidDel="0070741D">
          <w:rPr>
            <w:rFonts w:ascii="Times New Roman" w:hAnsi="Times New Roman" w:cs="Times New Roman"/>
            <w:sz w:val="24"/>
            <w:szCs w:val="24"/>
            <w:lang w:val="en-US"/>
          </w:rPr>
          <w:delText xml:space="preserve">lead to over- or underestimations </w:delText>
        </w:r>
      </w:del>
      <w:del w:id="124" w:author="Daniele Silvestro" w:date="2023-11-15T22:38:00Z">
        <w:r w:rsidR="00000000" w:rsidDel="0070741D">
          <w:rPr>
            <w:rFonts w:ascii="Times New Roman" w:hAnsi="Times New Roman" w:cs="Times New Roman"/>
            <w:sz w:val="24"/>
            <w:szCs w:val="24"/>
            <w:lang w:val="en-US"/>
          </w:rPr>
          <w:delText xml:space="preserve">due to </w:delText>
        </w:r>
      </w:del>
      <w:r w:rsidR="00000000">
        <w:rPr>
          <w:rFonts w:ascii="Times New Roman" w:hAnsi="Times New Roman" w:cs="Times New Roman"/>
          <w:sz w:val="24"/>
          <w:szCs w:val="24"/>
          <w:lang w:val="en-US"/>
        </w:rPr>
        <w:t>three non-exclusive shortfalls</w:t>
      </w:r>
      <w:ins w:id="125" w:author="Daniele Silvestro" w:date="2023-11-15T22:38:00Z">
        <w:r>
          <w:rPr>
            <w:rFonts w:ascii="Times New Roman" w:hAnsi="Times New Roman" w:cs="Times New Roman"/>
            <w:sz w:val="24"/>
            <w:szCs w:val="24"/>
            <w:lang w:val="en-US"/>
          </w:rPr>
          <w:t xml:space="preserve"> that can lead to </w:t>
        </w:r>
        <w:r>
          <w:rPr>
            <w:rFonts w:ascii="Times New Roman" w:hAnsi="Times New Roman" w:cs="Times New Roman"/>
            <w:sz w:val="24"/>
            <w:szCs w:val="24"/>
            <w:lang w:val="en-US"/>
          </w:rPr>
          <w:t>lead to over- or underestimation</w:t>
        </w:r>
        <w:r>
          <w:rPr>
            <w:rFonts w:ascii="Times New Roman" w:hAnsi="Times New Roman" w:cs="Times New Roman"/>
            <w:sz w:val="24"/>
            <w:szCs w:val="24"/>
            <w:lang w:val="en-US"/>
          </w:rPr>
          <w:t xml:space="preserve"> of species ages</w:t>
        </w:r>
      </w:ins>
      <w:ins w:id="126" w:author="Daniele Silvestro" w:date="2023-11-15T22:27:00Z">
        <w:r w:rsidR="00B07C5B">
          <w:rPr>
            <w:rFonts w:ascii="Times New Roman" w:hAnsi="Times New Roman" w:cs="Times New Roman"/>
            <w:sz w:val="24"/>
            <w:szCs w:val="24"/>
            <w:lang w:val="en-US"/>
          </w:rPr>
          <w:t xml:space="preserve">. </w:t>
        </w:r>
      </w:ins>
      <w:del w:id="127" w:author="Daniele Silvestro" w:date="2023-11-15T22:27:00Z">
        <w:r w:rsidR="00000000" w:rsidDel="00B07C5B">
          <w:rPr>
            <w:rFonts w:ascii="Times New Roman" w:hAnsi="Times New Roman" w:cs="Times New Roman"/>
            <w:sz w:val="24"/>
            <w:szCs w:val="24"/>
            <w:lang w:val="en-US"/>
          </w:rPr>
          <w:delText xml:space="preserve">. </w:delText>
        </w:r>
      </w:del>
    </w:p>
    <w:p w14:paraId="112D9630" w14:textId="77777777" w:rsidR="003915E5" w:rsidRDefault="00000000" w:rsidP="000264D4">
      <w:pPr>
        <w:spacing w:after="0" w:line="360" w:lineRule="auto"/>
        <w:ind w:firstLine="708"/>
        <w:jc w:val="both"/>
        <w:rPr>
          <w:ins w:id="128" w:author="Daniele Silvestro" w:date="2023-11-15T22:49:00Z"/>
          <w:rFonts w:ascii="Times New Roman" w:hAnsi="Times New Roman" w:cs="Times New Roman"/>
          <w:sz w:val="24"/>
          <w:szCs w:val="24"/>
          <w:lang w:val="en-US"/>
        </w:rPr>
      </w:pPr>
      <w:r>
        <w:rPr>
          <w:rFonts w:ascii="Times New Roman" w:hAnsi="Times New Roman" w:cs="Times New Roman"/>
          <w:sz w:val="24"/>
          <w:szCs w:val="24"/>
          <w:lang w:val="en-US"/>
        </w:rPr>
        <w:t xml:space="preserve">First, incomplete sampling of extant species, either </w:t>
      </w:r>
      <w:del w:id="129" w:author="Daniele Silvestro" w:date="2023-11-15T22:38:00Z">
        <w:r w:rsidDel="0070741D">
          <w:rPr>
            <w:rFonts w:ascii="Times New Roman" w:hAnsi="Times New Roman" w:cs="Times New Roman"/>
            <w:sz w:val="24"/>
            <w:szCs w:val="24"/>
            <w:lang w:val="en-US"/>
          </w:rPr>
          <w:delText>because no material is available or</w:delText>
        </w:r>
      </w:del>
      <w:ins w:id="130" w:author="Daniele Silvestro" w:date="2023-11-15T22:39:00Z">
        <w:r w:rsidR="0070741D">
          <w:rPr>
            <w:rFonts w:ascii="Times New Roman" w:hAnsi="Times New Roman" w:cs="Times New Roman"/>
            <w:sz w:val="24"/>
            <w:szCs w:val="24"/>
            <w:lang w:val="en-US"/>
          </w:rPr>
          <w:t>due to the lack of genetic data or linked to</w:t>
        </w:r>
      </w:ins>
      <w:del w:id="131" w:author="Daniele Silvestro" w:date="2023-11-15T22:39:00Z">
        <w:r w:rsidDel="0070741D">
          <w:rPr>
            <w:rFonts w:ascii="Times New Roman" w:hAnsi="Times New Roman" w:cs="Times New Roman"/>
            <w:sz w:val="24"/>
            <w:szCs w:val="24"/>
            <w:lang w:val="en-US"/>
          </w:rPr>
          <w:delText xml:space="preserve"> a</w:delText>
        </w:r>
      </w:del>
      <w:r>
        <w:rPr>
          <w:rFonts w:ascii="Times New Roman" w:hAnsi="Times New Roman" w:cs="Times New Roman"/>
          <w:sz w:val="24"/>
          <w:szCs w:val="24"/>
          <w:lang w:val="en-US"/>
        </w:rPr>
        <w:t xml:space="preserve"> species </w:t>
      </w:r>
      <w:del w:id="132" w:author="Daniele Silvestro" w:date="2023-11-15T22:39:00Z">
        <w:r w:rsidDel="0070741D">
          <w:rPr>
            <w:rFonts w:ascii="Times New Roman" w:hAnsi="Times New Roman" w:cs="Times New Roman"/>
            <w:sz w:val="24"/>
            <w:szCs w:val="24"/>
            <w:lang w:val="en-US"/>
          </w:rPr>
          <w:delText xml:space="preserve">is </w:delText>
        </w:r>
      </w:del>
      <w:ins w:id="133" w:author="Daniele Silvestro" w:date="2023-11-15T22:39:00Z">
        <w:r w:rsidR="0070741D">
          <w:rPr>
            <w:rFonts w:ascii="Times New Roman" w:hAnsi="Times New Roman" w:cs="Times New Roman"/>
            <w:sz w:val="24"/>
            <w:szCs w:val="24"/>
            <w:lang w:val="en-US"/>
          </w:rPr>
          <w:t>being</w:t>
        </w:r>
        <w:r w:rsidR="0070741D">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still unknown to science, can bias phylogenetic age estimation by </w:t>
      </w:r>
      <w:ins w:id="134" w:author="Daniele Silvestro" w:date="2023-11-15T22:48:00Z">
        <w:r w:rsidR="003915E5">
          <w:rPr>
            <w:rFonts w:ascii="Times New Roman" w:hAnsi="Times New Roman" w:cs="Times New Roman"/>
            <w:sz w:val="24"/>
            <w:szCs w:val="24"/>
            <w:lang w:val="en-US"/>
          </w:rPr>
          <w:t>artif</w:t>
        </w:r>
      </w:ins>
      <w:ins w:id="135" w:author="Daniele Silvestro" w:date="2023-11-15T22:49:00Z">
        <w:r w:rsidR="003915E5">
          <w:rPr>
            <w:rFonts w:ascii="Times New Roman" w:hAnsi="Times New Roman" w:cs="Times New Roman"/>
            <w:sz w:val="24"/>
            <w:szCs w:val="24"/>
            <w:lang w:val="en-US"/>
          </w:rPr>
          <w:t xml:space="preserve">icially </w:t>
        </w:r>
      </w:ins>
      <w:del w:id="136" w:author="Daniele Silvestro" w:date="2023-11-15T22:48:00Z">
        <w:r w:rsidDel="003915E5">
          <w:rPr>
            <w:rFonts w:ascii="Times New Roman" w:hAnsi="Times New Roman" w:cs="Times New Roman"/>
            <w:sz w:val="24"/>
            <w:szCs w:val="24"/>
            <w:lang w:val="en-US"/>
          </w:rPr>
          <w:delText xml:space="preserve">augmenting </w:delText>
        </w:r>
      </w:del>
      <w:ins w:id="137" w:author="Daniele Silvestro" w:date="2023-11-15T22:48:00Z">
        <w:r w:rsidR="003915E5">
          <w:rPr>
            <w:rFonts w:ascii="Times New Roman" w:hAnsi="Times New Roman" w:cs="Times New Roman"/>
            <w:sz w:val="24"/>
            <w:szCs w:val="24"/>
            <w:lang w:val="en-US"/>
          </w:rPr>
          <w:t>increasing the length of</w:t>
        </w:r>
        <w:r w:rsidR="003915E5">
          <w:rPr>
            <w:rFonts w:ascii="Times New Roman" w:hAnsi="Times New Roman" w:cs="Times New Roman"/>
            <w:sz w:val="24"/>
            <w:szCs w:val="24"/>
            <w:lang w:val="en-US"/>
          </w:rPr>
          <w:t xml:space="preserve"> </w:t>
        </w:r>
      </w:ins>
      <w:r>
        <w:rPr>
          <w:rFonts w:ascii="Times New Roman" w:hAnsi="Times New Roman" w:cs="Times New Roman"/>
          <w:sz w:val="24"/>
          <w:szCs w:val="24"/>
          <w:lang w:val="en-US"/>
        </w:rPr>
        <w:t>terminal branch</w:t>
      </w:r>
      <w:ins w:id="138" w:author="Daniele Silvestro" w:date="2023-11-15T22:48:00Z">
        <w:r w:rsidR="003915E5">
          <w:rPr>
            <w:rFonts w:ascii="Times New Roman" w:hAnsi="Times New Roman" w:cs="Times New Roman"/>
            <w:sz w:val="24"/>
            <w:szCs w:val="24"/>
            <w:lang w:val="en-US"/>
          </w:rPr>
          <w:t>es</w:t>
        </w:r>
      </w:ins>
      <w:r>
        <w:rPr>
          <w:rFonts w:ascii="Times New Roman" w:hAnsi="Times New Roman" w:cs="Times New Roman"/>
          <w:sz w:val="24"/>
          <w:szCs w:val="24"/>
          <w:lang w:val="en-US"/>
        </w:rPr>
        <w:t xml:space="preserve"> </w:t>
      </w:r>
      <w:del w:id="139" w:author="Daniele Silvestro" w:date="2023-11-15T22:48:00Z">
        <w:r w:rsidDel="003915E5">
          <w:rPr>
            <w:rFonts w:ascii="Times New Roman" w:hAnsi="Times New Roman" w:cs="Times New Roman"/>
            <w:sz w:val="24"/>
            <w:szCs w:val="24"/>
            <w:lang w:val="en-US"/>
          </w:rPr>
          <w:delText xml:space="preserve">lengths </w:delText>
        </w:r>
      </w:del>
      <w:r>
        <w:fldChar w:fldCharType="begin"/>
      </w:r>
      <w:r>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and tree completeness is ≤ 60%, rates of false positives increase and parameter estimates are less accurate, compared to when sampling is random. Thus, when applying SSE methods to empirical datasets, there are increased risks of false inferences of trait 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Hedtke, &amp; Hillis, 2008; Mynard et al., 2023)","plainTextFormattedCitation":"(Heath, Hedtke, &amp; Hillis, 2008; Mynard et al., 2023)","previouslyFormattedCitation":"(Heath, Hedtke, &amp; Hillis, 2008; Mynard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(Heath et al., 2008; Mynard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2E3126E4" w14:textId="64E76A90" w:rsidR="003915E5" w:rsidRDefault="00000000" w:rsidP="000264D4">
      <w:pPr>
        <w:spacing w:after="0" w:line="360" w:lineRule="auto"/>
        <w:ind w:firstLine="708"/>
        <w:jc w:val="both"/>
        <w:rPr>
          <w:ins w:id="140" w:author="Daniele Silvestro" w:date="2023-11-15T22:47:00Z"/>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Second, extinction events will mask branching events in phylogenetic trees of extant species </w:t>
      </w:r>
      <w:r>
        <w:fldChar w:fldCharType="begin"/>
      </w:r>
      <w:r>
        <w:rPr>
          <w:rFonts w:ascii="Times New Roman" w:hAnsi="Times New Roman" w:cs="Times New Roman"/>
          <w:sz w:val="24"/>
          <w:szCs w:val="24"/>
          <w:lang w:val="en-US"/>
        </w:rPr>
        <w:instrText>ADDIN CSL_CITATION {"citationItems":[{"id":"ITEM-1","itemData":{"author":[{"dropping-particle":"","family":"Harvey","given":"P.H.","non-dropping-particle":"","parse-names":false,"suffix":""},{"dropping-particle":"","family":"May","given":"Robert M","non-dropping-particle":"","parse-names":false,"suffix":""},{"dropping-particle":"","family":"Nee","given":"Sean","non-dropping-particle":"","parse-names":false,"suffix":""}],"container-title":"Evolution","id":"ITEM-1","issue":"3","issued":{"date-parts":[["1994"]]},"page":"523-529","title":"Phylogenies without fossils","type":"article-journal","volume":"48"},"uris":["http://www.mendeley.com/documents/?uuid=1c75f57d-1464-4456-91b9-c744f4b85b07"]},{"id":"ITEM-2","itemData":{"author":[{"dropping-particle":"","family":"Nee","given":"Sean","non-dropping-particle":"","parse-names":false,"suffix":""},{"dropping-particle":"","family":"May","given":"Robert M","non-dropping-particle":"","parse-names":false,"suffix":""}],"container-title":"Science","id":"ITEM-2","issue":"5338","issued":{"date-parts":[["1997"]]},"page":"692-694","title":"Extinction and the Loss of Evolutionary History","type":"article-journal","volume":"278"},"uris":["http://www.mendeley.com/documents/?uuid=438bb704-e7d2-42cc-8233-f8788652df77"]}],"mendeley":{"formattedCitation":"(Harvey, May, &amp; Nee, 1994; Nee &amp; May, 1997)","plainTextFormattedCitation":"(Harvey, May, &amp; Nee, 1994; Nee &amp; May, 1997)","previouslyFormattedCitation":"(Harvey, May, &amp; Nee, 1994; Nee &amp; May, 1997)"},"properties":{"noteIndex":0},"schema":"https://github.com/citation-style-language/schema/raw/master/csl-citation.json"}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(Harvey et al., 1994; Nee &amp; May,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Even in phylogenetic trees that include extinct taxa, the incompleteness of the fossil record will inevitably lead to missing lineages and incorrect topologies. Unsampled extant and extinct species from the phylogeny results in an inflation of the length of terminal branches leading to sampled species (i.e., the tips of the tree), thus altering phylogenetic species ages. For instance, if the extinct species of the </w:t>
      </w:r>
      <w:r>
        <w:rPr>
          <w:rFonts w:ascii="Times New Roman" w:hAnsi="Times New Roman" w:cs="Times New Roman"/>
          <w:i/>
          <w:iCs/>
          <w:sz w:val="24"/>
          <w:szCs w:val="24"/>
          <w:lang w:val="en-US"/>
        </w:rPr>
        <w:t xml:space="preserve">Homo </w:t>
      </w:r>
      <w:r>
        <w:rPr>
          <w:rFonts w:ascii="Times New Roman" w:hAnsi="Times New Roman" w:cs="Times New Roman"/>
          <w:sz w:val="24"/>
          <w:szCs w:val="24"/>
          <w:lang w:val="en-US"/>
        </w:rPr>
        <w:t xml:space="preserve">genus are not included in a phylogeny, the phylogenetic age of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is approximately 10 million years, i.e., the age of the last common ancestor with its sister species, the chimpanzee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This estimate exceeds the age of the oldest known fossil of modern humans by two orders of magnitude (</w:t>
      </w:r>
      <w:del w:id="141" w:author="Daniele Silvestro" w:date="2023-11-16T08:51:00Z">
        <w:r w:rsidDel="0019202E">
          <w:rPr>
            <w:rFonts w:ascii="Times New Roman" w:hAnsi="Times New Roman" w:cs="Times New Roman"/>
            <w:sz w:val="24"/>
            <w:szCs w:val="24"/>
            <w:lang w:val="en-US"/>
          </w:rPr>
          <w:delText xml:space="preserve">Figure </w:delText>
        </w:r>
      </w:del>
      <w:ins w:id="142" w:author="Daniele Silvestro" w:date="2023-11-16T08:51:00Z">
        <w:r w:rsidR="0019202E">
          <w:rPr>
            <w:rFonts w:ascii="Times New Roman" w:hAnsi="Times New Roman" w:cs="Times New Roman"/>
            <w:sz w:val="24"/>
            <w:szCs w:val="24"/>
            <w:lang w:val="en-US"/>
          </w:rPr>
          <w:t xml:space="preserve">Fig. </w:t>
        </w:r>
      </w:ins>
      <w:r>
        <w:rPr>
          <w:rFonts w:ascii="Times New Roman" w:hAnsi="Times New Roman" w:cs="Times New Roman"/>
          <w:sz w:val="24"/>
          <w:szCs w:val="24"/>
          <w:lang w:val="en-US"/>
        </w:rPr>
        <w:t xml:space="preserve">1;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5492B7F2" w14:textId="1CF01372" w:rsidR="002F5B65" w:rsidRDefault="00000000" w:rsidP="000264D4">
      <w:pPr>
        <w:spacing w:after="0" w:line="360" w:lineRule="auto"/>
        <w:ind w:firstLine="708"/>
        <w:jc w:val="both"/>
        <w:rPr>
          <w:rFonts w:ascii="Times New Roman" w:hAnsi="Times New Roman" w:cs="Times New Roman"/>
          <w:sz w:val="24"/>
          <w:szCs w:val="24"/>
          <w:lang w:val="en-US"/>
        </w:rPr>
        <w:pPrChange w:id="143" w:author="Daniele Silvestro" w:date="2023-11-15T22:43:00Z">
          <w:pPr>
            <w:spacing w:after="0" w:line="360" w:lineRule="auto"/>
            <w:ind w:firstLine="709"/>
            <w:jc w:val="both"/>
          </w:pPr>
        </w:pPrChange>
      </w:pPr>
      <w:r>
        <w:rPr>
          <w:rFonts w:ascii="Times New Roman" w:hAnsi="Times New Roman" w:cs="Times New Roman"/>
          <w:sz w:val="24"/>
          <w:szCs w:val="24"/>
          <w:lang w:val="en-US"/>
        </w:rPr>
        <w:t>The third</w:t>
      </w:r>
      <w:del w:id="144" w:author="Daniele Silvestro" w:date="2023-11-15T22:40:00Z">
        <w:r w:rsidDel="0070741D">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w:t>
      </w:r>
      <w:del w:id="145" w:author="Daniele Silvestro" w:date="2023-11-15T22:40:00Z">
        <w:r w:rsidDel="0070741D">
          <w:rPr>
            <w:rFonts w:ascii="Times New Roman" w:hAnsi="Times New Roman" w:cs="Times New Roman"/>
            <w:sz w:val="24"/>
            <w:szCs w:val="24"/>
            <w:lang w:val="en-US"/>
          </w:rPr>
          <w:delText xml:space="preserve">and perhaps most challenging </w:delText>
        </w:r>
      </w:del>
      <w:r>
        <w:rPr>
          <w:rFonts w:ascii="Times New Roman" w:hAnsi="Times New Roman" w:cs="Times New Roman"/>
          <w:sz w:val="24"/>
          <w:szCs w:val="24"/>
          <w:lang w:val="en-US"/>
        </w:rPr>
        <w:t>shortfall</w:t>
      </w:r>
      <w:del w:id="146" w:author="Daniele Silvestro" w:date="2023-11-15T22:40:00Z">
        <w:r w:rsidDel="0070741D">
          <w:rPr>
            <w:rFonts w:ascii="Times New Roman" w:hAnsi="Times New Roman" w:cs="Times New Roman"/>
            <w:sz w:val="24"/>
            <w:szCs w:val="24"/>
            <w:lang w:val="en-US"/>
          </w:rPr>
          <w:delText xml:space="preserve"> in phylogenetic species ages</w:delText>
        </w:r>
      </w:del>
      <w:r>
        <w:rPr>
          <w:rFonts w:ascii="Times New Roman" w:hAnsi="Times New Roman" w:cs="Times New Roman"/>
          <w:sz w:val="24"/>
          <w:szCs w:val="24"/>
          <w:lang w:val="en-US"/>
        </w:rPr>
        <w:t xml:space="preserve">, is that the tree alone does not contain information about the underlying speciation mode and does not include species labels </w:t>
      </w:r>
      <w:del w:id="147" w:author="Daniele Silvestro" w:date="2023-11-15T22:41:00Z">
        <w:r w:rsidDel="0070741D">
          <w:rPr>
            <w:rFonts w:ascii="Times New Roman" w:hAnsi="Times New Roman" w:cs="Times New Roman"/>
            <w:sz w:val="24"/>
            <w:szCs w:val="24"/>
            <w:lang w:val="en-US"/>
          </w:rPr>
          <w:delText xml:space="preserve">across </w:delText>
        </w:r>
      </w:del>
      <w:ins w:id="148" w:author="Daniele Silvestro" w:date="2023-11-15T22:41:00Z">
        <w:r w:rsidR="0070741D">
          <w:rPr>
            <w:rFonts w:ascii="Times New Roman" w:hAnsi="Times New Roman" w:cs="Times New Roman"/>
            <w:sz w:val="24"/>
            <w:szCs w:val="24"/>
            <w:lang w:val="en-US"/>
          </w:rPr>
          <w:t>along</w:t>
        </w:r>
        <w:r w:rsidR="0070741D">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its branches, such that only the tips can be unequivocally assigned to a named species </w:t>
      </w:r>
      <w:r>
        <w:fldChar w:fldCharType="begin"/>
      </w:r>
      <w:r>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Alternative speciation modes have been discussed in the literature reflecting different biological processes and species concepts, including bifurcating, budding, and anagenetic speciation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Daniele Silvestro, Warnock, Gavryushkina, &amp; Stadler, 2018)","plainTextFormattedCitation":"(Foote, 1996; Daniele Silvestro, Warnock, Gavryushkina, &amp; Stadler, 2018)","previouslyFormattedCitation":"(Foote, 1996; Daniele Silvestro, Warnock, Gavryushkina, &amp; Stadler,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Silvestro et al.,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These modes define the relationship between the ancestral species and its descendants, thus contributing to determining species ages </w:t>
      </w:r>
      <w:r>
        <w:fldChar w:fldCharType="begin"/>
      </w:r>
      <w:r>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models","type":"chapter"},"uris":["http://www.mendeley.com/documents/?uuid=e44a00dd-b468-4251-8190-9bf1efbea145"]}],"mendeley":{"formattedCitation":"(Rosenblum et al., 2012; Wagner, Erwin, &amp; Anstey, 1995)","plainTextFormattedCitation":"(Rosenblum et al., 2012; Wagner, Erwin, &amp; Anstey, 1995)","previouslyFormattedCitation":"(Rosenblum et al., 2012; Wagner, Erwin, &amp; Anstey,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(Rosenblum et al., 2012; Wagner, Erwin, &amp; Anstey,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del w:id="149" w:author="Daniele Silvestro" w:date="2023-11-16T08:51:00Z">
        <w:r w:rsidDel="0019202E">
          <w:rPr>
            <w:rFonts w:ascii="Times New Roman" w:hAnsi="Times New Roman" w:cs="Times New Roman"/>
            <w:sz w:val="24"/>
            <w:szCs w:val="24"/>
            <w:lang w:val="en-US"/>
          </w:rPr>
          <w:delText>Fig</w:delText>
        </w:r>
        <w:r w:rsidR="00AF59FD" w:rsidDel="0019202E">
          <w:rPr>
            <w:rFonts w:ascii="Times New Roman" w:hAnsi="Times New Roman" w:cs="Times New Roman"/>
            <w:sz w:val="24"/>
            <w:szCs w:val="24"/>
            <w:lang w:val="en-US"/>
          </w:rPr>
          <w:delText>ure</w:delText>
        </w:r>
        <w:r w:rsidDel="0019202E">
          <w:rPr>
            <w:rFonts w:ascii="Times New Roman" w:hAnsi="Times New Roman" w:cs="Times New Roman"/>
            <w:sz w:val="24"/>
            <w:szCs w:val="24"/>
            <w:lang w:val="en-US"/>
          </w:rPr>
          <w:delText xml:space="preserve"> </w:delText>
        </w:r>
      </w:del>
      <w:ins w:id="150" w:author="Daniele Silvestro" w:date="2023-11-16T08:51:00Z">
        <w:r w:rsidR="0019202E">
          <w:rPr>
            <w:rFonts w:ascii="Times New Roman" w:hAnsi="Times New Roman" w:cs="Times New Roman"/>
            <w:sz w:val="24"/>
            <w:szCs w:val="24"/>
            <w:lang w:val="en-US"/>
          </w:rPr>
          <w:t xml:space="preserve">Fig. </w:t>
        </w:r>
      </w:ins>
      <w:r>
        <w:rPr>
          <w:rFonts w:ascii="Times New Roman" w:hAnsi="Times New Roman" w:cs="Times New Roman"/>
          <w:sz w:val="24"/>
          <w:szCs w:val="24"/>
          <w:lang w:val="en-US"/>
        </w:rPr>
        <w:t xml:space="preserve">2). Most phylogenetic trees are depicted in the rectangular shape where the two descending lineages split symmetrically from an ancestral lineage, thus suggesting a bifurcating speciation mode where two new species replace the ancestral lineage </w:t>
      </w:r>
      <w:r>
        <w:fldChar w:fldCharType="begin"/>
      </w:r>
      <w:r>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Smith, &amp; Donovan, 2005; Caetano &amp; Quental, 2022)","plainTextFormattedCitation":"(Baum, Smith, &amp; Donovan, 2005; Caetano &amp; Quental, 2022)","previouslyFormattedCitation":"(Baum, Smith, &amp; Donovan, 2005;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(Baum et al., 2005;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However, the often-unstated assumption of</w:t>
      </w:r>
      <w:ins w:id="151" w:author="Daniele Silvestro" w:date="2023-11-15T22:33:00Z">
        <w:r w:rsidR="00B07C5B">
          <w:rPr>
            <w:rFonts w:ascii="Times New Roman" w:hAnsi="Times New Roman" w:cs="Times New Roman"/>
            <w:sz w:val="24"/>
            <w:szCs w:val="24"/>
            <w:lang w:val="en-US"/>
          </w:rPr>
          <w:t xml:space="preserve"> virtually</w:t>
        </w:r>
      </w:ins>
      <w:r>
        <w:rPr>
          <w:rFonts w:ascii="Times New Roman" w:hAnsi="Times New Roman" w:cs="Times New Roman"/>
          <w:sz w:val="24"/>
          <w:szCs w:val="24"/>
          <w:lang w:val="en-US"/>
        </w:rPr>
        <w:t xml:space="preserve"> all birth-death processes </w:t>
      </w:r>
      <w:del w:id="152" w:author="Daniele Silvestro" w:date="2023-11-15T22:33:00Z">
        <w:r w:rsidDel="00B07C5B">
          <w:rPr>
            <w:rFonts w:ascii="Times New Roman" w:hAnsi="Times New Roman" w:cs="Times New Roman"/>
            <w:sz w:val="24"/>
            <w:szCs w:val="24"/>
            <w:lang w:val="en-US"/>
          </w:rPr>
          <w:delText xml:space="preserve">commonly </w:delText>
        </w:r>
      </w:del>
      <w:r>
        <w:rPr>
          <w:rFonts w:ascii="Times New Roman" w:hAnsi="Times New Roman" w:cs="Times New Roman"/>
          <w:sz w:val="24"/>
          <w:szCs w:val="24"/>
          <w:lang w:val="en-US"/>
        </w:rPr>
        <w:t>used to model phylogenetic branching times, is that speciation occurs as a budding process</w:t>
      </w:r>
      <w:del w:id="153" w:author="Daniele Silvestro" w:date="2023-11-15T22:33:00Z">
        <w:r w:rsidDel="00B07C5B">
          <w:rPr>
            <w:rFonts w:ascii="Times New Roman" w:hAnsi="Times New Roman" w:cs="Times New Roman"/>
            <w:sz w:val="24"/>
            <w:szCs w:val="24"/>
            <w:lang w:val="en-US"/>
          </w:rPr>
          <w:delText xml:space="preserve"> (sometimes referred to as asymmetric)</w:delText>
        </w:r>
      </w:del>
      <w:r>
        <w:rPr>
          <w:rFonts w:ascii="Times New Roman" w:hAnsi="Times New Roman" w:cs="Times New Roman"/>
          <w:sz w:val="24"/>
          <w:szCs w:val="24"/>
          <w:lang w:val="en-US"/>
        </w:rPr>
        <w:t xml:space="preserve">, with a speciation event leading to a single new species and the survival of the parent species, even though we cannot </w:t>
      </w:r>
      <w:r w:rsidR="001C1F2C">
        <w:rPr>
          <w:rFonts w:ascii="Times New Roman" w:hAnsi="Times New Roman" w:cs="Times New Roman"/>
          <w:sz w:val="24"/>
          <w:szCs w:val="24"/>
          <w:lang w:val="en-US"/>
        </w:rPr>
        <w:t>determine</w:t>
      </w:r>
      <w:r>
        <w:rPr>
          <w:rFonts w:ascii="Times New Roman" w:hAnsi="Times New Roman" w:cs="Times New Roman"/>
          <w:sz w:val="24"/>
          <w:szCs w:val="24"/>
          <w:lang w:val="en-US"/>
        </w:rPr>
        <w:t xml:space="preserve"> which descendant branch is the </w:t>
      </w:r>
      <w:r w:rsidR="001C1F2C">
        <w:rPr>
          <w:rFonts w:ascii="Times New Roman" w:hAnsi="Times New Roman" w:cs="Times New Roman"/>
          <w:sz w:val="24"/>
          <w:szCs w:val="24"/>
          <w:lang w:val="en-US"/>
        </w:rPr>
        <w:t>new</w:t>
      </w:r>
      <w:r>
        <w:rPr>
          <w:rFonts w:ascii="Times New Roman" w:hAnsi="Times New Roman" w:cs="Times New Roman"/>
          <w:sz w:val="24"/>
          <w:szCs w:val="24"/>
          <w:lang w:val="en-US"/>
        </w:rPr>
        <w:t xml:space="preserve"> species</w:t>
      </w:r>
      <w:r w:rsidR="00EA151C">
        <w:rPr>
          <w:rFonts w:ascii="Times New Roman" w:hAnsi="Times New Roman" w:cs="Times New Roman"/>
          <w:sz w:val="24"/>
          <w:szCs w:val="24"/>
          <w:lang w:val="en-US"/>
        </w:rPr>
        <w:t xml:space="preserve"> (</w:t>
      </w:r>
      <w:proofErr w:type="spellStart"/>
      <w:r w:rsidR="0050225B">
        <w:rPr>
          <w:rFonts w:ascii="Times New Roman" w:hAnsi="Times New Roman" w:cs="Times New Roman"/>
          <w:sz w:val="24"/>
          <w:szCs w:val="24"/>
          <w:lang w:val="en-US"/>
        </w:rPr>
        <w:t>Gernhard</w:t>
      </w:r>
      <w:proofErr w:type="spellEnd"/>
      <w:r w:rsidR="0050225B">
        <w:rPr>
          <w:rFonts w:ascii="Times New Roman" w:hAnsi="Times New Roman" w:cs="Times New Roman"/>
          <w:sz w:val="24"/>
          <w:szCs w:val="24"/>
          <w:lang w:val="en-US"/>
        </w:rPr>
        <w:t xml:space="preserve">, 2008; </w:t>
      </w:r>
      <w:r w:rsidR="00EA151C">
        <w:rPr>
          <w:rFonts w:ascii="Times New Roman" w:hAnsi="Times New Roman" w:cs="Times New Roman"/>
          <w:sz w:val="24"/>
          <w:szCs w:val="24"/>
          <w:lang w:val="en-US"/>
        </w:rPr>
        <w:t xml:space="preserve">Nee et al., </w:t>
      </w:r>
      <w:r w:rsidR="0050225B">
        <w:rPr>
          <w:rFonts w:ascii="Times New Roman" w:hAnsi="Times New Roman" w:cs="Times New Roman"/>
          <w:sz w:val="24"/>
          <w:szCs w:val="24"/>
          <w:lang w:val="en-US"/>
        </w:rPr>
        <w:t>1994; Stadler, 2013)</w:t>
      </w:r>
      <w:r>
        <w:rPr>
          <w:rFonts w:ascii="Times New Roman" w:hAnsi="Times New Roman" w:cs="Times New Roman"/>
          <w:sz w:val="24"/>
          <w:szCs w:val="24"/>
          <w:lang w:val="en-US"/>
        </w:rPr>
        <w:t xml:space="preserve">. Anagenetic speciation, in contrast, does not lead to a branching event and is therefore not visible on a phylogenetic tree. </w:t>
      </w:r>
    </w:p>
    <w:p w14:paraId="1BA79349" w14:textId="08A73CD2" w:rsidR="002F5B65" w:rsidRDefault="00000000">
      <w:pPr>
        <w:spacing w:after="0" w:line="360" w:lineRule="auto"/>
        <w:ind w:firstLine="708"/>
        <w:jc w:val="both"/>
        <w:rPr>
          <w:rFonts w:ascii="Times New Roman" w:hAnsi="Times New Roman" w:cs="Times New Roman"/>
          <w:sz w:val="24"/>
          <w:szCs w:val="24"/>
          <w:lang w:val="en-US"/>
        </w:rPr>
      </w:pPr>
      <w:commentRangeStart w:id="154"/>
      <w:r>
        <w:rPr>
          <w:rFonts w:ascii="Times New Roman" w:hAnsi="Times New Roman" w:cs="Times New Roman"/>
          <w:sz w:val="24"/>
          <w:szCs w:val="24"/>
          <w:lang w:val="en-US"/>
        </w:rPr>
        <w:t xml:space="preserve">All speciation modes may reflect plausible biological processes, and evidence for each mode has been found in the fossil record </w:t>
      </w:r>
      <w:r>
        <w:fldChar w:fldCharType="begin"/>
      </w:r>
      <w:r>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Simpson, 1984)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in extant species </w:t>
      </w:r>
      <w:r>
        <w:fldChar w:fldCharType="begin"/>
      </w:r>
      <w:r>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(Skeels &amp; Cardillo,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Bifurcating speciation can be linked with vicariance or allopatric speciation </w:t>
      </w:r>
      <w:r>
        <w:fldChar w:fldCharType="begin"/>
      </w:r>
      <w:r>
        <w:rPr>
          <w:rFonts w:ascii="Times New Roman" w:hAnsi="Times New Roman" w:cs="Times New Roman"/>
          <w:sz w:val="24"/>
          <w:szCs w:val="24"/>
          <w:lang w:val="en-US"/>
        </w:rPr>
        <w: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&amp; Meier, 2000)"},"properties":{"noteIndex":0},"schema":"https://github.com/citation-style-language/schema/raw/master/csl-citation.json"}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(Willmann &amp; Meier,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w:t>
      </w:r>
      <w:proofErr w:type="spellStart"/>
      <w:r>
        <w:rPr>
          <w:rFonts w:ascii="Times New Roman" w:hAnsi="Times New Roman" w:cs="Times New Roman"/>
          <w:sz w:val="24"/>
          <w:szCs w:val="24"/>
          <w:lang w:val="en-US"/>
        </w:rPr>
        <w:t>Hennigian</w:t>
      </w:r>
      <w:proofErr w:type="spellEnd"/>
      <w:r>
        <w:rPr>
          <w:rFonts w:ascii="Times New Roman" w:hAnsi="Times New Roman" w:cs="Times New Roman"/>
          <w:sz w:val="24"/>
          <w:szCs w:val="24"/>
          <w:lang w:val="en-US"/>
        </w:rPr>
        <w:t xml:space="preserve"> species concept </w:t>
      </w:r>
      <w:r>
        <w:rPr>
          <w:rFonts w:ascii="Times New Roman" w:hAnsi="Times New Roman" w:cs="Times New Roman"/>
          <w:sz w:val="24"/>
          <w:szCs w:val="24"/>
          <w:lang w:val="en-US"/>
        </w:rPr>
        <w:lastRenderedPageBreak/>
        <w:t xml:space="preserve">considers all speciation events as bifurcating </w:t>
      </w:r>
      <w:r>
        <w:fldChar w:fldCharType="begin"/>
      </w:r>
      <w:r>
        <w:rPr>
          <w:rFonts w:ascii="Times New Roman" w:hAnsi="Times New Roman" w:cs="Times New Roman"/>
          <w:sz w:val="24"/>
          <w:szCs w:val="24"/>
          <w:lang w:val="en-US"/>
        </w:rPr>
        <w:instrText>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(Henning,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this speciation mode, phylogenetic ages equal species ages when there is no </w:t>
      </w:r>
      <w:r w:rsidR="001C1F2C">
        <w:rPr>
          <w:rFonts w:ascii="Times New Roman" w:hAnsi="Times New Roman" w:cs="Times New Roman"/>
          <w:sz w:val="24"/>
          <w:szCs w:val="24"/>
          <w:lang w:val="en-US"/>
        </w:rPr>
        <w:t>extinction,</w:t>
      </w:r>
      <w:r>
        <w:rPr>
          <w:rFonts w:ascii="Times New Roman" w:hAnsi="Times New Roman" w:cs="Times New Roman"/>
          <w:sz w:val="24"/>
          <w:szCs w:val="24"/>
          <w:lang w:val="en-US"/>
        </w:rPr>
        <w:t xml:space="preserve"> and all species are sampled. Budding speciation can be interpreted as the result of </w:t>
      </w:r>
      <w:proofErr w:type="spellStart"/>
      <w:r>
        <w:rPr>
          <w:rFonts w:ascii="Times New Roman" w:hAnsi="Times New Roman" w:cs="Times New Roman"/>
          <w:sz w:val="24"/>
          <w:szCs w:val="24"/>
          <w:lang w:val="en-US"/>
        </w:rPr>
        <w:t>parapatric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peripatric</w:t>
      </w:r>
      <w:proofErr w:type="spellEnd"/>
      <w:r>
        <w:rPr>
          <w:rFonts w:ascii="Times New Roman" w:hAnsi="Times New Roman" w:cs="Times New Roman"/>
          <w:sz w:val="24"/>
          <w:szCs w:val="24"/>
          <w:lang w:val="en-US"/>
        </w:rPr>
        <w:t xml:space="preserve">, and founder-event speciation </w:t>
      </w:r>
      <w:r>
        <w:fldChar w:fldCharType="begin"/>
      </w:r>
      <w:r>
        <w:rPr>
          <w:rFonts w:ascii="Times New Roman" w:hAnsi="Times New Roman" w:cs="Times New Roman"/>
          <w:sz w:val="24"/>
          <w:szCs w:val="24"/>
          <w:lang w:val="en-US"/>
        </w:rPr>
        <w:instrText>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&amp; Strauss, 2014;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(Anacker &amp; Strauss, 2014;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is related to the evolutionary species concept, which considers any species as descendant of an ancestral lineage with its own evolutionary identity </w:t>
      </w:r>
      <w:r>
        <w:fldChar w:fldCharType="begin"/>
      </w:r>
      <w:r>
        <w:rPr>
          <w:rFonts w:ascii="Times New Roman" w:hAnsi="Times New Roman" w:cs="Times New Roman"/>
          <w:sz w:val="24"/>
          <w:szCs w:val="24"/>
          <w:lang w:val="en-US"/>
        </w:rPr>
        <w:instrText>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concept","type":"article-journal","volume":"5"},"uris":["http://www.mendeley.com/documents/?uuid=191ebb9e-77a3-4c66-8f8e-a07cad6abbca"]},{"id":"ITEM-2","itemData":{"author":[{"dropping-particle":"","family":"Simpson","given":"George Gaylord","non-dropping-particle":"","parse-names":false,"suffix":""}],"id":"ITEM-2","issued":{"date-parts":[["1961"]]},"publisher":"Columbia University Press","title":"Principles of animal taxonomy","type":"book"},"uris":["http://www.mendeley.com/documents/?uuid=a2db1d6c-9e87-403b-9f77-1044052d2e36"]}],"mendeley":{"formattedCitation":"(George Gaylord Simpson, 1961; Geroge G. Simpson, 1951)","manualFormatting":"(Simpson 1951, but see Simpson 1961)","plainTextFormattedCitation":"(George Gaylord Simpson, 1961; Geroge G. Simpson, 1951)","previouslyFormattedCitation":"(George Gaylord Simpson, 1961; Geroge G. Simpson, 1951)"},"properties":{"noteIndex":0},"schema":"https://github.com/citation-style-language/schema/raw/master/csl-citation.json"}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(Simpson 1951, but see Simpson 1961)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 phylogenetic tree typically lacks information about which of the two descendent branches is the new species after a speciation event </w:t>
      </w:r>
      <w:r>
        <w:fldChar w:fldCharType="begin"/>
      </w:r>
      <w:r>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(but see Aze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in the absence of extinction, the phylogenetic age of one sister species will equal its species age while the other will be older but without the possibility to identify which one is which. Anagenetic speciation is not associated with a branching event but can be used to describe different species or morphospecies </w:t>
      </w:r>
      <w:r>
        <w:fldChar w:fldCharType="begin"/>
      </w:r>
      <w:r>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fldChar w:fldCharType="begin"/>
      </w:r>
      <w:r>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(Roopnarine et al.,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 </w:t>
      </w:r>
      <w:commentRangeEnd w:id="154"/>
      <w:r w:rsidR="0070741D">
        <w:rPr>
          <w:rStyle w:val="CommentReference"/>
        </w:rPr>
        <w:commentReference w:id="154"/>
      </w:r>
    </w:p>
    <w:p w14:paraId="06CA1F3B" w14:textId="1C99213F" w:rsidR="002F5B65" w:rsidRDefault="00000000">
      <w:pPr>
        <w:spacing w:after="0" w:line="360" w:lineRule="auto"/>
        <w:ind w:firstLine="708"/>
        <w:jc w:val="both"/>
        <w:rPr>
          <w:rFonts w:ascii="Times New Roman" w:hAnsi="Times New Roman" w:cs="Times New Roman"/>
          <w:sz w:val="24"/>
          <w:szCs w:val="24"/>
          <w:lang w:val="en-US"/>
        </w:rPr>
      </w:pPr>
      <w:moveFromRangeStart w:id="155" w:author="Daniele Silvestro" w:date="2023-11-15T22:35:00Z" w:name="move150980163"/>
      <w:moveFrom w:id="156" w:author="Daniele Silvestro" w:date="2023-11-15T22:35:00Z">
        <w:r w:rsidDel="0070741D">
          <w:rPr>
            <w:rFonts w:ascii="Times New Roman" w:hAnsi="Times New Roman" w:cs="Times New Roman"/>
            <w:sz w:val="24"/>
            <w:szCs w:val="24"/>
            <w:lang w:val="en-US"/>
          </w:rPr>
          <w:t xml:space="preserve">Several studies used phylogenetic age at face value for species age (e.g., Johnson et al. 2002; Tanentzap et al. 2020; Verde Arregoitia et al. 2013), but the potential deviation from the true species ages due to the combined shortfalls </w:t>
        </w:r>
        <w:r w:rsidR="00124FD3" w:rsidDel="0070741D">
          <w:rPr>
            <w:rFonts w:ascii="Times New Roman" w:hAnsi="Times New Roman" w:cs="Times New Roman"/>
            <w:sz w:val="24"/>
            <w:szCs w:val="24"/>
            <w:lang w:val="en-US"/>
          </w:rPr>
          <w:t>outlined</w:t>
        </w:r>
        <w:r w:rsidDel="0070741D">
          <w:rPr>
            <w:rFonts w:ascii="Times New Roman" w:hAnsi="Times New Roman" w:cs="Times New Roman"/>
            <w:sz w:val="24"/>
            <w:szCs w:val="24"/>
            <w:lang w:val="en-US"/>
          </w:rPr>
          <w:t xml:space="preserve"> above </w:t>
        </w:r>
        <w:r w:rsidR="00124FD3" w:rsidDel="0070741D">
          <w:rPr>
            <w:rFonts w:ascii="Times New Roman" w:hAnsi="Times New Roman" w:cs="Times New Roman"/>
            <w:sz w:val="24"/>
            <w:szCs w:val="24"/>
            <w:lang w:val="en-US"/>
          </w:rPr>
          <w:t>remains unclear</w:t>
        </w:r>
        <w:r w:rsidDel="0070741D">
          <w:rPr>
            <w:rFonts w:ascii="Times New Roman" w:hAnsi="Times New Roman" w:cs="Times New Roman"/>
            <w:sz w:val="24"/>
            <w:szCs w:val="24"/>
            <w:lang w:val="en-US"/>
          </w:rPr>
          <w:t xml:space="preserve">. </w:t>
        </w:r>
      </w:moveFrom>
      <w:moveFromRangeEnd w:id="155"/>
      <w:r>
        <w:rPr>
          <w:rFonts w:ascii="Times New Roman" w:hAnsi="Times New Roman" w:cs="Times New Roman"/>
          <w:sz w:val="24"/>
          <w:szCs w:val="24"/>
          <w:lang w:val="en-US"/>
        </w:rPr>
        <w:t xml:space="preserve">Here we use simulations to quantify the predictability of species age from phylogenetic trees of extant taxa, under different diversification scenarios. </w:t>
      </w:r>
      <w:r>
        <w:fldChar w:fldCharType="begin"/>
      </w:r>
      <w:r>
        <w:rPr>
          <w:rFonts w:ascii="Times New Roman" w:hAnsi="Times New Roman" w:cs="Times New Roman"/>
          <w:sz w:val="24"/>
          <w:szCs w:val="24"/>
          <w:lang w:val="en-US"/>
        </w:rPr>
        <w: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Solutions","type":"article-journal","volume":"69"},"uris":["http://www.mendeley.com/documents/?uuid=ac62067c-67fd-48b4-9f00-40a5b9d53872"]}],"mendeley":{"formattedCitation":"(Chang, Rabosky, &amp; Alfaro, 2020; Thomas et al., 2013)","manualFormatting":"Chang et al. 2020; Thomas et al. 2013)","plainTextFormattedCitation":"(Chang, Rabosky, &amp; Alfaro, 2020; Thomas et al., 2013)","previouslyFormattedCitation":"(Chang, Rabosky, &amp; Alfaro, 2020; Thomas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Specifically, we performed simulations where we know the true age of species to: 1) quantify the error in phylogenetic ages under various scenarios combining different speciation modes with a range of speciation and extinction rates</w:t>
      </w:r>
      <w:r w:rsidR="00124FD3">
        <w:rPr>
          <w:rFonts w:ascii="Times New Roman" w:hAnsi="Times New Roman" w:cs="Times New Roman"/>
          <w:sz w:val="24"/>
          <w:szCs w:val="24"/>
          <w:lang w:val="en-US"/>
        </w:rPr>
        <w:t xml:space="preserve"> and incomplete sampling</w:t>
      </w:r>
      <w:r>
        <w:rPr>
          <w:rFonts w:ascii="Times New Roman" w:hAnsi="Times New Roman" w:cs="Times New Roman"/>
          <w:sz w:val="24"/>
          <w:szCs w:val="24"/>
          <w:lang w:val="en-US"/>
        </w:rPr>
        <w:t xml:space="preserve">; 2) examine whether this error affects our ability to make qualitative decisions on the order of species ages; </w:t>
      </w:r>
      <w:r w:rsidR="00124FD3">
        <w:rPr>
          <w:rFonts w:ascii="Times New Roman" w:hAnsi="Times New Roman" w:cs="Times New Roman"/>
          <w:sz w:val="24"/>
          <w:szCs w:val="24"/>
          <w:lang w:val="en-US"/>
        </w:rPr>
        <w:t>3</w:t>
      </w:r>
      <w:r>
        <w:rPr>
          <w:rFonts w:ascii="Times New Roman" w:hAnsi="Times New Roman" w:cs="Times New Roman"/>
          <w:sz w:val="24"/>
          <w:szCs w:val="24"/>
          <w:lang w:val="en-US"/>
        </w:rPr>
        <w:t xml:space="preserve">) explore whether the signal of labeled age-correlated extinction risk is preserved in the phylogenetic age of species. Finally, we propose a new method to </w:t>
      </w:r>
      <w:r w:rsidR="00124FD3">
        <w:rPr>
          <w:rFonts w:ascii="Times New Roman" w:hAnsi="Times New Roman" w:cs="Times New Roman"/>
          <w:sz w:val="24"/>
          <w:szCs w:val="24"/>
          <w:lang w:val="en-US"/>
        </w:rPr>
        <w:t>estimate species age more accurately</w:t>
      </w:r>
      <w:r>
        <w:rPr>
          <w:rFonts w:ascii="Times New Roman" w:hAnsi="Times New Roman" w:cs="Times New Roman"/>
          <w:sz w:val="24"/>
          <w:szCs w:val="24"/>
          <w:lang w:val="en-US"/>
        </w:rPr>
        <w:t xml:space="preserve"> under the assumption of bifurcating speciation, which is the most widely used assumption in eco-evolutionary studies (e.g.,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and assess its ability to </w:t>
      </w:r>
      <w:r w:rsidR="00124FD3">
        <w:rPr>
          <w:rFonts w:ascii="Times New Roman" w:hAnsi="Times New Roman" w:cs="Times New Roman"/>
          <w:sz w:val="24"/>
          <w:szCs w:val="24"/>
          <w:lang w:val="en-US"/>
        </w:rPr>
        <w:t>improve our interpretation of age-dependent extinction risks</w:t>
      </w:r>
      <w:r>
        <w:rPr>
          <w:rFonts w:ascii="Times New Roman" w:hAnsi="Times New Roman" w:cs="Times New Roman"/>
          <w:sz w:val="24"/>
          <w:szCs w:val="24"/>
          <w:lang w:val="en-US"/>
        </w:rPr>
        <w:t xml:space="preserve">. </w:t>
      </w:r>
    </w:p>
    <w:p w14:paraId="131CC765" w14:textId="77777777" w:rsidR="002F5B65" w:rsidRDefault="002F5B65">
      <w:pPr>
        <w:spacing w:after="0" w:line="360" w:lineRule="auto"/>
        <w:ind w:firstLine="709"/>
        <w:jc w:val="both"/>
        <w:rPr>
          <w:rFonts w:ascii="Times New Roman" w:hAnsi="Times New Roman" w:cs="Times New Roman"/>
          <w:sz w:val="24"/>
          <w:szCs w:val="24"/>
          <w:lang w:val="en-US"/>
        </w:rPr>
      </w:pPr>
    </w:p>
    <w:p w14:paraId="521A2091" w14:textId="77777777" w:rsidR="002F5B65" w:rsidRDefault="002F5B65">
      <w:pPr>
        <w:spacing w:after="0" w:line="360" w:lineRule="auto"/>
        <w:ind w:firstLine="709"/>
        <w:jc w:val="both"/>
        <w:rPr>
          <w:rFonts w:ascii="Times New Roman" w:hAnsi="Times New Roman" w:cs="Times New Roman"/>
          <w:sz w:val="24"/>
          <w:szCs w:val="24"/>
          <w:lang w:val="en-US"/>
        </w:rPr>
      </w:pPr>
    </w:p>
    <w:p w14:paraId="4F604154" w14:textId="77777777" w:rsidR="002F5B65" w:rsidRDefault="002F5B65">
      <w:pPr>
        <w:spacing w:after="0" w:line="360" w:lineRule="auto"/>
        <w:ind w:firstLine="709"/>
        <w:jc w:val="both"/>
        <w:rPr>
          <w:rFonts w:ascii="Times New Roman" w:hAnsi="Times New Roman" w:cs="Times New Roman"/>
          <w:sz w:val="24"/>
          <w:szCs w:val="24"/>
          <w:lang w:val="en-US"/>
        </w:rPr>
      </w:pPr>
    </w:p>
    <w:p w14:paraId="3AB70783"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Methods</w:t>
      </w:r>
    </w:p>
    <w:p w14:paraId="1AA7F7D2"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42F02690" w14:textId="5253E743" w:rsidR="002F5B65" w:rsidRDefault="00000000" w:rsidP="006D19FA">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We generated complete phylogenies of extant and extinct species under a stochastic birth-death process using the package </w:t>
      </w:r>
      <w:proofErr w:type="spellStart"/>
      <w:r>
        <w:rPr>
          <w:rFonts w:ascii="Times New Roman" w:hAnsi="Times New Roman" w:cs="Times New Roman"/>
          <w:sz w:val="24"/>
          <w:szCs w:val="24"/>
          <w:lang w:val="en-US"/>
        </w:rPr>
        <w:t>TreeSim</w:t>
      </w:r>
      <w:proofErr w:type="spellEnd"/>
      <w:r>
        <w:rPr>
          <w:rFonts w:ascii="Times New Roman" w:hAnsi="Times New Roman" w:cs="Times New Roman"/>
          <w:sz w:val="24"/>
          <w:szCs w:val="24"/>
          <w:lang w:val="en-US"/>
        </w:rPr>
        <w:t xml:space="preserve"> 2.4 </w:t>
      </w:r>
      <w:r>
        <w:fldChar w:fldCharType="begin"/>
      </w:r>
      <w:r>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(Stadler, 2010)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the R 4.3.0 statistical programing environment </w:t>
      </w:r>
      <w:r>
        <w:fldChar w:fldCharType="begin"/>
      </w:r>
      <w:r>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 Core Team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Then we</w:t>
      </w:r>
      <w:r>
        <w:rPr>
          <w:rFonts w:ascii="Times New Roman" w:hAnsi="Times New Roman" w:cs="Times New Roman"/>
          <w:sz w:val="24"/>
          <w:szCs w:val="24"/>
          <w:lang w:val="en-US"/>
        </w:rPr>
        <w:t xml:space="preserve"> mapped species on the complete phylogenies using the R package </w:t>
      </w:r>
      <w:proofErr w:type="spellStart"/>
      <w:r>
        <w:rPr>
          <w:rFonts w:ascii="Times New Roman" w:hAnsi="Times New Roman" w:cs="Times New Roman"/>
          <w:sz w:val="24"/>
          <w:szCs w:val="24"/>
          <w:lang w:val="en-US"/>
        </w:rPr>
        <w:t>FossilSim</w:t>
      </w:r>
      <w:proofErr w:type="spellEnd"/>
      <w:r>
        <w:rPr>
          <w:rFonts w:ascii="Times New Roman" w:hAnsi="Times New Roman" w:cs="Times New Roman"/>
          <w:sz w:val="24"/>
          <w:szCs w:val="24"/>
          <w:lang w:val="en-US"/>
        </w:rPr>
        <w:t xml:space="preserve"> 2.3.1 </w:t>
      </w:r>
      <w:r>
        <w:fldChar w:fldCharType="begin"/>
      </w:r>
      <w:r>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Pett, O’Reilly, &amp; Warnock, 2019)","plainTextFormattedCitation":"(Barido-Sottani, Pett, O’Reilly, &amp; Warnock, 2019)","previouslyFormattedCitation":"(Barido-Sottani, Pett, O’Reilly, &amp; Warnock,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(Barido-Sottani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different speciation modes, thus assigning species labels across all branches of the tree. We used the labels assigned to terminal extant taxa to determine the true species ages. We then dropped all extinct species from the tree and obtained the length of terminal branches, to quantify the phylogenetic age of extant species. Finally, we rescaled all phylogenetic trees to a root age of one, which ensures that the absolute error</w:t>
      </w:r>
      <w:r w:rsidR="006D19FA">
        <w:rPr>
          <w:rFonts w:ascii="Times New Roman" w:hAnsi="Times New Roman" w:cs="Times New Roman"/>
          <w:sz w:val="24"/>
          <w:szCs w:val="24"/>
          <w:lang w:val="en-US"/>
        </w:rPr>
        <w:t>s</w:t>
      </w:r>
      <w:r>
        <w:rPr>
          <w:rFonts w:ascii="Times New Roman" w:hAnsi="Times New Roman" w:cs="Times New Roman"/>
          <w:sz w:val="24"/>
          <w:szCs w:val="24"/>
          <w:lang w:val="en-US"/>
        </w:rPr>
        <w:t xml:space="preserve"> in species ages are comparable in </w:t>
      </w:r>
      <w:proofErr w:type="gramStart"/>
      <w:r>
        <w:rPr>
          <w:rFonts w:ascii="Times New Roman" w:hAnsi="Times New Roman" w:cs="Times New Roman"/>
          <w:sz w:val="24"/>
          <w:szCs w:val="24"/>
          <w:lang w:val="en-US"/>
        </w:rPr>
        <w:t>plots, and</w:t>
      </w:r>
      <w:proofErr w:type="gramEnd"/>
      <w:r>
        <w:rPr>
          <w:rFonts w:ascii="Times New Roman" w:hAnsi="Times New Roman" w:cs="Times New Roman"/>
          <w:sz w:val="24"/>
          <w:szCs w:val="24"/>
          <w:lang w:val="en-US"/>
        </w:rPr>
        <w:t xml:space="preserve"> compared the relative true and phylogenetic ages among different simulation scenarios.</w:t>
      </w:r>
    </w:p>
    <w:p w14:paraId="12043436" w14:textId="77777777" w:rsidR="002F5B65" w:rsidRDefault="002F5B65">
      <w:pPr>
        <w:spacing w:after="0" w:line="360" w:lineRule="auto"/>
        <w:jc w:val="both"/>
        <w:rPr>
          <w:rFonts w:ascii="Times New Roman" w:hAnsi="Times New Roman" w:cs="Times New Roman"/>
          <w:sz w:val="24"/>
          <w:szCs w:val="24"/>
          <w:lang w:val="en-US"/>
        </w:rPr>
      </w:pPr>
    </w:p>
    <w:p w14:paraId="4653C38C"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1681BA16" w14:textId="6492BADC"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explore whether there is a consistent over- or underestimation of species ages and to quantify error in approximating species ages with phylogenetic ages, we simulated a range of datasets with different speciation modes and diversification rates. First, we simulated 3 sets of 100 phylogenetic trees</w:t>
      </w:r>
      <w:r w:rsidR="006D19FA">
        <w:rPr>
          <w:rFonts w:ascii="Times New Roman" w:hAnsi="Times New Roman" w:cs="Times New Roman"/>
          <w:sz w:val="24"/>
          <w:szCs w:val="24"/>
          <w:lang w:val="en-US"/>
        </w:rPr>
        <w:t xml:space="preserve"> with 100 extant species</w:t>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 xml:space="preserve">based on </w:t>
      </w:r>
      <w:del w:id="157" w:author="Daniele Silvestro" w:date="2023-11-16T08:15:00Z">
        <w:r w:rsidDel="00E46122">
          <w:rPr>
            <w:rFonts w:ascii="Times New Roman" w:hAnsi="Times New Roman" w:cs="Times New Roman"/>
            <w:sz w:val="24"/>
            <w:szCs w:val="24"/>
            <w:lang w:val="en-US"/>
          </w:rPr>
          <w:delText xml:space="preserve">birth </w:delText>
        </w:r>
      </w:del>
      <w:ins w:id="158" w:author="Daniele Silvestro" w:date="2023-11-16T08:15:00Z">
        <w:r w:rsidR="00E46122">
          <w:rPr>
            <w:rFonts w:ascii="Times New Roman" w:hAnsi="Times New Roman" w:cs="Times New Roman"/>
            <w:sz w:val="24"/>
            <w:szCs w:val="24"/>
            <w:lang w:val="en-US"/>
          </w:rPr>
          <w:t>speciation</w:t>
        </w:r>
        <w:r w:rsidR="00E46122">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rates </w:t>
      </w:r>
      <w:r w:rsidR="006D19FA">
        <w:rPr>
          <w:rFonts w:ascii="Times New Roman" w:hAnsi="Times New Roman" w:cs="Times New Roman"/>
          <w:sz w:val="24"/>
          <w:szCs w:val="24"/>
          <w:lang w:val="en-US"/>
        </w:rPr>
        <w:t xml:space="preserve">equal </w:t>
      </w:r>
      <w:r>
        <w:rPr>
          <w:rFonts w:ascii="Times New Roman" w:hAnsi="Times New Roman" w:cs="Times New Roman"/>
          <w:sz w:val="24"/>
          <w:szCs w:val="24"/>
          <w:lang w:val="en-US"/>
        </w:rPr>
        <w:t xml:space="preserve">to 0.1, 0.5, and 1, combined with 100 </w:t>
      </w:r>
      <w:del w:id="159" w:author="Daniele Silvestro" w:date="2023-11-16T08:15:00Z">
        <w:r w:rsidDel="00E46122">
          <w:rPr>
            <w:rFonts w:ascii="Times New Roman" w:hAnsi="Times New Roman" w:cs="Times New Roman"/>
            <w:sz w:val="24"/>
            <w:szCs w:val="24"/>
            <w:lang w:val="en-US"/>
          </w:rPr>
          <w:delText xml:space="preserve">death </w:delText>
        </w:r>
      </w:del>
      <w:ins w:id="160" w:author="Daniele Silvestro" w:date="2023-11-16T08:15:00Z">
        <w:r w:rsidR="00E46122">
          <w:rPr>
            <w:rFonts w:ascii="Times New Roman" w:hAnsi="Times New Roman" w:cs="Times New Roman"/>
            <w:sz w:val="24"/>
            <w:szCs w:val="24"/>
            <w:lang w:val="en-US"/>
          </w:rPr>
          <w:t>extinction</w:t>
        </w:r>
        <w:r w:rsidR="00E46122">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rates ranging from 0 to 0.99 in equal increments </w:t>
      </w:r>
      <w:r>
        <w:fldChar w:fldCharType="begin"/>
      </w:r>
      <w:r>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(Beaulieu &amp; O’Meara,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Second, on each of these phylogenies, </w:t>
      </w:r>
      <w:r w:rsidR="006D19FA">
        <w:rPr>
          <w:rFonts w:ascii="Times New Roman" w:hAnsi="Times New Roman" w:cs="Times New Roman"/>
          <w:sz w:val="24"/>
          <w:szCs w:val="24"/>
          <w:lang w:val="en-US"/>
        </w:rPr>
        <w:t xml:space="preserve">was </w:t>
      </w:r>
      <w:r>
        <w:rPr>
          <w:rFonts w:ascii="Times New Roman" w:hAnsi="Times New Roman" w:cs="Times New Roman"/>
          <w:sz w:val="24"/>
          <w:szCs w:val="24"/>
          <w:lang w:val="en-US"/>
        </w:rPr>
        <w:t>then mapped species according to different scenarios of speciation: (1) budding speciation, (2) bifurcating speciation, (3) a combination of budding speciation and anagenetic speciation with the rate of anagenesis set to half of the birth rate, and (4) bifurcating speciation combined with anagenetic speciation with the rate of anagenesis set to half of the birth rate.</w:t>
      </w:r>
    </w:p>
    <w:p w14:paraId="09CCAADF" w14:textId="46B8F2B1"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Across all trees, we obtained in total 120,000 extant species, 30,000 for each speciation scenario. For each speciation mode and extinction fraction rate (defined as death/birth Beaulieu &amp; O’Meara, 2016), we calculated the mean absolute percentage error (MAPE) across all species for each tree as measure of the deviation between the phylogenetic ages from the true age</w:t>
      </w:r>
      <w:ins w:id="161" w:author="Daniele Silvestro" w:date="2023-11-15T22:55:00Z">
        <w:r w:rsidR="009B403B">
          <w:rPr>
            <w:rFonts w:ascii="Times New Roman" w:hAnsi="Times New Roman" w:cs="Times New Roman"/>
            <w:sz w:val="24"/>
            <w:szCs w:val="24"/>
            <w:lang w:val="en-US"/>
          </w:rPr>
          <w:t>:</w:t>
        </w:r>
      </w:ins>
      <w:del w:id="162" w:author="Daniele Silvestro" w:date="2023-11-15T22:55:00Z">
        <w:r w:rsidDel="009B403B">
          <w:rPr>
            <w:rFonts w:ascii="Times New Roman" w:hAnsi="Times New Roman" w:cs="Times New Roman"/>
            <w:sz w:val="24"/>
            <w:szCs w:val="24"/>
            <w:lang w:val="en-US"/>
          </w:rPr>
          <w:delText>.</w:delText>
        </w:r>
      </w:del>
    </w:p>
    <w:p w14:paraId="0BC3EE6D" w14:textId="6FDEED7B" w:rsidR="002F5B65" w:rsidDel="009B403B" w:rsidRDefault="009B403B">
      <w:pPr>
        <w:spacing w:after="0" w:line="360" w:lineRule="auto"/>
        <w:jc w:val="both"/>
        <w:rPr>
          <w:del w:id="163" w:author="Daniele Silvestro" w:date="2023-11-15T22:55:00Z"/>
          <w:rFonts w:ascii="Times New Roman" w:hAnsi="Times New Roman" w:cs="Times New Roman"/>
          <w:sz w:val="24"/>
          <w:szCs w:val="24"/>
          <w:lang w:val="en-US"/>
        </w:rPr>
      </w:pPr>
      <w:ins w:id="164" w:author="Daniele Silvestro" w:date="2023-11-15T22:56:00Z">
        <w:r w:rsidRPr="009B403B">
          <w:rPr>
            <w:rFonts w:ascii="Times New Roman" w:hAnsi="Times New Roman" w:cs="Times New Roman"/>
            <w:sz w:val="24"/>
            <w:szCs w:val="24"/>
            <w:lang w:val="en-US"/>
          </w:rPr>
          <w:drawing>
            <wp:inline distT="0" distB="0" distL="0" distR="0" wp14:anchorId="55B05DDF" wp14:editId="6A0E06A8">
              <wp:extent cx="1892300" cy="431800"/>
              <wp:effectExtent l="0" t="0" r="0" b="0"/>
              <wp:docPr id="36803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34096" name=""/>
                      <pic:cNvPicPr/>
                    </pic:nvPicPr>
                    <pic:blipFill>
                      <a:blip r:embed="rId9"/>
                      <a:stretch>
                        <a:fillRect/>
                      </a:stretch>
                    </pic:blipFill>
                    <pic:spPr>
                      <a:xfrm>
                        <a:off x="0" y="0"/>
                        <a:ext cx="1892300" cy="431800"/>
                      </a:xfrm>
                      <a:prstGeom prst="rect">
                        <a:avLst/>
                      </a:prstGeom>
                    </pic:spPr>
                  </pic:pic>
                </a:graphicData>
              </a:graphic>
            </wp:inline>
          </w:drawing>
        </w:r>
        <w:r w:rsidRPr="009B403B">
          <w:rPr>
            <w:rFonts w:ascii="Times New Roman" w:hAnsi="Times New Roman" w:cs="Times New Roman"/>
            <w:sz w:val="24"/>
            <w:szCs w:val="24"/>
            <w:lang w:val="en-US"/>
          </w:rPr>
          <w:t xml:space="preserve"> </w:t>
        </w:r>
        <w:r>
          <w:rPr>
            <w:rFonts w:ascii="Times New Roman" w:hAnsi="Times New Roman" w:cs="Times New Roman"/>
            <w:sz w:val="24"/>
            <w:szCs w:val="24"/>
            <w:lang w:val="en-US"/>
          </w:rPr>
          <w:t>,</w:t>
        </w:r>
      </w:ins>
    </w:p>
    <w:p w14:paraId="24595240" w14:textId="77777777" w:rsidR="009B403B" w:rsidRDefault="009B403B">
      <w:pPr>
        <w:spacing w:after="0" w:line="360" w:lineRule="auto"/>
        <w:jc w:val="center"/>
        <w:rPr>
          <w:ins w:id="165" w:author="Daniele Silvestro" w:date="2023-11-15T22:55:00Z"/>
          <w:rFonts w:ascii="Times New Roman" w:hAnsi="Times New Roman" w:cs="Times New Roman"/>
          <w:sz w:val="24"/>
          <w:szCs w:val="24"/>
          <w:lang w:val="en-US"/>
        </w:rPr>
      </w:pPr>
    </w:p>
    <w:p w14:paraId="64B86A80" w14:textId="716D2ED1" w:rsidR="009B403B" w:rsidRPr="009B403B" w:rsidRDefault="009B403B" w:rsidP="009B403B">
      <w:pPr>
        <w:spacing w:after="0" w:line="360" w:lineRule="auto"/>
        <w:rPr>
          <w:ins w:id="166" w:author="Daniele Silvestro" w:date="2023-11-15T22:55:00Z"/>
          <w:rFonts w:ascii="Times New Roman" w:hAnsi="Times New Roman" w:cs="Times New Roman"/>
          <w:sz w:val="24"/>
          <w:szCs w:val="24"/>
          <w:lang w:val="en-US"/>
        </w:rPr>
        <w:pPrChange w:id="167" w:author="Daniele Silvestro" w:date="2023-11-15T22:55:00Z">
          <w:pPr>
            <w:spacing w:after="0" w:line="360" w:lineRule="auto"/>
            <w:jc w:val="center"/>
          </w:pPr>
        </w:pPrChange>
      </w:pPr>
      <w:ins w:id="168" w:author="Daniele Silvestro" w:date="2023-11-15T22:56:00Z">
        <w:r>
          <w:rPr>
            <w:rFonts w:ascii="Times New Roman" w:hAnsi="Times New Roman" w:cs="Times New Roman"/>
            <w:sz w:val="24"/>
            <w:szCs w:val="24"/>
            <w:lang w:val="en-US"/>
          </w:rPr>
          <w:t xml:space="preserve">where </w:t>
        </w:r>
        <w:r>
          <w:rPr>
            <w:rFonts w:ascii="Times New Roman" w:hAnsi="Times New Roman" w:cs="Times New Roman"/>
            <w:i/>
            <w:iCs/>
            <w:sz w:val="24"/>
            <w:szCs w:val="24"/>
            <w:lang w:val="en-US"/>
          </w:rPr>
          <w:t>s</w:t>
        </w:r>
        <w:r>
          <w:rPr>
            <w:rFonts w:ascii="Times New Roman" w:hAnsi="Times New Roman" w:cs="Times New Roman"/>
            <w:sz w:val="24"/>
            <w:szCs w:val="24"/>
            <w:lang w:val="en-US"/>
          </w:rPr>
          <w:t xml:space="preserve"> is the true species age, </w:t>
        </w:r>
        <w:r>
          <w:rPr>
            <w:rFonts w:ascii="Times New Roman" w:hAnsi="Times New Roman" w:cs="Times New Roman"/>
            <w:i/>
            <w:iCs/>
            <w:sz w:val="24"/>
            <w:szCs w:val="24"/>
            <w:lang w:val="en-US"/>
          </w:rPr>
          <w:t>v</w:t>
        </w:r>
        <w:r>
          <w:rPr>
            <w:rFonts w:ascii="Times New Roman" w:hAnsi="Times New Roman" w:cs="Times New Roman"/>
            <w:sz w:val="24"/>
            <w:szCs w:val="24"/>
            <w:lang w:val="en-US"/>
          </w:rPr>
          <w:t xml:space="preserve"> is the </w:t>
        </w:r>
      </w:ins>
      <w:ins w:id="169" w:author="Daniele Silvestro" w:date="2023-11-15T22:57:00Z">
        <w:r>
          <w:rPr>
            <w:rFonts w:ascii="Times New Roman" w:hAnsi="Times New Roman" w:cs="Times New Roman"/>
            <w:sz w:val="24"/>
            <w:szCs w:val="24"/>
            <w:lang w:val="en-US"/>
          </w:rPr>
          <w:t xml:space="preserve">phylogenetic age, and </w:t>
        </w:r>
        <w:r>
          <w:rPr>
            <w:rFonts w:ascii="Times New Roman" w:hAnsi="Times New Roman" w:cs="Times New Roman"/>
            <w:i/>
            <w:iCs/>
            <w:sz w:val="24"/>
            <w:szCs w:val="24"/>
            <w:lang w:val="en-US"/>
          </w:rPr>
          <w:t>n</w:t>
        </w:r>
        <w:r>
          <w:rPr>
            <w:rFonts w:ascii="Times New Roman" w:hAnsi="Times New Roman" w:cs="Times New Roman"/>
            <w:sz w:val="24"/>
            <w:szCs w:val="24"/>
            <w:lang w:val="en-US"/>
          </w:rPr>
          <w:t xml:space="preserve"> is the number of tips in the tree (pruned of the extinct species).  </w:t>
        </w:r>
      </w:ins>
    </w:p>
    <w:p w14:paraId="769E9506" w14:textId="0AEF6033" w:rsidR="002F5B65" w:rsidDel="009B403B" w:rsidRDefault="00000000">
      <w:pPr>
        <w:spacing w:after="0" w:line="360" w:lineRule="auto"/>
        <w:jc w:val="both"/>
        <w:rPr>
          <w:del w:id="170" w:author="Daniele Silvestro" w:date="2023-11-15T22:55:00Z"/>
          <w:rFonts w:ascii="Times New Roman" w:hAnsi="Times New Roman" w:cs="Times New Roman"/>
          <w:sz w:val="24"/>
          <w:szCs w:val="24"/>
          <w:lang w:val="en-US"/>
        </w:rPr>
      </w:pPr>
      <w:del w:id="171" w:author="Daniele Silvestro" w:date="2023-11-15T22:55:00Z">
        <w:r w:rsidDel="009B403B">
          <w:rPr>
            <w:rFonts w:ascii="Times New Roman" w:hAnsi="Times New Roman" w:cs="Times New Roman"/>
            <w:sz w:val="24"/>
            <w:szCs w:val="24"/>
            <w:lang w:val="en-US"/>
          </w:rPr>
          <w:lastRenderedPageBreak/>
          <w:delText xml:space="preserve">MAPE = </w:delText>
        </w:r>
      </w:del>
      <m:oMath>
        <m:f>
          <m:fPr>
            <m:ctrlPr>
              <w:del w:id="172" w:author="Daniele Silvestro" w:date="2023-11-15T22:55:00Z">
                <w:rPr>
                  <w:rFonts w:ascii="Cambria Math" w:hAnsi="Cambria Math"/>
                </w:rPr>
              </w:del>
            </m:ctrlPr>
          </m:fPr>
          <m:num>
            <m:r>
              <w:del w:id="173" w:author="Daniele Silvestro" w:date="2023-11-15T22:55:00Z">
                <w:rPr>
                  <w:rFonts w:ascii="Cambria Math" w:hAnsi="Cambria Math"/>
                </w:rPr>
                <m:t>100</m:t>
              </w:del>
            </m:r>
          </m:num>
          <m:den>
            <m:r>
              <w:del w:id="174" w:author="Daniele Silvestro" w:date="2023-11-15T22:55:00Z">
                <w:rPr>
                  <w:rFonts w:ascii="Cambria Math" w:hAnsi="Cambria Math"/>
                </w:rPr>
                <m:t>n</m:t>
              </w:del>
            </m:r>
          </m:den>
        </m:f>
        <m:nary>
          <m:naryPr>
            <m:chr m:val="∑"/>
            <m:ctrlPr>
              <w:del w:id="175" w:author="Daniele Silvestro" w:date="2023-11-15T22:55:00Z">
                <w:rPr>
                  <w:rFonts w:ascii="Cambria Math" w:hAnsi="Cambria Math"/>
                </w:rPr>
              </w:del>
            </m:ctrlPr>
          </m:naryPr>
          <m:sub>
            <m:r>
              <w:del w:id="176" w:author="Daniele Silvestro" w:date="2023-11-15T22:55:00Z">
                <w:rPr>
                  <w:rFonts w:ascii="Cambria Math" w:hAnsi="Cambria Math"/>
                </w:rPr>
                <m:t>i=1</m:t>
              </w:del>
            </m:r>
          </m:sub>
          <m:sup>
            <m:r>
              <w:del w:id="177" w:author="Daniele Silvestro" w:date="2023-11-15T22:55:00Z">
                <w:rPr>
                  <w:rFonts w:ascii="Cambria Math" w:hAnsi="Cambria Math"/>
                </w:rPr>
                <m:t>n</m:t>
              </w:del>
            </m:r>
          </m:sup>
          <m:e>
            <m:d>
              <m:dPr>
                <m:begChr m:val="|"/>
                <m:endChr m:val="|"/>
                <m:ctrlPr>
                  <w:del w:id="178" w:author="Daniele Silvestro" w:date="2023-11-15T22:55:00Z">
                    <w:rPr>
                      <w:rFonts w:ascii="Cambria Math" w:hAnsi="Cambria Math"/>
                    </w:rPr>
                  </w:del>
                </m:ctrlPr>
              </m:dPr>
              <m:e>
                <m:f>
                  <m:fPr>
                    <m:ctrlPr>
                      <w:del w:id="179" w:author="Daniele Silvestro" w:date="2023-11-15T22:55:00Z">
                        <w:rPr>
                          <w:rFonts w:ascii="Cambria Math" w:hAnsi="Cambria Math"/>
                        </w:rPr>
                      </w:del>
                    </m:ctrlPr>
                  </m:fPr>
                  <m:num>
                    <m:r>
                      <w:del w:id="180" w:author="Daniele Silvestro" w:date="2023-11-15T22:55:00Z">
                        <w:rPr>
                          <w:rFonts w:ascii="Cambria Math" w:hAnsi="Cambria Math"/>
                        </w:rPr>
                        <m:t>True</m:t>
                      </w:del>
                    </m:r>
                    <m:sSub>
                      <m:sSubPr>
                        <m:ctrlPr>
                          <w:del w:id="181" w:author="Daniele Silvestro" w:date="2023-11-15T22:55:00Z">
                            <w:rPr>
                              <w:rFonts w:ascii="Cambria Math" w:hAnsi="Cambria Math"/>
                            </w:rPr>
                          </w:del>
                        </m:ctrlPr>
                      </m:sSubPr>
                      <m:e>
                        <m:r>
                          <w:del w:id="182" w:author="Daniele Silvestro" w:date="2023-11-15T22:55:00Z">
                            <w:rPr>
                              <w:rFonts w:ascii="Cambria Math" w:hAnsi="Cambria Math"/>
                            </w:rPr>
                            <m:t>age</m:t>
                          </w:del>
                        </m:r>
                      </m:e>
                      <m:sub>
                        <m:r>
                          <w:del w:id="183" w:author="Daniele Silvestro" w:date="2023-11-15T22:55:00Z">
                            <w:rPr>
                              <w:rFonts w:ascii="Cambria Math" w:hAnsi="Cambria Math"/>
                            </w:rPr>
                            <m:t>i</m:t>
                          </w:del>
                        </m:r>
                      </m:sub>
                    </m:sSub>
                    <m:r>
                      <w:del w:id="184" w:author="Daniele Silvestro" w:date="2023-11-15T22:55:00Z">
                        <w:rPr>
                          <w:rFonts w:ascii="Cambria Math" w:hAnsi="Cambria Math"/>
                        </w:rPr>
                        <m:t>-Phylogenetic</m:t>
                      </w:del>
                    </m:r>
                    <m:sSub>
                      <m:sSubPr>
                        <m:ctrlPr>
                          <w:del w:id="185" w:author="Daniele Silvestro" w:date="2023-11-15T22:55:00Z">
                            <w:rPr>
                              <w:rFonts w:ascii="Cambria Math" w:hAnsi="Cambria Math"/>
                            </w:rPr>
                          </w:del>
                        </m:ctrlPr>
                      </m:sSubPr>
                      <m:e>
                        <m:r>
                          <w:del w:id="186" w:author="Daniele Silvestro" w:date="2023-11-15T22:55:00Z">
                            <w:rPr>
                              <w:rFonts w:ascii="Cambria Math" w:hAnsi="Cambria Math"/>
                            </w:rPr>
                            <m:t>age</m:t>
                          </w:del>
                        </m:r>
                      </m:e>
                      <m:sub>
                        <m:r>
                          <w:del w:id="187" w:author="Daniele Silvestro" w:date="2023-11-15T22:55:00Z">
                            <w:rPr>
                              <w:rFonts w:ascii="Cambria Math" w:hAnsi="Cambria Math"/>
                            </w:rPr>
                            <m:t>i</m:t>
                          </w:del>
                        </m:r>
                      </m:sub>
                    </m:sSub>
                  </m:num>
                  <m:den>
                    <m:r>
                      <w:del w:id="188" w:author="Daniele Silvestro" w:date="2023-11-15T22:55:00Z">
                        <w:rPr>
                          <w:rFonts w:ascii="Cambria Math" w:hAnsi="Cambria Math"/>
                        </w:rPr>
                        <m:t>True</m:t>
                      </w:del>
                    </m:r>
                    <m:sSub>
                      <m:sSubPr>
                        <m:ctrlPr>
                          <w:del w:id="189" w:author="Daniele Silvestro" w:date="2023-11-15T22:55:00Z">
                            <w:rPr>
                              <w:rFonts w:ascii="Cambria Math" w:hAnsi="Cambria Math"/>
                            </w:rPr>
                          </w:del>
                        </m:ctrlPr>
                      </m:sSubPr>
                      <m:e>
                        <m:r>
                          <w:del w:id="190" w:author="Daniele Silvestro" w:date="2023-11-15T22:55:00Z">
                            <w:rPr>
                              <w:rFonts w:ascii="Cambria Math" w:hAnsi="Cambria Math"/>
                            </w:rPr>
                            <m:t>age</m:t>
                          </w:del>
                        </m:r>
                      </m:e>
                      <m:sub>
                        <m:r>
                          <w:del w:id="191" w:author="Daniele Silvestro" w:date="2023-11-15T22:55:00Z">
                            <w:rPr>
                              <w:rFonts w:ascii="Cambria Math" w:hAnsi="Cambria Math"/>
                            </w:rPr>
                            <m:t>i</m:t>
                          </w:del>
                        </m:r>
                      </m:sub>
                    </m:sSub>
                  </m:den>
                </m:f>
              </m:e>
            </m:d>
          </m:e>
        </m:nary>
      </m:oMath>
    </w:p>
    <w:p w14:paraId="3CC807AF"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for each speciation mode, we plotted the MAPE against the simulated extinction fraction.</w:t>
      </w:r>
    </w:p>
    <w:p w14:paraId="60DB8BD4" w14:textId="77777777" w:rsidR="002F5B65" w:rsidRDefault="002F5B65">
      <w:pPr>
        <w:spacing w:after="0" w:line="360" w:lineRule="auto"/>
        <w:jc w:val="both"/>
        <w:rPr>
          <w:rFonts w:ascii="Times New Roman" w:hAnsi="Times New Roman" w:cs="Times New Roman"/>
          <w:sz w:val="24"/>
          <w:szCs w:val="24"/>
          <w:lang w:val="en-US"/>
        </w:rPr>
      </w:pPr>
    </w:p>
    <w:p w14:paraId="61903A40"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in comparing species ages</w:t>
      </w:r>
    </w:p>
    <w:p w14:paraId="75179B37" w14:textId="6066CB52"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explore whether the error introduced by approximating species age with phylogenetic age impacts our ability to make qualitative judgements such as which of two extant species is the younger one, we simulated 1,000 phylogenetic trees with values of extinction fractions</w:t>
      </w:r>
      <w:ins w:id="192" w:author="Daniele Silvestro" w:date="2023-11-16T08:16:00Z">
        <w:r w:rsidR="00E46122">
          <w:rPr>
            <w:rFonts w:ascii="Times New Roman" w:hAnsi="Times New Roman" w:cs="Times New Roman"/>
            <w:sz w:val="24"/>
            <w:szCs w:val="24"/>
            <w:lang w:val="en-US"/>
          </w:rPr>
          <w:t xml:space="preserve"> (</w:t>
        </w:r>
        <w:r w:rsidR="00E46122">
          <w:rPr>
            <w:rFonts w:ascii="Times New Roman" w:hAnsi="Times New Roman" w:cs="Times New Roman"/>
            <w:sz w:val="24"/>
            <w:szCs w:val="24"/>
            <w:lang w:val="en-US"/>
          </w:rPr>
          <w:t xml:space="preserve">extinction </w:t>
        </w:r>
        <w:r w:rsidR="00E46122">
          <w:rPr>
            <w:rFonts w:ascii="Times New Roman" w:hAnsi="Times New Roman" w:cs="Times New Roman"/>
            <w:sz w:val="24"/>
            <w:szCs w:val="24"/>
            <w:lang w:val="en-US"/>
          </w:rPr>
          <w:t xml:space="preserve">rate divided by </w:t>
        </w:r>
        <w:r w:rsidR="00E46122">
          <w:rPr>
            <w:rFonts w:ascii="Times New Roman" w:hAnsi="Times New Roman" w:cs="Times New Roman"/>
            <w:sz w:val="24"/>
            <w:szCs w:val="24"/>
            <w:lang w:val="en-US"/>
          </w:rPr>
          <w:t xml:space="preserve">speciation </w:t>
        </w:r>
        <w:r w:rsidR="00E46122">
          <w:rPr>
            <w:rFonts w:ascii="Times New Roman" w:hAnsi="Times New Roman" w:cs="Times New Roman"/>
            <w:sz w:val="24"/>
            <w:szCs w:val="24"/>
            <w:lang w:val="en-US"/>
          </w:rPr>
          <w:t>rate)</w:t>
        </w:r>
      </w:ins>
      <w:r>
        <w:rPr>
          <w:rFonts w:ascii="Times New Roman" w:hAnsi="Times New Roman" w:cs="Times New Roman"/>
          <w:sz w:val="24"/>
          <w:szCs w:val="24"/>
          <w:lang w:val="en-US"/>
        </w:rPr>
        <w:t xml:space="preserve">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 that can only obtain the phylogenetic ages. We made two types of comparisons for each phylogeny: (1) between the youngest and oldest species in the phylogeny, and (2) between two randomly selected species.  </w:t>
      </w:r>
    </w:p>
    <w:p w14:paraId="25AA7163" w14:textId="77777777" w:rsidR="002F5B65" w:rsidRDefault="002F5B65">
      <w:pPr>
        <w:spacing w:after="0" w:line="360" w:lineRule="auto"/>
        <w:jc w:val="both"/>
        <w:rPr>
          <w:rFonts w:ascii="Times New Roman" w:hAnsi="Times New Roman" w:cs="Times New Roman"/>
          <w:sz w:val="24"/>
          <w:szCs w:val="24"/>
          <w:lang w:val="en-US"/>
        </w:rPr>
      </w:pPr>
    </w:p>
    <w:p w14:paraId="16CCA5BB"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the phylogenetic age due to uniform incomplete sampling</w:t>
      </w:r>
    </w:p>
    <w:p w14:paraId="43FEA457" w14:textId="09D53525"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used the intermediate extinction scenario with an extinction fraction of 0.5 to explore the error in equating phylogenetic and true age that is introduced by uniform incomplete sampling under the scenarios of bifurcating and budding speciation. We specified </w:t>
      </w:r>
      <w:r w:rsidR="00FF79B1">
        <w:rPr>
          <w:rFonts w:ascii="Times New Roman" w:hAnsi="Times New Roman" w:cs="Times New Roman"/>
          <w:sz w:val="24"/>
          <w:szCs w:val="24"/>
          <w:lang w:val="en-US"/>
        </w:rPr>
        <w:t xml:space="preserve">a fully sampled phylogeny and </w:t>
      </w:r>
      <w:r>
        <w:rPr>
          <w:rFonts w:ascii="Times New Roman" w:hAnsi="Times New Roman" w:cs="Times New Roman"/>
          <w:sz w:val="24"/>
          <w:szCs w:val="24"/>
          <w:lang w:val="en-US"/>
        </w:rPr>
        <w:t>25% and 50%</w:t>
      </w:r>
      <w:r w:rsidR="00FF79B1">
        <w:rPr>
          <w:rFonts w:ascii="Times New Roman" w:hAnsi="Times New Roman" w:cs="Times New Roman"/>
          <w:sz w:val="24"/>
          <w:szCs w:val="24"/>
          <w:lang w:val="en-US"/>
        </w:rPr>
        <w:t xml:space="preserve"> of incomplete sampling</w:t>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 xml:space="preserve">We simulated trees such that they included sampled 100 tips, i.e., after dropping the unsampled ones. </w:t>
      </w:r>
      <w:r>
        <w:rPr>
          <w:rFonts w:ascii="Times New Roman" w:hAnsi="Times New Roman" w:cs="Times New Roman"/>
          <w:sz w:val="24"/>
          <w:szCs w:val="24"/>
          <w:lang w:val="en-US"/>
        </w:rPr>
        <w:t xml:space="preserve">We calculated the MAPE for each tree and compared the incomplete sampling scenarios for each speciation mode. </w:t>
      </w:r>
    </w:p>
    <w:p w14:paraId="1AF37A4B" w14:textId="77777777" w:rsidR="002F5B65" w:rsidRDefault="002F5B65">
      <w:pPr>
        <w:spacing w:after="0" w:line="360" w:lineRule="auto"/>
        <w:jc w:val="both"/>
        <w:rPr>
          <w:rFonts w:ascii="Times New Roman" w:hAnsi="Times New Roman" w:cs="Times New Roman"/>
          <w:sz w:val="24"/>
          <w:szCs w:val="24"/>
          <w:lang w:val="en-US"/>
        </w:rPr>
      </w:pPr>
    </w:p>
    <w:p w14:paraId="09A75D2D"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 xml:space="preserve">A probabilistic method to infer species </w:t>
      </w:r>
      <w:proofErr w:type="gramStart"/>
      <w:r>
        <w:rPr>
          <w:rFonts w:ascii="Times New Roman" w:hAnsi="Times New Roman" w:cs="Times New Roman"/>
          <w:i/>
          <w:iCs/>
          <w:sz w:val="24"/>
          <w:szCs w:val="24"/>
          <w:u w:val="single"/>
          <w:lang w:val="en-US"/>
        </w:rPr>
        <w:t>age</w:t>
      </w:r>
      <w:proofErr w:type="gramEnd"/>
    </w:p>
    <w:p w14:paraId="74AE3739"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the assumption of bifurcating speciation, the phylogenetic age represents the upper boundary of plausible species ages and corresponds to the true age in the absence of extinction. However, the true age could be younger if extinction led to the disappearance of recent cladogenetic events from the phylogeny of extant species. Given a phylogenic age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 xml:space="preserve">the probability that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is exactly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conditional on no other speciation or extinction event having occurred between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and the present. We approximate the probability of no speciation or extinction for an arbitrary small time bin </w:t>
      </w:r>
      <w:r>
        <w:rPr>
          <w:rFonts w:ascii="Times New Roman" w:hAnsi="Times New Roman" w:cs="Times New Roman"/>
          <w:i/>
          <w:iCs/>
          <w:sz w:val="24"/>
          <w:szCs w:val="24"/>
          <w:lang w:val="en-US"/>
        </w:rPr>
        <w:t xml:space="preserve">t </w:t>
      </w:r>
      <w:r>
        <w:rPr>
          <w:rFonts w:ascii="Times New Roman" w:hAnsi="Times New Roman" w:cs="Times New Roman"/>
          <w:sz w:val="24"/>
          <w:szCs w:val="24"/>
          <w:lang w:val="en-US"/>
        </w:rPr>
        <w:t xml:space="preserve">based on the probability that a lineage results in a single descendant, which is </w:t>
      </w:r>
      <w:r>
        <w:fldChar w:fldCharType="begin"/>
      </w:r>
      <w:r>
        <w:rPr>
          <w:rFonts w:ascii="Times New Roman" w:hAnsi="Times New Roman" w:cs="Times New Roman"/>
          <w:sz w:val="24"/>
          <w:szCs w:val="24"/>
          <w:lang w:val="en-US"/>
        </w:rPr>
        <w:instrText>ADDIN CSL_CITATION {"citationItems":[{"id":"ITEM-1","itemData":{"author":[{"dropping-particle":"","family":"Kendall","given":"M.G.","non-dropping-particle":"","parse-names":false,"suffix":""}],"edition":"2nd","id":"ITEM-1","issued":{"date-parts":[["1946"]]},"publisher":"Charles Griffin adn Co., Ltd., London","title":"The advanced theory of statistics","type":"book"},"uris":["http://www.mendeley.com/documents/?uuid=3364caff-2d07-4c84-b441-184f2dbfd769"]}],"mendeley":{"formattedCitation":"(Kendall, 1946)","plainTextFormattedCitation":"(Kendall, 1946)","previouslyFormattedCitation":"(Kendall, 1946)"},"properties":{"noteIndex":0},"schema":"https://github.com/citation-style-language/schema/raw/master/csl-citation.json"}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(Kendall, 1946)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5A898888" w14:textId="77777777" w:rsidR="002F5B65"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lang w:val="en-US"/>
        </w:rPr>
        <w:t xml:space="preserve"> </w:t>
      </w:r>
      <w:r>
        <w:rPr>
          <w:noProof/>
        </w:rPr>
        <w:drawing>
          <wp:inline distT="0" distB="0" distL="0" distR="0" wp14:anchorId="08C5F601" wp14:editId="2D7B48ED">
            <wp:extent cx="2194560" cy="4375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stretch>
                      <a:fillRect/>
                    </a:stretch>
                  </pic:blipFill>
                  <pic:spPr bwMode="auto">
                    <a:xfrm>
                      <a:off x="0" y="0"/>
                      <a:ext cx="2194560" cy="437515"/>
                    </a:xfrm>
                    <a:prstGeom prst="rect">
                      <a:avLst/>
                    </a:prstGeom>
                  </pic:spPr>
                </pic:pic>
              </a:graphicData>
            </a:graphic>
          </wp:inline>
        </w:drawing>
      </w:r>
    </w:p>
    <w:p w14:paraId="6947A8F0"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based on a birth-death process with time-homogenous speciation rate </w:t>
      </w:r>
      <w:r>
        <w:rPr>
          <w:rFonts w:ascii="Symbol" w:eastAsia="Symbol" w:hAnsi="Symbol" w:cs="Symbol"/>
          <w:sz w:val="24"/>
          <w:szCs w:val="24"/>
          <w:lang w:val="en-US"/>
        </w:rPr>
        <w:sym w:font="Symbol" w:char="F06C"/>
      </w:r>
      <w:r>
        <w:rPr>
          <w:rFonts w:ascii="Times New Roman" w:hAnsi="Times New Roman" w:cs="Times New Roman"/>
          <w:sz w:val="24"/>
          <w:szCs w:val="24"/>
          <w:lang w:val="en-US"/>
        </w:rPr>
        <w:t xml:space="preserve"> and extinction rate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The probability that no event occurs over a time window </w:t>
      </w:r>
      <w:r>
        <w:rPr>
          <w:rFonts w:ascii="Times New Roman" w:hAnsi="Times New Roman" w:cs="Times New Roman"/>
          <w:i/>
          <w:iCs/>
          <w:sz w:val="24"/>
          <w:szCs w:val="24"/>
          <w:lang w:val="en-US"/>
        </w:rPr>
        <w:t xml:space="preserve">v, i.e., </w:t>
      </w:r>
      <w:r>
        <w:rPr>
          <w:rFonts w:ascii="Times New Roman" w:hAnsi="Times New Roman" w:cs="Times New Roman"/>
          <w:sz w:val="24"/>
          <w:szCs w:val="24"/>
          <w:lang w:val="en-US"/>
        </w:rPr>
        <w:t xml:space="preserve">until the age of the observed node </w:t>
      </w:r>
      <w:proofErr w:type="spellStart"/>
      <w:r>
        <w:rPr>
          <w:rFonts w:ascii="Times New Roman" w:hAnsi="Times New Roman" w:cs="Times New Roman"/>
          <w:i/>
          <w:iCs/>
          <w:sz w:val="24"/>
          <w:szCs w:val="24"/>
          <w:lang w:val="en-US"/>
        </w:rPr>
        <w:t>i</w:t>
      </w:r>
      <w:proofErr w:type="spellEnd"/>
      <w:r>
        <w:rPr>
          <w:rFonts w:ascii="Times New Roman" w:hAnsi="Times New Roman" w:cs="Times New Roman"/>
          <w:sz w:val="24"/>
          <w:szCs w:val="24"/>
          <w:lang w:val="en-US"/>
        </w:rPr>
        <w:t>,</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is approximated as:</w:t>
      </w:r>
    </w:p>
    <w:p w14:paraId="7D28EFBA" w14:textId="77777777" w:rsidR="002F5B65" w:rsidRDefault="00000000">
      <w:pPr>
        <w:spacing w:after="0" w:line="360" w:lineRule="auto"/>
        <w:jc w:val="center"/>
        <w:rPr>
          <w:rFonts w:ascii="Times New Roman" w:hAnsi="Times New Roman" w:cs="Times New Roman"/>
          <w:sz w:val="24"/>
          <w:szCs w:val="24"/>
          <w:lang w:val="en-US"/>
        </w:rPr>
      </w:pPr>
      <w:r>
        <w:rPr>
          <w:noProof/>
        </w:rPr>
        <w:drawing>
          <wp:inline distT="0" distB="0" distL="0" distR="0" wp14:anchorId="6DA9674A" wp14:editId="16EC6EC2">
            <wp:extent cx="2067560" cy="1911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1"/>
                    <a:stretch>
                      <a:fillRect/>
                    </a:stretch>
                  </pic:blipFill>
                  <pic:spPr bwMode="auto">
                    <a:xfrm>
                      <a:off x="0" y="0"/>
                      <a:ext cx="2067560" cy="191135"/>
                    </a:xfrm>
                    <a:prstGeom prst="rect">
                      <a:avLst/>
                    </a:prstGeom>
                  </pic:spPr>
                </pic:pic>
              </a:graphicData>
            </a:graphic>
          </wp:inline>
        </w:drawing>
      </w:r>
    </w:p>
    <w:p w14:paraId="2681AC08"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 of extinction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 0), the probability of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to be equal to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1, because any speciation event following the node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would be observed in the tree of extant species. Thus, we calculate the normalized probability of the speciation event to occur at time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i/>
          <w:iCs/>
          <w:sz w:val="24"/>
          <w:szCs w:val="24"/>
          <w:u w:val="single"/>
          <w:lang w:val="en-US"/>
        </w:rPr>
        <w:t xml:space="preserve"> </w:t>
      </w:r>
      <w:r>
        <w:rPr>
          <w:rFonts w:ascii="Times New Roman" w:hAnsi="Times New Roman" w:cs="Times New Roman"/>
          <w:sz w:val="24"/>
          <w:szCs w:val="24"/>
          <w:lang w:val="en-US"/>
        </w:rPr>
        <w:t>as:</w:t>
      </w:r>
    </w:p>
    <w:p w14:paraId="57B17351" w14:textId="77777777" w:rsidR="002F5B65" w:rsidRDefault="00000000">
      <w:pPr>
        <w:spacing w:after="0" w:line="360" w:lineRule="auto"/>
        <w:jc w:val="right"/>
        <w:rPr>
          <w:rFonts w:ascii="Times New Roman" w:hAnsi="Times New Roman" w:cs="Times New Roman"/>
          <w:sz w:val="24"/>
          <w:szCs w:val="24"/>
          <w:lang w:val="en-US"/>
        </w:rPr>
      </w:pPr>
      <w:r>
        <w:rPr>
          <w:rFonts w:ascii="Times New Roman" w:hAnsi="Times New Roman" w:cs="Times New Roman"/>
          <w:lang w:val="en-US"/>
        </w:rPr>
        <w:t xml:space="preserve"> </w:t>
      </w:r>
      <w:r>
        <w:rPr>
          <w:noProof/>
        </w:rPr>
        <w:drawing>
          <wp:inline distT="0" distB="0" distL="0" distR="0" wp14:anchorId="0761B91C" wp14:editId="4B07163A">
            <wp:extent cx="2011680" cy="3816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2"/>
                    <a:stretch>
                      <a:fillRect/>
                    </a:stretch>
                  </pic:blipFill>
                  <pic:spPr bwMode="auto">
                    <a:xfrm>
                      <a:off x="0" y="0"/>
                      <a:ext cx="2011680" cy="381635"/>
                    </a:xfrm>
                    <a:prstGeom prst="rect">
                      <a:avLst/>
                    </a:prstGeom>
                  </pic:spPr>
                </pic:pic>
              </a:graphicData>
            </a:graphic>
          </wp:inline>
        </w:drawing>
      </w:r>
      <w:r>
        <w:rPr>
          <w:rFonts w:ascii="Times New Roman" w:hAnsi="Times New Roman" w:cs="Times New Roman"/>
          <w:lang w:val="en-US"/>
        </w:rPr>
        <w:t xml:space="preserve">                                             (1)</w:t>
      </w:r>
    </w:p>
    <w:p w14:paraId="4DA1BE0C"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then compute the probability of a speciation time for any given time </w:t>
      </w:r>
      <w:r>
        <w:rPr>
          <w:rFonts w:ascii="Times New Roman" w:hAnsi="Times New Roman" w:cs="Times New Roman"/>
          <w:i/>
          <w:iCs/>
          <w:sz w:val="24"/>
          <w:szCs w:val="24"/>
          <w:lang w:val="en-US"/>
        </w:rPr>
        <w:t>τ</w:t>
      </w:r>
      <w:r>
        <w:rPr>
          <w:rFonts w:ascii="Times New Roman" w:hAnsi="Times New Roman" w:cs="Times New Roman"/>
          <w:sz w:val="24"/>
          <w:szCs w:val="24"/>
          <w:lang w:val="en-US"/>
        </w:rPr>
        <w:t xml:space="preserve"> as: </w:t>
      </w:r>
    </w:p>
    <w:p w14:paraId="5104A11C" w14:textId="3EECDA8D" w:rsidR="002F5B65" w:rsidRDefault="00000000">
      <w:pPr>
        <w:spacing w:after="0" w:line="360" w:lineRule="auto"/>
        <w:jc w:val="right"/>
        <w:rPr>
          <w:rFonts w:ascii="Times New Roman" w:hAnsi="Times New Roman" w:cs="Times New Roman"/>
          <w:sz w:val="24"/>
          <w:szCs w:val="24"/>
          <w:lang w:val="en-US"/>
        </w:rPr>
      </w:pPr>
      <w:del w:id="193" w:author="Daniele Silvestro" w:date="2023-11-15T09:34:00Z">
        <w:r w:rsidDel="00A14B57">
          <w:rPr>
            <w:noProof/>
          </w:rPr>
          <w:drawing>
            <wp:inline distT="0" distB="0" distL="0" distR="0" wp14:anchorId="69EC8B9B" wp14:editId="4EE8D768">
              <wp:extent cx="4516120" cy="3975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3"/>
                      <a:stretch>
                        <a:fillRect/>
                      </a:stretch>
                    </pic:blipFill>
                    <pic:spPr bwMode="auto">
                      <a:xfrm>
                        <a:off x="0" y="0"/>
                        <a:ext cx="4516120" cy="397510"/>
                      </a:xfrm>
                      <a:prstGeom prst="rect">
                        <a:avLst/>
                      </a:prstGeom>
                    </pic:spPr>
                  </pic:pic>
                </a:graphicData>
              </a:graphic>
            </wp:inline>
          </w:drawing>
        </w:r>
      </w:del>
      <w:ins w:id="194" w:author="Daniele Silvestro" w:date="2023-11-15T09:34:00Z">
        <w:r w:rsidR="00A14B57" w:rsidRPr="00A14B57">
          <w:rPr>
            <w:noProof/>
          </w:rPr>
          <w:t xml:space="preserve"> </w:t>
        </w:r>
        <w:r w:rsidR="00A14B57" w:rsidRPr="00A14B57">
          <w:rPr>
            <w:noProof/>
          </w:rPr>
          <w:drawing>
            <wp:inline distT="0" distB="0" distL="0" distR="0" wp14:anchorId="47F15489" wp14:editId="1044EAB5">
              <wp:extent cx="4483100" cy="444500"/>
              <wp:effectExtent l="0" t="0" r="0" b="0"/>
              <wp:docPr id="93513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33125" name=""/>
                      <pic:cNvPicPr/>
                    </pic:nvPicPr>
                    <pic:blipFill>
                      <a:blip r:embed="rId14"/>
                      <a:stretch>
                        <a:fillRect/>
                      </a:stretch>
                    </pic:blipFill>
                    <pic:spPr>
                      <a:xfrm>
                        <a:off x="0" y="0"/>
                        <a:ext cx="4483100" cy="444500"/>
                      </a:xfrm>
                      <a:prstGeom prst="rect">
                        <a:avLst/>
                      </a:prstGeom>
                    </pic:spPr>
                  </pic:pic>
                </a:graphicData>
              </a:graphic>
            </wp:inline>
          </w:drawing>
        </w:r>
      </w:ins>
      <w:r>
        <w:t>,</w:t>
      </w:r>
      <w:r>
        <w:rPr>
          <w:rFonts w:ascii="Times New Roman" w:hAnsi="Times New Roman" w:cs="Times New Roman"/>
          <w:lang w:val="en-US"/>
        </w:rPr>
        <w:t xml:space="preserve">             (2)</w:t>
      </w:r>
    </w:p>
    <w:p w14:paraId="39A58557" w14:textId="026DDF8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where the first term quantifies the probability of the species age a long a vector of times, while the second term normalizes it after accounting for the probability that speciation occurred exactly at the node. We use equations (1) and (2) to approximate a density describing the probability of a species origination at the observed phylogenetic age and along the branch connecting the node with tip. As point estimates of the species age, we tested whether the mean </w:t>
      </w:r>
      <w:r w:rsidR="00350EF5">
        <w:rPr>
          <w:rFonts w:ascii="Times New Roman" w:hAnsi="Times New Roman" w:cs="Times New Roman"/>
          <w:sz w:val="24"/>
          <w:szCs w:val="24"/>
          <w:lang w:val="en-US"/>
        </w:rPr>
        <w:t xml:space="preserve">or </w:t>
      </w:r>
      <w:r>
        <w:rPr>
          <w:rFonts w:ascii="Times New Roman" w:hAnsi="Times New Roman" w:cs="Times New Roman"/>
          <w:sz w:val="24"/>
          <w:szCs w:val="24"/>
          <w:lang w:val="en-US"/>
        </w:rPr>
        <w:t>the median of the distribution</w:t>
      </w:r>
      <w:r w:rsidR="00350EF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better approximate the true species age. </w:t>
      </w:r>
    </w:p>
    <w:p w14:paraId="1DF9301A" w14:textId="2F54C6E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accuracy of our probabilistic species age estimator, we simulated 1,000 phylogenetic trees with extinction rates of 0.25, 0.15, and 0.05, and a fixed speciation rate of 0.3. Using these phylogenies as inputs, we mapped species on each tree based on a bifurcating speciation process. Then, we calculated the MAPE for each tree as measure of the deviation between the function’s estimated and the phylogenetic ages from the true age. </w:t>
      </w:r>
    </w:p>
    <w:p w14:paraId="7BB71295" w14:textId="77777777" w:rsidR="002F5B65" w:rsidRDefault="002F5B65">
      <w:pPr>
        <w:spacing w:after="0" w:line="360" w:lineRule="auto"/>
        <w:jc w:val="both"/>
        <w:rPr>
          <w:rFonts w:ascii="Times New Roman" w:hAnsi="Times New Roman" w:cs="Times New Roman"/>
          <w:sz w:val="24"/>
          <w:szCs w:val="24"/>
          <w:lang w:val="en-US"/>
        </w:rPr>
      </w:pPr>
    </w:p>
    <w:p w14:paraId="6FB02623" w14:textId="77777777" w:rsidR="002F5B65" w:rsidRDefault="002F5B65">
      <w:pPr>
        <w:spacing w:after="0" w:line="360" w:lineRule="auto"/>
        <w:jc w:val="both"/>
        <w:rPr>
          <w:rFonts w:ascii="Times New Roman" w:hAnsi="Times New Roman" w:cs="Times New Roman"/>
          <w:sz w:val="24"/>
          <w:szCs w:val="24"/>
          <w:lang w:val="en-US"/>
        </w:rPr>
      </w:pPr>
    </w:p>
    <w:p w14:paraId="53B4123C" w14:textId="31FBE617" w:rsidR="002F5B65" w:rsidRDefault="00000000">
      <w:pPr>
        <w:spacing w:after="0" w:line="360" w:lineRule="auto"/>
        <w:jc w:val="both"/>
        <w:rPr>
          <w:rFonts w:ascii="Times New Roman" w:hAnsi="Times New Roman" w:cs="Times New Roman"/>
          <w:i/>
          <w:iCs/>
          <w:sz w:val="24"/>
          <w:szCs w:val="24"/>
          <w:u w:val="single"/>
          <w:lang w:val="en-US"/>
        </w:rPr>
      </w:pPr>
      <w:del w:id="195" w:author="Daniele Silvestro" w:date="2023-11-15T22:59:00Z">
        <w:r w:rsidDel="00F019C3">
          <w:rPr>
            <w:rFonts w:ascii="Times New Roman" w:hAnsi="Times New Roman" w:cs="Times New Roman"/>
            <w:i/>
            <w:iCs/>
            <w:sz w:val="24"/>
            <w:szCs w:val="24"/>
            <w:u w:val="single"/>
            <w:lang w:val="en-US"/>
          </w:rPr>
          <w:delText xml:space="preserve">Imprint </w:delText>
        </w:r>
      </w:del>
      <w:ins w:id="196" w:author="Daniele Silvestro" w:date="2023-11-15T22:59:00Z">
        <w:r w:rsidR="00F019C3">
          <w:rPr>
            <w:rFonts w:ascii="Times New Roman" w:hAnsi="Times New Roman" w:cs="Times New Roman"/>
            <w:i/>
            <w:iCs/>
            <w:sz w:val="24"/>
            <w:szCs w:val="24"/>
            <w:u w:val="single"/>
            <w:lang w:val="en-US"/>
          </w:rPr>
          <w:t>Simulation</w:t>
        </w:r>
        <w:r w:rsidR="00F019C3">
          <w:rPr>
            <w:rFonts w:ascii="Times New Roman" w:hAnsi="Times New Roman" w:cs="Times New Roman"/>
            <w:i/>
            <w:iCs/>
            <w:sz w:val="24"/>
            <w:szCs w:val="24"/>
            <w:u w:val="single"/>
            <w:lang w:val="en-US"/>
          </w:rPr>
          <w:t xml:space="preserve"> </w:t>
        </w:r>
      </w:ins>
      <w:r>
        <w:rPr>
          <w:rFonts w:ascii="Times New Roman" w:hAnsi="Times New Roman" w:cs="Times New Roman"/>
          <w:i/>
          <w:iCs/>
          <w:sz w:val="24"/>
          <w:szCs w:val="24"/>
          <w:u w:val="single"/>
          <w:lang w:val="en-US"/>
        </w:rPr>
        <w:t xml:space="preserve">of </w:t>
      </w:r>
      <w:ins w:id="197" w:author="Daniele Silvestro" w:date="2023-11-15T22:59:00Z">
        <w:r w:rsidR="00F019C3">
          <w:rPr>
            <w:rFonts w:ascii="Times New Roman" w:hAnsi="Times New Roman" w:cs="Times New Roman"/>
            <w:i/>
            <w:iCs/>
            <w:sz w:val="24"/>
            <w:szCs w:val="24"/>
            <w:u w:val="single"/>
            <w:lang w:val="en-US"/>
          </w:rPr>
          <w:t xml:space="preserve">age-dependent species </w:t>
        </w:r>
      </w:ins>
      <w:r>
        <w:rPr>
          <w:rFonts w:ascii="Times New Roman" w:hAnsi="Times New Roman" w:cs="Times New Roman"/>
          <w:i/>
          <w:iCs/>
          <w:sz w:val="24"/>
          <w:szCs w:val="24"/>
          <w:u w:val="single"/>
          <w:lang w:val="en-US"/>
        </w:rPr>
        <w:t>extinction risk</w:t>
      </w:r>
      <w:del w:id="198" w:author="Daniele Silvestro" w:date="2023-11-15T22:59:00Z">
        <w:r w:rsidDel="00F019C3">
          <w:rPr>
            <w:rFonts w:ascii="Times New Roman" w:hAnsi="Times New Roman" w:cs="Times New Roman"/>
            <w:i/>
            <w:iCs/>
            <w:sz w:val="24"/>
            <w:szCs w:val="24"/>
            <w:u w:val="single"/>
            <w:lang w:val="en-US"/>
          </w:rPr>
          <w:delText xml:space="preserve"> on phylogenetic age</w:delText>
        </w:r>
      </w:del>
      <w:r>
        <w:rPr>
          <w:rFonts w:ascii="Times New Roman" w:hAnsi="Times New Roman" w:cs="Times New Roman"/>
          <w:i/>
          <w:iCs/>
          <w:sz w:val="24"/>
          <w:szCs w:val="24"/>
          <w:u w:val="single"/>
          <w:lang w:val="en-US"/>
        </w:rPr>
        <w:t>s</w:t>
      </w:r>
    </w:p>
    <w:p w14:paraId="3E2C7C03" w14:textId="66DC2C7D"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impact of the erroneous estimation of species age due to the extinction shortfall on macroevolutionary analyses, we explored whether the assumed relationship between species age and contemporary extinction risk (e.g., </w:t>
      </w:r>
      <w:r>
        <w:fldChar w:fldCharType="begin"/>
      </w:r>
      <w:r>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Delean, &amp; Balmford, 2002b; Tanentzap et al., 2020; Verde Arregoitia et al., 2013)","manualFormatting":"Johnson et al. 2002; Tanentzap et al. 2020; Verde Arregoitia et al. 2013)","plainTextFormattedCitation":"(Johnson, Delean, &amp; Balmford, 2002b; Tanentzap et al., 2020; Verde Arregoitia et al., 2013)","previouslyFormattedCitation":"(Johnson, Delean, &amp; Balmford, 2002b;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Johnson et al. 2002; Tanentzap et al. 2020; Verde Arregoitia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is preserved in the phylogenetic ages. For this, we</w:t>
      </w:r>
      <w:r w:rsidR="00350EF5">
        <w:rPr>
          <w:rFonts w:ascii="Times New Roman" w:hAnsi="Times New Roman" w:cs="Times New Roman"/>
          <w:sz w:val="24"/>
          <w:szCs w:val="24"/>
          <w:lang w:val="en-US"/>
        </w:rPr>
        <w:t xml:space="preserve"> </w:t>
      </w:r>
      <w:r>
        <w:rPr>
          <w:rFonts w:ascii="Times New Roman" w:hAnsi="Times New Roman" w:cs="Times New Roman"/>
          <w:sz w:val="24"/>
          <w:szCs w:val="24"/>
          <w:lang w:val="en-US"/>
        </w:rPr>
        <w:t>binned</w:t>
      </w:r>
      <w:r w:rsidR="00BC2E92">
        <w:rPr>
          <w:rFonts w:ascii="Times New Roman" w:hAnsi="Times New Roman" w:cs="Times New Roman"/>
          <w:sz w:val="24"/>
          <w:szCs w:val="24"/>
          <w:lang w:val="en-US"/>
        </w:rPr>
        <w:t xml:space="preserve"> the same number of extant species according to their age</w:t>
      </w:r>
      <w:r>
        <w:rPr>
          <w:rFonts w:ascii="Times New Roman" w:hAnsi="Times New Roman" w:cs="Times New Roman"/>
          <w:sz w:val="24"/>
          <w:szCs w:val="24"/>
          <w:lang w:val="en-US"/>
        </w:rPr>
        <w:t xml:space="preserve"> in five categori</w:t>
      </w:r>
      <w:r w:rsidR="00FF79B1">
        <w:rPr>
          <w:rFonts w:ascii="Times New Roman" w:hAnsi="Times New Roman" w:cs="Times New Roman"/>
          <w:sz w:val="24"/>
          <w:szCs w:val="24"/>
          <w:lang w:val="en-US"/>
        </w:rPr>
        <w:t>es</w:t>
      </w:r>
      <w:r>
        <w:rPr>
          <w:rFonts w:ascii="Times New Roman" w:hAnsi="Times New Roman" w:cs="Times New Roman"/>
          <w:sz w:val="24"/>
          <w:szCs w:val="24"/>
          <w:lang w:val="en-US"/>
        </w:rPr>
        <w:t xml:space="preserve"> reflecting the increase in extinction risk</w:t>
      </w:r>
      <w:r w:rsidR="00FF79B1">
        <w:rPr>
          <w:rFonts w:ascii="Times New Roman" w:hAnsi="Times New Roman" w:cs="Times New Roman"/>
          <w:sz w:val="24"/>
          <w:szCs w:val="24"/>
          <w:lang w:val="en-US"/>
        </w:rPr>
        <w:t xml:space="preserve"> with age</w:t>
      </w:r>
      <w:r>
        <w:rPr>
          <w:rFonts w:ascii="Times New Roman" w:hAnsi="Times New Roman" w:cs="Times New Roman"/>
          <w:sz w:val="24"/>
          <w:szCs w:val="24"/>
          <w:lang w:val="en-US"/>
        </w:rPr>
        <w:t xml:space="preserve"> encapsulated by the IUCN categories: Least Concern (LC), Near Threatened (NT), Vulnerable (VU), Endangered (EN), and Critically Endangered (CR; International Union for the Conservation of Nature</w:t>
      </w:r>
      <w:r>
        <w:fldChar w:fldCharType="begin"/>
      </w:r>
      <w:r>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With this, we generated a positive effect with older species being at higher extinction risk regarding the IUCN categories</w:t>
      </w:r>
      <w:r w:rsidR="00675A13">
        <w:rPr>
          <w:rFonts w:ascii="Times New Roman" w:hAnsi="Times New Roman" w:cs="Times New Roman"/>
          <w:sz w:val="24"/>
          <w:szCs w:val="24"/>
          <w:lang w:val="en-US"/>
        </w:rPr>
        <w:t>, assuming bifurcating speciation.</w:t>
      </w:r>
    </w:p>
    <w:p w14:paraId="4B9E4E5D" w14:textId="58203B8F"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Then, we quantified the share of the 1000 datasets where the order of the mean age per IUCN category did not match with the simulated monotonic increase when utilizing (a) phylogenetic ages,</w:t>
      </w:r>
      <w:r w:rsidR="00BC2E92">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(b) the probabilistic species age estimator.</w:t>
      </w:r>
      <w:r w:rsidR="00675A13">
        <w:rPr>
          <w:rFonts w:ascii="Times New Roman" w:hAnsi="Times New Roman" w:cs="Times New Roman"/>
          <w:sz w:val="24"/>
          <w:szCs w:val="24"/>
          <w:lang w:val="en-US"/>
        </w:rPr>
        <w:t xml:space="preserve"> We also evaluated the effect of</w:t>
      </w:r>
      <w:r w:rsidR="00FF4B20">
        <w:rPr>
          <w:rFonts w:ascii="Times New Roman" w:hAnsi="Times New Roman" w:cs="Times New Roman"/>
          <w:sz w:val="24"/>
          <w:szCs w:val="24"/>
          <w:lang w:val="en-US"/>
        </w:rPr>
        <w:t xml:space="preserve"> nonrandom</w:t>
      </w:r>
      <w:r w:rsidR="00675A13">
        <w:rPr>
          <w:rFonts w:ascii="Times New Roman" w:hAnsi="Times New Roman" w:cs="Times New Roman"/>
          <w:sz w:val="24"/>
          <w:szCs w:val="24"/>
          <w:lang w:val="en-US"/>
        </w:rPr>
        <w:t xml:space="preserve"> incomplete </w:t>
      </w:r>
      <w:r w:rsidR="00FF4B20">
        <w:rPr>
          <w:rFonts w:ascii="Times New Roman" w:hAnsi="Times New Roman" w:cs="Times New Roman"/>
          <w:sz w:val="24"/>
          <w:szCs w:val="24"/>
          <w:lang w:val="en-US"/>
        </w:rPr>
        <w:t>sampling</w:t>
      </w:r>
      <w:r w:rsidR="00675A13">
        <w:rPr>
          <w:rFonts w:ascii="Times New Roman" w:hAnsi="Times New Roman" w:cs="Times New Roman"/>
          <w:sz w:val="24"/>
          <w:szCs w:val="24"/>
          <w:lang w:val="en-US"/>
        </w:rPr>
        <w:t xml:space="preserve"> on the evaluation of </w:t>
      </w:r>
      <w:r w:rsidR="00FF4B20">
        <w:rPr>
          <w:rFonts w:ascii="Times New Roman" w:hAnsi="Times New Roman" w:cs="Times New Roman"/>
          <w:sz w:val="24"/>
          <w:szCs w:val="24"/>
          <w:lang w:val="en-US"/>
        </w:rPr>
        <w:t xml:space="preserve">species </w:t>
      </w:r>
      <w:r w:rsidR="00675A13">
        <w:rPr>
          <w:rFonts w:ascii="Times New Roman" w:hAnsi="Times New Roman" w:cs="Times New Roman"/>
          <w:sz w:val="24"/>
          <w:szCs w:val="24"/>
          <w:lang w:val="en-US"/>
        </w:rPr>
        <w:t xml:space="preserve">age-correlated extinction risks. </w:t>
      </w:r>
    </w:p>
    <w:p w14:paraId="1C0B5FD3" w14:textId="77777777" w:rsidR="00350EF5" w:rsidRDefault="00350EF5">
      <w:pPr>
        <w:spacing w:after="0" w:line="360" w:lineRule="auto"/>
        <w:ind w:firstLine="709"/>
        <w:jc w:val="both"/>
        <w:rPr>
          <w:rFonts w:ascii="Times New Roman" w:hAnsi="Times New Roman" w:cs="Times New Roman"/>
          <w:i/>
          <w:iCs/>
          <w:sz w:val="24"/>
          <w:szCs w:val="24"/>
          <w:u w:val="single"/>
          <w:lang w:val="en-US"/>
        </w:rPr>
      </w:pPr>
    </w:p>
    <w:p w14:paraId="28BCACC6"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693CF09C"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61E771DA" w14:textId="3007F3DE"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Under the assumption of bifurcating speciation and with no extinction events, phylogenetic ages matched the true age of extant species (</w:t>
      </w:r>
      <w:del w:id="199" w:author="Daniele Silvestro" w:date="2023-11-16T08:51:00Z">
        <w:r w:rsidDel="0019202E">
          <w:rPr>
            <w:rFonts w:ascii="Times New Roman" w:hAnsi="Times New Roman" w:cs="Times New Roman"/>
            <w:sz w:val="24"/>
            <w:szCs w:val="24"/>
            <w:lang w:val="en-US"/>
          </w:rPr>
          <w:delText xml:space="preserve">Figure </w:delText>
        </w:r>
      </w:del>
      <w:ins w:id="200" w:author="Daniele Silvestro" w:date="2023-11-16T08:51:00Z">
        <w:r w:rsidR="0019202E">
          <w:rPr>
            <w:rFonts w:ascii="Times New Roman" w:hAnsi="Times New Roman" w:cs="Times New Roman"/>
            <w:sz w:val="24"/>
            <w:szCs w:val="24"/>
            <w:lang w:val="en-US"/>
          </w:rPr>
          <w:t xml:space="preserve">Fig. </w:t>
        </w:r>
      </w:ins>
      <w:r>
        <w:rPr>
          <w:rFonts w:ascii="Times New Roman" w:hAnsi="Times New Roman" w:cs="Times New Roman"/>
          <w:sz w:val="24"/>
          <w:szCs w:val="24"/>
          <w:lang w:val="en-US"/>
        </w:rPr>
        <w:t>3). At low extinction fraction (&lt; 0.25), 96% of the phylogenetic age estimations were congruent with the true age. At high</w:t>
      </w:r>
      <w:ins w:id="201" w:author="Daniele Silvestro" w:date="2023-11-16T08:14:00Z">
        <w:r w:rsidR="0037255B">
          <w:rPr>
            <w:rFonts w:ascii="Times New Roman" w:hAnsi="Times New Roman" w:cs="Times New Roman"/>
            <w:sz w:val="24"/>
            <w:szCs w:val="24"/>
            <w:lang w:val="en-US"/>
          </w:rPr>
          <w:t>er</w:t>
        </w:r>
      </w:ins>
      <w:r>
        <w:rPr>
          <w:rFonts w:ascii="Times New Roman" w:hAnsi="Times New Roman" w:cs="Times New Roman"/>
          <w:sz w:val="24"/>
          <w:szCs w:val="24"/>
          <w:lang w:val="en-US"/>
        </w:rPr>
        <w:t xml:space="preserve"> extinction fraction</w:t>
      </w:r>
      <w:ins w:id="202" w:author="Daniele Silvestro" w:date="2023-11-16T08:14:00Z">
        <w:r w:rsidR="0037255B">
          <w:rPr>
            <w:rFonts w:ascii="Times New Roman" w:hAnsi="Times New Roman" w:cs="Times New Roman"/>
            <w:sz w:val="24"/>
            <w:szCs w:val="24"/>
            <w:lang w:val="en-US"/>
          </w:rPr>
          <w:t>s</w:t>
        </w:r>
      </w:ins>
      <w:r>
        <w:rPr>
          <w:rFonts w:ascii="Times New Roman" w:hAnsi="Times New Roman" w:cs="Times New Roman"/>
          <w:sz w:val="24"/>
          <w:szCs w:val="24"/>
          <w:lang w:val="en-US"/>
        </w:rPr>
        <w:t xml:space="preserve"> (&gt; 0.75), this was also the case for most species (73%). However, age overestimation increased with extinction fraction and in some cases the phylogenetic age erroneously suggested that the species is as old as the root age. While under bifurcating speciation, the phylogenetic age never underestimated the true species age, </w:t>
      </w:r>
      <w:ins w:id="203" w:author="Daniele Silvestro" w:date="2023-11-16T08:13:00Z">
        <w:r w:rsidR="0037255B">
          <w:rPr>
            <w:rFonts w:ascii="Times New Roman" w:hAnsi="Times New Roman" w:cs="Times New Roman"/>
            <w:sz w:val="24"/>
            <w:szCs w:val="24"/>
            <w:lang w:val="en-US"/>
          </w:rPr>
          <w:t xml:space="preserve">both </w:t>
        </w:r>
      </w:ins>
      <w:r>
        <w:rPr>
          <w:rFonts w:ascii="Times New Roman" w:hAnsi="Times New Roman" w:cs="Times New Roman"/>
          <w:sz w:val="24"/>
          <w:szCs w:val="24"/>
          <w:lang w:val="en-US"/>
        </w:rPr>
        <w:t>over- and underestimation occurred in the case of budding speciation. Moreover, the proportion of cases were the phylogenetic ages equal the species age was lower than in the bifurcating scenario</w:t>
      </w:r>
      <w:r w:rsidR="007E795A">
        <w:rPr>
          <w:rFonts w:ascii="Times New Roman" w:hAnsi="Times New Roman" w:cs="Times New Roman"/>
          <w:sz w:val="24"/>
          <w:szCs w:val="24"/>
          <w:lang w:val="en-US"/>
        </w:rPr>
        <w:t xml:space="preserve"> (</w:t>
      </w:r>
      <w:del w:id="204" w:author="Daniele Silvestro" w:date="2023-11-16T08:51:00Z">
        <w:r w:rsidR="007E795A" w:rsidDel="0019202E">
          <w:rPr>
            <w:rFonts w:ascii="Times New Roman" w:hAnsi="Times New Roman" w:cs="Times New Roman"/>
            <w:sz w:val="24"/>
            <w:szCs w:val="24"/>
            <w:lang w:val="en-US"/>
          </w:rPr>
          <w:delText xml:space="preserve">Figure </w:delText>
        </w:r>
      </w:del>
      <w:ins w:id="205" w:author="Daniele Silvestro" w:date="2023-11-16T08:51:00Z">
        <w:r w:rsidR="0019202E">
          <w:rPr>
            <w:rFonts w:ascii="Times New Roman" w:hAnsi="Times New Roman" w:cs="Times New Roman"/>
            <w:sz w:val="24"/>
            <w:szCs w:val="24"/>
            <w:lang w:val="en-US"/>
          </w:rPr>
          <w:t xml:space="preserve">Fig. </w:t>
        </w:r>
      </w:ins>
      <w:r w:rsidR="007E795A">
        <w:rPr>
          <w:rFonts w:ascii="Times New Roman" w:hAnsi="Times New Roman" w:cs="Times New Roman"/>
          <w:sz w:val="24"/>
          <w:szCs w:val="24"/>
          <w:lang w:val="en-US"/>
        </w:rPr>
        <w:t>3)</w:t>
      </w:r>
      <w:r>
        <w:rPr>
          <w:rFonts w:ascii="Times New Roman" w:hAnsi="Times New Roman" w:cs="Times New Roman"/>
          <w:sz w:val="24"/>
          <w:szCs w:val="24"/>
          <w:lang w:val="en-US"/>
        </w:rPr>
        <w:t xml:space="preserve">. Overestimated ages were more frequent with high extinction while underestimations occurred with low extinction but in principle both happened under the </w:t>
      </w:r>
      <w:r>
        <w:rPr>
          <w:rFonts w:ascii="Times New Roman" w:hAnsi="Times New Roman" w:cs="Times New Roman"/>
          <w:sz w:val="24"/>
          <w:szCs w:val="24"/>
          <w:lang w:val="en-US"/>
        </w:rPr>
        <w:lastRenderedPageBreak/>
        <w:t>complete range of extinction rates (</w:t>
      </w:r>
      <w:del w:id="206" w:author="Daniele Silvestro" w:date="2023-11-16T08:51:00Z">
        <w:r w:rsidDel="0019202E">
          <w:rPr>
            <w:rFonts w:ascii="Times New Roman" w:hAnsi="Times New Roman" w:cs="Times New Roman"/>
            <w:sz w:val="24"/>
            <w:szCs w:val="24"/>
            <w:lang w:val="en-US"/>
          </w:rPr>
          <w:delText xml:space="preserve">Figure </w:delText>
        </w:r>
      </w:del>
      <w:ins w:id="207" w:author="Daniele Silvestro" w:date="2023-11-16T08:51:00Z">
        <w:r w:rsidR="0019202E">
          <w:rPr>
            <w:rFonts w:ascii="Times New Roman" w:hAnsi="Times New Roman" w:cs="Times New Roman"/>
            <w:sz w:val="24"/>
            <w:szCs w:val="24"/>
            <w:lang w:val="en-US"/>
          </w:rPr>
          <w:t xml:space="preserve">Fig. </w:t>
        </w:r>
      </w:ins>
      <w:r>
        <w:rPr>
          <w:rFonts w:ascii="Times New Roman" w:hAnsi="Times New Roman" w:cs="Times New Roman"/>
          <w:sz w:val="24"/>
          <w:szCs w:val="24"/>
          <w:lang w:val="en-US"/>
        </w:rPr>
        <w:t xml:space="preserve">3). Even at low extinction fraction, ~50% of phylogenetic ages did not match the true ages. </w:t>
      </w:r>
    </w:p>
    <w:p w14:paraId="0707A897" w14:textId="3C234E56"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In datasets simulated under a mixture of anagenetic and bifurcating speciation, phylogenetic ages deviated more strongly from the true ages than under a pure bifurcating process, given that anagenetic events are unobserved in the phylogeny (</w:t>
      </w:r>
      <w:del w:id="208" w:author="Daniele Silvestro" w:date="2023-11-16T08:51:00Z">
        <w:r w:rsidDel="0019202E">
          <w:rPr>
            <w:rFonts w:ascii="Times New Roman" w:hAnsi="Times New Roman" w:cs="Times New Roman"/>
            <w:sz w:val="24"/>
            <w:szCs w:val="24"/>
            <w:lang w:val="en-US"/>
          </w:rPr>
          <w:delText xml:space="preserve">Figure </w:delText>
        </w:r>
      </w:del>
      <w:ins w:id="209" w:author="Daniele Silvestro" w:date="2023-11-16T08:51:00Z">
        <w:r w:rsidR="0019202E">
          <w:rPr>
            <w:rFonts w:ascii="Times New Roman" w:hAnsi="Times New Roman" w:cs="Times New Roman"/>
            <w:sz w:val="24"/>
            <w:szCs w:val="24"/>
            <w:lang w:val="en-US"/>
          </w:rPr>
          <w:t xml:space="preserve">Fig. </w:t>
        </w:r>
      </w:ins>
      <w:r>
        <w:rPr>
          <w:rFonts w:ascii="Times New Roman" w:hAnsi="Times New Roman" w:cs="Times New Roman"/>
          <w:sz w:val="24"/>
          <w:szCs w:val="24"/>
          <w:lang w:val="en-US"/>
        </w:rPr>
        <w:t>S</w:t>
      </w:r>
      <w:r w:rsidR="00AF59FD">
        <w:rPr>
          <w:rFonts w:ascii="Times New Roman" w:hAnsi="Times New Roman" w:cs="Times New Roman"/>
          <w:sz w:val="24"/>
          <w:szCs w:val="24"/>
          <w:lang w:val="en-US"/>
        </w:rPr>
        <w:t>M</w:t>
      </w:r>
      <w:r>
        <w:rPr>
          <w:rFonts w:ascii="Times New Roman" w:hAnsi="Times New Roman" w:cs="Times New Roman"/>
          <w:sz w:val="24"/>
          <w:szCs w:val="24"/>
          <w:lang w:val="en-US"/>
        </w:rPr>
        <w:t>1). With a low extinction fraction, phylogenetic ages were congruent with the true species ages in 78% of the cases instead of 96%, and with high extinction the share decreases from 73% to 62%. Datasets with mixed anagenetic and budding speciation, phylogenetic ages also deviated more that under a pure budding process; with a low extinction fraction, phylogenetic ages were congruent 40% instead of 50%, and with high extinction the accuracy decreased to 34%.</w:t>
      </w:r>
    </w:p>
    <w:p w14:paraId="4BDB6E04" w14:textId="3DD1B4CE"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While a budding speciation mode led to a higher baseline error than bifurcation, the latter showed a stronger increase with extinction (</w:t>
      </w:r>
      <w:del w:id="210" w:author="Daniele Silvestro" w:date="2023-11-16T08:51:00Z">
        <w:r w:rsidDel="0019202E">
          <w:rPr>
            <w:rFonts w:ascii="Times New Roman" w:hAnsi="Times New Roman" w:cs="Times New Roman"/>
            <w:sz w:val="24"/>
            <w:szCs w:val="24"/>
            <w:lang w:val="en-US"/>
          </w:rPr>
          <w:delText xml:space="preserve">Figure </w:delText>
        </w:r>
      </w:del>
      <w:ins w:id="211" w:author="Daniele Silvestro" w:date="2023-11-16T08:51:00Z">
        <w:r w:rsidR="0019202E">
          <w:rPr>
            <w:rFonts w:ascii="Times New Roman" w:hAnsi="Times New Roman" w:cs="Times New Roman"/>
            <w:sz w:val="24"/>
            <w:szCs w:val="24"/>
            <w:lang w:val="en-US"/>
          </w:rPr>
          <w:t xml:space="preserve">Fig. </w:t>
        </w:r>
      </w:ins>
      <w:r>
        <w:rPr>
          <w:rFonts w:ascii="Times New Roman" w:hAnsi="Times New Roman" w:cs="Times New Roman"/>
          <w:sz w:val="24"/>
          <w:szCs w:val="24"/>
          <w:lang w:val="en-US"/>
        </w:rPr>
        <w:t>4). Under both modes of speciation, speciation rates did not have a substantial impact on error in age. For strictly bifurcating speciation, there was no error in the absence of extinction, but the MAPE increased to up to 150% with extinction fractions exceeding 0.75. In contrast, under budding speciation the MAPE was around 25% in the absence of extinction, increasing to 30-120% with extinction fractions exceeding 0.75. In datasets that included anagenetic speciation, the MAPE reached as high as 500% in some simulations (</w:t>
      </w:r>
      <w:del w:id="212" w:author="Daniele Silvestro" w:date="2023-11-16T08:51:00Z">
        <w:r w:rsidDel="0019202E">
          <w:rPr>
            <w:rFonts w:ascii="Times New Roman" w:hAnsi="Times New Roman" w:cs="Times New Roman"/>
            <w:sz w:val="24"/>
            <w:szCs w:val="24"/>
            <w:lang w:val="en-US"/>
          </w:rPr>
          <w:delText xml:space="preserve">Figure </w:delText>
        </w:r>
      </w:del>
      <w:ins w:id="213" w:author="Daniele Silvestro" w:date="2023-11-16T08:51:00Z">
        <w:r w:rsidR="0019202E">
          <w:rPr>
            <w:rFonts w:ascii="Times New Roman" w:hAnsi="Times New Roman" w:cs="Times New Roman"/>
            <w:sz w:val="24"/>
            <w:szCs w:val="24"/>
            <w:lang w:val="en-US"/>
          </w:rPr>
          <w:t xml:space="preserve">Fig. </w:t>
        </w:r>
      </w:ins>
      <w:r>
        <w:rPr>
          <w:rFonts w:ascii="Times New Roman" w:hAnsi="Times New Roman" w:cs="Times New Roman"/>
          <w:sz w:val="24"/>
          <w:szCs w:val="24"/>
          <w:lang w:val="en-US"/>
        </w:rPr>
        <w:t xml:space="preserve">SM2). </w:t>
      </w:r>
    </w:p>
    <w:p w14:paraId="3C185C08" w14:textId="77777777" w:rsidR="002F5B65" w:rsidRDefault="002F5B65">
      <w:pPr>
        <w:spacing w:after="0" w:line="360" w:lineRule="auto"/>
        <w:jc w:val="both"/>
        <w:rPr>
          <w:rFonts w:ascii="Times New Roman" w:hAnsi="Times New Roman" w:cs="Times New Roman"/>
          <w:sz w:val="24"/>
          <w:szCs w:val="24"/>
          <w:lang w:val="en-US"/>
        </w:rPr>
      </w:pPr>
    </w:p>
    <w:p w14:paraId="0D8F6AD0"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on comparing species ages</w:t>
      </w:r>
    </w:p>
    <w:p w14:paraId="37399366" w14:textId="1D0B7FBB" w:rsidR="005123FD" w:rsidRDefault="00000000" w:rsidP="0037255B">
      <w:pPr>
        <w:spacing w:after="0" w:line="360" w:lineRule="auto"/>
        <w:ind w:firstLine="709"/>
        <w:jc w:val="both"/>
        <w:rPr>
          <w:moveTo w:id="214" w:author="Daniele Silvestro" w:date="2023-11-16T07:56:00Z"/>
          <w:rFonts w:ascii="Times New Roman" w:hAnsi="Times New Roman" w:cs="Times New Roman"/>
          <w:sz w:val="24"/>
          <w:szCs w:val="24"/>
          <w:lang w:val="en-US"/>
        </w:rPr>
        <w:pPrChange w:id="215" w:author="Daniele Silvestro" w:date="2023-11-16T08:07:00Z">
          <w:pPr>
            <w:spacing w:after="0" w:line="360" w:lineRule="auto"/>
            <w:jc w:val="both"/>
          </w:pPr>
        </w:pPrChange>
      </w:pPr>
      <w:r>
        <w:rPr>
          <w:rFonts w:ascii="Times New Roman" w:hAnsi="Times New Roman" w:cs="Times New Roman"/>
          <w:sz w:val="24"/>
          <w:szCs w:val="24"/>
          <w:lang w:val="en-US"/>
        </w:rPr>
        <w:t>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 (</w:t>
      </w:r>
      <w:del w:id="216" w:author="Daniele Silvestro" w:date="2023-11-16T08:51:00Z">
        <w:r w:rsidR="00907524" w:rsidDel="0019202E">
          <w:rPr>
            <w:rFonts w:ascii="Times New Roman" w:hAnsi="Times New Roman" w:cs="Times New Roman"/>
            <w:sz w:val="24"/>
            <w:szCs w:val="24"/>
            <w:lang w:val="en-US"/>
          </w:rPr>
          <w:delText xml:space="preserve">Figure </w:delText>
        </w:r>
      </w:del>
      <w:ins w:id="217" w:author="Daniele Silvestro" w:date="2023-11-16T08:51:00Z">
        <w:r w:rsidR="0019202E">
          <w:rPr>
            <w:rFonts w:ascii="Times New Roman" w:hAnsi="Times New Roman" w:cs="Times New Roman"/>
            <w:sz w:val="24"/>
            <w:szCs w:val="24"/>
            <w:lang w:val="en-US"/>
          </w:rPr>
          <w:t xml:space="preserve">Fig. </w:t>
        </w:r>
      </w:ins>
      <w:r w:rsidR="00907524">
        <w:rPr>
          <w:rFonts w:ascii="Times New Roman" w:hAnsi="Times New Roman" w:cs="Times New Roman"/>
          <w:sz w:val="24"/>
          <w:szCs w:val="24"/>
          <w:lang w:val="en-US"/>
        </w:rPr>
        <w:t>SM3a</w:t>
      </w:r>
      <w:r>
        <w:rPr>
          <w:rFonts w:ascii="Times New Roman" w:hAnsi="Times New Roman" w:cs="Times New Roman"/>
          <w:sz w:val="24"/>
          <w:szCs w:val="24"/>
          <w:lang w:val="en-US"/>
        </w:rPr>
        <w:t xml:space="preserve">). Thus, for this speciation mode, </w:t>
      </w:r>
      <w:del w:id="218" w:author="Daniele Silvestro" w:date="2023-11-16T08:07:00Z">
        <w:r w:rsidDel="0037255B">
          <w:rPr>
            <w:rFonts w:ascii="Times New Roman" w:hAnsi="Times New Roman" w:cs="Times New Roman"/>
            <w:sz w:val="24"/>
            <w:szCs w:val="24"/>
            <w:lang w:val="en-US"/>
          </w:rPr>
          <w:delText>there is no</w:delText>
        </w:r>
      </w:del>
      <w:ins w:id="219" w:author="Daniele Silvestro" w:date="2023-11-16T08:07:00Z">
        <w:r w:rsidR="0037255B">
          <w:rPr>
            <w:rFonts w:ascii="Times New Roman" w:hAnsi="Times New Roman" w:cs="Times New Roman"/>
            <w:sz w:val="24"/>
            <w:szCs w:val="24"/>
            <w:lang w:val="en-US"/>
          </w:rPr>
          <w:t>the</w:t>
        </w:r>
      </w:ins>
      <w:r>
        <w:rPr>
          <w:rFonts w:ascii="Times New Roman" w:hAnsi="Times New Roman" w:cs="Times New Roman"/>
          <w:sz w:val="24"/>
          <w:szCs w:val="24"/>
          <w:lang w:val="en-US"/>
        </w:rPr>
        <w:t xml:space="preserve"> risk of a qualitative error when comparing species at the extremes of the age range </w:t>
      </w:r>
      <w:del w:id="220" w:author="Daniele Silvestro" w:date="2023-11-16T08:07:00Z">
        <w:r w:rsidDel="0037255B">
          <w:rPr>
            <w:rFonts w:ascii="Times New Roman" w:hAnsi="Times New Roman" w:cs="Times New Roman"/>
            <w:sz w:val="24"/>
            <w:szCs w:val="24"/>
            <w:lang w:val="en-US"/>
          </w:rPr>
          <w:delText>of a time-calibrated phylogeny</w:delText>
        </w:r>
      </w:del>
      <w:ins w:id="221" w:author="Daniele Silvestro" w:date="2023-11-16T08:07:00Z">
        <w:r w:rsidR="0037255B">
          <w:rPr>
            <w:rFonts w:ascii="Times New Roman" w:hAnsi="Times New Roman" w:cs="Times New Roman"/>
            <w:sz w:val="24"/>
            <w:szCs w:val="24"/>
            <w:lang w:val="en-US"/>
          </w:rPr>
          <w:t>is minimal</w:t>
        </w:r>
      </w:ins>
      <w:r>
        <w:rPr>
          <w:rFonts w:ascii="Times New Roman" w:hAnsi="Times New Roman" w:cs="Times New Roman"/>
          <w:sz w:val="24"/>
          <w:szCs w:val="24"/>
          <w:lang w:val="en-US"/>
        </w:rPr>
        <w:t xml:space="preserve">. </w:t>
      </w:r>
      <w:moveToRangeStart w:id="222" w:author="Daniele Silvestro" w:date="2023-11-16T07:56:00Z" w:name="move151013826"/>
      <w:moveTo w:id="223" w:author="Daniele Silvestro" w:date="2023-11-16T07:56:00Z">
        <w:del w:id="224" w:author="Daniele Silvestro" w:date="2023-11-16T08:05:00Z">
          <w:r w:rsidR="005123FD" w:rsidDel="0037255B">
            <w:rPr>
              <w:rFonts w:ascii="Times New Roman" w:hAnsi="Times New Roman" w:cs="Times New Roman"/>
              <w:sz w:val="24"/>
              <w:szCs w:val="24"/>
              <w:lang w:val="en-US"/>
            </w:rPr>
            <w:delText>Under bifurcating speciation</w:delText>
          </w:r>
        </w:del>
      </w:moveTo>
      <w:ins w:id="225" w:author="Daniele Silvestro" w:date="2023-11-16T08:05:00Z">
        <w:r w:rsidR="0037255B">
          <w:rPr>
            <w:rFonts w:ascii="Times New Roman" w:hAnsi="Times New Roman" w:cs="Times New Roman"/>
            <w:sz w:val="24"/>
            <w:szCs w:val="24"/>
            <w:lang w:val="en-US"/>
          </w:rPr>
          <w:t>However</w:t>
        </w:r>
      </w:ins>
      <w:moveTo w:id="226" w:author="Daniele Silvestro" w:date="2023-11-16T07:56:00Z">
        <w:r w:rsidR="005123FD">
          <w:rPr>
            <w:rFonts w:ascii="Times New Roman" w:hAnsi="Times New Roman" w:cs="Times New Roman"/>
            <w:sz w:val="24"/>
            <w:szCs w:val="24"/>
            <w:lang w:val="en-US"/>
          </w:rPr>
          <w:t xml:space="preserve">, the age ranking of two randomly selected </w:t>
        </w:r>
      </w:moveTo>
      <w:ins w:id="227" w:author="Daniele Silvestro" w:date="2023-11-16T08:07:00Z">
        <w:r w:rsidR="0037255B">
          <w:rPr>
            <w:rFonts w:ascii="Times New Roman" w:hAnsi="Times New Roman" w:cs="Times New Roman"/>
            <w:sz w:val="24"/>
            <w:szCs w:val="24"/>
            <w:lang w:val="en-US"/>
          </w:rPr>
          <w:t xml:space="preserve">species </w:t>
        </w:r>
      </w:ins>
      <w:moveTo w:id="228" w:author="Daniele Silvestro" w:date="2023-11-16T07:56:00Z">
        <w:r w:rsidR="005123FD">
          <w:rPr>
            <w:rFonts w:ascii="Times New Roman" w:hAnsi="Times New Roman" w:cs="Times New Roman"/>
            <w:sz w:val="24"/>
            <w:szCs w:val="24"/>
            <w:lang w:val="en-US"/>
          </w:rPr>
          <w:t>was</w:t>
        </w:r>
      </w:moveTo>
      <w:ins w:id="229" w:author="Daniele Silvestro" w:date="2023-11-16T08:05:00Z">
        <w:r w:rsidR="0037255B">
          <w:rPr>
            <w:rFonts w:ascii="Times New Roman" w:hAnsi="Times New Roman" w:cs="Times New Roman"/>
            <w:sz w:val="24"/>
            <w:szCs w:val="24"/>
            <w:lang w:val="en-US"/>
          </w:rPr>
          <w:t xml:space="preserve"> found to be</w:t>
        </w:r>
      </w:ins>
      <w:moveTo w:id="230" w:author="Daniele Silvestro" w:date="2023-11-16T07:56:00Z">
        <w:r w:rsidR="005123FD">
          <w:rPr>
            <w:rFonts w:ascii="Times New Roman" w:hAnsi="Times New Roman" w:cs="Times New Roman"/>
            <w:sz w:val="24"/>
            <w:szCs w:val="24"/>
            <w:lang w:val="en-US"/>
          </w:rPr>
          <w:t xml:space="preserve"> incorrect in 6% and 8%, for intermediate and high extinction, respectively (</w:t>
        </w:r>
        <w:del w:id="231" w:author="Daniele Silvestro" w:date="2023-11-16T08:51:00Z">
          <w:r w:rsidR="005123FD" w:rsidDel="0019202E">
            <w:rPr>
              <w:rFonts w:ascii="Times New Roman" w:hAnsi="Times New Roman" w:cs="Times New Roman"/>
              <w:sz w:val="24"/>
              <w:szCs w:val="24"/>
              <w:lang w:val="en-US"/>
            </w:rPr>
            <w:delText xml:space="preserve">Figure </w:delText>
          </w:r>
        </w:del>
      </w:moveTo>
      <w:ins w:id="232" w:author="Daniele Silvestro" w:date="2023-11-16T08:51:00Z">
        <w:r w:rsidR="0019202E">
          <w:rPr>
            <w:rFonts w:ascii="Times New Roman" w:hAnsi="Times New Roman" w:cs="Times New Roman"/>
            <w:sz w:val="24"/>
            <w:szCs w:val="24"/>
            <w:lang w:val="en-US"/>
          </w:rPr>
          <w:t xml:space="preserve">Fig. </w:t>
        </w:r>
      </w:ins>
      <w:moveTo w:id="233" w:author="Daniele Silvestro" w:date="2023-11-16T07:56:00Z">
        <w:r w:rsidR="005123FD">
          <w:rPr>
            <w:rFonts w:ascii="Times New Roman" w:hAnsi="Times New Roman" w:cs="Times New Roman"/>
            <w:sz w:val="24"/>
            <w:szCs w:val="24"/>
            <w:lang w:val="en-US"/>
          </w:rPr>
          <w:t xml:space="preserve">SM4a). </w:t>
        </w:r>
      </w:moveTo>
      <w:ins w:id="234" w:author="Daniele Silvestro" w:date="2023-11-16T08:06:00Z">
        <w:r w:rsidR="0037255B">
          <w:rPr>
            <w:rFonts w:ascii="Times New Roman" w:hAnsi="Times New Roman" w:cs="Times New Roman"/>
            <w:sz w:val="24"/>
            <w:szCs w:val="24"/>
            <w:lang w:val="en-US"/>
          </w:rPr>
          <w:t>Thus</w:t>
        </w:r>
      </w:ins>
      <w:ins w:id="235" w:author="Daniele Silvestro" w:date="2023-11-16T08:07:00Z">
        <w:r w:rsidR="0037255B">
          <w:rPr>
            <w:rFonts w:ascii="Times New Roman" w:hAnsi="Times New Roman" w:cs="Times New Roman"/>
            <w:sz w:val="24"/>
            <w:szCs w:val="24"/>
            <w:lang w:val="en-US"/>
          </w:rPr>
          <w:t xml:space="preserve">, qualitative errors in comparing species ages are </w:t>
        </w:r>
      </w:ins>
      <w:ins w:id="236" w:author="Daniele Silvestro" w:date="2023-11-16T08:08:00Z">
        <w:r w:rsidR="0037255B">
          <w:rPr>
            <w:rFonts w:ascii="Times New Roman" w:hAnsi="Times New Roman" w:cs="Times New Roman"/>
            <w:sz w:val="24"/>
            <w:szCs w:val="24"/>
            <w:lang w:val="en-US"/>
          </w:rPr>
          <w:t xml:space="preserve">non-negligible under the assumption of bifurcating speciation. </w:t>
        </w:r>
      </w:ins>
      <w:moveTo w:id="237" w:author="Daniele Silvestro" w:date="2023-11-16T07:56:00Z">
        <w:del w:id="238" w:author="Daniele Silvestro" w:date="2023-11-16T08:06:00Z">
          <w:r w:rsidR="005123FD" w:rsidDel="0037255B">
            <w:rPr>
              <w:rFonts w:ascii="Times New Roman" w:hAnsi="Times New Roman" w:cs="Times New Roman"/>
              <w:sz w:val="24"/>
              <w:szCs w:val="24"/>
              <w:lang w:val="en-US"/>
            </w:rPr>
            <w:delText>Under budding speciation, the error exceeded 25%, irrespectively of the extinction level (Figure SM4b).</w:delText>
          </w:r>
        </w:del>
      </w:moveTo>
    </w:p>
    <w:p w14:paraId="36D87943" w14:textId="77777777" w:rsidR="005123FD" w:rsidRDefault="005123FD" w:rsidP="005123FD">
      <w:pPr>
        <w:spacing w:after="0" w:line="360" w:lineRule="auto"/>
        <w:jc w:val="both"/>
        <w:rPr>
          <w:moveTo w:id="239" w:author="Daniele Silvestro" w:date="2023-11-16T07:56:00Z"/>
          <w:rFonts w:ascii="Times New Roman" w:hAnsi="Times New Roman" w:cs="Times New Roman"/>
          <w:sz w:val="24"/>
          <w:szCs w:val="24"/>
          <w:lang w:val="en-US"/>
        </w:rPr>
      </w:pPr>
    </w:p>
    <w:moveToRangeEnd w:id="222"/>
    <w:p w14:paraId="1BBE2EA8" w14:textId="77777777" w:rsidR="005123FD" w:rsidRDefault="005123FD">
      <w:pPr>
        <w:spacing w:after="0" w:line="360" w:lineRule="auto"/>
        <w:ind w:firstLine="709"/>
        <w:jc w:val="both"/>
        <w:rPr>
          <w:ins w:id="240" w:author="Daniele Silvestro" w:date="2023-11-16T07:56:00Z"/>
          <w:rFonts w:ascii="Times New Roman" w:hAnsi="Times New Roman" w:cs="Times New Roman"/>
          <w:sz w:val="24"/>
          <w:szCs w:val="24"/>
          <w:lang w:val="en-US"/>
        </w:rPr>
      </w:pPr>
    </w:p>
    <w:p w14:paraId="1CC75602" w14:textId="5EBD5A6B" w:rsidR="0037255B" w:rsidRDefault="00000000" w:rsidP="0037255B">
      <w:pPr>
        <w:spacing w:after="0" w:line="360" w:lineRule="auto"/>
        <w:jc w:val="both"/>
        <w:rPr>
          <w:ins w:id="241" w:author="Daniele Silvestro" w:date="2023-11-16T08:06:00Z"/>
          <w:rFonts w:ascii="Times New Roman" w:hAnsi="Times New Roman" w:cs="Times New Roman"/>
          <w:sz w:val="24"/>
          <w:szCs w:val="24"/>
          <w:lang w:val="en-US"/>
        </w:rPr>
      </w:pPr>
      <w:r>
        <w:rPr>
          <w:rFonts w:ascii="Times New Roman" w:hAnsi="Times New Roman" w:cs="Times New Roman"/>
          <w:sz w:val="24"/>
          <w:szCs w:val="24"/>
          <w:lang w:val="en-US"/>
        </w:rPr>
        <w:lastRenderedPageBreak/>
        <w:t>In contrast, for budding speciation, the age rank of the oldest and youngest species was erroneously determined in 2.2% of the simulations in the absence of extinction, increasing to 7.5% and 12.2% for intermediate and high extinction, respectively (</w:t>
      </w:r>
      <w:del w:id="242" w:author="Daniele Silvestro" w:date="2023-11-16T08:51:00Z">
        <w:r w:rsidDel="0019202E">
          <w:rPr>
            <w:rFonts w:ascii="Times New Roman" w:hAnsi="Times New Roman" w:cs="Times New Roman"/>
            <w:sz w:val="24"/>
            <w:szCs w:val="24"/>
            <w:lang w:val="en-US"/>
          </w:rPr>
          <w:delText xml:space="preserve">Figure </w:delText>
        </w:r>
      </w:del>
      <w:ins w:id="243" w:author="Daniele Silvestro" w:date="2023-11-16T08:51:00Z">
        <w:r w:rsidR="0019202E">
          <w:rPr>
            <w:rFonts w:ascii="Times New Roman" w:hAnsi="Times New Roman" w:cs="Times New Roman"/>
            <w:sz w:val="24"/>
            <w:szCs w:val="24"/>
            <w:lang w:val="en-US"/>
          </w:rPr>
          <w:t xml:space="preserve">Fig. </w:t>
        </w:r>
      </w:ins>
      <w:r w:rsidR="00907524">
        <w:rPr>
          <w:rFonts w:ascii="Times New Roman" w:hAnsi="Times New Roman" w:cs="Times New Roman"/>
          <w:sz w:val="24"/>
          <w:szCs w:val="24"/>
          <w:lang w:val="en-US"/>
        </w:rPr>
        <w:t>SM3b</w:t>
      </w:r>
      <w:r>
        <w:rPr>
          <w:rFonts w:ascii="Times New Roman" w:hAnsi="Times New Roman" w:cs="Times New Roman"/>
          <w:sz w:val="24"/>
          <w:szCs w:val="24"/>
          <w:lang w:val="en-US"/>
        </w:rPr>
        <w:t>).</w:t>
      </w:r>
      <w:ins w:id="244" w:author="Daniele Silvestro" w:date="2023-11-16T07:53:00Z">
        <w:r w:rsidR="005123FD">
          <w:rPr>
            <w:rFonts w:ascii="Times New Roman" w:hAnsi="Times New Roman" w:cs="Times New Roman"/>
            <w:sz w:val="24"/>
            <w:szCs w:val="24"/>
            <w:lang w:val="en-US"/>
          </w:rPr>
          <w:t xml:space="preserve"> Thus, under the assumption of budding speciation, there is a </w:t>
        </w:r>
      </w:ins>
      <w:ins w:id="245" w:author="Daniele Silvestro" w:date="2023-11-16T08:10:00Z">
        <w:r w:rsidR="0037255B">
          <w:rPr>
            <w:rFonts w:ascii="Times New Roman" w:hAnsi="Times New Roman" w:cs="Times New Roman"/>
            <w:sz w:val="24"/>
            <w:szCs w:val="24"/>
            <w:lang w:val="en-US"/>
          </w:rPr>
          <w:t>substantial</w:t>
        </w:r>
      </w:ins>
      <w:ins w:id="246" w:author="Daniele Silvestro" w:date="2023-11-16T07:53:00Z">
        <w:r w:rsidR="005123FD">
          <w:rPr>
            <w:rFonts w:ascii="Times New Roman" w:hAnsi="Times New Roman" w:cs="Times New Roman"/>
            <w:sz w:val="24"/>
            <w:szCs w:val="24"/>
            <w:lang w:val="en-US"/>
          </w:rPr>
          <w:t xml:space="preserve"> risk of mistaking </w:t>
        </w:r>
      </w:ins>
      <w:ins w:id="247" w:author="Daniele Silvestro" w:date="2023-11-16T07:55:00Z">
        <w:r w:rsidR="005123FD">
          <w:rPr>
            <w:rFonts w:ascii="Times New Roman" w:hAnsi="Times New Roman" w:cs="Times New Roman"/>
            <w:sz w:val="24"/>
            <w:szCs w:val="24"/>
            <w:lang w:val="en-US"/>
          </w:rPr>
          <w:t>a younger and an older</w:t>
        </w:r>
      </w:ins>
      <w:ins w:id="248" w:author="Daniele Silvestro" w:date="2023-11-16T07:54:00Z">
        <w:r w:rsidR="005123FD">
          <w:rPr>
            <w:rFonts w:ascii="Times New Roman" w:hAnsi="Times New Roman" w:cs="Times New Roman"/>
            <w:sz w:val="24"/>
            <w:szCs w:val="24"/>
            <w:lang w:val="en-US"/>
          </w:rPr>
          <w:t xml:space="preserve"> species for the oldest and youngest</w:t>
        </w:r>
      </w:ins>
      <w:ins w:id="249" w:author="Daniele Silvestro" w:date="2023-11-16T07:55:00Z">
        <w:r w:rsidR="005123FD">
          <w:rPr>
            <w:rFonts w:ascii="Times New Roman" w:hAnsi="Times New Roman" w:cs="Times New Roman"/>
            <w:sz w:val="24"/>
            <w:szCs w:val="24"/>
            <w:lang w:val="en-US"/>
          </w:rPr>
          <w:t xml:space="preserve"> species</w:t>
        </w:r>
      </w:ins>
      <w:ins w:id="250" w:author="Daniele Silvestro" w:date="2023-11-16T07:54:00Z">
        <w:r w:rsidR="005123FD">
          <w:rPr>
            <w:rFonts w:ascii="Times New Roman" w:hAnsi="Times New Roman" w:cs="Times New Roman"/>
            <w:sz w:val="24"/>
            <w:szCs w:val="24"/>
            <w:lang w:val="en-US"/>
          </w:rPr>
          <w:t xml:space="preserve"> in the clade, </w:t>
        </w:r>
      </w:ins>
      <w:ins w:id="251" w:author="Daniele Silvestro" w:date="2023-11-16T07:55:00Z">
        <w:r w:rsidR="005123FD">
          <w:rPr>
            <w:rFonts w:ascii="Times New Roman" w:hAnsi="Times New Roman" w:cs="Times New Roman"/>
            <w:sz w:val="24"/>
            <w:szCs w:val="24"/>
            <w:lang w:val="en-US"/>
          </w:rPr>
          <w:t>respectively.</w:t>
        </w:r>
      </w:ins>
      <w:ins w:id="252" w:author="Daniele Silvestro" w:date="2023-11-16T08:12:00Z">
        <w:r w:rsidR="0037255B">
          <w:rPr>
            <w:rFonts w:ascii="Times New Roman" w:hAnsi="Times New Roman" w:cs="Times New Roman"/>
            <w:sz w:val="24"/>
            <w:szCs w:val="24"/>
            <w:lang w:val="en-US"/>
          </w:rPr>
          <w:t xml:space="preserve"> </w:t>
        </w:r>
        <w:r w:rsidR="0037255B">
          <w:rPr>
            <w:rFonts w:ascii="Times New Roman" w:hAnsi="Times New Roman" w:cs="Times New Roman"/>
            <w:sz w:val="24"/>
            <w:szCs w:val="24"/>
            <w:lang w:val="en-US"/>
          </w:rPr>
          <w:t>T</w:t>
        </w:r>
        <w:r w:rsidR="0037255B">
          <w:rPr>
            <w:rFonts w:ascii="Times New Roman" w:hAnsi="Times New Roman" w:cs="Times New Roman"/>
            <w:sz w:val="24"/>
            <w:szCs w:val="24"/>
            <w:lang w:val="en-US"/>
          </w:rPr>
          <w:t xml:space="preserve">he </w:t>
        </w:r>
        <w:r w:rsidR="0037255B">
          <w:rPr>
            <w:rFonts w:ascii="Times New Roman" w:hAnsi="Times New Roman" w:cs="Times New Roman"/>
            <w:sz w:val="24"/>
            <w:szCs w:val="24"/>
            <w:lang w:val="en-US"/>
          </w:rPr>
          <w:t xml:space="preserve">error in </w:t>
        </w:r>
        <w:r w:rsidR="0037255B">
          <w:rPr>
            <w:rFonts w:ascii="Times New Roman" w:hAnsi="Times New Roman" w:cs="Times New Roman"/>
            <w:sz w:val="24"/>
            <w:szCs w:val="24"/>
            <w:lang w:val="en-US"/>
          </w:rPr>
          <w:t xml:space="preserve">age ranking of two randomly selected </w:t>
        </w:r>
        <w:r w:rsidR="0037255B">
          <w:rPr>
            <w:rFonts w:ascii="Times New Roman" w:hAnsi="Times New Roman" w:cs="Times New Roman"/>
            <w:sz w:val="24"/>
            <w:szCs w:val="24"/>
            <w:lang w:val="en-US"/>
          </w:rPr>
          <w:t>species</w:t>
        </w:r>
        <w:r w:rsidR="0037255B">
          <w:rPr>
            <w:rFonts w:ascii="Times New Roman" w:hAnsi="Times New Roman" w:cs="Times New Roman"/>
            <w:sz w:val="24"/>
            <w:szCs w:val="24"/>
            <w:lang w:val="en-US"/>
          </w:rPr>
          <w:t xml:space="preserve"> was even higher, </w:t>
        </w:r>
        <w:r w:rsidR="0037255B">
          <w:rPr>
            <w:rFonts w:ascii="Times New Roman" w:hAnsi="Times New Roman" w:cs="Times New Roman"/>
            <w:sz w:val="24"/>
            <w:szCs w:val="24"/>
            <w:lang w:val="en-US"/>
          </w:rPr>
          <w:t>exceed</w:t>
        </w:r>
        <w:r w:rsidR="0037255B">
          <w:rPr>
            <w:rFonts w:ascii="Times New Roman" w:hAnsi="Times New Roman" w:cs="Times New Roman"/>
            <w:sz w:val="24"/>
            <w:szCs w:val="24"/>
            <w:lang w:val="en-US"/>
          </w:rPr>
          <w:t>ing</w:t>
        </w:r>
        <w:r w:rsidR="0037255B">
          <w:rPr>
            <w:rFonts w:ascii="Times New Roman" w:hAnsi="Times New Roman" w:cs="Times New Roman"/>
            <w:sz w:val="24"/>
            <w:szCs w:val="24"/>
            <w:lang w:val="en-US"/>
          </w:rPr>
          <w:t xml:space="preserve"> 25%, irrespectively of the extinction level (</w:t>
        </w:r>
      </w:ins>
      <w:ins w:id="253" w:author="Daniele Silvestro" w:date="2023-11-16T08:51:00Z">
        <w:r w:rsidR="0019202E">
          <w:rPr>
            <w:rFonts w:ascii="Times New Roman" w:hAnsi="Times New Roman" w:cs="Times New Roman"/>
            <w:sz w:val="24"/>
            <w:szCs w:val="24"/>
            <w:lang w:val="en-US"/>
          </w:rPr>
          <w:t xml:space="preserve">Fig. </w:t>
        </w:r>
      </w:ins>
      <w:ins w:id="254" w:author="Daniele Silvestro" w:date="2023-11-16T08:12:00Z">
        <w:r w:rsidR="0037255B">
          <w:rPr>
            <w:rFonts w:ascii="Times New Roman" w:hAnsi="Times New Roman" w:cs="Times New Roman"/>
            <w:sz w:val="24"/>
            <w:szCs w:val="24"/>
            <w:lang w:val="en-US"/>
          </w:rPr>
          <w:t>SM4b).</w:t>
        </w:r>
      </w:ins>
    </w:p>
    <w:p w14:paraId="11089203" w14:textId="77777777" w:rsidR="0037255B" w:rsidRDefault="0037255B" w:rsidP="0037255B">
      <w:pPr>
        <w:spacing w:after="0" w:line="360" w:lineRule="auto"/>
        <w:jc w:val="both"/>
        <w:rPr>
          <w:ins w:id="255" w:author="Daniele Silvestro" w:date="2023-11-16T08:06:00Z"/>
          <w:rFonts w:ascii="Times New Roman" w:hAnsi="Times New Roman" w:cs="Times New Roman"/>
          <w:sz w:val="24"/>
          <w:szCs w:val="24"/>
          <w:lang w:val="en-US"/>
        </w:rPr>
      </w:pPr>
    </w:p>
    <w:p w14:paraId="5201611D" w14:textId="4F766B81" w:rsidR="002F5B65" w:rsidRDefault="002F5B65">
      <w:pPr>
        <w:spacing w:after="0" w:line="360" w:lineRule="auto"/>
        <w:ind w:firstLine="709"/>
        <w:jc w:val="both"/>
        <w:rPr>
          <w:ins w:id="256" w:author="Daniele Silvestro" w:date="2023-11-16T08:06:00Z"/>
          <w:rFonts w:ascii="Times New Roman" w:hAnsi="Times New Roman" w:cs="Times New Roman"/>
          <w:sz w:val="24"/>
          <w:szCs w:val="24"/>
          <w:lang w:val="en-US"/>
        </w:rPr>
      </w:pPr>
    </w:p>
    <w:p w14:paraId="3D744357" w14:textId="77777777" w:rsidR="0037255B" w:rsidRDefault="0037255B">
      <w:pPr>
        <w:spacing w:after="0" w:line="360" w:lineRule="auto"/>
        <w:ind w:firstLine="709"/>
        <w:jc w:val="both"/>
        <w:rPr>
          <w:rFonts w:ascii="Times New Roman" w:hAnsi="Times New Roman" w:cs="Times New Roman"/>
          <w:sz w:val="24"/>
          <w:szCs w:val="24"/>
          <w:lang w:val="en-US"/>
        </w:rPr>
      </w:pPr>
    </w:p>
    <w:p w14:paraId="19F76E2E" w14:textId="32D9F578" w:rsidR="002F5B65" w:rsidDel="005123FD" w:rsidRDefault="00000000">
      <w:pPr>
        <w:spacing w:after="0" w:line="360" w:lineRule="auto"/>
        <w:jc w:val="both"/>
        <w:rPr>
          <w:moveFrom w:id="257" w:author="Daniele Silvestro" w:date="2023-11-16T07:56:00Z"/>
          <w:rFonts w:ascii="Times New Roman" w:hAnsi="Times New Roman" w:cs="Times New Roman"/>
          <w:sz w:val="24"/>
          <w:szCs w:val="24"/>
          <w:lang w:val="en-US"/>
        </w:rPr>
      </w:pPr>
      <w:moveFromRangeStart w:id="258" w:author="Daniele Silvestro" w:date="2023-11-16T07:56:00Z" w:name="move151013826"/>
      <w:moveFrom w:id="259" w:author="Daniele Silvestro" w:date="2023-11-16T07:56:00Z">
        <w:r w:rsidDel="005123FD">
          <w:rPr>
            <w:rFonts w:ascii="Times New Roman" w:hAnsi="Times New Roman" w:cs="Times New Roman"/>
            <w:sz w:val="24"/>
            <w:szCs w:val="24"/>
            <w:lang w:val="en-US"/>
          </w:rPr>
          <w:t xml:space="preserve">Under bifurcating speciation, the age ranking of two randomly selected was incorrect in 6% and 8%, for intermediate and high extinction, respectively (Figure </w:t>
        </w:r>
        <w:r w:rsidR="00907524" w:rsidDel="005123FD">
          <w:rPr>
            <w:rFonts w:ascii="Times New Roman" w:hAnsi="Times New Roman" w:cs="Times New Roman"/>
            <w:sz w:val="24"/>
            <w:szCs w:val="24"/>
            <w:lang w:val="en-US"/>
          </w:rPr>
          <w:t>SM4</w:t>
        </w:r>
        <w:r w:rsidDel="005123FD">
          <w:rPr>
            <w:rFonts w:ascii="Times New Roman" w:hAnsi="Times New Roman" w:cs="Times New Roman"/>
            <w:sz w:val="24"/>
            <w:szCs w:val="24"/>
            <w:lang w:val="en-US"/>
          </w:rPr>
          <w:t xml:space="preserve">a). Under budding speciation, the error exceeded 25%, irrespectively of the extinction level (Figure </w:t>
        </w:r>
        <w:r w:rsidR="00907524" w:rsidDel="005123FD">
          <w:rPr>
            <w:rFonts w:ascii="Times New Roman" w:hAnsi="Times New Roman" w:cs="Times New Roman"/>
            <w:sz w:val="24"/>
            <w:szCs w:val="24"/>
            <w:lang w:val="en-US"/>
          </w:rPr>
          <w:t>SM4</w:t>
        </w:r>
        <w:r w:rsidDel="005123FD">
          <w:rPr>
            <w:rFonts w:ascii="Times New Roman" w:hAnsi="Times New Roman" w:cs="Times New Roman"/>
            <w:sz w:val="24"/>
            <w:szCs w:val="24"/>
            <w:lang w:val="en-US"/>
          </w:rPr>
          <w:t>b).</w:t>
        </w:r>
      </w:moveFrom>
    </w:p>
    <w:p w14:paraId="444A899E" w14:textId="6EAAD48F" w:rsidR="002F5B65" w:rsidDel="005123FD" w:rsidRDefault="002F5B65">
      <w:pPr>
        <w:spacing w:after="0" w:line="360" w:lineRule="auto"/>
        <w:jc w:val="both"/>
        <w:rPr>
          <w:moveFrom w:id="260" w:author="Daniele Silvestro" w:date="2023-11-16T07:56:00Z"/>
          <w:rFonts w:ascii="Times New Roman" w:hAnsi="Times New Roman" w:cs="Times New Roman"/>
          <w:sz w:val="24"/>
          <w:szCs w:val="24"/>
          <w:lang w:val="en-US"/>
        </w:rPr>
      </w:pPr>
    </w:p>
    <w:moveFromRangeEnd w:id="258"/>
    <w:p w14:paraId="7A8E40FF"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 xml:space="preserve">Error on equating phylogenetic and species age given uniform incomplete </w:t>
      </w:r>
      <w:proofErr w:type="gramStart"/>
      <w:r>
        <w:rPr>
          <w:rFonts w:ascii="Times New Roman" w:hAnsi="Times New Roman" w:cs="Times New Roman"/>
          <w:i/>
          <w:iCs/>
          <w:sz w:val="24"/>
          <w:szCs w:val="24"/>
          <w:u w:val="single"/>
          <w:lang w:val="en-US"/>
        </w:rPr>
        <w:t>sampling</w:t>
      </w:r>
      <w:proofErr w:type="gramEnd"/>
    </w:p>
    <w:p w14:paraId="3E60653B" w14:textId="2142B083" w:rsidR="002F5B65" w:rsidRDefault="00000000" w:rsidP="002E0C35">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bifurcating speciation, the MAPE for completely sampled trees was 25 ± 20%; for trees missing 25% of the extant species </w:t>
      </w:r>
      <w:r w:rsidR="00223C29">
        <w:rPr>
          <w:rFonts w:ascii="Times New Roman" w:hAnsi="Times New Roman" w:cs="Times New Roman"/>
          <w:sz w:val="24"/>
          <w:szCs w:val="24"/>
          <w:lang w:val="en-US"/>
        </w:rPr>
        <w:t xml:space="preserve">the error increased by </w:t>
      </w:r>
      <w:r w:rsidR="002E0C35">
        <w:rPr>
          <w:rFonts w:ascii="Times New Roman" w:hAnsi="Times New Roman" w:cs="Times New Roman"/>
          <w:sz w:val="24"/>
          <w:szCs w:val="24"/>
          <w:lang w:val="en-US"/>
        </w:rPr>
        <w:t>15 orders of magnitude; and for trees missing 50 % of the extant species the error increased by 85</w:t>
      </w:r>
      <w:r w:rsidR="0057704F">
        <w:rPr>
          <w:rFonts w:ascii="Times New Roman" w:hAnsi="Times New Roman" w:cs="Times New Roman"/>
          <w:sz w:val="24"/>
          <w:szCs w:val="24"/>
          <w:lang w:val="en-US"/>
        </w:rPr>
        <w:t xml:space="preserve"> </w:t>
      </w:r>
      <w:r w:rsidR="002E0C35">
        <w:rPr>
          <w:rFonts w:ascii="Times New Roman" w:hAnsi="Times New Roman" w:cs="Times New Roman"/>
          <w:sz w:val="24"/>
          <w:szCs w:val="24"/>
          <w:lang w:val="en-US"/>
        </w:rPr>
        <w:t>orders of magnitude (</w:t>
      </w:r>
      <w:del w:id="261" w:author="Daniele Silvestro" w:date="2023-11-16T08:51:00Z">
        <w:r w:rsidR="002E0C35" w:rsidDel="0019202E">
          <w:rPr>
            <w:rFonts w:ascii="Times New Roman" w:hAnsi="Times New Roman" w:cs="Times New Roman"/>
            <w:sz w:val="24"/>
            <w:szCs w:val="24"/>
            <w:lang w:val="en-US"/>
          </w:rPr>
          <w:delText xml:space="preserve">Figure </w:delText>
        </w:r>
      </w:del>
      <w:ins w:id="262" w:author="Daniele Silvestro" w:date="2023-11-16T08:51:00Z">
        <w:r w:rsidR="0019202E">
          <w:rPr>
            <w:rFonts w:ascii="Times New Roman" w:hAnsi="Times New Roman" w:cs="Times New Roman"/>
            <w:sz w:val="24"/>
            <w:szCs w:val="24"/>
            <w:lang w:val="en-US"/>
          </w:rPr>
          <w:t xml:space="preserve">Fig. </w:t>
        </w:r>
      </w:ins>
      <w:r w:rsidR="00907524">
        <w:rPr>
          <w:rFonts w:ascii="Times New Roman" w:hAnsi="Times New Roman" w:cs="Times New Roman"/>
          <w:sz w:val="24"/>
          <w:szCs w:val="24"/>
          <w:lang w:val="en-US"/>
        </w:rPr>
        <w:t>5</w:t>
      </w:r>
      <w:r w:rsidR="002E0C35">
        <w:rPr>
          <w:rFonts w:ascii="Times New Roman" w:hAnsi="Times New Roman" w:cs="Times New Roman"/>
          <w:sz w:val="24"/>
          <w:szCs w:val="24"/>
          <w:lang w:val="en-US"/>
        </w:rPr>
        <w:t xml:space="preserve">a). Under budding speciation, the MAPE for completely sampled trees was </w:t>
      </w:r>
      <w:r>
        <w:rPr>
          <w:rFonts w:ascii="Times New Roman" w:hAnsi="Times New Roman" w:cs="Times New Roman"/>
          <w:sz w:val="24"/>
          <w:szCs w:val="24"/>
          <w:lang w:val="en-US"/>
        </w:rPr>
        <w:t>42 ± 15 %; for trees missing 25</w:t>
      </w:r>
      <w:r w:rsidR="002E0C3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of </w:t>
      </w:r>
      <w:r w:rsidR="002E0C35">
        <w:rPr>
          <w:rFonts w:ascii="Times New Roman" w:hAnsi="Times New Roman" w:cs="Times New Roman"/>
          <w:sz w:val="24"/>
          <w:szCs w:val="24"/>
          <w:lang w:val="en-US"/>
        </w:rPr>
        <w:t xml:space="preserve">the </w:t>
      </w:r>
      <w:r>
        <w:rPr>
          <w:rFonts w:ascii="Times New Roman" w:hAnsi="Times New Roman" w:cs="Times New Roman"/>
          <w:sz w:val="24"/>
          <w:szCs w:val="24"/>
          <w:lang w:val="en-US"/>
        </w:rPr>
        <w:t>extant species</w:t>
      </w:r>
      <w:r w:rsidR="0057704F">
        <w:rPr>
          <w:rFonts w:ascii="Times New Roman" w:hAnsi="Times New Roman" w:cs="Times New Roman"/>
          <w:sz w:val="24"/>
          <w:szCs w:val="24"/>
          <w:lang w:val="en-US"/>
        </w:rPr>
        <w:t xml:space="preserve"> the error increased by 5 orders of magnitude;</w:t>
      </w:r>
      <w:r>
        <w:rPr>
          <w:rFonts w:ascii="Times New Roman" w:hAnsi="Times New Roman" w:cs="Times New Roman"/>
          <w:sz w:val="24"/>
          <w:szCs w:val="24"/>
          <w:lang w:val="en-US"/>
        </w:rPr>
        <w:t xml:space="preserve"> and for trees missing 50% of</w:t>
      </w:r>
      <w:r w:rsidR="0057704F">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extant species</w:t>
      </w:r>
      <w:r w:rsidR="0057704F">
        <w:rPr>
          <w:rFonts w:ascii="Times New Roman" w:hAnsi="Times New Roman" w:cs="Times New Roman"/>
          <w:sz w:val="24"/>
          <w:szCs w:val="24"/>
          <w:lang w:val="en-US"/>
        </w:rPr>
        <w:t xml:space="preserve"> the error increased by 22 orders of magnitude (</w:t>
      </w:r>
      <w:del w:id="263" w:author="Daniele Silvestro" w:date="2023-11-16T08:51:00Z">
        <w:r w:rsidR="0057704F" w:rsidDel="0019202E">
          <w:rPr>
            <w:rFonts w:ascii="Times New Roman" w:hAnsi="Times New Roman" w:cs="Times New Roman"/>
            <w:sz w:val="24"/>
            <w:szCs w:val="24"/>
            <w:lang w:val="en-US"/>
          </w:rPr>
          <w:delText xml:space="preserve">Figure </w:delText>
        </w:r>
      </w:del>
      <w:ins w:id="264" w:author="Daniele Silvestro" w:date="2023-11-16T08:51:00Z">
        <w:r w:rsidR="0019202E">
          <w:rPr>
            <w:rFonts w:ascii="Times New Roman" w:hAnsi="Times New Roman" w:cs="Times New Roman"/>
            <w:sz w:val="24"/>
            <w:szCs w:val="24"/>
            <w:lang w:val="en-US"/>
          </w:rPr>
          <w:t xml:space="preserve">Fig. </w:t>
        </w:r>
      </w:ins>
      <w:r w:rsidR="00907524">
        <w:rPr>
          <w:rFonts w:ascii="Times New Roman" w:hAnsi="Times New Roman" w:cs="Times New Roman"/>
          <w:sz w:val="24"/>
          <w:szCs w:val="24"/>
          <w:lang w:val="en-US"/>
        </w:rPr>
        <w:t>5</w:t>
      </w:r>
      <w:r w:rsidR="0057704F">
        <w:rPr>
          <w:rFonts w:ascii="Times New Roman" w:hAnsi="Times New Roman" w:cs="Times New Roman"/>
          <w:sz w:val="24"/>
          <w:szCs w:val="24"/>
          <w:lang w:val="en-US"/>
        </w:rPr>
        <w:t xml:space="preserve">b). </w:t>
      </w:r>
    </w:p>
    <w:p w14:paraId="72EEFFB7" w14:textId="77777777" w:rsidR="00907524" w:rsidRDefault="00907524" w:rsidP="002E0C35">
      <w:pPr>
        <w:spacing w:after="0" w:line="360" w:lineRule="auto"/>
        <w:ind w:firstLine="709"/>
        <w:jc w:val="both"/>
        <w:rPr>
          <w:rFonts w:ascii="Times New Roman" w:hAnsi="Times New Roman" w:cs="Times New Roman"/>
          <w:sz w:val="24"/>
          <w:szCs w:val="24"/>
          <w:lang w:val="en-US"/>
        </w:rPr>
      </w:pPr>
    </w:p>
    <w:p w14:paraId="6B0EE626"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Probabilistic species age estimation</w:t>
      </w:r>
    </w:p>
    <w:p w14:paraId="5B327308" w14:textId="4D96882E"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With increasing extinction, our probabilistic estimation of species ages resulted in an increasingly lower </w:t>
      </w:r>
      <w:del w:id="265" w:author="Daniele Silvestro" w:date="2023-11-16T08:43:00Z">
        <w:r w:rsidDel="0016385D">
          <w:rPr>
            <w:rFonts w:ascii="Times New Roman" w:hAnsi="Times New Roman" w:cs="Times New Roman"/>
            <w:sz w:val="24"/>
            <w:szCs w:val="24"/>
            <w:lang w:val="en-US"/>
          </w:rPr>
          <w:delText xml:space="preserve">deviation from the true species age </w:delText>
        </w:r>
      </w:del>
      <w:ins w:id="266" w:author="Daniele Silvestro" w:date="2023-11-16T08:43:00Z">
        <w:r w:rsidR="0016385D">
          <w:rPr>
            <w:rFonts w:ascii="Times New Roman" w:hAnsi="Times New Roman" w:cs="Times New Roman"/>
            <w:sz w:val="24"/>
            <w:szCs w:val="24"/>
            <w:lang w:val="en-US"/>
          </w:rPr>
          <w:t xml:space="preserve">error </w:t>
        </w:r>
      </w:ins>
      <w:del w:id="267" w:author="Daniele Silvestro" w:date="2023-11-16T08:43:00Z">
        <w:r w:rsidDel="0016385D">
          <w:rPr>
            <w:rFonts w:ascii="Times New Roman" w:hAnsi="Times New Roman" w:cs="Times New Roman"/>
            <w:sz w:val="24"/>
            <w:szCs w:val="24"/>
            <w:lang w:val="en-US"/>
          </w:rPr>
          <w:delText>than when the phylogenetic age would have been used</w:delText>
        </w:r>
      </w:del>
      <w:ins w:id="268" w:author="Daniele Silvestro" w:date="2023-11-16T08:43:00Z">
        <w:r w:rsidR="0016385D">
          <w:rPr>
            <w:rFonts w:ascii="Times New Roman" w:hAnsi="Times New Roman" w:cs="Times New Roman"/>
            <w:sz w:val="24"/>
            <w:szCs w:val="24"/>
            <w:lang w:val="en-US"/>
          </w:rPr>
          <w:t xml:space="preserve">compared with the phylogenetic age </w:t>
        </w:r>
      </w:ins>
      <w:r w:rsidR="004D78D6">
        <w:rPr>
          <w:rFonts w:ascii="Times New Roman" w:hAnsi="Times New Roman" w:cs="Times New Roman"/>
          <w:sz w:val="24"/>
          <w:szCs w:val="24"/>
          <w:lang w:val="en-US"/>
        </w:rPr>
        <w:t xml:space="preserve"> (Fig</w:t>
      </w:r>
      <w:ins w:id="269" w:author="Daniele Silvestro" w:date="2023-11-16T08:50:00Z">
        <w:r w:rsidR="0019202E">
          <w:rPr>
            <w:rFonts w:ascii="Times New Roman" w:hAnsi="Times New Roman" w:cs="Times New Roman"/>
            <w:sz w:val="24"/>
            <w:szCs w:val="24"/>
            <w:lang w:val="en-US"/>
          </w:rPr>
          <w:t>s.</w:t>
        </w:r>
      </w:ins>
      <w:del w:id="270" w:author="Daniele Silvestro" w:date="2023-11-16T08:50:00Z">
        <w:r w:rsidR="004D78D6" w:rsidDel="0019202E">
          <w:rPr>
            <w:rFonts w:ascii="Times New Roman" w:hAnsi="Times New Roman" w:cs="Times New Roman"/>
            <w:sz w:val="24"/>
            <w:szCs w:val="24"/>
            <w:lang w:val="en-US"/>
          </w:rPr>
          <w:delText>ure</w:delText>
        </w:r>
      </w:del>
      <w:r w:rsidR="004D78D6">
        <w:rPr>
          <w:rFonts w:ascii="Times New Roman" w:hAnsi="Times New Roman" w:cs="Times New Roman"/>
          <w:sz w:val="24"/>
          <w:szCs w:val="24"/>
          <w:lang w:val="en-US"/>
        </w:rPr>
        <w:t xml:space="preserve"> </w:t>
      </w:r>
      <w:r w:rsidR="00907524">
        <w:rPr>
          <w:rFonts w:ascii="Times New Roman" w:hAnsi="Times New Roman" w:cs="Times New Roman"/>
          <w:sz w:val="24"/>
          <w:szCs w:val="24"/>
          <w:lang w:val="en-US"/>
        </w:rPr>
        <w:t>6</w:t>
      </w:r>
      <w:ins w:id="271" w:author="Daniele Silvestro" w:date="2023-11-16T08:50:00Z">
        <w:r w:rsidR="0019202E">
          <w:rPr>
            <w:rFonts w:ascii="Times New Roman" w:hAnsi="Times New Roman" w:cs="Times New Roman"/>
            <w:sz w:val="24"/>
            <w:szCs w:val="24"/>
            <w:lang w:val="en-US"/>
          </w:rPr>
          <w:t>, SM5</w:t>
        </w:r>
      </w:ins>
      <w:r w:rsidR="004D78D6">
        <w:rPr>
          <w:rFonts w:ascii="Times New Roman" w:hAnsi="Times New Roman" w:cs="Times New Roman"/>
          <w:sz w:val="24"/>
          <w:szCs w:val="24"/>
          <w:lang w:val="en-US"/>
        </w:rPr>
        <w:t>)</w:t>
      </w:r>
      <w:r>
        <w:rPr>
          <w:rFonts w:ascii="Times New Roman" w:hAnsi="Times New Roman" w:cs="Times New Roman"/>
          <w:sz w:val="24"/>
          <w:szCs w:val="24"/>
          <w:lang w:val="en-US"/>
        </w:rPr>
        <w:t>. Under low extinction the MAPE was slightly worse compared to the use of phylogenetic ages (</w:t>
      </w:r>
      <w:r>
        <w:rPr>
          <w:rFonts w:ascii="Times New Roman" w:eastAsia="DengXian" w:hAnsi="Times New Roman" w:cs="Times New Roman"/>
          <w:sz w:val="24"/>
          <w:szCs w:val="24"/>
          <w:lang w:val="en-US"/>
        </w:rPr>
        <w:t xml:space="preserve">ΔMAPE = </w:t>
      </w:r>
      <w:r w:rsidR="004D78D6">
        <w:rPr>
          <w:rFonts w:ascii="Times New Roman" w:eastAsia="DengXian" w:hAnsi="Times New Roman" w:cs="Times New Roman"/>
          <w:sz w:val="24"/>
          <w:szCs w:val="24"/>
          <w:lang w:val="en-US"/>
        </w:rPr>
        <w:t>2.83</w:t>
      </w:r>
      <w:r>
        <w:rPr>
          <w:rFonts w:ascii="Times New Roman" w:eastAsia="DengXian" w:hAnsi="Times New Roman" w:cs="Times New Roman"/>
          <w:sz w:val="24"/>
          <w:szCs w:val="24"/>
          <w:lang w:val="en-US"/>
        </w:rPr>
        <w:t xml:space="preserve"> ± </w:t>
      </w:r>
      <w:r w:rsidR="004D78D6">
        <w:rPr>
          <w:rFonts w:ascii="Times New Roman" w:eastAsia="DengXian" w:hAnsi="Times New Roman" w:cs="Times New Roman"/>
          <w:sz w:val="24"/>
          <w:szCs w:val="24"/>
          <w:lang w:val="en-US"/>
        </w:rPr>
        <w:t xml:space="preserve">3.9 </w:t>
      </w:r>
      <w:r>
        <w:rPr>
          <w:rFonts w:ascii="Times New Roman" w:eastAsia="DengXian" w:hAnsi="Times New Roman" w:cs="Times New Roman"/>
          <w:sz w:val="24"/>
          <w:szCs w:val="24"/>
          <w:lang w:val="en-US"/>
        </w:rPr>
        <w:t xml:space="preserve">% when using the mean of the estimated ages and </w:t>
      </w:r>
      <w:r w:rsidR="004D78D6">
        <w:rPr>
          <w:rFonts w:ascii="Times New Roman" w:eastAsia="DengXian" w:hAnsi="Times New Roman" w:cs="Times New Roman"/>
          <w:sz w:val="24"/>
          <w:szCs w:val="24"/>
          <w:lang w:val="en-US"/>
        </w:rPr>
        <w:t>2.1</w:t>
      </w:r>
      <w:r>
        <w:rPr>
          <w:rFonts w:ascii="Times New Roman" w:eastAsia="DengXian" w:hAnsi="Times New Roman" w:cs="Times New Roman"/>
          <w:sz w:val="24"/>
          <w:szCs w:val="24"/>
          <w:lang w:val="en-US"/>
        </w:rPr>
        <w:t xml:space="preserve"> ± </w:t>
      </w:r>
      <w:r w:rsidR="004D78D6">
        <w:rPr>
          <w:rFonts w:ascii="Times New Roman" w:eastAsia="DengXian" w:hAnsi="Times New Roman" w:cs="Times New Roman"/>
          <w:sz w:val="24"/>
          <w:szCs w:val="24"/>
          <w:lang w:val="en-US"/>
        </w:rPr>
        <w:t xml:space="preserve">1.3 </w:t>
      </w:r>
      <w:r>
        <w:rPr>
          <w:rFonts w:ascii="Times New Roman" w:eastAsia="DengXian" w:hAnsi="Times New Roman" w:cs="Times New Roman"/>
          <w:sz w:val="24"/>
          <w:szCs w:val="24"/>
          <w:lang w:val="en-US"/>
        </w:rPr>
        <w:t>% for the median across estimates</w:t>
      </w:r>
      <w:r>
        <w:rPr>
          <w:rFonts w:ascii="Times New Roman" w:hAnsi="Times New Roman" w:cs="Times New Roman"/>
          <w:sz w:val="24"/>
          <w:szCs w:val="24"/>
          <w:lang w:val="en-US"/>
        </w:rPr>
        <w:t xml:space="preserve">). </w:t>
      </w:r>
      <w:ins w:id="272" w:author="Daniele Silvestro" w:date="2023-11-16T08:52:00Z">
        <w:r w:rsidR="00754602">
          <w:rPr>
            <w:rFonts w:ascii="Times New Roman" w:eastAsia="DengXian" w:hAnsi="Times New Roman" w:cs="Times New Roman"/>
            <w:sz w:val="24"/>
            <w:szCs w:val="24"/>
            <w:lang w:val="en-US"/>
          </w:rPr>
          <w:t>While with</w:t>
        </w:r>
        <w:r w:rsidR="00754602">
          <w:rPr>
            <w:rFonts w:ascii="Times New Roman" w:eastAsia="DengXian" w:hAnsi="Times New Roman" w:cs="Times New Roman"/>
            <w:sz w:val="24"/>
            <w:szCs w:val="24"/>
            <w:lang w:val="en-US"/>
          </w:rPr>
          <w:t xml:space="preserve"> </w:t>
        </w:r>
      </w:ins>
      <w:ins w:id="273" w:author="Daniele Silvestro" w:date="2023-11-16T08:53:00Z">
        <w:r w:rsidR="00754602">
          <w:rPr>
            <w:rFonts w:ascii="Times New Roman" w:eastAsia="DengXian" w:hAnsi="Times New Roman" w:cs="Times New Roman"/>
            <w:sz w:val="24"/>
            <w:szCs w:val="24"/>
            <w:lang w:val="en-US"/>
          </w:rPr>
          <w:t xml:space="preserve">increasing extinction rates the MAPE of the estimated species ages increased up to 25% </w:t>
        </w:r>
      </w:ins>
      <w:ins w:id="274" w:author="Daniele Silvestro" w:date="2023-11-16T08:52:00Z">
        <w:r w:rsidR="00754602">
          <w:rPr>
            <w:rFonts w:ascii="Times New Roman" w:eastAsia="DengXian" w:hAnsi="Times New Roman" w:cs="Times New Roman"/>
            <w:sz w:val="24"/>
            <w:szCs w:val="24"/>
            <w:lang w:val="en-US"/>
          </w:rPr>
          <w:t>(Fig.</w:t>
        </w:r>
        <w:r w:rsidR="00754602" w:rsidRPr="0000567C">
          <w:rPr>
            <w:rFonts w:ascii="Times New Roman" w:eastAsia="DengXian" w:hAnsi="Times New Roman" w:cs="Times New Roman"/>
            <w:sz w:val="24"/>
            <w:szCs w:val="24"/>
            <w:lang w:val="en-US"/>
          </w:rPr>
          <w:t xml:space="preserve"> </w:t>
        </w:r>
        <w:r w:rsidR="00754602" w:rsidRPr="0000567C">
          <w:rPr>
            <w:rFonts w:ascii="Times New Roman" w:eastAsia="DengXian" w:hAnsi="Times New Roman" w:cs="Times New Roman"/>
            <w:sz w:val="24"/>
            <w:szCs w:val="24"/>
            <w:lang w:val="en-US"/>
          </w:rPr>
          <w:t>SM</w:t>
        </w:r>
        <w:r w:rsidR="00754602">
          <w:rPr>
            <w:rFonts w:ascii="Times New Roman" w:eastAsia="DengXian" w:hAnsi="Times New Roman" w:cs="Times New Roman"/>
            <w:sz w:val="24"/>
            <w:szCs w:val="24"/>
            <w:lang w:val="en-US"/>
          </w:rPr>
          <w:t>5</w:t>
        </w:r>
      </w:ins>
      <w:ins w:id="275" w:author="Daniele Silvestro" w:date="2023-11-16T08:55:00Z">
        <w:r w:rsidR="00754602">
          <w:rPr>
            <w:rFonts w:ascii="Times New Roman" w:eastAsia="DengXian" w:hAnsi="Times New Roman" w:cs="Times New Roman"/>
            <w:sz w:val="24"/>
            <w:szCs w:val="24"/>
            <w:lang w:val="en-US"/>
          </w:rPr>
          <w:t xml:space="preserve">), </w:t>
        </w:r>
      </w:ins>
      <w:del w:id="276" w:author="Daniele Silvestro" w:date="2023-11-16T08:55:00Z">
        <w:r w:rsidDel="00754602">
          <w:rPr>
            <w:rFonts w:ascii="Times New Roman" w:hAnsi="Times New Roman" w:cs="Times New Roman"/>
            <w:sz w:val="24"/>
            <w:szCs w:val="24"/>
            <w:lang w:val="en-US"/>
          </w:rPr>
          <w:delText xml:space="preserve">In contrast, with higher extinction, </w:delText>
        </w:r>
      </w:del>
      <w:r>
        <w:rPr>
          <w:rFonts w:ascii="Times New Roman" w:hAnsi="Times New Roman" w:cs="Times New Roman"/>
          <w:sz w:val="24"/>
          <w:szCs w:val="24"/>
          <w:lang w:val="en-US"/>
        </w:rPr>
        <w:t>the probabilistic estimation</w:t>
      </w:r>
      <w:ins w:id="277" w:author="Daniele Silvestro" w:date="2023-11-16T08:57:00Z">
        <w:r w:rsidR="00095B47">
          <w:rPr>
            <w:rFonts w:ascii="Times New Roman" w:hAnsi="Times New Roman" w:cs="Times New Roman"/>
            <w:sz w:val="24"/>
            <w:szCs w:val="24"/>
            <w:lang w:val="en-US"/>
          </w:rPr>
          <w:t xml:space="preserve"> strongly</w:t>
        </w:r>
      </w:ins>
      <w:r w:rsidR="004D78D6">
        <w:rPr>
          <w:rFonts w:ascii="Times New Roman" w:hAnsi="Times New Roman" w:cs="Times New Roman"/>
          <w:sz w:val="24"/>
          <w:szCs w:val="24"/>
          <w:lang w:val="en-US"/>
        </w:rPr>
        <w:t xml:space="preserve"> reduced the error </w:t>
      </w:r>
      <w:del w:id="278" w:author="Daniele Silvestro" w:date="2023-11-16T08:55:00Z">
        <w:r w:rsidR="004D78D6" w:rsidDel="00754602">
          <w:rPr>
            <w:rFonts w:ascii="Times New Roman" w:hAnsi="Times New Roman" w:cs="Times New Roman"/>
            <w:sz w:val="24"/>
            <w:szCs w:val="24"/>
            <w:lang w:val="en-US"/>
          </w:rPr>
          <w:delText xml:space="preserve">associated </w:delText>
        </w:r>
      </w:del>
      <w:ins w:id="279" w:author="Daniele Silvestro" w:date="2023-11-16T08:55:00Z">
        <w:r w:rsidR="00754602">
          <w:rPr>
            <w:rFonts w:ascii="Times New Roman" w:hAnsi="Times New Roman" w:cs="Times New Roman"/>
            <w:sz w:val="24"/>
            <w:szCs w:val="24"/>
            <w:lang w:val="en-US"/>
          </w:rPr>
          <w:t>compared</w:t>
        </w:r>
        <w:r w:rsidR="00754602">
          <w:rPr>
            <w:rFonts w:ascii="Times New Roman" w:hAnsi="Times New Roman" w:cs="Times New Roman"/>
            <w:sz w:val="24"/>
            <w:szCs w:val="24"/>
            <w:lang w:val="en-US"/>
          </w:rPr>
          <w:t xml:space="preserve"> </w:t>
        </w:r>
      </w:ins>
      <w:r w:rsidR="004D78D6">
        <w:rPr>
          <w:rFonts w:ascii="Times New Roman" w:hAnsi="Times New Roman" w:cs="Times New Roman"/>
          <w:sz w:val="24"/>
          <w:szCs w:val="24"/>
          <w:lang w:val="en-US"/>
        </w:rPr>
        <w:t xml:space="preserve">with phylogenetic age </w:t>
      </w:r>
      <w:del w:id="280" w:author="Daniele Silvestro" w:date="2023-11-16T08:57:00Z">
        <w:r w:rsidR="004D78D6" w:rsidDel="00095B47">
          <w:rPr>
            <w:rFonts w:ascii="Times New Roman" w:hAnsi="Times New Roman" w:cs="Times New Roman"/>
            <w:sz w:val="24"/>
            <w:szCs w:val="24"/>
            <w:lang w:val="en-US"/>
          </w:rPr>
          <w:delText xml:space="preserve">by ~2 orders of magnitude </w:delText>
        </w:r>
      </w:del>
      <w:r w:rsidR="004D78D6">
        <w:rPr>
          <w:rFonts w:ascii="Times New Roman" w:hAnsi="Times New Roman" w:cs="Times New Roman"/>
          <w:sz w:val="24"/>
          <w:szCs w:val="24"/>
          <w:lang w:val="en-US"/>
        </w:rPr>
        <w:t>(</w:t>
      </w:r>
      <w:r w:rsidR="004D78D6">
        <w:rPr>
          <w:rFonts w:ascii="Times New Roman" w:eastAsia="DengXian" w:hAnsi="Times New Roman" w:cs="Times New Roman"/>
          <w:sz w:val="24"/>
          <w:szCs w:val="24"/>
          <w:lang w:val="en-US"/>
        </w:rPr>
        <w:t>ΔMAPE = -27 ± 26 % for the mean estimated ages and -32 ± 28 % for the median across estimates</w:t>
      </w:r>
      <w:ins w:id="281" w:author="Daniele Silvestro" w:date="2023-11-16T08:55:00Z">
        <w:r w:rsidR="00754602">
          <w:rPr>
            <w:rFonts w:ascii="Times New Roman" w:eastAsia="DengXian" w:hAnsi="Times New Roman" w:cs="Times New Roman"/>
            <w:sz w:val="24"/>
            <w:szCs w:val="24"/>
            <w:lang w:val="en-US"/>
          </w:rPr>
          <w:t xml:space="preserve">; </w:t>
        </w:r>
        <w:r w:rsidR="00754602">
          <w:rPr>
            <w:rFonts w:ascii="Times New Roman" w:hAnsi="Times New Roman" w:cs="Times New Roman"/>
            <w:sz w:val="24"/>
            <w:szCs w:val="24"/>
            <w:lang w:val="en-US"/>
          </w:rPr>
          <w:t>Figs. 6, SM5</w:t>
        </w:r>
      </w:ins>
      <w:r w:rsidR="004D78D6">
        <w:rPr>
          <w:rFonts w:ascii="Times New Roman" w:eastAsia="DengXian" w:hAnsi="Times New Roman" w:cs="Times New Roman"/>
          <w:sz w:val="24"/>
          <w:szCs w:val="24"/>
          <w:lang w:val="en-US"/>
        </w:rPr>
        <w:t xml:space="preserve">). </w:t>
      </w:r>
      <w:del w:id="282" w:author="Daniele Silvestro" w:date="2023-11-16T08:52:00Z">
        <w:r w:rsidDel="00754602">
          <w:rPr>
            <w:rFonts w:ascii="Times New Roman" w:eastAsia="DengXian" w:hAnsi="Times New Roman" w:cs="Times New Roman"/>
            <w:sz w:val="24"/>
            <w:szCs w:val="24"/>
            <w:lang w:val="en-US"/>
          </w:rPr>
          <w:delText>However, our probabilistic function to estimate species ages still result</w:delText>
        </w:r>
        <w:r w:rsidR="004A6BEB" w:rsidDel="00754602">
          <w:rPr>
            <w:rFonts w:ascii="Times New Roman" w:eastAsia="DengXian" w:hAnsi="Times New Roman" w:cs="Times New Roman"/>
            <w:sz w:val="24"/>
            <w:szCs w:val="24"/>
            <w:lang w:val="en-US"/>
          </w:rPr>
          <w:delText>ed</w:delText>
        </w:r>
        <w:r w:rsidDel="00754602">
          <w:rPr>
            <w:rFonts w:ascii="Times New Roman" w:eastAsia="DengXian" w:hAnsi="Times New Roman" w:cs="Times New Roman"/>
            <w:sz w:val="24"/>
            <w:szCs w:val="24"/>
            <w:lang w:val="en-US"/>
          </w:rPr>
          <w:delText xml:space="preserve"> in a mean deviation from the true age of up to 30% (</w:delText>
        </w:r>
      </w:del>
      <w:del w:id="283" w:author="Daniele Silvestro" w:date="2023-11-16T08:50:00Z">
        <w:r w:rsidR="004D78D6" w:rsidRPr="0000567C" w:rsidDel="0019202E">
          <w:rPr>
            <w:rFonts w:ascii="Times New Roman" w:eastAsia="DengXian" w:hAnsi="Times New Roman" w:cs="Times New Roman"/>
            <w:sz w:val="24"/>
            <w:szCs w:val="24"/>
            <w:lang w:val="en-US"/>
          </w:rPr>
          <w:delText xml:space="preserve">Figure </w:delText>
        </w:r>
      </w:del>
      <w:del w:id="284" w:author="Daniele Silvestro" w:date="2023-11-16T08:52:00Z">
        <w:r w:rsidR="004D78D6" w:rsidRPr="0000567C" w:rsidDel="00754602">
          <w:rPr>
            <w:rFonts w:ascii="Times New Roman" w:eastAsia="DengXian" w:hAnsi="Times New Roman" w:cs="Times New Roman"/>
            <w:sz w:val="24"/>
            <w:szCs w:val="24"/>
            <w:lang w:val="en-US"/>
          </w:rPr>
          <w:delText>SM</w:delText>
        </w:r>
        <w:r w:rsidR="0000567C" w:rsidDel="00754602">
          <w:rPr>
            <w:rFonts w:ascii="Times New Roman" w:eastAsia="DengXian" w:hAnsi="Times New Roman" w:cs="Times New Roman"/>
            <w:sz w:val="24"/>
            <w:szCs w:val="24"/>
            <w:lang w:val="en-US"/>
          </w:rPr>
          <w:delText>5)</w:delText>
        </w:r>
        <w:r w:rsidDel="00754602">
          <w:rPr>
            <w:rFonts w:ascii="Times New Roman" w:eastAsia="DengXian" w:hAnsi="Times New Roman" w:cs="Times New Roman"/>
            <w:sz w:val="24"/>
            <w:szCs w:val="24"/>
            <w:lang w:val="en-US"/>
          </w:rPr>
          <w:delText>.</w:delText>
        </w:r>
      </w:del>
    </w:p>
    <w:p w14:paraId="3973EEF2" w14:textId="77777777" w:rsidR="002F5B65" w:rsidRDefault="002F5B65">
      <w:pPr>
        <w:spacing w:after="0" w:line="360" w:lineRule="auto"/>
        <w:jc w:val="both"/>
        <w:rPr>
          <w:rFonts w:ascii="Times New Roman" w:hAnsi="Times New Roman" w:cs="Times New Roman"/>
          <w:sz w:val="24"/>
          <w:szCs w:val="24"/>
          <w:lang w:val="en-US"/>
        </w:rPr>
      </w:pPr>
    </w:p>
    <w:p w14:paraId="2FA2891D" w14:textId="03AF7DD3"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Detecting age-dependent extinction risk</w:t>
      </w:r>
    </w:p>
    <w:p w14:paraId="0972F727" w14:textId="6D6187F1" w:rsidR="002F5B65" w:rsidDel="005123FD" w:rsidRDefault="00000000">
      <w:pPr>
        <w:spacing w:after="0" w:line="360" w:lineRule="auto"/>
        <w:ind w:firstLine="709"/>
        <w:jc w:val="both"/>
        <w:rPr>
          <w:del w:id="285" w:author="Daniele Silvestro" w:date="2023-11-16T07:51:00Z"/>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use of phylogenetic age as an approximation of species age led to error rates of 1.3, 7.2, and 18.6 % in detecting the </w:t>
      </w:r>
      <w:r w:rsidR="004A6BEB">
        <w:rPr>
          <w:rFonts w:ascii="Times New Roman" w:hAnsi="Times New Roman" w:cs="Times New Roman"/>
          <w:sz w:val="24"/>
          <w:szCs w:val="24"/>
          <w:lang w:val="en-US"/>
        </w:rPr>
        <w:t>correlation</w:t>
      </w:r>
      <w:r>
        <w:rPr>
          <w:rFonts w:ascii="Times New Roman" w:hAnsi="Times New Roman" w:cs="Times New Roman"/>
          <w:sz w:val="24"/>
          <w:szCs w:val="24"/>
          <w:lang w:val="en-US"/>
        </w:rPr>
        <w:t xml:space="preserve"> between species ages and extinction risk for scenarios with low, </w:t>
      </w:r>
      <w:del w:id="286" w:author="Daniele Silvestro" w:date="2023-11-16T07:48:00Z">
        <w:r w:rsidDel="005123FD">
          <w:rPr>
            <w:rFonts w:ascii="Times New Roman" w:hAnsi="Times New Roman" w:cs="Times New Roman"/>
            <w:sz w:val="24"/>
            <w:szCs w:val="24"/>
            <w:lang w:val="en-US"/>
          </w:rPr>
          <w:delText>intermediate</w:delText>
        </w:r>
      </w:del>
      <w:ins w:id="287" w:author="Daniele Silvestro" w:date="2023-11-16T07:48:00Z">
        <w:r w:rsidR="005123FD">
          <w:rPr>
            <w:rFonts w:ascii="Times New Roman" w:hAnsi="Times New Roman" w:cs="Times New Roman"/>
            <w:sz w:val="24"/>
            <w:szCs w:val="24"/>
            <w:lang w:val="en-US"/>
          </w:rPr>
          <w:t>intermediate,</w:t>
        </w:r>
      </w:ins>
      <w:r>
        <w:rPr>
          <w:rFonts w:ascii="Times New Roman" w:hAnsi="Times New Roman" w:cs="Times New Roman"/>
          <w:sz w:val="24"/>
          <w:szCs w:val="24"/>
          <w:lang w:val="en-US"/>
        </w:rPr>
        <w:t xml:space="preserve"> and high extinction rates, respectively (</w:t>
      </w:r>
      <w:del w:id="288" w:author="Daniele Silvestro" w:date="2023-11-16T08:51:00Z">
        <w:r w:rsidDel="0019202E">
          <w:rPr>
            <w:rFonts w:ascii="Times New Roman" w:hAnsi="Times New Roman" w:cs="Times New Roman"/>
            <w:sz w:val="24"/>
            <w:szCs w:val="24"/>
            <w:lang w:val="en-US"/>
          </w:rPr>
          <w:delText xml:space="preserve">Figure </w:delText>
        </w:r>
      </w:del>
      <w:ins w:id="289" w:author="Daniele Silvestro" w:date="2023-11-16T08:51:00Z">
        <w:r w:rsidR="0019202E">
          <w:rPr>
            <w:rFonts w:ascii="Times New Roman" w:hAnsi="Times New Roman" w:cs="Times New Roman"/>
            <w:sz w:val="24"/>
            <w:szCs w:val="24"/>
            <w:lang w:val="en-US"/>
          </w:rPr>
          <w:t xml:space="preserve">Fig. </w:t>
        </w:r>
      </w:ins>
      <w:r w:rsidR="00E575CE">
        <w:rPr>
          <w:rFonts w:ascii="Times New Roman" w:hAnsi="Times New Roman" w:cs="Times New Roman"/>
          <w:sz w:val="24"/>
          <w:szCs w:val="24"/>
          <w:lang w:val="en-US"/>
        </w:rPr>
        <w:t>7</w:t>
      </w:r>
      <w:r>
        <w:rPr>
          <w:rFonts w:ascii="Times New Roman" w:hAnsi="Times New Roman" w:cs="Times New Roman"/>
          <w:sz w:val="24"/>
          <w:szCs w:val="24"/>
          <w:lang w:val="en-US"/>
        </w:rPr>
        <w:t xml:space="preserve">). Thus, even under intermediate extinction the true relationship between age and extinction risk was wrongly estimated in a significant fraction of the simulations, and higher extinction rates led to a further substantial drop in the reliability of this approach. In contrast, estimating species ages based on our probabilistic method led to much lower error rates (3 to 4-fold) that dropped to </w:t>
      </w:r>
      <w:r w:rsidR="00FF4B20">
        <w:rPr>
          <w:rFonts w:ascii="Times New Roman" w:hAnsi="Times New Roman" w:cs="Times New Roman"/>
          <w:sz w:val="24"/>
          <w:szCs w:val="24"/>
          <w:lang w:val="en-US"/>
        </w:rPr>
        <w:t>1.3</w:t>
      </w:r>
      <w:r>
        <w:rPr>
          <w:rFonts w:ascii="Times New Roman" w:hAnsi="Times New Roman" w:cs="Times New Roman"/>
          <w:sz w:val="24"/>
          <w:szCs w:val="24"/>
          <w:lang w:val="en-US"/>
        </w:rPr>
        <w:t>% and 4% with intermediate and high extinction, respectively.</w:t>
      </w:r>
      <w:ins w:id="290" w:author="Daniele Silvestro" w:date="2023-11-16T07:51:00Z">
        <w:r w:rsidR="005123FD">
          <w:rPr>
            <w:rFonts w:ascii="Times New Roman" w:hAnsi="Times New Roman" w:cs="Times New Roman"/>
            <w:sz w:val="24"/>
            <w:szCs w:val="24"/>
            <w:lang w:val="en-US"/>
          </w:rPr>
          <w:t xml:space="preserve"> </w:t>
        </w:r>
      </w:ins>
      <w:del w:id="291" w:author="Daniele Silvestro" w:date="2023-11-16T07:51:00Z">
        <w:r w:rsidDel="005123FD">
          <w:rPr>
            <w:rFonts w:ascii="Times New Roman" w:hAnsi="Times New Roman" w:cs="Times New Roman"/>
            <w:sz w:val="24"/>
            <w:szCs w:val="24"/>
            <w:lang w:val="en-US"/>
          </w:rPr>
          <w:delText xml:space="preserve">  </w:delText>
        </w:r>
      </w:del>
    </w:p>
    <w:p w14:paraId="30EA1FDE" w14:textId="51A925FB" w:rsidR="002F5B65" w:rsidRDefault="00000000" w:rsidP="005123FD">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Under incomplete taxon sampling</w:t>
      </w:r>
      <w:ins w:id="292" w:author="Daniele Silvestro" w:date="2023-11-16T07:48:00Z">
        <w:r w:rsidR="005123FD">
          <w:rPr>
            <w:rFonts w:ascii="Times New Roman" w:hAnsi="Times New Roman" w:cs="Times New Roman"/>
            <w:sz w:val="24"/>
            <w:szCs w:val="24"/>
            <w:lang w:val="en-US"/>
          </w:rPr>
          <w:t xml:space="preserve">, in which </w:t>
        </w:r>
      </w:ins>
      <w:del w:id="293" w:author="Daniele Silvestro" w:date="2023-11-16T07:48:00Z">
        <w:r w:rsidDel="005123FD">
          <w:rPr>
            <w:rFonts w:ascii="Times New Roman" w:hAnsi="Times New Roman" w:cs="Times New Roman"/>
            <w:sz w:val="24"/>
            <w:szCs w:val="24"/>
            <w:lang w:val="en-US"/>
          </w:rPr>
          <w:delText xml:space="preserve"> where </w:delText>
        </w:r>
      </w:del>
      <w:r>
        <w:rPr>
          <w:rFonts w:ascii="Times New Roman" w:hAnsi="Times New Roman" w:cs="Times New Roman"/>
          <w:sz w:val="24"/>
          <w:szCs w:val="24"/>
          <w:lang w:val="en-US"/>
        </w:rPr>
        <w:t xml:space="preserve">the </w:t>
      </w:r>
      <w:ins w:id="294" w:author="Daniele Silvestro" w:date="2023-11-16T07:48:00Z">
        <w:r w:rsidR="005123FD">
          <w:rPr>
            <w:rFonts w:ascii="Times New Roman" w:hAnsi="Times New Roman" w:cs="Times New Roman"/>
            <w:sz w:val="24"/>
            <w:szCs w:val="24"/>
            <w:lang w:val="en-US"/>
          </w:rPr>
          <w:t xml:space="preserve">sampling </w:t>
        </w:r>
      </w:ins>
      <w:r>
        <w:rPr>
          <w:rFonts w:ascii="Times New Roman" w:hAnsi="Times New Roman" w:cs="Times New Roman"/>
          <w:sz w:val="24"/>
          <w:szCs w:val="24"/>
          <w:lang w:val="en-US"/>
        </w:rPr>
        <w:t xml:space="preserve">probability </w:t>
      </w:r>
      <w:del w:id="295" w:author="Daniele Silvestro" w:date="2023-11-16T07:49:00Z">
        <w:r w:rsidDel="005123FD">
          <w:rPr>
            <w:rFonts w:ascii="Times New Roman" w:hAnsi="Times New Roman" w:cs="Times New Roman"/>
            <w:sz w:val="24"/>
            <w:szCs w:val="24"/>
            <w:lang w:val="en-US"/>
          </w:rPr>
          <w:delText xml:space="preserve">of an extant species to be not included in the phylogeny </w:delText>
        </w:r>
      </w:del>
      <w:r>
        <w:rPr>
          <w:rFonts w:ascii="Times New Roman" w:hAnsi="Times New Roman" w:cs="Times New Roman"/>
          <w:sz w:val="24"/>
          <w:szCs w:val="24"/>
          <w:lang w:val="en-US"/>
        </w:rPr>
        <w:t xml:space="preserve">was </w:t>
      </w:r>
      <w:del w:id="296" w:author="Daniele Silvestro" w:date="2023-11-16T07:49:00Z">
        <w:r w:rsidR="000063E8" w:rsidDel="005123FD">
          <w:rPr>
            <w:rFonts w:ascii="Times New Roman" w:hAnsi="Times New Roman" w:cs="Times New Roman"/>
            <w:sz w:val="24"/>
            <w:szCs w:val="24"/>
            <w:lang w:val="en-US"/>
          </w:rPr>
          <w:delText xml:space="preserve">positive </w:delText>
        </w:r>
      </w:del>
      <w:ins w:id="297" w:author="Daniele Silvestro" w:date="2023-11-16T07:49:00Z">
        <w:r w:rsidR="005123FD">
          <w:rPr>
            <w:rFonts w:ascii="Times New Roman" w:hAnsi="Times New Roman" w:cs="Times New Roman"/>
            <w:sz w:val="24"/>
            <w:szCs w:val="24"/>
            <w:lang w:val="en-US"/>
          </w:rPr>
          <w:t>negatively correlated with species age</w:t>
        </w:r>
      </w:ins>
      <w:del w:id="298" w:author="Daniele Silvestro" w:date="2023-11-16T07:49:00Z">
        <w:r w:rsidDel="005123FD">
          <w:rPr>
            <w:rFonts w:ascii="Times New Roman" w:hAnsi="Times New Roman" w:cs="Times New Roman"/>
            <w:sz w:val="24"/>
            <w:szCs w:val="24"/>
            <w:lang w:val="en-US"/>
          </w:rPr>
          <w:delText>age-depende</w:delText>
        </w:r>
        <w:r w:rsidR="004A6BEB" w:rsidDel="005123FD">
          <w:rPr>
            <w:rFonts w:ascii="Times New Roman" w:hAnsi="Times New Roman" w:cs="Times New Roman"/>
            <w:sz w:val="24"/>
            <w:szCs w:val="24"/>
            <w:lang w:val="en-US"/>
          </w:rPr>
          <w:delText>nt</w:delText>
        </w:r>
        <w:r w:rsidR="00FF4B20" w:rsidDel="005123FD">
          <w:rPr>
            <w:rFonts w:ascii="Times New Roman" w:hAnsi="Times New Roman" w:cs="Times New Roman"/>
            <w:sz w:val="24"/>
            <w:szCs w:val="24"/>
            <w:lang w:val="en-US"/>
          </w:rPr>
          <w:delText xml:space="preserve"> </w:delText>
        </w:r>
        <w:r w:rsidDel="005123FD">
          <w:rPr>
            <w:rFonts w:ascii="Times New Roman" w:hAnsi="Times New Roman" w:cs="Times New Roman"/>
            <w:sz w:val="24"/>
            <w:szCs w:val="24"/>
            <w:lang w:val="en-US"/>
          </w:rPr>
          <w:delText xml:space="preserve">the correlation between </w:delText>
        </w:r>
      </w:del>
      <w:ins w:id="299" w:author="Daniele Silvestro" w:date="2023-11-16T07:49:00Z">
        <w:r w:rsidR="005123FD">
          <w:rPr>
            <w:rFonts w:ascii="Times New Roman" w:hAnsi="Times New Roman" w:cs="Times New Roman"/>
            <w:sz w:val="24"/>
            <w:szCs w:val="24"/>
            <w:lang w:val="en-US"/>
          </w:rPr>
          <w:t xml:space="preserve">, </w:t>
        </w:r>
      </w:ins>
      <w:ins w:id="300" w:author="Daniele Silvestro" w:date="2023-11-16T07:50:00Z">
        <w:r w:rsidR="005123FD">
          <w:rPr>
            <w:rFonts w:ascii="Times New Roman" w:hAnsi="Times New Roman" w:cs="Times New Roman"/>
            <w:sz w:val="24"/>
            <w:szCs w:val="24"/>
            <w:lang w:val="en-US"/>
          </w:rPr>
          <w:t xml:space="preserve">the </w:t>
        </w:r>
      </w:ins>
      <w:ins w:id="301" w:author="Daniele Silvestro" w:date="2023-11-16T07:51:00Z">
        <w:r w:rsidR="005123FD">
          <w:rPr>
            <w:rFonts w:ascii="Times New Roman" w:hAnsi="Times New Roman" w:cs="Times New Roman"/>
            <w:sz w:val="24"/>
            <w:szCs w:val="24"/>
            <w:lang w:val="en-US"/>
          </w:rPr>
          <w:t>error</w:t>
        </w:r>
      </w:ins>
      <w:ins w:id="302" w:author="Daniele Silvestro" w:date="2023-11-16T07:50:00Z">
        <w:r w:rsidR="005123FD">
          <w:rPr>
            <w:rFonts w:ascii="Times New Roman" w:hAnsi="Times New Roman" w:cs="Times New Roman"/>
            <w:sz w:val="24"/>
            <w:szCs w:val="24"/>
            <w:lang w:val="en-US"/>
          </w:rPr>
          <w:t xml:space="preserve"> rates </w:t>
        </w:r>
      </w:ins>
      <w:ins w:id="303" w:author="Daniele Silvestro" w:date="2023-11-16T07:51:00Z">
        <w:r w:rsidR="005123FD">
          <w:rPr>
            <w:rFonts w:ascii="Times New Roman" w:hAnsi="Times New Roman" w:cs="Times New Roman"/>
            <w:sz w:val="24"/>
            <w:szCs w:val="24"/>
            <w:lang w:val="en-US"/>
          </w:rPr>
          <w:t xml:space="preserve">increased to </w:t>
        </w:r>
      </w:ins>
      <w:del w:id="304" w:author="Daniele Silvestro" w:date="2023-11-16T07:51:00Z">
        <w:r w:rsidDel="005123FD">
          <w:rPr>
            <w:rFonts w:ascii="Times New Roman" w:hAnsi="Times New Roman" w:cs="Times New Roman"/>
            <w:sz w:val="24"/>
            <w:szCs w:val="24"/>
            <w:lang w:val="en-US"/>
          </w:rPr>
          <w:delText xml:space="preserve">phylogenetic ages and extinction risk categories showed error rates of 6.2%, </w:delText>
        </w:r>
      </w:del>
      <w:r>
        <w:rPr>
          <w:rFonts w:ascii="Times New Roman" w:hAnsi="Times New Roman" w:cs="Times New Roman"/>
          <w:sz w:val="24"/>
          <w:szCs w:val="24"/>
          <w:lang w:val="en-US"/>
        </w:rPr>
        <w:t xml:space="preserve">12.8%, and 49.5% for scenarios with </w:t>
      </w:r>
      <w:del w:id="305" w:author="Daniele Silvestro" w:date="2023-11-16T07:51:00Z">
        <w:r w:rsidR="000063E8" w:rsidDel="005123FD">
          <w:rPr>
            <w:rFonts w:ascii="Times New Roman" w:hAnsi="Times New Roman" w:cs="Times New Roman"/>
            <w:sz w:val="24"/>
            <w:szCs w:val="24"/>
            <w:lang w:val="en-US"/>
          </w:rPr>
          <w:delText xml:space="preserve">fully sampled phylogenies, and </w:delText>
        </w:r>
      </w:del>
      <w:r>
        <w:rPr>
          <w:rFonts w:ascii="Times New Roman" w:hAnsi="Times New Roman" w:cs="Times New Roman"/>
          <w:sz w:val="24"/>
          <w:szCs w:val="24"/>
          <w:lang w:val="en-US"/>
        </w:rPr>
        <w:t>25%, and 50% of missing extant species, respectively (</w:t>
      </w:r>
      <w:del w:id="306" w:author="Daniele Silvestro" w:date="2023-11-16T08:51:00Z">
        <w:r w:rsidDel="0019202E">
          <w:rPr>
            <w:rFonts w:ascii="Times New Roman" w:hAnsi="Times New Roman" w:cs="Times New Roman"/>
            <w:sz w:val="24"/>
            <w:szCs w:val="24"/>
            <w:lang w:val="en-US"/>
          </w:rPr>
          <w:delText xml:space="preserve">Figure </w:delText>
        </w:r>
      </w:del>
      <w:ins w:id="307" w:author="Daniele Silvestro" w:date="2023-11-16T08:51:00Z">
        <w:r w:rsidR="0019202E">
          <w:rPr>
            <w:rFonts w:ascii="Times New Roman" w:hAnsi="Times New Roman" w:cs="Times New Roman"/>
            <w:sz w:val="24"/>
            <w:szCs w:val="24"/>
            <w:lang w:val="en-US"/>
          </w:rPr>
          <w:t xml:space="preserve">Fig. </w:t>
        </w:r>
      </w:ins>
      <w:r w:rsidR="00FF4B20">
        <w:rPr>
          <w:rFonts w:ascii="Times New Roman" w:hAnsi="Times New Roman" w:cs="Times New Roman"/>
          <w:sz w:val="24"/>
          <w:szCs w:val="24"/>
          <w:lang w:val="en-US"/>
        </w:rPr>
        <w:t>SM</w:t>
      </w:r>
      <w:r w:rsidR="00EF4E47">
        <w:rPr>
          <w:rFonts w:ascii="Times New Roman" w:hAnsi="Times New Roman" w:cs="Times New Roman"/>
          <w:sz w:val="24"/>
          <w:szCs w:val="24"/>
          <w:lang w:val="en-US"/>
        </w:rPr>
        <w:t>6</w:t>
      </w:r>
      <w:r w:rsidR="00FF4B20">
        <w:rPr>
          <w:rFonts w:ascii="Times New Roman" w:hAnsi="Times New Roman" w:cs="Times New Roman"/>
          <w:sz w:val="24"/>
          <w:szCs w:val="24"/>
          <w:lang w:val="en-US"/>
        </w:rPr>
        <w:t>).</w:t>
      </w:r>
    </w:p>
    <w:p w14:paraId="20D55DF8" w14:textId="77777777" w:rsidR="002F5B65" w:rsidRDefault="002F5B65">
      <w:pPr>
        <w:spacing w:after="0" w:line="360" w:lineRule="auto"/>
        <w:jc w:val="both"/>
        <w:rPr>
          <w:rFonts w:ascii="Times New Roman" w:hAnsi="Times New Roman" w:cs="Times New Roman"/>
          <w:sz w:val="24"/>
          <w:szCs w:val="24"/>
          <w:lang w:val="en-US"/>
        </w:rPr>
      </w:pPr>
    </w:p>
    <w:p w14:paraId="3482B029" w14:textId="77777777" w:rsidR="002F5B65" w:rsidRDefault="002F5B65">
      <w:pPr>
        <w:spacing w:after="0" w:line="360" w:lineRule="auto"/>
        <w:jc w:val="both"/>
        <w:rPr>
          <w:rFonts w:ascii="Times New Roman" w:hAnsi="Times New Roman" w:cs="Times New Roman"/>
          <w:sz w:val="24"/>
          <w:szCs w:val="24"/>
          <w:lang w:val="en-US"/>
        </w:rPr>
      </w:pPr>
    </w:p>
    <w:p w14:paraId="14ACF029" w14:textId="77777777" w:rsidR="002F5B65" w:rsidRDefault="00000000">
      <w:pPr>
        <w:spacing w:after="0" w:line="360" w:lineRule="auto"/>
        <w:jc w:val="both"/>
        <w:rPr>
          <w:rFonts w:ascii="Times New Roman" w:hAnsi="Times New Roman" w:cs="Times New Roman"/>
          <w:b/>
          <w:bCs/>
          <w:sz w:val="24"/>
          <w:szCs w:val="24"/>
          <w:lang w:val="en-US"/>
        </w:rPr>
      </w:pPr>
      <w:commentRangeStart w:id="308"/>
      <w:r>
        <w:rPr>
          <w:rFonts w:ascii="Times New Roman" w:hAnsi="Times New Roman" w:cs="Times New Roman"/>
          <w:b/>
          <w:bCs/>
          <w:sz w:val="24"/>
          <w:szCs w:val="24"/>
          <w:lang w:val="en-US"/>
        </w:rPr>
        <w:t>Discussion</w:t>
      </w:r>
      <w:commentRangeEnd w:id="308"/>
      <w:r w:rsidR="00AD57A0">
        <w:rPr>
          <w:rStyle w:val="CommentReference"/>
        </w:rPr>
        <w:commentReference w:id="308"/>
      </w:r>
    </w:p>
    <w:p w14:paraId="465BF6DC" w14:textId="29EACD16" w:rsidR="00806815" w:rsidRDefault="00CC4D91" w:rsidP="00AD57A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showed that approximating </w:t>
      </w:r>
      <w:proofErr w:type="spellStart"/>
      <w:r>
        <w:rPr>
          <w:rFonts w:ascii="Times New Roman" w:hAnsi="Times New Roman" w:cs="Times New Roman"/>
          <w:sz w:val="24"/>
          <w:szCs w:val="24"/>
          <w:lang w:val="en-US"/>
        </w:rPr>
        <w:t>speies</w:t>
      </w:r>
      <w:proofErr w:type="spellEnd"/>
      <w:r>
        <w:rPr>
          <w:rFonts w:ascii="Times New Roman" w:hAnsi="Times New Roman" w:cs="Times New Roman"/>
          <w:sz w:val="24"/>
          <w:szCs w:val="24"/>
          <w:lang w:val="en-US"/>
        </w:rPr>
        <w:t xml:space="preserve"> age with phylogenetic branch lengths leads to substantial errors and that the accuracy of this approximation and that the accuracy of this approximation is hampered by</w:t>
      </w:r>
      <w:r w:rsidR="00000000">
        <w:rPr>
          <w:rFonts w:ascii="Times New Roman" w:hAnsi="Times New Roman" w:cs="Times New Roman"/>
          <w:sz w:val="24"/>
          <w:szCs w:val="24"/>
          <w:lang w:val="en-US"/>
        </w:rPr>
        <w:t xml:space="preserve"> three shortfalls</w:t>
      </w:r>
      <w:r>
        <w:rPr>
          <w:rFonts w:ascii="Times New Roman" w:hAnsi="Times New Roman" w:cs="Times New Roman"/>
          <w:sz w:val="24"/>
          <w:szCs w:val="24"/>
          <w:lang w:val="en-US"/>
        </w:rPr>
        <w:t xml:space="preserve">: unobserved </w:t>
      </w:r>
      <w:r w:rsidR="00000000">
        <w:rPr>
          <w:rFonts w:ascii="Times New Roman" w:hAnsi="Times New Roman" w:cs="Times New Roman"/>
          <w:sz w:val="24"/>
          <w:szCs w:val="24"/>
          <w:lang w:val="en-US"/>
        </w:rPr>
        <w:t xml:space="preserve">extinction events, </w:t>
      </w:r>
      <w:r>
        <w:rPr>
          <w:rFonts w:ascii="Times New Roman" w:hAnsi="Times New Roman" w:cs="Times New Roman"/>
          <w:sz w:val="24"/>
          <w:szCs w:val="24"/>
          <w:lang w:val="en-US"/>
        </w:rPr>
        <w:t>unknown</w:t>
      </w:r>
      <w:r w:rsidR="00000000">
        <w:rPr>
          <w:rFonts w:ascii="Times New Roman" w:hAnsi="Times New Roman" w:cs="Times New Roman"/>
          <w:sz w:val="24"/>
          <w:szCs w:val="24"/>
          <w:lang w:val="en-US"/>
        </w:rPr>
        <w:t xml:space="preserve"> speciation mode, and incomplete sampling of extant species</w:t>
      </w:r>
      <w:r>
        <w:rPr>
          <w:rFonts w:ascii="Times New Roman" w:hAnsi="Times New Roman" w:cs="Times New Roman"/>
          <w:sz w:val="24"/>
          <w:szCs w:val="24"/>
          <w:lang w:val="en-US"/>
        </w:rPr>
        <w:t xml:space="preserve">. The only instance in which phylogenetic ages correctly predict species age is under the assumption of </w:t>
      </w:r>
      <w:r w:rsidR="00000000">
        <w:rPr>
          <w:rFonts w:ascii="Times New Roman" w:hAnsi="Times New Roman" w:cs="Times New Roman"/>
          <w:sz w:val="24"/>
          <w:szCs w:val="24"/>
          <w:lang w:val="en-US"/>
        </w:rPr>
        <w:t xml:space="preserve">bifurcating speciation process </w:t>
      </w:r>
      <w:r>
        <w:rPr>
          <w:rFonts w:ascii="Times New Roman" w:hAnsi="Times New Roman" w:cs="Times New Roman"/>
          <w:sz w:val="24"/>
          <w:szCs w:val="24"/>
          <w:lang w:val="en-US"/>
        </w:rPr>
        <w:t>and in the absence of extinction</w:t>
      </w:r>
      <w:r w:rsidR="00D65122">
        <w:rPr>
          <w:rFonts w:ascii="Times New Roman" w:hAnsi="Times New Roman" w:cs="Times New Roman"/>
          <w:sz w:val="24"/>
          <w:szCs w:val="24"/>
          <w:lang w:val="en-US"/>
        </w:rPr>
        <w:t xml:space="preserve"> </w:t>
      </w:r>
      <w:commentRangeStart w:id="309"/>
      <w:r w:rsidR="00000000">
        <w:fldChar w:fldCharType="begin"/>
      </w:r>
      <w:r w:rsidR="00000000">
        <w:rPr>
          <w:rFonts w:ascii="Times New Roman" w:hAnsi="Times New Roman" w:cs="Times New Roman"/>
          <w:sz w:val="24"/>
          <w:szCs w:val="24"/>
          <w:lang w:val="en-US"/>
        </w:rPr>
        <w:instrText>ADDIN CSL_CITATION {"citationItems":[{"id":"ITEM-1","itemData":{"author":[{"dropping-particle":"","family":"Meier","given":"R.","non-dropping-particle":"","parse-names":false,"suffix":""},{"dropping-particle":"","family":"Willmann","given":"R.","non-dropping-particle":"","parse-names":false,"suffix":""}],"container-title":"Species concepts and phylogenetic theory: a debate","id":"ITEM-1","issued":{"date-parts":[["2000"]]},"page":"167","title":"A defense of the Hennigian Species Concept","type":"chapter"},"uris":["http://www.mendeley.com/documents/?uuid=f796797b-9078-466b-bbfe-abe58ed9505d"]}],"mendeley":{"formattedCitation":"(Meier &amp; Willmann, 2000)","plainTextFormattedCitation":"(Meier &amp; Willmann, 2000)","previouslyFormattedCitation":"(Meier &amp; Willmann, 2000)"},"properties":{"noteIndex":0},"schema":"https://github.com/citation-style-language/schema/raw/master/csl-citation.json"}</w:instrText>
      </w:r>
      <w:r w:rsidR="00000000">
        <w:rPr>
          <w:rFonts w:ascii="Times New Roman" w:hAnsi="Times New Roman" w:cs="Times New Roman"/>
          <w:sz w:val="24"/>
          <w:szCs w:val="24"/>
          <w:lang w:val="en-US"/>
        </w:rPr>
        <w:fldChar w:fldCharType="separate"/>
      </w:r>
      <w:r w:rsidR="00000000">
        <w:rPr>
          <w:rFonts w:ascii="Times New Roman" w:hAnsi="Times New Roman" w:cs="Times New Roman"/>
          <w:sz w:val="24"/>
          <w:szCs w:val="24"/>
          <w:lang w:val="en-US"/>
        </w:rPr>
        <w:t xml:space="preserve">(Meier &amp; </w:t>
      </w:r>
      <w:proofErr w:type="spellStart"/>
      <w:r w:rsidR="00000000">
        <w:rPr>
          <w:rFonts w:ascii="Times New Roman" w:hAnsi="Times New Roman" w:cs="Times New Roman"/>
          <w:sz w:val="24"/>
          <w:szCs w:val="24"/>
          <w:lang w:val="en-US"/>
        </w:rPr>
        <w:t>Willmann</w:t>
      </w:r>
      <w:proofErr w:type="spellEnd"/>
      <w:r w:rsidR="00000000">
        <w:rPr>
          <w:rFonts w:ascii="Times New Roman" w:hAnsi="Times New Roman" w:cs="Times New Roman"/>
          <w:sz w:val="24"/>
          <w:szCs w:val="24"/>
          <w:lang w:val="en-US"/>
        </w:rPr>
        <w:t>, 2000)</w:t>
      </w:r>
      <w:r w:rsidR="00000000">
        <w:rPr>
          <w:rFonts w:ascii="Times New Roman" w:hAnsi="Times New Roman" w:cs="Times New Roman"/>
          <w:sz w:val="24"/>
          <w:szCs w:val="24"/>
          <w:lang w:val="en-US"/>
        </w:rPr>
        <w:fldChar w:fldCharType="end"/>
      </w:r>
      <w:commentRangeEnd w:id="309"/>
      <w:r w:rsidR="00D65122">
        <w:rPr>
          <w:rStyle w:val="CommentReference"/>
        </w:rPr>
        <w:commentReference w:id="309"/>
      </w:r>
      <w:r w:rsidR="00000000">
        <w:rPr>
          <w:rFonts w:ascii="Times New Roman" w:hAnsi="Times New Roman" w:cs="Times New Roman"/>
          <w:sz w:val="24"/>
          <w:szCs w:val="24"/>
          <w:lang w:val="en-US"/>
        </w:rPr>
        <w:t xml:space="preserve">. </w:t>
      </w:r>
      <w:r w:rsidR="00D65122">
        <w:rPr>
          <w:rFonts w:ascii="Times New Roman" w:hAnsi="Times New Roman" w:cs="Times New Roman"/>
          <w:sz w:val="24"/>
          <w:szCs w:val="24"/>
          <w:lang w:val="en-US"/>
        </w:rPr>
        <w:t xml:space="preserve">While the prevalence of true speciation modes remains difficult to estimate [Silvestro et al </w:t>
      </w:r>
      <w:commentRangeStart w:id="310"/>
      <w:r w:rsidR="00D65122">
        <w:rPr>
          <w:rFonts w:ascii="Times New Roman" w:hAnsi="Times New Roman" w:cs="Times New Roman"/>
          <w:sz w:val="24"/>
          <w:szCs w:val="24"/>
          <w:lang w:val="en-US"/>
        </w:rPr>
        <w:t xml:space="preserve">2018 </w:t>
      </w:r>
      <w:commentRangeEnd w:id="310"/>
      <w:r w:rsidR="007178A1">
        <w:rPr>
          <w:rStyle w:val="CommentReference"/>
        </w:rPr>
        <w:commentReference w:id="310"/>
      </w:r>
      <w:r w:rsidR="00D65122">
        <w:rPr>
          <w:rFonts w:ascii="Times New Roman" w:hAnsi="Times New Roman" w:cs="Times New Roman"/>
          <w:sz w:val="24"/>
          <w:szCs w:val="24"/>
          <w:lang w:val="en-US"/>
        </w:rPr>
        <w:t xml:space="preserve">and </w:t>
      </w:r>
      <w:commentRangeStart w:id="311"/>
      <w:r w:rsidR="007178A1">
        <w:rPr>
          <w:rFonts w:ascii="Times New Roman" w:hAnsi="Times New Roman" w:cs="Times New Roman"/>
          <w:sz w:val="24"/>
          <w:szCs w:val="24"/>
          <w:lang w:val="en-US"/>
        </w:rPr>
        <w:t>REF</w:t>
      </w:r>
      <w:commentRangeEnd w:id="311"/>
      <w:r w:rsidR="007178A1">
        <w:rPr>
          <w:rStyle w:val="CommentReference"/>
        </w:rPr>
        <w:commentReference w:id="311"/>
      </w:r>
      <w:r w:rsidR="00D65122">
        <w:rPr>
          <w:rFonts w:ascii="Times New Roman" w:hAnsi="Times New Roman" w:cs="Times New Roman"/>
          <w:sz w:val="24"/>
          <w:szCs w:val="24"/>
          <w:lang w:val="en-US"/>
        </w:rPr>
        <w:t>], the fossil record unequivocally shows that extinction occurs across virtually all clades in the tree of life [</w:t>
      </w:r>
      <w:commentRangeStart w:id="312"/>
      <w:r w:rsidR="00D65122">
        <w:rPr>
          <w:rFonts w:ascii="Times New Roman" w:hAnsi="Times New Roman" w:cs="Times New Roman"/>
          <w:sz w:val="24"/>
          <w:szCs w:val="24"/>
          <w:lang w:val="en-US"/>
        </w:rPr>
        <w:t>REF</w:t>
      </w:r>
      <w:commentRangeEnd w:id="312"/>
      <w:r w:rsidR="00D65122">
        <w:rPr>
          <w:rStyle w:val="CommentReference"/>
        </w:rPr>
        <w:commentReference w:id="312"/>
      </w:r>
      <w:r w:rsidR="00D65122">
        <w:rPr>
          <w:rFonts w:ascii="Times New Roman" w:hAnsi="Times New Roman" w:cs="Times New Roman"/>
          <w:sz w:val="24"/>
          <w:szCs w:val="24"/>
          <w:lang w:val="en-US"/>
        </w:rPr>
        <w:t xml:space="preserve">], thus making this a very unlikely instance. </w:t>
      </w:r>
      <w:r w:rsidR="007178A1">
        <w:rPr>
          <w:rFonts w:ascii="Times New Roman" w:hAnsi="Times New Roman" w:cs="Times New Roman"/>
          <w:sz w:val="24"/>
          <w:szCs w:val="24"/>
          <w:lang w:val="en-US"/>
        </w:rPr>
        <w:t>U</w:t>
      </w:r>
      <w:r w:rsidR="00000000">
        <w:rPr>
          <w:rFonts w:ascii="Times New Roman" w:hAnsi="Times New Roman" w:cs="Times New Roman"/>
          <w:sz w:val="24"/>
          <w:szCs w:val="24"/>
          <w:lang w:val="en-US"/>
        </w:rPr>
        <w:t>nder budding speciation</w:t>
      </w:r>
      <w:r w:rsidR="007178A1">
        <w:rPr>
          <w:rFonts w:ascii="Times New Roman" w:hAnsi="Times New Roman" w:cs="Times New Roman"/>
          <w:sz w:val="24"/>
          <w:szCs w:val="24"/>
          <w:lang w:val="en-US"/>
        </w:rPr>
        <w:t>,</w:t>
      </w:r>
      <w:r w:rsidR="00000000">
        <w:rPr>
          <w:rFonts w:ascii="Times New Roman" w:hAnsi="Times New Roman" w:cs="Times New Roman"/>
          <w:sz w:val="24"/>
          <w:szCs w:val="24"/>
          <w:lang w:val="en-US"/>
        </w:rPr>
        <w:t xml:space="preserve"> phylogenetic age shows a high error even without extinction</w:t>
      </w:r>
      <w:r w:rsidR="00C95B31">
        <w:rPr>
          <w:rFonts w:ascii="Times New Roman" w:hAnsi="Times New Roman" w:cs="Times New Roman"/>
          <w:sz w:val="24"/>
          <w:szCs w:val="24"/>
          <w:lang w:val="en-US"/>
        </w:rPr>
        <w:t xml:space="preserve">, </w:t>
      </w:r>
      <w:proofErr w:type="gramStart"/>
      <w:r w:rsidR="00C95B31">
        <w:rPr>
          <w:rFonts w:ascii="Times New Roman" w:hAnsi="Times New Roman" w:cs="Times New Roman"/>
          <w:sz w:val="24"/>
          <w:szCs w:val="24"/>
          <w:lang w:val="en-US"/>
        </w:rPr>
        <w:t>due to the fact tha</w:t>
      </w:r>
      <w:r w:rsidR="00FC117A">
        <w:rPr>
          <w:rFonts w:ascii="Times New Roman" w:hAnsi="Times New Roman" w:cs="Times New Roman"/>
          <w:sz w:val="24"/>
          <w:szCs w:val="24"/>
          <w:lang w:val="en-US"/>
        </w:rPr>
        <w:t>t</w:t>
      </w:r>
      <w:proofErr w:type="gramEnd"/>
      <w:r w:rsidR="00C95B31">
        <w:rPr>
          <w:rFonts w:ascii="Times New Roman" w:hAnsi="Times New Roman" w:cs="Times New Roman"/>
          <w:sz w:val="24"/>
          <w:szCs w:val="24"/>
          <w:lang w:val="en-US"/>
        </w:rPr>
        <w:t xml:space="preserve"> phylogenetic trees are agnostic about parent and descendant species following a branching event </w:t>
      </w:r>
      <w:r w:rsidR="00000000">
        <w:rPr>
          <w:rFonts w:ascii="Times New Roman" w:hAnsi="Times New Roman" w:cs="Times New Roman"/>
          <w:sz w:val="24"/>
          <w:szCs w:val="24"/>
          <w:lang w:val="en-US"/>
        </w:rPr>
        <w:t>(</w:t>
      </w:r>
      <w:r w:rsidR="0019202E">
        <w:rPr>
          <w:rFonts w:ascii="Times New Roman" w:hAnsi="Times New Roman" w:cs="Times New Roman"/>
          <w:sz w:val="24"/>
          <w:szCs w:val="24"/>
          <w:lang w:val="en-US"/>
        </w:rPr>
        <w:t xml:space="preserve">Fig. </w:t>
      </w:r>
      <w:r w:rsidR="00000000">
        <w:rPr>
          <w:rFonts w:ascii="Times New Roman" w:hAnsi="Times New Roman" w:cs="Times New Roman"/>
          <w:sz w:val="24"/>
          <w:szCs w:val="24"/>
          <w:lang w:val="en-US"/>
        </w:rPr>
        <w:t xml:space="preserve">4). </w:t>
      </w:r>
      <w:r w:rsidR="00C95B31">
        <w:rPr>
          <w:rFonts w:ascii="Times New Roman" w:hAnsi="Times New Roman" w:cs="Times New Roman"/>
          <w:sz w:val="24"/>
          <w:szCs w:val="24"/>
          <w:lang w:val="en-US"/>
        </w:rPr>
        <w:t>Similarly</w:t>
      </w:r>
      <w:r w:rsidR="00000000">
        <w:rPr>
          <w:rFonts w:ascii="Times New Roman" w:hAnsi="Times New Roman" w:cs="Times New Roman"/>
          <w:sz w:val="24"/>
          <w:szCs w:val="24"/>
          <w:lang w:val="en-US"/>
        </w:rPr>
        <w:t>, anagenetic speciation, combined with budding or bifurcating speciation, resulted in high errors</w:t>
      </w:r>
      <w:r w:rsidR="007178A1">
        <w:rPr>
          <w:rFonts w:ascii="Times New Roman" w:hAnsi="Times New Roman" w:cs="Times New Roman"/>
          <w:sz w:val="24"/>
          <w:szCs w:val="24"/>
          <w:lang w:val="en-US"/>
        </w:rPr>
        <w:t>, which did not vary substantially with extinction</w:t>
      </w:r>
      <w:r w:rsidR="00000000">
        <w:rPr>
          <w:rFonts w:ascii="Times New Roman" w:hAnsi="Times New Roman" w:cs="Times New Roman"/>
          <w:sz w:val="24"/>
          <w:szCs w:val="24"/>
          <w:lang w:val="en-US"/>
        </w:rPr>
        <w:t>. However, anagenetic speciation is virtually impossible to quantify,</w:t>
      </w:r>
      <w:r w:rsidR="00896E81">
        <w:rPr>
          <w:rFonts w:ascii="Times New Roman" w:hAnsi="Times New Roman" w:cs="Times New Roman"/>
          <w:sz w:val="24"/>
          <w:szCs w:val="24"/>
          <w:lang w:val="en-US"/>
        </w:rPr>
        <w:t xml:space="preserve"> </w:t>
      </w:r>
      <w:r w:rsidR="009F2883">
        <w:rPr>
          <w:rFonts w:ascii="Times New Roman" w:hAnsi="Times New Roman" w:cs="Times New Roman"/>
          <w:sz w:val="24"/>
          <w:szCs w:val="24"/>
          <w:lang w:val="en-US"/>
        </w:rPr>
        <w:t>except perhaps in high resolution</w:t>
      </w:r>
      <w:r w:rsidR="00896E81">
        <w:rPr>
          <w:rFonts w:ascii="Times New Roman" w:hAnsi="Times New Roman" w:cs="Times New Roman"/>
          <w:sz w:val="24"/>
          <w:szCs w:val="24"/>
          <w:lang w:val="en-US"/>
        </w:rPr>
        <w:t xml:space="preserve"> fossil time series</w:t>
      </w:r>
      <w:r w:rsidR="009F2883">
        <w:rPr>
          <w:rFonts w:ascii="Times New Roman" w:hAnsi="Times New Roman" w:cs="Times New Roman"/>
          <w:sz w:val="24"/>
          <w:szCs w:val="24"/>
          <w:lang w:val="en-US"/>
        </w:rPr>
        <w:t xml:space="preserve"> [</w:t>
      </w:r>
      <w:commentRangeStart w:id="313"/>
      <w:r w:rsidR="009F2883">
        <w:rPr>
          <w:rFonts w:ascii="Times New Roman" w:hAnsi="Times New Roman" w:cs="Times New Roman"/>
          <w:sz w:val="24"/>
          <w:szCs w:val="24"/>
          <w:lang w:val="en-US"/>
        </w:rPr>
        <w:t>REF</w:t>
      </w:r>
      <w:commentRangeEnd w:id="313"/>
      <w:r w:rsidR="009F2883">
        <w:rPr>
          <w:rStyle w:val="CommentReference"/>
        </w:rPr>
        <w:commentReference w:id="313"/>
      </w:r>
      <w:r w:rsidR="009F2883">
        <w:rPr>
          <w:rFonts w:ascii="Times New Roman" w:hAnsi="Times New Roman" w:cs="Times New Roman"/>
          <w:sz w:val="24"/>
          <w:szCs w:val="24"/>
          <w:lang w:val="en-US"/>
        </w:rPr>
        <w:t>]</w:t>
      </w:r>
      <w:r w:rsidR="00896E81">
        <w:rPr>
          <w:rFonts w:ascii="Times New Roman" w:hAnsi="Times New Roman" w:cs="Times New Roman"/>
          <w:sz w:val="24"/>
          <w:szCs w:val="24"/>
          <w:lang w:val="en-US"/>
        </w:rPr>
        <w:t xml:space="preserve">, </w:t>
      </w:r>
      <w:r w:rsidR="00000000">
        <w:rPr>
          <w:rFonts w:ascii="Times New Roman" w:hAnsi="Times New Roman" w:cs="Times New Roman"/>
          <w:sz w:val="24"/>
          <w:szCs w:val="24"/>
          <w:lang w:val="en-US"/>
        </w:rPr>
        <w:t>resulting in a general debate on the use of the term in evolutionary biology (</w:t>
      </w:r>
      <w:r w:rsidR="00896E81">
        <w:rPr>
          <w:rFonts w:ascii="Times New Roman" w:hAnsi="Times New Roman" w:cs="Times New Roman"/>
          <w:sz w:val="24"/>
          <w:szCs w:val="24"/>
          <w:lang w:val="en-US"/>
        </w:rPr>
        <w:t>Vaux et al., 2015</w:t>
      </w:r>
      <w:r w:rsidR="00000000">
        <w:rPr>
          <w:rFonts w:ascii="Times New Roman" w:hAnsi="Times New Roman" w:cs="Times New Roman"/>
          <w:sz w:val="24"/>
          <w:szCs w:val="24"/>
          <w:lang w:val="en-US"/>
        </w:rPr>
        <w:t>) and biogeography (</w:t>
      </w:r>
      <w:r w:rsidR="00896E81">
        <w:rPr>
          <w:rFonts w:ascii="Times New Roman" w:hAnsi="Times New Roman" w:cs="Times New Roman"/>
          <w:sz w:val="24"/>
          <w:szCs w:val="24"/>
          <w:lang w:val="en-US"/>
        </w:rPr>
        <w:t>Emerson &amp;</w:t>
      </w:r>
      <w:r w:rsidR="00896E81">
        <w:rPr>
          <w:rFonts w:ascii="Times New Roman" w:hAnsi="Times New Roman" w:cs="Times New Roman"/>
          <w:sz w:val="24"/>
          <w:szCs w:val="24"/>
          <w:lang w:val="es-419"/>
        </w:rPr>
        <w:t xml:space="preserve"> Patiño, 2018</w:t>
      </w:r>
      <w:r w:rsidR="00896E81">
        <w:rPr>
          <w:rFonts w:ascii="Times New Roman" w:hAnsi="Times New Roman" w:cs="Times New Roman"/>
          <w:sz w:val="24"/>
          <w:szCs w:val="24"/>
          <w:lang w:val="pt-BR"/>
        </w:rPr>
        <w:t xml:space="preserve">; </w:t>
      </w:r>
      <w:r w:rsidR="00896E81">
        <w:rPr>
          <w:rFonts w:ascii="Times New Roman" w:hAnsi="Times New Roman" w:cs="Times New Roman"/>
          <w:sz w:val="24"/>
          <w:szCs w:val="24"/>
          <w:lang w:val="en-US"/>
        </w:rPr>
        <w:t>Meiri et al., 2018</w:t>
      </w:r>
      <w:r w:rsidR="00000000">
        <w:rPr>
          <w:rFonts w:ascii="Times New Roman" w:hAnsi="Times New Roman" w:cs="Times New Roman"/>
          <w:sz w:val="24"/>
          <w:szCs w:val="24"/>
          <w:lang w:val="en-US"/>
        </w:rPr>
        <w:t xml:space="preserve">). </w:t>
      </w:r>
    </w:p>
    <w:p w14:paraId="1F520291" w14:textId="2D8DE7AE" w:rsidR="00806815" w:rsidRDefault="00000000">
      <w:pPr>
        <w:spacing w:after="0" w:line="360" w:lineRule="auto"/>
        <w:jc w:val="both"/>
        <w:rPr>
          <w:ins w:id="314" w:author="Daniele Silvestro" w:date="2023-11-15T17:39:00Z"/>
          <w:rFonts w:ascii="Times New Roman" w:hAnsi="Times New Roman" w:cs="Times New Roman"/>
          <w:sz w:val="24"/>
          <w:szCs w:val="24"/>
          <w:lang w:val="en-US"/>
        </w:rPr>
      </w:pPr>
      <w:del w:id="315" w:author="Daniele Silvestro" w:date="2023-11-15T22:03:00Z">
        <w:r w:rsidDel="00FC117A">
          <w:rPr>
            <w:rFonts w:ascii="Times New Roman" w:hAnsi="Times New Roman" w:cs="Times New Roman"/>
            <w:sz w:val="24"/>
            <w:szCs w:val="24"/>
            <w:lang w:val="en-US"/>
          </w:rPr>
          <w:delText xml:space="preserve">Incomplete taxon sampling caused the highest error among all shortfalls due to the lengthened terminal branches. Although missing extinction events have in principle the same effect on branch lengths, their influence on error in species ages was lower. </w:delText>
        </w:r>
      </w:del>
    </w:p>
    <w:p w14:paraId="49861183" w14:textId="2967E2F4" w:rsidR="002F5B65" w:rsidRDefault="00000000" w:rsidP="00AD57A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Our probability age estimator performed well when compared with phylogenetic age, especially in high extinction scenarios. </w:t>
      </w:r>
    </w:p>
    <w:p w14:paraId="375AA668" w14:textId="690FD34A"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For bifurcating speciation, the mean error between true and phylogenetic age was the lowest when compared with the other speciation modes. This is because taking the most recent ancestral node as phylogenetic age results in sister species to be identical in age, the same as implied by bifurcating speciation. Due to only introducing bias by extinction, there was a low risk of confusing the oldest with the youngest species</w:t>
      </w:r>
      <w:r w:rsidR="00EF4E47">
        <w:rPr>
          <w:rFonts w:ascii="Times New Roman" w:hAnsi="Times New Roman" w:cs="Times New Roman"/>
          <w:sz w:val="24"/>
          <w:szCs w:val="24"/>
          <w:lang w:val="en-US"/>
        </w:rPr>
        <w:t xml:space="preserve"> (</w:t>
      </w:r>
      <w:r w:rsidR="0019202E">
        <w:rPr>
          <w:rFonts w:ascii="Times New Roman" w:hAnsi="Times New Roman" w:cs="Times New Roman"/>
          <w:sz w:val="24"/>
          <w:szCs w:val="24"/>
          <w:lang w:val="en-US"/>
        </w:rPr>
        <w:t xml:space="preserve">Fig. </w:t>
      </w:r>
      <w:r w:rsidR="00EF4E47">
        <w:rPr>
          <w:rFonts w:ascii="Times New Roman" w:hAnsi="Times New Roman" w:cs="Times New Roman"/>
          <w:sz w:val="24"/>
          <w:szCs w:val="24"/>
          <w:lang w:val="en-US"/>
        </w:rPr>
        <w:t xml:space="preserve">SM3) </w:t>
      </w:r>
      <w:r>
        <w:rPr>
          <w:rFonts w:ascii="Times New Roman" w:hAnsi="Times New Roman" w:cs="Times New Roman"/>
          <w:sz w:val="24"/>
          <w:szCs w:val="24"/>
          <w:lang w:val="en-US"/>
        </w:rPr>
        <w:t xml:space="preserve">but a considerable risk to jumble the order of two random species </w:t>
      </w:r>
      <w:r w:rsidR="00EF4E47">
        <w:rPr>
          <w:rFonts w:ascii="Times New Roman" w:hAnsi="Times New Roman" w:cs="Times New Roman"/>
          <w:sz w:val="24"/>
          <w:szCs w:val="24"/>
          <w:lang w:val="en-US"/>
        </w:rPr>
        <w:t>(</w:t>
      </w:r>
      <w:r w:rsidR="0019202E">
        <w:rPr>
          <w:rFonts w:ascii="Times New Roman" w:hAnsi="Times New Roman" w:cs="Times New Roman"/>
          <w:sz w:val="24"/>
          <w:szCs w:val="24"/>
          <w:lang w:val="en-US"/>
        </w:rPr>
        <w:t xml:space="preserve">Fig. </w:t>
      </w:r>
      <w:r w:rsidR="00EF4E47">
        <w:rPr>
          <w:rFonts w:ascii="Times New Roman" w:hAnsi="Times New Roman" w:cs="Times New Roman"/>
          <w:sz w:val="24"/>
          <w:szCs w:val="24"/>
          <w:lang w:val="en-US"/>
        </w:rPr>
        <w:t>SM4).</w:t>
      </w:r>
      <w:r>
        <w:rPr>
          <w:rFonts w:ascii="Times New Roman" w:hAnsi="Times New Roman" w:cs="Times New Roman"/>
          <w:sz w:val="24"/>
          <w:szCs w:val="24"/>
          <w:lang w:val="en-US"/>
        </w:rPr>
        <w:t xml:space="preserve"> Therefore, under a bifurcating speciation scenario, the phylogenetic age indeed captures most of the signal of the true species age. For budding speciation, there is a high discrepancy in ages, even in no-extinction scenarios. However, the already overall high error does not increase further with </w:t>
      </w:r>
      <w:r w:rsidR="00C323D6">
        <w:rPr>
          <w:rFonts w:ascii="Times New Roman" w:hAnsi="Times New Roman" w:cs="Times New Roman"/>
          <w:sz w:val="24"/>
          <w:szCs w:val="24"/>
          <w:lang w:val="en-US"/>
        </w:rPr>
        <w:t>augment</w:t>
      </w:r>
      <w:r>
        <w:rPr>
          <w:rFonts w:ascii="Times New Roman" w:hAnsi="Times New Roman" w:cs="Times New Roman"/>
          <w:sz w:val="24"/>
          <w:szCs w:val="24"/>
          <w:lang w:val="en-US"/>
        </w:rPr>
        <w:t>ing extinction rates. This is due to half of the phylogenetic age estimations in no-extinction scenarios already underestimate the true age as one of the sister lineages is the older, ancestral one</w:t>
      </w:r>
      <w:r w:rsidR="00C323D6">
        <w:rPr>
          <w:rFonts w:ascii="Times New Roman" w:hAnsi="Times New Roman" w:cs="Times New Roman"/>
          <w:sz w:val="24"/>
          <w:szCs w:val="24"/>
          <w:lang w:val="en-US"/>
        </w:rPr>
        <w:t>.</w:t>
      </w:r>
      <w:r>
        <w:rPr>
          <w:rFonts w:ascii="Times New Roman" w:hAnsi="Times New Roman" w:cs="Times New Roman"/>
          <w:sz w:val="24"/>
          <w:szCs w:val="24"/>
          <w:lang w:val="en-US"/>
        </w:rPr>
        <w:t xml:space="preserve"> When extinction rates increase, overestimation of ages start and increase until it balances the inherent underestimation at high extinction scenarios. This happens due to the phylogenetic assumption of sister species being identical in age, which is (a) wrong for budding speciation, and (b) under no extinction, only correctly estimates the youngest species of any bifurcation event. Due to these misinterpretation patterns, the qualitative error is high and increases considerably with extinction rates in the example of the oldest vs. youngest species (</w:t>
      </w:r>
      <w:r w:rsidR="0019202E">
        <w:rPr>
          <w:rFonts w:ascii="Times New Roman" w:hAnsi="Times New Roman" w:cs="Times New Roman"/>
          <w:sz w:val="24"/>
          <w:szCs w:val="24"/>
          <w:lang w:val="en-US"/>
        </w:rPr>
        <w:t xml:space="preserve">Fig. </w:t>
      </w:r>
      <w:r w:rsidR="00EF4E47">
        <w:rPr>
          <w:rFonts w:ascii="Times New Roman" w:hAnsi="Times New Roman" w:cs="Times New Roman"/>
          <w:sz w:val="24"/>
          <w:szCs w:val="24"/>
          <w:lang w:val="en-US"/>
        </w:rPr>
        <w:t>SM3</w:t>
      </w:r>
      <w:r>
        <w:rPr>
          <w:rFonts w:ascii="Times New Roman" w:hAnsi="Times New Roman" w:cs="Times New Roman"/>
          <w:sz w:val="24"/>
          <w:szCs w:val="24"/>
          <w:lang w:val="en-US"/>
        </w:rPr>
        <w:t>). Thus, for clades diversifying predominantly through budding speciation, the phylogenetic age is not equal to the true age for half of the species, and some of these mismatches</w:t>
      </w:r>
      <w:r w:rsidR="00545189">
        <w:rPr>
          <w:rFonts w:ascii="Times New Roman" w:hAnsi="Times New Roman" w:cs="Times New Roman"/>
          <w:sz w:val="24"/>
          <w:szCs w:val="24"/>
          <w:lang w:val="en-US"/>
        </w:rPr>
        <w:t xml:space="preserve"> would be</w:t>
      </w:r>
      <w:r>
        <w:rPr>
          <w:rFonts w:ascii="Times New Roman" w:hAnsi="Times New Roman" w:cs="Times New Roman"/>
          <w:sz w:val="24"/>
          <w:szCs w:val="24"/>
          <w:lang w:val="en-US"/>
        </w:rPr>
        <w:t xml:space="preserve"> </w:t>
      </w:r>
      <w:r w:rsidR="00545189">
        <w:rPr>
          <w:rFonts w:ascii="Times New Roman" w:hAnsi="Times New Roman" w:cs="Times New Roman"/>
          <w:sz w:val="24"/>
          <w:szCs w:val="24"/>
          <w:lang w:val="en-US"/>
        </w:rPr>
        <w:t xml:space="preserve">large </w:t>
      </w:r>
      <w:r>
        <w:rPr>
          <w:rFonts w:ascii="Times New Roman" w:hAnsi="Times New Roman" w:cs="Times New Roman"/>
          <w:sz w:val="24"/>
          <w:szCs w:val="24"/>
          <w:lang w:val="en-US"/>
        </w:rPr>
        <w:t xml:space="preserve">regarding the </w:t>
      </w:r>
      <w:r w:rsidR="00545189">
        <w:rPr>
          <w:rFonts w:ascii="Times New Roman" w:hAnsi="Times New Roman" w:cs="Times New Roman"/>
          <w:sz w:val="24"/>
          <w:szCs w:val="24"/>
          <w:lang w:val="en-US"/>
        </w:rPr>
        <w:t xml:space="preserve">difference between phylogenetic and </w:t>
      </w:r>
      <w:r>
        <w:rPr>
          <w:rFonts w:ascii="Times New Roman" w:hAnsi="Times New Roman" w:cs="Times New Roman"/>
          <w:sz w:val="24"/>
          <w:szCs w:val="24"/>
          <w:lang w:val="en-US"/>
        </w:rPr>
        <w:t xml:space="preserve">true age. </w:t>
      </w:r>
    </w:p>
    <w:p w14:paraId="2BAEB920" w14:textId="0B8282C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Given the large inaccuracy in phylogenetic age, especially for taxa originating under budding speciation, the question is whether this affects the inferences made from the relationship between species age and eco-evolutionary variables, such as extinction risk, range size, or environmental variables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Phytologist","id":"ITEM-3","issue":"2","issued":{"date-parts":[["2015"]]},"page":"468-479","title":"When do plant radiations influence community assembly? The importance of historical contingency in the race for niche space","type":"article-journal","volume":"207"},"uris":["http://www.mendeley.com/documents/?uuid=0dc71e10-dfe4-4014-b93e-872dd9be7264"]},{"id":"ITEM-4","itemData":{"author":[{"dropping-particle":"","family":"Pie","given":"M.R.","non-dropping-particle":"","parse-names":false,"suffix":""},{"dropping-particle":"","family":"Caron","given":"F.","non-dropping-particle":"","parse-names":false,"suffix":""}],"container-title":"bioRxiv","id":"ITEM-4","issued":{"date-parts":[["2023"]]},"title":"Substantial variation in species ages among vertebrate clades","type":"article-journal","volume":"06"},"uris":["http://www.mendeley.com/documents/?uuid=26e053f4-ce11-4a50-b926-31a50a9de182"]}],"mendeley":{"formattedCitation":"(Gaston &amp; Blackburn, 1997; Johnson et al., 2002b; Pie &amp; Caron, 2023; Tanentzap et al., 2015)","manualFormatting":"(Gaston &amp; Blackburn 1997, Johnson et al. 2002, Tanentzap et al. 2015, Pie &amp; Caron 2023)","plainTextFormattedCitation":"(Gaston &amp; Blackburn, 1997; Johnson et al., 2002b; Pie &amp; Caron, 2023; Tanentzap et al., 2015)","previouslyFormattedCitation":"(Gaston &amp; Blackburn, 1997; Johnson et al., 2002b; Pie &amp; Caron, 2023;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(Gaston &amp; Blackburn 1997, Johnson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2002, Tanentzap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If phylogenetic ages capture at least the relative differences in species ages, it could be argued that it is a valuable measure of species longevity. Some authors acknowledge the problems associated with measuring species age from phylogenies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have proposed approaches to account for them. For </w:t>
      </w:r>
      <w:r>
        <w:rPr>
          <w:rFonts w:ascii="Times New Roman" w:hAnsi="Times New Roman" w:cs="Times New Roman"/>
          <w:sz w:val="24"/>
          <w:szCs w:val="24"/>
          <w:lang w:val="en-US"/>
        </w:rPr>
        <w:lastRenderedPageBreak/>
        <w:t xml:space="preserve">example, </w:t>
      </w:r>
      <w:r>
        <w:fldChar w:fldCharType="begin"/>
      </w:r>
      <w:r>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et al., 2022)","manualFormatting":"Sonne et al. (2022)","plainTextFormattedCitation":"(Sonne et al., 2022)","previouslyFormattedCitation":"(Sonne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Sonne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determined young and old Andean hummingbirds by assessing the sensitivity of their results to incomplete taxon sampling by generating 1000 trees with randomly missing species</w:t>
      </w:r>
      <w:r w:rsidR="0054518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author":[{"dropping-particle":"","family":"Pie","given":"M.R.","non-dropping-particle":"","parse-names":false,"suffix":""},{"dropping-particle":"","family":"Caron","given":"F.","non-dropping-particle":"","parse-names":false,"suffix":""}],"container-title":"bioRxiv","id":"ITEM-1","issued":{"date-parts":[["2023"]]},"title":"Substantial variation in species ages among vertebrate clades","type":"article-journal","volume":"06"},"uris":["http://www.mendeley.com/documents/?uuid=26e053f4-ce11-4a50-b926-31a50a9de182"]}],"mendeley":{"formattedCitation":"(Pie &amp; Caron, 2023)","manualFormatting":"Pie &amp; Caron (2023)","plainTextFormattedCitation":"(Pie &amp; Caron, 2023)","previouslyFormattedCitation":"(Pie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accounted for taxonomic incompleteness by pruning an additional 1 </w:t>
      </w:r>
      <w:r w:rsidR="00545189" w:rsidRPr="00545189">
        <w:rPr>
          <w:rFonts w:ascii="Times New Roman" w:hAnsi="Times New Roman" w:cs="Times New Roman"/>
          <w:sz w:val="24"/>
          <w:szCs w:val="24"/>
          <w:lang w:val="en-US"/>
        </w:rPr>
        <w:t>–</w:t>
      </w:r>
      <w:r>
        <w:rPr>
          <w:rFonts w:ascii="Times New Roman" w:hAnsi="Times New Roman" w:cs="Times New Roman"/>
          <w:sz w:val="24"/>
          <w:szCs w:val="24"/>
          <w:lang w:val="en-US"/>
        </w:rPr>
        <w:t xml:space="preserve"> 5% of species and evaluated if their conclusions changed. Although incomplete taxon sampling caused the highest error rates in our evaluation of age-dependent extinction risk</w:t>
      </w:r>
      <w:r w:rsidR="00EF4E47">
        <w:rPr>
          <w:rFonts w:ascii="Times New Roman" w:hAnsi="Times New Roman" w:cs="Times New Roman"/>
          <w:sz w:val="24"/>
          <w:szCs w:val="24"/>
          <w:lang w:val="en-US"/>
        </w:rPr>
        <w:t xml:space="preserve"> (</w:t>
      </w:r>
      <w:r w:rsidR="0019202E">
        <w:rPr>
          <w:rFonts w:ascii="Times New Roman" w:hAnsi="Times New Roman" w:cs="Times New Roman"/>
          <w:sz w:val="24"/>
          <w:szCs w:val="24"/>
          <w:lang w:val="en-US"/>
        </w:rPr>
        <w:t xml:space="preserve">Fig. </w:t>
      </w:r>
      <w:r w:rsidR="00EF4E47">
        <w:rPr>
          <w:rFonts w:ascii="Times New Roman" w:hAnsi="Times New Roman" w:cs="Times New Roman"/>
          <w:sz w:val="24"/>
          <w:szCs w:val="24"/>
          <w:lang w:val="en-US"/>
        </w:rPr>
        <w:t>5),</w:t>
      </w:r>
      <w:r>
        <w:rPr>
          <w:rFonts w:ascii="Times New Roman" w:hAnsi="Times New Roman" w:cs="Times New Roman"/>
          <w:sz w:val="24"/>
          <w:szCs w:val="24"/>
          <w:lang w:val="en-US"/>
        </w:rPr>
        <w:t xml:space="preserve"> neither strategy acknowledges the other two problems of age uncertainty: the </w:t>
      </w:r>
      <w:r w:rsidR="00B71743">
        <w:rPr>
          <w:rFonts w:ascii="Times New Roman" w:hAnsi="Times New Roman" w:cs="Times New Roman"/>
          <w:sz w:val="24"/>
          <w:szCs w:val="24"/>
          <w:lang w:val="en-US"/>
        </w:rPr>
        <w:t>effects</w:t>
      </w:r>
      <w:r>
        <w:rPr>
          <w:rFonts w:ascii="Times New Roman" w:hAnsi="Times New Roman" w:cs="Times New Roman"/>
          <w:sz w:val="24"/>
          <w:szCs w:val="24"/>
          <w:lang w:val="en-US"/>
        </w:rPr>
        <w:t xml:space="preserve"> of extinction, which for most groups is probably high </w:t>
      </w:r>
      <w:r>
        <w:fldChar w:fldCharType="begin"/>
      </w:r>
      <w:r>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et al., 2014)","plainTextFormattedCitation":"(Pimm et al., 2014)","previouslyFormattedCitation":"(Pimm et al.,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(Pimm et al.,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speciation modes. Our evaluation of the imprint of species ages on extinction risk on makes this point clear because it showed that the number of incorrect inferences is </w:t>
      </w:r>
      <w:r w:rsidR="00B71743">
        <w:rPr>
          <w:rFonts w:ascii="Times New Roman" w:hAnsi="Times New Roman" w:cs="Times New Roman"/>
          <w:sz w:val="24"/>
          <w:szCs w:val="24"/>
          <w:lang w:val="en-US"/>
        </w:rPr>
        <w:t>considerabl</w:t>
      </w:r>
      <w:r w:rsidR="00B71743">
        <w:rPr>
          <w:rFonts w:ascii="Times New Roman" w:hAnsi="Times New Roman" w:cs="Times New Roman"/>
          <w:sz w:val="24"/>
          <w:szCs w:val="24"/>
          <w:lang w:val="en-US"/>
        </w:rPr>
        <w:t>y</w:t>
      </w:r>
      <w:r w:rsidR="00B71743">
        <w:rPr>
          <w:rFonts w:ascii="Times New Roman" w:hAnsi="Times New Roman" w:cs="Times New Roman"/>
          <w:sz w:val="24"/>
          <w:szCs w:val="24"/>
          <w:lang w:val="en-US"/>
        </w:rPr>
        <w:t xml:space="preserve"> </w:t>
      </w:r>
      <w:r>
        <w:rPr>
          <w:rFonts w:ascii="Times New Roman" w:hAnsi="Times New Roman" w:cs="Times New Roman"/>
          <w:sz w:val="24"/>
          <w:szCs w:val="24"/>
          <w:lang w:val="en-US"/>
        </w:rPr>
        <w:t>high (around 18%) for high extinction scenarios</w:t>
      </w:r>
      <w:r w:rsidR="00EF4E47">
        <w:rPr>
          <w:rFonts w:ascii="Times New Roman" w:hAnsi="Times New Roman" w:cs="Times New Roman"/>
          <w:sz w:val="24"/>
          <w:szCs w:val="24"/>
          <w:lang w:val="en-US"/>
        </w:rPr>
        <w:t xml:space="preserve"> (</w:t>
      </w:r>
      <w:r w:rsidR="0019202E">
        <w:rPr>
          <w:rFonts w:ascii="Times New Roman" w:hAnsi="Times New Roman" w:cs="Times New Roman"/>
          <w:sz w:val="24"/>
          <w:szCs w:val="24"/>
          <w:lang w:val="en-US"/>
        </w:rPr>
        <w:t xml:space="preserve">Fig. </w:t>
      </w:r>
      <w:r w:rsidR="00EF4E47">
        <w:rPr>
          <w:rFonts w:ascii="Times New Roman" w:hAnsi="Times New Roman" w:cs="Times New Roman"/>
          <w:sz w:val="24"/>
          <w:szCs w:val="24"/>
          <w:lang w:val="en-US"/>
        </w:rPr>
        <w:t xml:space="preserve">7), </w:t>
      </w:r>
      <w:r>
        <w:rPr>
          <w:rFonts w:ascii="Times New Roman" w:hAnsi="Times New Roman" w:cs="Times New Roman"/>
          <w:sz w:val="24"/>
          <w:szCs w:val="24"/>
          <w:lang w:val="en-US"/>
        </w:rPr>
        <w:t>even with the simulated strong extinction signal and the assumption of bifurcating speciation, which presents the lowest mismatch regarding true age.</w:t>
      </w:r>
    </w:p>
    <w:p w14:paraId="6900D631" w14:textId="2C76BEB6"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incomplete sampling of extant species can be caused by (a) named species that are not included in a phylogeny due to, for instance, no available DNA sequence data, or (b) species unknown to science that have yet to be collected and described. The latter refers to the Linnean shortfall, one of the seven key shortfalls of biodiversity (</w:t>
      </w:r>
      <w:r w:rsidR="00C36F8A">
        <w:rPr>
          <w:rFonts w:ascii="Times New Roman" w:hAnsi="Times New Roman" w:cs="Times New Roman"/>
          <w:sz w:val="24"/>
          <w:szCs w:val="24"/>
          <w:lang w:val="en-US"/>
        </w:rPr>
        <w:t xml:space="preserve">Diniz Filho et al., 2023; </w:t>
      </w:r>
      <w:proofErr w:type="spellStart"/>
      <w:r>
        <w:rPr>
          <w:rFonts w:ascii="Times New Roman" w:hAnsi="Times New Roman" w:cs="Times New Roman"/>
          <w:sz w:val="24"/>
          <w:szCs w:val="24"/>
          <w:lang w:val="en-US"/>
        </w:rPr>
        <w:t>Hortal</w:t>
      </w:r>
      <w:proofErr w:type="spellEnd"/>
      <w:r>
        <w:rPr>
          <w:rFonts w:ascii="Times New Roman" w:hAnsi="Times New Roman" w:cs="Times New Roman"/>
          <w:sz w:val="24"/>
          <w:szCs w:val="24"/>
          <w:lang w:val="en-US"/>
        </w:rPr>
        <w:t xml:space="preserve"> et al., 2015). The </w:t>
      </w:r>
      <w:r w:rsidR="00FC117A">
        <w:rPr>
          <w:rFonts w:ascii="Times New Roman" w:hAnsi="Times New Roman" w:cs="Times New Roman"/>
          <w:sz w:val="24"/>
          <w:szCs w:val="24"/>
          <w:lang w:val="en-US"/>
        </w:rPr>
        <w:t>magnitude of the</w:t>
      </w:r>
      <w:r w:rsidR="00FC117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Linnean shortfall is unknown, but </w:t>
      </w:r>
      <w:r w:rsidR="00FC117A">
        <w:rPr>
          <w:rFonts w:ascii="Times New Roman" w:hAnsi="Times New Roman" w:cs="Times New Roman"/>
          <w:sz w:val="24"/>
          <w:szCs w:val="24"/>
          <w:lang w:val="en-US"/>
        </w:rPr>
        <w:t>available</w:t>
      </w:r>
      <w:r w:rsidR="00B71743">
        <w:rPr>
          <w:rFonts w:ascii="Times New Roman" w:hAnsi="Times New Roman" w:cs="Times New Roman"/>
          <w:sz w:val="24"/>
          <w:szCs w:val="24"/>
          <w:lang w:val="en-US"/>
        </w:rPr>
        <w:t xml:space="preserve"> estimate</w:t>
      </w:r>
      <w:r w:rsidR="00FC117A">
        <w:rPr>
          <w:rFonts w:ascii="Times New Roman" w:hAnsi="Times New Roman" w:cs="Times New Roman"/>
          <w:sz w:val="24"/>
          <w:szCs w:val="24"/>
          <w:lang w:val="en-US"/>
        </w:rPr>
        <w:t>s</w:t>
      </w:r>
      <w:r w:rsidR="00B71743">
        <w:rPr>
          <w:rFonts w:ascii="Times New Roman" w:hAnsi="Times New Roman" w:cs="Times New Roman"/>
          <w:sz w:val="24"/>
          <w:szCs w:val="24"/>
          <w:lang w:val="en-US"/>
        </w:rPr>
        <w:t xml:space="preserve"> [</w:t>
      </w:r>
      <w:commentRangeStart w:id="316"/>
      <w:r w:rsidR="00B71743">
        <w:rPr>
          <w:rFonts w:ascii="Times New Roman" w:hAnsi="Times New Roman" w:cs="Times New Roman"/>
          <w:sz w:val="24"/>
          <w:szCs w:val="24"/>
          <w:lang w:val="en-US"/>
        </w:rPr>
        <w:t>REFs</w:t>
      </w:r>
      <w:commentRangeEnd w:id="316"/>
      <w:r w:rsidR="00B71743">
        <w:rPr>
          <w:rStyle w:val="CommentReference"/>
        </w:rPr>
        <w:commentReference w:id="316"/>
      </w:r>
      <w:r w:rsidR="00B71743">
        <w:rPr>
          <w:rFonts w:ascii="Times New Roman" w:hAnsi="Times New Roman" w:cs="Times New Roman"/>
          <w:sz w:val="24"/>
          <w:szCs w:val="24"/>
          <w:lang w:val="en-US"/>
        </w:rPr>
        <w:t xml:space="preserve">] </w:t>
      </w:r>
      <w:r w:rsidR="00FC117A">
        <w:rPr>
          <w:rFonts w:ascii="Times New Roman" w:hAnsi="Times New Roman" w:cs="Times New Roman"/>
          <w:sz w:val="24"/>
          <w:szCs w:val="24"/>
          <w:lang w:val="en-US"/>
        </w:rPr>
        <w:t>show that it</w:t>
      </w:r>
      <w:r w:rsidR="00B71743">
        <w:rPr>
          <w:rFonts w:ascii="Times New Roman" w:hAnsi="Times New Roman" w:cs="Times New Roman"/>
          <w:sz w:val="24"/>
          <w:szCs w:val="24"/>
          <w:lang w:val="en-US"/>
        </w:rPr>
        <w:t xml:space="preserve"> affects some clades significantly more than others, with </w:t>
      </w:r>
      <w:r w:rsidR="00FC117A">
        <w:rPr>
          <w:rFonts w:ascii="Times New Roman" w:hAnsi="Times New Roman" w:cs="Times New Roman"/>
          <w:sz w:val="24"/>
          <w:szCs w:val="24"/>
          <w:lang w:val="en-US"/>
        </w:rPr>
        <w:t xml:space="preserve">the diversity of </w:t>
      </w:r>
      <w:r w:rsidR="00B71743">
        <w:rPr>
          <w:rFonts w:ascii="Times New Roman" w:hAnsi="Times New Roman" w:cs="Times New Roman"/>
          <w:sz w:val="24"/>
          <w:szCs w:val="24"/>
          <w:lang w:val="en-US"/>
        </w:rPr>
        <w:t xml:space="preserve">highly diverse groups, such as insects and fungi, likely to be </w:t>
      </w:r>
      <w:r w:rsidR="00FC117A">
        <w:rPr>
          <w:rFonts w:ascii="Times New Roman" w:hAnsi="Times New Roman" w:cs="Times New Roman"/>
          <w:sz w:val="24"/>
          <w:szCs w:val="24"/>
          <w:lang w:val="en-US"/>
        </w:rPr>
        <w:t xml:space="preserve">a severe underestimation </w:t>
      </w:r>
      <w:r w:rsidR="00B71743">
        <w:rPr>
          <w:rFonts w:ascii="Times New Roman" w:hAnsi="Times New Roman" w:cs="Times New Roman"/>
          <w:sz w:val="24"/>
          <w:szCs w:val="24"/>
          <w:lang w:val="en-US"/>
        </w:rPr>
        <w:t>[</w:t>
      </w:r>
      <w:commentRangeStart w:id="317"/>
      <w:r w:rsidR="00B71743">
        <w:rPr>
          <w:rFonts w:ascii="Times New Roman" w:hAnsi="Times New Roman" w:cs="Times New Roman"/>
          <w:sz w:val="24"/>
          <w:szCs w:val="24"/>
          <w:lang w:val="en-US"/>
        </w:rPr>
        <w:t>REF</w:t>
      </w:r>
      <w:commentRangeEnd w:id="317"/>
      <w:r w:rsidR="00FC117A">
        <w:rPr>
          <w:rStyle w:val="CommentReference"/>
        </w:rPr>
        <w:commentReference w:id="317"/>
      </w:r>
      <w:r w:rsidR="00B71743">
        <w:rPr>
          <w:rFonts w:ascii="Times New Roman" w:hAnsi="Times New Roman" w:cs="Times New Roman"/>
          <w:sz w:val="24"/>
          <w:szCs w:val="24"/>
          <w:lang w:val="en-US"/>
        </w:rPr>
        <w:t>]</w:t>
      </w:r>
      <w:r w:rsidR="00C36F8A">
        <w:rPr>
          <w:rFonts w:ascii="Times New Roman" w:hAnsi="Times New Roman" w:cs="Times New Roman"/>
          <w:sz w:val="24"/>
          <w:szCs w:val="24"/>
          <w:lang w:val="en-US"/>
        </w:rPr>
        <w:t xml:space="preserve">. </w:t>
      </w:r>
      <w:commentRangeStart w:id="318"/>
      <w:r w:rsidRPr="00FC117A">
        <w:rPr>
          <w:strike/>
        </w:rPr>
        <w:fldChar w:fldCharType="begin"/>
      </w:r>
      <w:r w:rsidRPr="00FC117A">
        <w:rPr>
          <w:strike/>
        </w:rPr>
        <w:instrText>HYPERLINK "http://www.catalogueoflife.org/" \h</w:instrText>
      </w:r>
      <w:r w:rsidRPr="00FC117A">
        <w:rPr>
          <w:strike/>
        </w:rPr>
      </w:r>
      <w:r w:rsidRPr="00FC117A">
        <w:rPr>
          <w:strike/>
        </w:rPr>
        <w:fldChar w:fldCharType="separate"/>
      </w:r>
      <w:r w:rsidRPr="00FC117A">
        <w:rPr>
          <w:strike/>
        </w:rPr>
        <w:fldChar w:fldCharType="end"/>
      </w:r>
      <w:r w:rsidRPr="00FC117A">
        <w:rPr>
          <w:rFonts w:ascii="Times New Roman" w:hAnsi="Times New Roman" w:cs="Times New Roman"/>
          <w:strike/>
          <w:sz w:val="24"/>
          <w:szCs w:val="24"/>
          <w:lang w:val="en-US"/>
        </w:rPr>
        <w:t>Obtaining a precise estimate of the number of undescribed extant species is challenging (Caley et al. 2014) and varies based on the taxonomic group and the geographical region under consideration (Hopkins 2007; Vilela et al. 2014). Moreover, the nature of the Linnean shortfall probably is nonrandom, given that is more severe for species with small body sizes, spatial distributions, and niche widths (Riddle et al. 2011)</w:t>
      </w:r>
      <w:commentRangeEnd w:id="318"/>
      <w:r w:rsidR="00FC117A" w:rsidRPr="00FC117A">
        <w:rPr>
          <w:rStyle w:val="CommentReference"/>
          <w:strike/>
        </w:rPr>
        <w:commentReference w:id="318"/>
      </w:r>
      <w:r w:rsidRPr="00FC117A">
        <w:rPr>
          <w:rFonts w:ascii="Times New Roman" w:hAnsi="Times New Roman" w:cs="Times New Roman"/>
          <w:strike/>
          <w:sz w:val="24"/>
          <w:szCs w:val="24"/>
          <w:lang w:val="en-US"/>
        </w:rPr>
        <w:t>.</w:t>
      </w:r>
      <w:r>
        <w:rPr>
          <w:rFonts w:ascii="Times New Roman" w:hAnsi="Times New Roman" w:cs="Times New Roman"/>
          <w:sz w:val="24"/>
          <w:szCs w:val="24"/>
          <w:lang w:val="en-US"/>
        </w:rPr>
        <w:t xml:space="preserve"> </w:t>
      </w:r>
    </w:p>
    <w:p w14:paraId="2CE55B8B" w14:textId="412EAAF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point out the errors associated with budding and bifurcating speciation; however, how do we know which is the predominant speciation mode of a clade? There is some debate on whether this is possible in first place </w:t>
      </w:r>
      <w:r>
        <w:fldChar w:fldCharType="begin"/>
      </w:r>
      <w:r>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w:t>
      </w:r>
      <w:r>
        <w:fldChar w:fldCharType="begin"/>
      </w:r>
      <w:r>
        <w:rPr>
          <w:rFonts w:ascii="Times New Roman" w:hAnsi="Times New Roman" w:cs="Times New Roman"/>
          <w:sz w:val="24"/>
          <w:szCs w:val="24"/>
          <w:lang w:val="en-US"/>
        </w:rPr>
        <w:instrText>ADDIN CSL_CITATION {"citationItems":[{"id":"ITEM-1","itemData":{"DOI":"10.1098/rspb.2013.2980","ISSN":"14712954","abstract":"A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Sciences","id":"ITEM-1","issue":"1778","issued":{"date-parts":[["2014"]]},"title":"The geography and ecology of plant speciation: Range overlap and niche divergence in sister species","type":"article-journal","volume":"281"},"uris":["http://www.mendeley.com/documents/?uuid=04d179a2-1329-43da-bd1e-d1df32454710"]}],"mendeley":{"formattedCitation":"(Anacker &amp; Strauss, 2014)","manualFormatting":"Anacker and Strauss (2014)","plainTextFormattedCitation":"(Anacker &amp; Strauss, 2014)","previouslyFormattedCitation":"(Anacker &amp; Strauss,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Anacker and Strauss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proposed that budding speciation leaves its signatures on sister species: they should have overlapping or adjacent ranges, their range sizes should be asymmetrical, and specific ecological traits should differ between them. These signatures are associated with sympatric and peripatric speciation </w:t>
      </w:r>
      <w:r>
        <w:fldChar w:fldCharType="begin"/>
      </w:r>
      <w:r>
        <w:rPr>
          <w:rFonts w:ascii="Times New Roman" w:hAnsi="Times New Roman" w:cs="Times New Roman"/>
          <w:sz w:val="24"/>
          <w:szCs w:val="24"/>
          <w:lang w:val="en-US"/>
        </w:rPr>
        <w:instrText>ADDIN CSL_CITATION {"citationItems":[{"id":"ITEM-1","itemData":{"DOI":"10.1098/rstb.1998.0206","ISSN":"09628436","abstract":"What biological attributes of organisms promote speciation, and ultimately, species diversity? This question has a long history of interest, with proposed diversity promoters including attributes such as sexual selection, ecological specialism and dispersability. However, such ideas are difficult to test because the time-scale of processes involved is too great for direct human observation and experimentation. An increasingly powerful solution is to investigate diversity patterns among extant groups to infer the nature of processes operating during the evolution of those groups. This approach relies on the use of robust, phylogenetically based null models to overcome some of the problems inherent in observational inference. We illustrate this area by (i) discussing recent advances in identifying correlates of diversity among higher taxa, and (ii) proposing new methods for analysing patterns in species-level phylogenies, drawing examples from a wide range of organisms.","author":[{"dropping-particle":"","family":"Barraclough","given":"T. G.","non-dropping-particle":"","parse-names":false,"suffix":""},{"dropping-particle":"","family":"Vogler","given":"A. P.","non-dropping-particle":"","parse-names":false,"suffix":""},{"dropping-particle":"","family":"Harvey","given":"P.H.","non-dropping-particle":"","parse-names":false,"suffix":""}],"container-title":"Philosophical Transactions of the Royal Society B: Biological Sciences","id":"ITEM-1","issue":"1366","issued":{"date-parts":[["1998"]]},"page":"241-249","title":"Revealing the factors that promote speciation","type":"article-journal","volume":"353"},"uris":["http://www.mendeley.com/documents/?uuid=5fd386e2-4675-4ec1-a250-636c44a86642"]}],"mendeley":{"formattedCitation":"(Barraclough, Vogler, &amp; Harvey, 1998)","plainTextFormattedCitation":"(Barraclough, Vogler, &amp; Harvey, 1998)","previouslyFormattedCitation":"(Barraclough, Vogler, &amp; Harvey, 1998)"},"properties":{"noteIndex":0},"schema":"https://github.com/citation-style-language/schema/raw/master/csl-citation.json"}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(Barraclough et al., 1998)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were used </w:t>
      </w:r>
      <w:r>
        <w:rPr>
          <w:rFonts w:ascii="Times New Roman" w:hAnsi="Times New Roman" w:cs="Times New Roman"/>
          <w:sz w:val="24"/>
          <w:szCs w:val="24"/>
          <w:lang w:val="en-US"/>
        </w:rPr>
        <w:lastRenderedPageBreak/>
        <w:t xml:space="preserve">to estimate speciation modes (Skeels &amp; Cardillo, 2018) Bifurcating speciation can be associated with allopatric speciation and the signatures it leaves on the range of sister species: ranges should not be overlapping or adjacent, range sizes should not necessarily be asymmetrical, and ecological traits should not necessarily differ between them </w:t>
      </w:r>
      <w:r>
        <w:fldChar w:fldCharType="begin"/>
      </w:r>
      <w:r>
        <w:rPr>
          <w:rFonts w:ascii="Times New Roman" w:hAnsi="Times New Roman" w:cs="Times New Roman"/>
          <w:sz w:val="24"/>
          <w:szCs w:val="24"/>
          <w:lang w:val="en-US"/>
        </w:rPr>
        <w:instrText>ADDIN CSL_CITATION {"citationItems":[{"id":"ITEM-1","itemData":{"author":[{"dropping-particle":"","family":"Barraclough","given":"T. G.","non-dropping-particle":"","parse-names":false,"suffix":""},{"dropping-particle":"","family":"Vogler","given":"A. P.","non-dropping-particle":"","parse-names":false,"suffix":""}],"container-title":"The American Naturalist","id":"ITEM-1","issue":"4","issued":{"date-parts":[["2000"]]},"page":"419-434","title":"Detecting the geographical pattern of speciation from species-level phylogenies","type":"article-journal","volume":"155"},"uris":["http://www.mendeley.com/documents/?uuid=498131a5-36b8-4f60-9dd0-0d192e268d5c"]},{"id":"ITEM-2","itemData":{"DOI":"10.1111/j.0014-3820.2006.tb01140.x","ISSN":"0014-3820","PMID":"16637504","abstract":"The importance of geographic isolation in speciation has been debated since the 19th century. Since the beginning of the 20th century, the consensus has been that most speciation involves divergence in allopatry. This consensus was based largely on decades of observations by naturalists and verbal arguments against speciation without isolation. Recent attempts to quantify the importance of allopatric versus sympatric speciation using comparative methods called “age-range correlation” (ARC) suggest that allopatric speciation is more common than sympatric speciation. However, very few taxa have been studied and there are concerns about the adequacy of the methods. We propose methodological improvements including changes in the way overlap between clades is quantified and Monte Carlo methods to test the null hypothesis of no relationship between phylogenetic relatedness and geographic range overlap. We analyze 14 clades of mammals, chosen because of the availability of data and the consensus among mammalogists that speciation is routinely allopatric. Although data from a few clades clearly indicate allopatric speciation, divergence with gene flow is plausible in others and many results are inconclusive. The relative rarity of significant correlations between phylogenetic distance and range overlap may have three distinct causes: (1) postspeciation range changes, (2) relative rarity of range overlap, and (3) a mixture of geographic modes of speciation. Our results support skepticism about ARC's power for inferring the biogeography of speciation. Yet, even if few clades provide clear signals, meta-analytic approaches such as ARC may set bounds on the prevalence of alternative modes of speciation.","author":[{"dropping-particle":"","family":"Fitzpatrick","given":"Benjamin M.","non-dropping-particle":"","parse-names":false,"suffix":""},{"dropping-particle":"","family":"Turelli","given":"Michael","non-dropping-particle":"","parse-names":false,"suffix":""}],"container-title":"Evolution","id":"ITEM-2","issue":"3","issued":{"date-parts":[["2006"]]},"page":"601-615","title":"The Geography of Mammalian Speciation: Mixed Signals From Phylogenies and Range Maps","type":"article-journal","volume":"60"},"uris":["http://www.mendeley.com/documents/?uuid=87e7536b-fe4e-44a1-8d80-034398c5f50e"]}],"mendeley":{"formattedCitation":"(Barraclough &amp; Vogler, 2000; Fitzpatrick &amp; Turelli, 2006)","plainTextFormattedCitation":"(Barraclough &amp; Vogler, 2000; Fitzpatrick &amp; Turelli, 2006)","previouslyFormattedCitation":"(Barraclough &amp; Vogler, 2000; Fitzpatrick &amp; Turelli, 2006)"},"properties":{"noteIndex":0},"schema":"https://github.com/citation-style-language/schema/raw/master/csl-citation.json"}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(Barraclough &amp; Vogler, 2000; Fitzpatrick &amp; Turelli, 2006)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C36F8A">
        <w:rPr>
          <w:rFonts w:ascii="Times New Roman" w:hAnsi="Times New Roman" w:cs="Times New Roman"/>
          <w:sz w:val="24"/>
          <w:szCs w:val="24"/>
          <w:lang w:val="en-US"/>
        </w:rPr>
        <w:t xml:space="preserve"> </w:t>
      </w:r>
      <w:r>
        <w:rPr>
          <w:rFonts w:ascii="Times New Roman" w:hAnsi="Times New Roman" w:cs="Times New Roman"/>
          <w:sz w:val="24"/>
          <w:szCs w:val="24"/>
          <w:lang w:val="en-US"/>
        </w:rPr>
        <w:t>Although extinction has a lower leverage on th</w:t>
      </w:r>
      <w:r w:rsidR="00C36F8A">
        <w:rPr>
          <w:rFonts w:ascii="Times New Roman" w:hAnsi="Times New Roman" w:cs="Times New Roman"/>
          <w:sz w:val="24"/>
          <w:szCs w:val="24"/>
          <w:lang w:val="en-US"/>
        </w:rPr>
        <w:t>e</w:t>
      </w:r>
      <w:r>
        <w:rPr>
          <w:rFonts w:ascii="Times New Roman" w:hAnsi="Times New Roman" w:cs="Times New Roman"/>
          <w:sz w:val="24"/>
          <w:szCs w:val="24"/>
          <w:lang w:val="en-US"/>
        </w:rPr>
        <w:t xml:space="preserve"> error of species ages than incomplete taxon sampling and the unknown mode of speciation, extinction rates could be estimated from the phylogeny, the fossil record, or a combination of both </w:t>
      </w:r>
      <w:r>
        <w:fldChar w:fldCharType="begin"/>
      </w:r>
      <w:r>
        <w:rPr>
          <w:rFonts w:ascii="Times New Roman" w:hAnsi="Times New Roman" w:cs="Times New Roman"/>
          <w:sz w:val="24"/>
          <w:szCs w:val="24"/>
          <w:lang w:val="en-US"/>
        </w:rPr>
        <w:instrText>ADDIN CSL_CITATION {"citationItems":[{"id":"ITEM-1","itemData":{"DOI":"10.1111/j.1558-5646.2009.00926.x","ISSN":"00143820","abstract":"Molecular phylogenies contain information about the tempo and mode of species diversification through time. Because extinction leaves a characteristic signature in the shape of molecular phylogenetic trees, many studies have used data from extant taxa only to infer extinction rates. This is a promising approach for the large number of taxa for which extinction rates cannot be estimated from the fossil record. Here, I explore the consequences of violating a common assumption made by studies of extinction from phylogenetic data. I show that when diversification rates vary among lineages, simple estimators based on the birth-death process are unable to recover true extinction rates. This is problematic for phylogenetic trees with complete taxon sampling as well as for the simpler case of clades with known age and species richness. Given the ubiquity of variation in diversification rates among lineages and clades, these results suggest that extinction rates should not be estimated in the absence of fossil data. © 2010 The Author(s). Journal compilation © 2010 The Society for the Study of Evolution.","author":[{"dropping-particle":"","family":"Rabosky","given":"Daniel L.","non-dropping-particle":"","parse-names":false,"suffix":""}],"container-title":"Evolution","id":"ITEM-1","issued":{"date-parts":[["2010"]]},"title":"Extinction rates should not be estimated from molecular phylogenies","type":"article-journal"},"uris":["http://www.mendeley.com/documents/?uuid=4cbf55a3-2807-4675-85f8-97da9d2f1fc8"]},{"id":"ITEM-2","itemData":{"author":[{"dropping-particle":"","family":"Silvestro","given":"D.","non-dropping-particle":"","parse-names":false,"suffix":""},{"dropping-particle":"","family":"Salamin","given":"Nicolas","non-dropping-particle":"","parse-names":false,"suffix":""},{"dropping-particle":"","family":"Schnitzler","given":"Jan","non-dropping-particle":"","parse-names":false,"suffix":""}],"container-title":"Methods in Ecology and Evolution2","id":"ITEM-2","issue":"10","issued":{"date-parts":[["2014"]]},"page":"1126-1131","title":"PyRate: a new program to estimate speciation and extinction rates from incomplete fossil data","type":"article-journal","volume":"5"},"uris":["http://www.mendeley.com/documents/?uuid=15377108-c4c2-4350-9e0c-ca67c815457f"]},{"id":"ITEM-3","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Reports","id":"ITEM-3","issue":"1","issued":{"date-parts":[["2022"]]},"page":"21906","title":"Combining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id":"ITEM-4","itemData":{"author":[{"dropping-particle":"","family":"López-Martínez","given":"A.M.","non-dropping-particle":"","parse-names":false,"suffix":""},{"dropping-particle":"","family":"Schonenberger","given":"J.","non-dropping-particle":"","parse-names":false,"suffix":""},{"dropping-particle":"","family":"Balthazar","given":"M.","non-dropping-particle":"von","parse-names":false,"suffix":""},{"dropping-particle":"","family":"González-Martínez","given":"C.A.","non-dropping-particle":"","parse-names":false,"suffix":""},{"dropping-particle":"","family":"Ramírez-Barahona","given":"S.","non-dropping-particle":"","parse-names":false,"suffix":""},{"dropping-particle":"","family":"Sauquet","given":"H.","non-dropping-particle":"","parse-names":false,"suffix":""},{"dropping-particle":"","family":"Magallón","given":"Susana","non-dropping-particle":"","parse-names":false,"suffix":""}],"container-title":"Systematic Biology","id":"ITEM-4","issued":{"date-parts":[["2023"]]},"title":"Integrating Fossil Flowers into the Angiosperm Phylogeny Using Molecular and Morphological Evidence","type":"article-journal","volume":"syad017"},"uris":["http://www.mendeley.com/documents/?uuid=929d4547-a05a-45f9-8004-f9e7c27dfc7f"]}],"mendeley":{"formattedCitation":"(Brée, Condamine, &amp; Guinot, 2022; López-Martínez et al., 2023; Rabosky, 2010; D. Silvestro, Salamin, &amp; Schnitzler, 2014)","plainTextFormattedCitation":"(Brée, Condamine, &amp; Guinot, 2022; López-Martínez et al., 2023; Rabosky, 2010; D. Silvestro, Salamin, &amp; Schnitzler, 2014)","previouslyFormattedCitation":"(Brée, Condamine, &amp; Guinot, 2022; López-Martínez et al., 2023; Rabosky, 2010; D. Silvestro, Salamin, &amp; Schnitzler,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(Brée,  et al., 2022; López-Martínez et al., 2023; Rabosky, 2010; Silvestro et al.,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assessing a clade’s speciation mode (through spatial dynamics) and extinction rates before performing species age analyses could help to approximate the error of phylogenetic ages. </w:t>
      </w:r>
    </w:p>
    <w:p w14:paraId="75F59C5D" w14:textId="627F109A"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For instance, let us suppose that the approaches described in the previous paragraph, suggest that the studied clade speciated predominantly under bifurcating speciation and that we can reliably estimate speciation and extinction rates. In this case, we advise to use our probabilistic age estimator to correct phylogenetic ages. When compared with phylogenetic age, this estimator improved the overall accuracy of age estimation across species in a phylogenetic tree, particularly under a high extinction scenario. Additionally, the function enhanced the power to capture the proper relationship between species age and extinction risk</w:t>
      </w:r>
      <w:r w:rsidR="00EF4E47">
        <w:rPr>
          <w:rFonts w:ascii="Times New Roman" w:hAnsi="Times New Roman" w:cs="Times New Roman"/>
          <w:sz w:val="24"/>
          <w:szCs w:val="24"/>
          <w:lang w:val="en-US"/>
        </w:rPr>
        <w:t xml:space="preserve"> (</w:t>
      </w:r>
      <w:r w:rsidR="0019202E">
        <w:rPr>
          <w:rFonts w:ascii="Times New Roman" w:hAnsi="Times New Roman" w:cs="Times New Roman"/>
          <w:sz w:val="24"/>
          <w:szCs w:val="24"/>
          <w:lang w:val="en-US"/>
        </w:rPr>
        <w:t xml:space="preserve">Fig. </w:t>
      </w:r>
      <w:r w:rsidR="00EF4E47">
        <w:rPr>
          <w:rFonts w:ascii="Times New Roman" w:hAnsi="Times New Roman" w:cs="Times New Roman"/>
          <w:sz w:val="24"/>
          <w:szCs w:val="24"/>
          <w:lang w:val="en-US"/>
        </w:rPr>
        <w:t xml:space="preserve">7). </w:t>
      </w:r>
      <w:r>
        <w:rPr>
          <w:rFonts w:ascii="Times New Roman" w:hAnsi="Times New Roman" w:cs="Times New Roman"/>
          <w:sz w:val="24"/>
          <w:szCs w:val="24"/>
          <w:lang w:val="en-US"/>
        </w:rPr>
        <w:t xml:space="preserve">Therefore, it can be used to test more robustly how species age influence eco-evolutionary dynamics. </w:t>
      </w:r>
    </w:p>
    <w:p w14:paraId="48B2B3A8" w14:textId="77777777" w:rsidR="002F5B65" w:rsidRDefault="002F5B65">
      <w:pPr>
        <w:spacing w:after="0" w:line="360" w:lineRule="auto"/>
        <w:jc w:val="both"/>
        <w:rPr>
          <w:rFonts w:ascii="Times New Roman" w:hAnsi="Times New Roman" w:cs="Times New Roman"/>
          <w:sz w:val="24"/>
          <w:szCs w:val="24"/>
          <w:lang w:val="en-US"/>
        </w:rPr>
      </w:pPr>
    </w:p>
    <w:p w14:paraId="0AA304CF"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
    <w:p w14:paraId="2AFC2555" w14:textId="5C62ADAE"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This study aimed to estimate the potential deviations between true and phylogenetic age due to incomplete taxon sampling, extinction,</w:t>
      </w:r>
      <w:r w:rsidR="00C36F8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unknown speciation modes. Using simulations, we identified that mostly missing species and budding and anagenetic speciation cause a high mismatch between phylogenetic age and true species age. By contrast, only when a clade is fully sampled, speciated under bifurcating speciation, and possesses a low extinction rate phylogenetic age is a good proxy of species age. Thus, inferences made with phylogenetic age should be taken with caution. Besides pointing out these shortfalls, we derived a probabilistic age estimator to correct species age under the assumption of bifurcating speciation and a completely sampled tree. We showed that the probabilistic </w:t>
      </w:r>
      <w:r>
        <w:rPr>
          <w:rFonts w:ascii="Times New Roman" w:hAnsi="Times New Roman" w:cs="Times New Roman"/>
          <w:sz w:val="24"/>
          <w:szCs w:val="24"/>
          <w:lang w:val="en-US"/>
        </w:rPr>
        <w:lastRenderedPageBreak/>
        <w:t>estimator has a good performance, particularly in high extinction scenarios, both in the overall age accuracy and when species ages are used in eco-evolutionary analyses. Thus, we advise its implementation when the assumptions are met. We hope this paper will stimulate discussions about the species age information in phylogenetic trees and a critical evaluation of the robustness of correlating with species traits or ecological variables.</w:t>
      </w:r>
    </w:p>
    <w:p w14:paraId="26310732" w14:textId="77777777" w:rsidR="002F5B65" w:rsidRDefault="002F5B65">
      <w:pPr>
        <w:spacing w:after="0" w:line="360" w:lineRule="auto"/>
        <w:jc w:val="both"/>
        <w:rPr>
          <w:rFonts w:ascii="Times New Roman" w:hAnsi="Times New Roman" w:cs="Times New Roman"/>
          <w:sz w:val="24"/>
          <w:szCs w:val="24"/>
          <w:lang w:val="en-US"/>
        </w:rPr>
      </w:pPr>
    </w:p>
    <w:p w14:paraId="41EDD06C" w14:textId="77777777" w:rsidR="002F5B65" w:rsidRDefault="00000000">
      <w:pPr>
        <w:spacing w:after="0" w:line="360" w:lineRule="auto"/>
        <w:jc w:val="both"/>
        <w:rPr>
          <w:rFonts w:ascii="Times New Roman" w:hAnsi="Times New Roman" w:cs="Times New Roman"/>
          <w:b/>
          <w:bCs/>
          <w:sz w:val="24"/>
          <w:szCs w:val="24"/>
          <w:lang w:val="en-US"/>
        </w:rPr>
      </w:pPr>
      <w:commentRangeStart w:id="319"/>
      <w:r>
        <w:rPr>
          <w:rFonts w:ascii="Times New Roman" w:hAnsi="Times New Roman" w:cs="Times New Roman"/>
          <w:b/>
          <w:bCs/>
          <w:sz w:val="24"/>
          <w:szCs w:val="24"/>
          <w:lang w:val="en-US"/>
        </w:rPr>
        <w:t xml:space="preserve">Acknowledgements </w:t>
      </w:r>
      <w:commentRangeEnd w:id="319"/>
      <w:r w:rsidR="009718D6">
        <w:rPr>
          <w:rStyle w:val="CommentReference"/>
        </w:rPr>
        <w:commentReference w:id="319"/>
      </w:r>
    </w:p>
    <w:p w14:paraId="5B618F1B" w14:textId="47FCADD8"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CC received a Ph.D. scholarship from CAPES (88887.814725/2023-00) and an abroad internship CAPES-Print scholarship (88887.682496/2022-00). D.S. and TH received funding from the Swiss National Science Foundation (PCEFP3_187012). D.S. received funding the Swedish Research Council (VR: 2019-04739), and the Swedish Foundation for Strategic Environmental Research MISTRA within the framework of the research </w:t>
      </w:r>
      <w:proofErr w:type="spellStart"/>
      <w:r>
        <w:rPr>
          <w:rFonts w:ascii="Times New Roman" w:hAnsi="Times New Roman" w:cs="Times New Roman"/>
          <w:sz w:val="24"/>
          <w:szCs w:val="24"/>
          <w:lang w:val="en-US"/>
        </w:rPr>
        <w:t>programme</w:t>
      </w:r>
      <w:proofErr w:type="spellEnd"/>
      <w:r>
        <w:rPr>
          <w:rFonts w:ascii="Times New Roman" w:hAnsi="Times New Roman" w:cs="Times New Roman"/>
          <w:sz w:val="24"/>
          <w:szCs w:val="24"/>
          <w:lang w:val="en-US"/>
        </w:rPr>
        <w:t xml:space="preserve"> BIOPATH (F 2022/1448).</w:t>
      </w:r>
    </w:p>
    <w:p w14:paraId="48BBF0C6" w14:textId="77777777" w:rsidR="002F5B65" w:rsidRDefault="002F5B65">
      <w:pPr>
        <w:spacing w:after="0" w:line="360" w:lineRule="auto"/>
        <w:ind w:firstLine="709"/>
        <w:jc w:val="both"/>
        <w:rPr>
          <w:rFonts w:ascii="Times New Roman" w:hAnsi="Times New Roman" w:cs="Times New Roman"/>
          <w:sz w:val="24"/>
          <w:szCs w:val="24"/>
          <w:lang w:val="en-US"/>
        </w:rPr>
      </w:pPr>
    </w:p>
    <w:p w14:paraId="6D10C055" w14:textId="77777777" w:rsidR="002F5B65" w:rsidRDefault="00000000">
      <w:pPr>
        <w:spacing w:after="0" w:line="360" w:lineRule="auto"/>
        <w:jc w:val="both"/>
        <w:rPr>
          <w:rFonts w:ascii="Times New Roman" w:hAnsi="Times New Roman" w:cs="Times New Roman"/>
          <w:sz w:val="24"/>
          <w:szCs w:val="24"/>
          <w:lang w:val="en-US"/>
        </w:rPr>
      </w:pPr>
      <w:r>
        <w:rPr>
          <w:noProof/>
        </w:rPr>
        <w:drawing>
          <wp:inline distT="0" distB="0" distL="0" distR="0" wp14:anchorId="565DF4E1" wp14:editId="6D883773">
            <wp:extent cx="4945380" cy="404876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5"/>
                    <a:srcRect l="22246" t="10834" r="22355" b="8556"/>
                    <a:stretch>
                      <a:fillRect/>
                    </a:stretch>
                  </pic:blipFill>
                  <pic:spPr bwMode="auto">
                    <a:xfrm>
                      <a:off x="0" y="0"/>
                      <a:ext cx="4945380" cy="4048760"/>
                    </a:xfrm>
                    <a:prstGeom prst="rect">
                      <a:avLst/>
                    </a:prstGeom>
                  </pic:spPr>
                </pic:pic>
              </a:graphicData>
            </a:graphic>
          </wp:inline>
        </w:drawing>
      </w:r>
    </w:p>
    <w:p w14:paraId="36AF6601" w14:textId="0CE4AAE5" w:rsidR="002F5B65" w:rsidRDefault="00000000">
      <w:pPr>
        <w:spacing w:after="0" w:line="360" w:lineRule="auto"/>
        <w:jc w:val="both"/>
        <w:rPr>
          <w:rFonts w:ascii="Times New Roman" w:hAnsi="Times New Roman" w:cs="Times New Roman"/>
          <w:sz w:val="24"/>
          <w:szCs w:val="24"/>
          <w:lang w:val="en-US"/>
        </w:rPr>
      </w:pPr>
      <w:del w:id="320" w:author="Daniele Silvestro" w:date="2023-11-16T08:51:00Z">
        <w:r w:rsidDel="0019202E">
          <w:rPr>
            <w:rFonts w:ascii="Times New Roman" w:hAnsi="Times New Roman" w:cs="Times New Roman"/>
            <w:b/>
            <w:bCs/>
            <w:sz w:val="24"/>
            <w:szCs w:val="24"/>
            <w:lang w:val="en-US"/>
          </w:rPr>
          <w:delText xml:space="preserve">Figure </w:delText>
        </w:r>
      </w:del>
      <w:ins w:id="321" w:author="Daniele Silvestro" w:date="2023-11-16T08:51:00Z">
        <w:r w:rsidR="0019202E">
          <w:rPr>
            <w:rFonts w:ascii="Times New Roman" w:hAnsi="Times New Roman" w:cs="Times New Roman"/>
            <w:b/>
            <w:bCs/>
            <w:sz w:val="24"/>
            <w:szCs w:val="24"/>
            <w:lang w:val="en-US"/>
          </w:rPr>
          <w:t xml:space="preserve">Fig. </w:t>
        </w:r>
      </w:ins>
      <w:r>
        <w:rPr>
          <w:rFonts w:ascii="Times New Roman" w:hAnsi="Times New Roman" w:cs="Times New Roman"/>
          <w:b/>
          <w:bCs/>
          <w:sz w:val="24"/>
          <w:szCs w:val="24"/>
          <w:lang w:val="en-US"/>
        </w:rPr>
        <w:t xml:space="preserve">1. </w:t>
      </w:r>
      <w:r>
        <w:rPr>
          <w:rFonts w:ascii="Times New Roman" w:hAnsi="Times New Roman" w:cs="Times New Roman"/>
          <w:sz w:val="24"/>
          <w:szCs w:val="24"/>
          <w:lang w:val="en-US"/>
        </w:rPr>
        <w:t xml:space="preserve">Discrepancy between species ages. Estimations based on the length of the terminal branch in a time-calibrated phylogeny (red) and the first appearance in the fossil record </w:t>
      </w:r>
      <w:r>
        <w:rPr>
          <w:rFonts w:ascii="Times New Roman" w:hAnsi="Times New Roman" w:cs="Times New Roman"/>
          <w:sz w:val="24"/>
          <w:szCs w:val="24"/>
          <w:lang w:val="en-US"/>
        </w:rPr>
        <w:lastRenderedPageBreak/>
        <w:t>(green). Shark data (</w:t>
      </w:r>
      <w:proofErr w:type="spellStart"/>
      <w:r>
        <w:rPr>
          <w:rFonts w:ascii="Times New Roman" w:hAnsi="Times New Roman" w:cs="Times New Roman"/>
          <w:i/>
          <w:iCs/>
          <w:sz w:val="24"/>
          <w:szCs w:val="24"/>
          <w:lang w:val="en-US"/>
        </w:rPr>
        <w:t>Trianenodon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obesus</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Carcharhinus obscurus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et al., 2022)","manualFormatting":"Brée et al. (2022)","plainTextFormattedCitation":"(Brée et al., 2022)","previouslyFormattedCitation":"(Brée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Brée et 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phylogenetic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Esselstyn, &amp; Jetz, 2019)","manualFormatting":"Upham et al. (2019)","plainTextFormattedCitation":"(Upham, Esselstyn, &amp; Jetz, 2019)","previouslyFormattedCitation":"(Upham, Esselstyn, &amp; Jetz,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Upham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fossil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estimates","type":"article-journal","volume":"9"},"uris":["http://www.mendeley.com/documents/?uuid=dd26a2d5-d5c9-4f61-a777-dcbbdfb952c6"]}],"mendeley":{"formattedCitation":"(Daniele Silvestro et al., 2018)","manualFormatting":"Silvestro et al. (2018)","plainTextFormattedCitation":"(Daniele Silvestro et al., 2018)","previouslyFormattedCitation":"(Daniele Silvestro et al.,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Silvestro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Homo sapiens </w:t>
      </w:r>
      <w:r>
        <w:rPr>
          <w:rFonts w:ascii="Times New Roman" w:hAnsi="Times New Roman" w:cs="Times New Roman"/>
          <w:sz w:val="24"/>
          <w:szCs w:val="24"/>
          <w:lang w:val="en-US"/>
        </w:rPr>
        <w:t xml:space="preserve">fossil and phylogenetic data obtained from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respectively. </w:t>
      </w:r>
    </w:p>
    <w:p w14:paraId="01E90836" w14:textId="77777777" w:rsidR="002F5B65" w:rsidRDefault="002F5B65">
      <w:pPr>
        <w:spacing w:after="0" w:line="360" w:lineRule="auto"/>
        <w:ind w:firstLine="709"/>
        <w:jc w:val="both"/>
        <w:rPr>
          <w:rFonts w:ascii="Times New Roman" w:hAnsi="Times New Roman" w:cs="Times New Roman"/>
          <w:sz w:val="24"/>
          <w:szCs w:val="24"/>
          <w:lang w:val="en-US"/>
        </w:rPr>
      </w:pPr>
    </w:p>
    <w:p w14:paraId="63ECBCE8" w14:textId="77777777" w:rsidR="002F5B65" w:rsidRDefault="002F5B65">
      <w:pPr>
        <w:spacing w:after="0" w:line="360" w:lineRule="auto"/>
        <w:ind w:firstLine="709"/>
        <w:jc w:val="both"/>
        <w:rPr>
          <w:rFonts w:ascii="Times New Roman" w:hAnsi="Times New Roman" w:cs="Times New Roman"/>
          <w:sz w:val="24"/>
          <w:szCs w:val="24"/>
          <w:lang w:val="en-US"/>
        </w:rPr>
      </w:pPr>
    </w:p>
    <w:p w14:paraId="0C180074" w14:textId="77777777" w:rsidR="002F5B65" w:rsidRDefault="002F5B65">
      <w:pPr>
        <w:spacing w:after="0" w:line="360" w:lineRule="auto"/>
        <w:jc w:val="both"/>
        <w:rPr>
          <w:rFonts w:ascii="Times New Roman" w:hAnsi="Times New Roman" w:cs="Times New Roman"/>
          <w:sz w:val="24"/>
          <w:szCs w:val="24"/>
          <w:lang w:val="en-US"/>
        </w:rPr>
      </w:pPr>
    </w:p>
    <w:p w14:paraId="0FD62967" w14:textId="77777777" w:rsidR="002F5B65" w:rsidRDefault="002F5B65">
      <w:pPr>
        <w:spacing w:after="0" w:line="360" w:lineRule="auto"/>
        <w:jc w:val="both"/>
        <w:rPr>
          <w:rFonts w:ascii="Times New Roman" w:hAnsi="Times New Roman" w:cs="Times New Roman"/>
          <w:sz w:val="24"/>
          <w:szCs w:val="24"/>
          <w:lang w:val="en-US"/>
        </w:rPr>
      </w:pPr>
    </w:p>
    <w:p w14:paraId="25FEFDEE" w14:textId="77777777" w:rsidR="002F5B65" w:rsidRDefault="00000000">
      <w:pPr>
        <w:spacing w:after="0" w:line="360" w:lineRule="auto"/>
        <w:jc w:val="both"/>
        <w:rPr>
          <w:rFonts w:ascii="Times New Roman" w:hAnsi="Times New Roman" w:cs="Times New Roman"/>
          <w:sz w:val="24"/>
          <w:szCs w:val="24"/>
          <w:lang w:val="en-US"/>
        </w:rPr>
      </w:pPr>
      <w:r>
        <w:rPr>
          <w:noProof/>
        </w:rPr>
        <w:drawing>
          <wp:inline distT="0" distB="0" distL="0" distR="0" wp14:anchorId="1DC41D35" wp14:editId="07A1396C">
            <wp:extent cx="5923280" cy="3331210"/>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6"/>
                    <a:stretch>
                      <a:fillRect/>
                    </a:stretch>
                  </pic:blipFill>
                  <pic:spPr bwMode="auto">
                    <a:xfrm>
                      <a:off x="0" y="0"/>
                      <a:ext cx="5923280" cy="3331210"/>
                    </a:xfrm>
                    <a:prstGeom prst="rect">
                      <a:avLst/>
                    </a:prstGeom>
                  </pic:spPr>
                </pic:pic>
              </a:graphicData>
            </a:graphic>
          </wp:inline>
        </w:drawing>
      </w:r>
    </w:p>
    <w:p w14:paraId="42605F10" w14:textId="3B7CCB03" w:rsidR="002F5B65" w:rsidRDefault="00000000">
      <w:pPr>
        <w:spacing w:after="0" w:line="360" w:lineRule="auto"/>
        <w:jc w:val="both"/>
        <w:rPr>
          <w:rFonts w:ascii="Times New Roman" w:hAnsi="Times New Roman" w:cs="Times New Roman"/>
          <w:sz w:val="24"/>
          <w:szCs w:val="24"/>
          <w:lang w:val="en-US"/>
        </w:rPr>
      </w:pPr>
      <w:del w:id="322" w:author="Daniele Silvestro" w:date="2023-11-16T08:51:00Z">
        <w:r w:rsidDel="0019202E">
          <w:rPr>
            <w:rFonts w:ascii="Times New Roman" w:hAnsi="Times New Roman" w:cs="Times New Roman"/>
            <w:b/>
            <w:bCs/>
            <w:sz w:val="24"/>
            <w:szCs w:val="24"/>
            <w:lang w:val="en-US"/>
          </w:rPr>
          <w:delText xml:space="preserve">Figure </w:delText>
        </w:r>
      </w:del>
      <w:ins w:id="323" w:author="Daniele Silvestro" w:date="2023-11-16T08:51:00Z">
        <w:r w:rsidR="0019202E">
          <w:rPr>
            <w:rFonts w:ascii="Times New Roman" w:hAnsi="Times New Roman" w:cs="Times New Roman"/>
            <w:b/>
            <w:bCs/>
            <w:sz w:val="24"/>
            <w:szCs w:val="24"/>
            <w:lang w:val="en-US"/>
          </w:rPr>
          <w:t xml:space="preserve">Fig. </w:t>
        </w:r>
      </w:ins>
      <w:r>
        <w:rPr>
          <w:rFonts w:ascii="Times New Roman" w:hAnsi="Times New Roman" w:cs="Times New Roman"/>
          <w:b/>
          <w:bCs/>
          <w:sz w:val="24"/>
          <w:szCs w:val="24"/>
          <w:lang w:val="en-US"/>
        </w:rPr>
        <w:t xml:space="preserve">2. </w:t>
      </w:r>
      <w:r>
        <w:rPr>
          <w:rFonts w:ascii="Times New Roman" w:hAnsi="Times New Roman" w:cs="Times New Roman"/>
          <w:sz w:val="24"/>
          <w:szCs w:val="24"/>
          <w:lang w:val="en-US"/>
        </w:rPr>
        <w:t>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Numbers display the resulting age of the respective species in million years (</w:t>
      </w:r>
      <w:proofErr w:type="spellStart"/>
      <w:r>
        <w:rPr>
          <w:rFonts w:ascii="Times New Roman" w:hAnsi="Times New Roman" w:cs="Times New Roman"/>
          <w:sz w:val="24"/>
          <w:szCs w:val="24"/>
          <w:lang w:val="en-US"/>
        </w:rPr>
        <w:t>myr</w:t>
      </w:r>
      <w:proofErr w:type="spellEnd"/>
      <w:r>
        <w:rPr>
          <w:rFonts w:ascii="Times New Roman" w:hAnsi="Times New Roman" w:cs="Times New Roman"/>
          <w:sz w:val="24"/>
          <w:szCs w:val="24"/>
          <w:lang w:val="en-US"/>
        </w:rPr>
        <w:t xml:space="preserve">). </w:t>
      </w:r>
    </w:p>
    <w:p w14:paraId="062BCD38" w14:textId="77777777" w:rsidR="002F5B65" w:rsidRDefault="002F5B65">
      <w:pPr>
        <w:spacing w:after="0" w:line="360" w:lineRule="auto"/>
        <w:jc w:val="both"/>
        <w:rPr>
          <w:rFonts w:ascii="Times New Roman" w:hAnsi="Times New Roman" w:cs="Times New Roman"/>
          <w:b/>
          <w:bCs/>
          <w:sz w:val="24"/>
          <w:szCs w:val="24"/>
          <w:lang w:val="en-US"/>
        </w:rPr>
      </w:pPr>
    </w:p>
    <w:p w14:paraId="596CA01B" w14:textId="77777777" w:rsidR="002F5B65" w:rsidRDefault="002F5B65">
      <w:pPr>
        <w:spacing w:after="0" w:line="360" w:lineRule="auto"/>
        <w:ind w:firstLine="709"/>
        <w:jc w:val="both"/>
        <w:rPr>
          <w:rFonts w:ascii="Times New Roman" w:hAnsi="Times New Roman" w:cs="Times New Roman"/>
          <w:sz w:val="24"/>
          <w:szCs w:val="24"/>
          <w:lang w:val="en-US"/>
        </w:rPr>
      </w:pPr>
    </w:p>
    <w:p w14:paraId="3746FF94" w14:textId="77777777" w:rsidR="002F5B65" w:rsidRDefault="002F5B65">
      <w:pPr>
        <w:spacing w:after="0" w:line="360" w:lineRule="auto"/>
        <w:jc w:val="both"/>
        <w:rPr>
          <w:rFonts w:ascii="Times New Roman" w:hAnsi="Times New Roman" w:cs="Times New Roman"/>
          <w:b/>
          <w:bCs/>
          <w:sz w:val="24"/>
          <w:szCs w:val="24"/>
          <w:lang w:val="en-US"/>
        </w:rPr>
      </w:pPr>
    </w:p>
    <w:p w14:paraId="39C7AD74" w14:textId="77777777" w:rsidR="002F5B65" w:rsidRDefault="002F5B65">
      <w:pPr>
        <w:spacing w:after="0" w:line="360" w:lineRule="auto"/>
        <w:jc w:val="both"/>
        <w:rPr>
          <w:rFonts w:ascii="Times New Roman" w:hAnsi="Times New Roman" w:cs="Times New Roman"/>
          <w:b/>
          <w:bCs/>
          <w:sz w:val="24"/>
          <w:szCs w:val="24"/>
          <w:lang w:val="en-US"/>
        </w:rPr>
      </w:pPr>
    </w:p>
    <w:p w14:paraId="3C560911" w14:textId="77777777" w:rsidR="002F5B65" w:rsidRDefault="002F5B65">
      <w:pPr>
        <w:spacing w:after="0" w:line="360" w:lineRule="auto"/>
        <w:jc w:val="both"/>
        <w:rPr>
          <w:rFonts w:ascii="Times New Roman" w:hAnsi="Times New Roman" w:cs="Times New Roman"/>
          <w:b/>
          <w:bCs/>
          <w:sz w:val="24"/>
          <w:szCs w:val="24"/>
          <w:lang w:val="en-US"/>
        </w:rPr>
      </w:pPr>
    </w:p>
    <w:p w14:paraId="4BA6A76B" w14:textId="77777777" w:rsidR="002F5B65" w:rsidRDefault="002F5B65">
      <w:pPr>
        <w:spacing w:after="0" w:line="360" w:lineRule="auto"/>
        <w:jc w:val="both"/>
        <w:rPr>
          <w:rFonts w:ascii="Times New Roman" w:hAnsi="Times New Roman" w:cs="Times New Roman"/>
          <w:b/>
          <w:bCs/>
          <w:sz w:val="24"/>
          <w:szCs w:val="24"/>
          <w:lang w:val="en-US"/>
        </w:rPr>
      </w:pPr>
    </w:p>
    <w:p w14:paraId="53719055" w14:textId="77777777" w:rsidR="002F5B65" w:rsidRDefault="002F5B65">
      <w:pPr>
        <w:spacing w:after="0" w:line="360" w:lineRule="auto"/>
        <w:jc w:val="both"/>
        <w:rPr>
          <w:rFonts w:ascii="Times New Roman" w:hAnsi="Times New Roman" w:cs="Times New Roman"/>
          <w:b/>
          <w:bCs/>
          <w:sz w:val="24"/>
          <w:szCs w:val="24"/>
          <w:lang w:val="en-US"/>
        </w:rPr>
      </w:pPr>
    </w:p>
    <w:p w14:paraId="46BAEC43" w14:textId="77777777" w:rsidR="002F5B65" w:rsidRDefault="00000000">
      <w:pPr>
        <w:spacing w:after="0" w:line="360" w:lineRule="auto"/>
        <w:jc w:val="both"/>
        <w:rPr>
          <w:rFonts w:ascii="Times New Roman" w:hAnsi="Times New Roman" w:cs="Times New Roman"/>
          <w:b/>
          <w:bCs/>
          <w:sz w:val="24"/>
          <w:szCs w:val="24"/>
          <w:lang w:val="en-US"/>
        </w:rPr>
      </w:pPr>
      <w:r>
        <w:rPr>
          <w:noProof/>
        </w:rPr>
        <w:drawing>
          <wp:inline distT="0" distB="0" distL="0" distR="0" wp14:anchorId="4F249C6E" wp14:editId="4A920AA4">
            <wp:extent cx="5851525" cy="4131310"/>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7"/>
                    <a:stretch>
                      <a:fillRect/>
                    </a:stretch>
                  </pic:blipFill>
                  <pic:spPr bwMode="auto">
                    <a:xfrm>
                      <a:off x="0" y="0"/>
                      <a:ext cx="5851525" cy="4131310"/>
                    </a:xfrm>
                    <a:prstGeom prst="rect">
                      <a:avLst/>
                    </a:prstGeom>
                  </pic:spPr>
                </pic:pic>
              </a:graphicData>
            </a:graphic>
          </wp:inline>
        </w:drawing>
      </w:r>
    </w:p>
    <w:p w14:paraId="0C06A8F3" w14:textId="3D85184B" w:rsidR="002F5B65" w:rsidRDefault="00000000">
      <w:pPr>
        <w:spacing w:after="0" w:line="360" w:lineRule="auto"/>
        <w:jc w:val="both"/>
        <w:rPr>
          <w:rFonts w:ascii="Times New Roman" w:hAnsi="Times New Roman" w:cs="Times New Roman"/>
          <w:sz w:val="24"/>
          <w:szCs w:val="24"/>
          <w:lang w:val="en-US"/>
        </w:rPr>
      </w:pPr>
      <w:commentRangeStart w:id="324"/>
      <w:commentRangeStart w:id="325"/>
      <w:del w:id="326" w:author="Daniele Silvestro" w:date="2023-11-16T08:51:00Z">
        <w:r w:rsidDel="0019202E">
          <w:rPr>
            <w:rFonts w:ascii="Times New Roman" w:hAnsi="Times New Roman" w:cs="Times New Roman"/>
            <w:b/>
            <w:bCs/>
            <w:sz w:val="24"/>
            <w:szCs w:val="24"/>
            <w:lang w:val="en-US"/>
          </w:rPr>
          <w:delText xml:space="preserve">Figure </w:delText>
        </w:r>
      </w:del>
      <w:ins w:id="327" w:author="Daniele Silvestro" w:date="2023-11-16T08:51:00Z">
        <w:r w:rsidR="0019202E">
          <w:rPr>
            <w:rFonts w:ascii="Times New Roman" w:hAnsi="Times New Roman" w:cs="Times New Roman"/>
            <w:b/>
            <w:bCs/>
            <w:sz w:val="24"/>
            <w:szCs w:val="24"/>
            <w:lang w:val="en-US"/>
          </w:rPr>
          <w:t xml:space="preserve">Fig. </w:t>
        </w:r>
      </w:ins>
      <w:r>
        <w:rPr>
          <w:rFonts w:ascii="Times New Roman" w:hAnsi="Times New Roman" w:cs="Times New Roman"/>
          <w:b/>
          <w:bCs/>
          <w:sz w:val="24"/>
          <w:szCs w:val="24"/>
          <w:lang w:val="en-US"/>
        </w:rPr>
        <w:t xml:space="preserve">3. </w:t>
      </w:r>
      <w:commentRangeEnd w:id="324"/>
      <w:r>
        <w:commentReference w:id="324"/>
      </w:r>
      <w:commentRangeEnd w:id="325"/>
      <w:r w:rsidR="00AF59FD">
        <w:rPr>
          <w:rStyle w:val="CommentReference"/>
        </w:rPr>
        <w:commentReference w:id="325"/>
      </w:r>
      <w:r>
        <w:rPr>
          <w:rFonts w:ascii="Times New Roman" w:hAnsi="Times New Roman" w:cs="Times New Roman"/>
          <w:sz w:val="24"/>
          <w:szCs w:val="24"/>
          <w:lang w:val="en-US"/>
        </w:rPr>
        <w:t xml:space="preserve">True age versus phylogenetic age at low and high extinction fraction for bifurcating </w:t>
      </w:r>
      <w:del w:id="328" w:author="Daniele Silvestro" w:date="2023-11-16T08:30:00Z">
        <w:r w:rsidDel="004844D1">
          <w:rPr>
            <w:rFonts w:ascii="Times New Roman" w:hAnsi="Times New Roman" w:cs="Times New Roman"/>
            <w:sz w:val="24"/>
            <w:szCs w:val="24"/>
            <w:lang w:val="en-US"/>
          </w:rPr>
          <w:delText xml:space="preserve">(left) </w:delText>
        </w:r>
      </w:del>
      <w:r>
        <w:rPr>
          <w:rFonts w:ascii="Times New Roman" w:hAnsi="Times New Roman" w:cs="Times New Roman"/>
          <w:sz w:val="24"/>
          <w:szCs w:val="24"/>
          <w:lang w:val="en-US"/>
        </w:rPr>
        <w:t xml:space="preserve">and budding </w:t>
      </w:r>
      <w:del w:id="329" w:author="Daniele Silvestro" w:date="2023-11-16T08:30:00Z">
        <w:r w:rsidDel="004844D1">
          <w:rPr>
            <w:rFonts w:ascii="Times New Roman" w:hAnsi="Times New Roman" w:cs="Times New Roman"/>
            <w:sz w:val="24"/>
            <w:szCs w:val="24"/>
            <w:lang w:val="en-US"/>
          </w:rPr>
          <w:delText xml:space="preserve">(right) </w:delText>
        </w:r>
      </w:del>
      <w:r>
        <w:rPr>
          <w:rFonts w:ascii="Times New Roman" w:hAnsi="Times New Roman" w:cs="Times New Roman"/>
          <w:sz w:val="24"/>
          <w:szCs w:val="24"/>
          <w:lang w:val="en-US"/>
        </w:rPr>
        <w:t xml:space="preserve">speciation. Each point represents a species and both ages, true and phylogenetic, are scaled to the root age of the correspondent phylogenetic tree. </w:t>
      </w:r>
    </w:p>
    <w:p w14:paraId="768C2740" w14:textId="77777777" w:rsidR="002F5B65" w:rsidRDefault="002F5B65">
      <w:pPr>
        <w:spacing w:after="0" w:line="360" w:lineRule="auto"/>
        <w:jc w:val="both"/>
        <w:rPr>
          <w:rFonts w:ascii="Times New Roman" w:hAnsi="Times New Roman" w:cs="Times New Roman"/>
          <w:b/>
          <w:bCs/>
          <w:sz w:val="24"/>
          <w:szCs w:val="24"/>
          <w:lang w:val="en-US"/>
        </w:rPr>
      </w:pPr>
    </w:p>
    <w:p w14:paraId="79CAAC32" w14:textId="77777777" w:rsidR="002F5B65" w:rsidRDefault="002F5B65">
      <w:pPr>
        <w:spacing w:after="0" w:line="360" w:lineRule="auto"/>
        <w:jc w:val="both"/>
        <w:rPr>
          <w:rFonts w:ascii="Times New Roman" w:hAnsi="Times New Roman" w:cs="Times New Roman"/>
          <w:b/>
          <w:bCs/>
          <w:sz w:val="24"/>
          <w:szCs w:val="24"/>
          <w:lang w:val="en-US"/>
        </w:rPr>
      </w:pPr>
    </w:p>
    <w:p w14:paraId="6F3CF45F" w14:textId="77777777" w:rsidR="002F5B65" w:rsidRDefault="002F5B65">
      <w:pPr>
        <w:spacing w:after="0" w:line="360" w:lineRule="auto"/>
        <w:jc w:val="both"/>
        <w:rPr>
          <w:rFonts w:ascii="Times New Roman" w:hAnsi="Times New Roman" w:cs="Times New Roman"/>
          <w:b/>
          <w:bCs/>
          <w:sz w:val="24"/>
          <w:szCs w:val="24"/>
          <w:lang w:val="en-US"/>
        </w:rPr>
      </w:pPr>
    </w:p>
    <w:p w14:paraId="1077C43F" w14:textId="77777777" w:rsidR="002F5B65" w:rsidRDefault="002F5B65">
      <w:pPr>
        <w:spacing w:after="0" w:line="360" w:lineRule="auto"/>
        <w:jc w:val="both"/>
        <w:rPr>
          <w:rFonts w:ascii="Times New Roman" w:hAnsi="Times New Roman" w:cs="Times New Roman"/>
          <w:b/>
          <w:bCs/>
          <w:sz w:val="24"/>
          <w:szCs w:val="24"/>
          <w:lang w:val="en-US"/>
        </w:rPr>
      </w:pPr>
    </w:p>
    <w:p w14:paraId="5DB04F5F" w14:textId="77777777" w:rsidR="002F5B65" w:rsidRDefault="002F5B65">
      <w:pPr>
        <w:spacing w:after="0" w:line="360" w:lineRule="auto"/>
        <w:jc w:val="both"/>
        <w:rPr>
          <w:rFonts w:ascii="Times New Roman" w:hAnsi="Times New Roman" w:cs="Times New Roman"/>
          <w:b/>
          <w:bCs/>
          <w:sz w:val="24"/>
          <w:szCs w:val="24"/>
          <w:lang w:val="en-US"/>
        </w:rPr>
      </w:pPr>
    </w:p>
    <w:p w14:paraId="4FE1C8FA" w14:textId="77777777" w:rsidR="002F5B65" w:rsidRDefault="002F5B65">
      <w:pPr>
        <w:spacing w:after="0" w:line="360" w:lineRule="auto"/>
        <w:jc w:val="both"/>
        <w:rPr>
          <w:rFonts w:ascii="Times New Roman" w:hAnsi="Times New Roman" w:cs="Times New Roman"/>
          <w:b/>
          <w:bCs/>
          <w:sz w:val="24"/>
          <w:szCs w:val="24"/>
          <w:lang w:val="en-US"/>
        </w:rPr>
      </w:pPr>
    </w:p>
    <w:p w14:paraId="23E7F404" w14:textId="77777777" w:rsidR="002F5B65" w:rsidRDefault="002F5B65">
      <w:pPr>
        <w:spacing w:after="0" w:line="360" w:lineRule="auto"/>
        <w:jc w:val="both"/>
        <w:rPr>
          <w:rFonts w:ascii="Times New Roman" w:hAnsi="Times New Roman" w:cs="Times New Roman"/>
          <w:b/>
          <w:bCs/>
          <w:sz w:val="24"/>
          <w:szCs w:val="24"/>
          <w:lang w:val="en-US"/>
        </w:rPr>
      </w:pPr>
    </w:p>
    <w:p w14:paraId="14890516" w14:textId="77777777" w:rsidR="002F5B65" w:rsidRDefault="002F5B65">
      <w:pPr>
        <w:spacing w:after="0" w:line="360" w:lineRule="auto"/>
        <w:jc w:val="both"/>
        <w:rPr>
          <w:rFonts w:ascii="Times New Roman" w:hAnsi="Times New Roman" w:cs="Times New Roman"/>
          <w:b/>
          <w:bCs/>
          <w:sz w:val="24"/>
          <w:szCs w:val="24"/>
          <w:lang w:val="en-US"/>
        </w:rPr>
      </w:pPr>
    </w:p>
    <w:p w14:paraId="6794E958" w14:textId="77777777" w:rsidR="002F5B65" w:rsidRDefault="002F5B65">
      <w:pPr>
        <w:spacing w:after="0" w:line="360" w:lineRule="auto"/>
        <w:jc w:val="both"/>
        <w:rPr>
          <w:rFonts w:ascii="Times New Roman" w:hAnsi="Times New Roman" w:cs="Times New Roman"/>
          <w:b/>
          <w:bCs/>
          <w:sz w:val="24"/>
          <w:szCs w:val="24"/>
          <w:lang w:val="en-US"/>
        </w:rPr>
      </w:pPr>
    </w:p>
    <w:p w14:paraId="56C8B254" w14:textId="77777777" w:rsidR="002F5B65" w:rsidRDefault="002F5B65">
      <w:pPr>
        <w:spacing w:after="0" w:line="360" w:lineRule="auto"/>
        <w:jc w:val="both"/>
        <w:rPr>
          <w:rFonts w:ascii="Times New Roman" w:hAnsi="Times New Roman" w:cs="Times New Roman"/>
          <w:b/>
          <w:bCs/>
          <w:sz w:val="24"/>
          <w:szCs w:val="24"/>
          <w:lang w:val="en-US"/>
        </w:rPr>
      </w:pPr>
    </w:p>
    <w:p w14:paraId="6C6E26CA" w14:textId="77777777" w:rsidR="002F5B65" w:rsidRDefault="002F5B65">
      <w:pPr>
        <w:spacing w:after="0" w:line="360" w:lineRule="auto"/>
        <w:jc w:val="both"/>
        <w:rPr>
          <w:rFonts w:ascii="Times New Roman" w:hAnsi="Times New Roman" w:cs="Times New Roman"/>
          <w:b/>
          <w:bCs/>
          <w:sz w:val="24"/>
          <w:szCs w:val="24"/>
          <w:lang w:val="en-US"/>
        </w:rPr>
      </w:pPr>
    </w:p>
    <w:p w14:paraId="58D31143" w14:textId="77777777" w:rsidR="002F5B65" w:rsidRDefault="002F5B65">
      <w:pPr>
        <w:spacing w:after="0" w:line="360" w:lineRule="auto"/>
        <w:jc w:val="both"/>
        <w:rPr>
          <w:rFonts w:ascii="Times New Roman" w:hAnsi="Times New Roman" w:cs="Times New Roman"/>
          <w:b/>
          <w:bCs/>
          <w:sz w:val="24"/>
          <w:szCs w:val="24"/>
          <w:lang w:val="en-US"/>
        </w:rPr>
      </w:pPr>
    </w:p>
    <w:p w14:paraId="344A172D" w14:textId="77777777" w:rsidR="002F5B65" w:rsidRDefault="00000000">
      <w:pPr>
        <w:spacing w:after="0" w:line="360" w:lineRule="auto"/>
        <w:jc w:val="both"/>
        <w:rPr>
          <w:rFonts w:ascii="Times New Roman" w:hAnsi="Times New Roman" w:cs="Times New Roman"/>
          <w:b/>
          <w:bCs/>
          <w:sz w:val="24"/>
          <w:szCs w:val="24"/>
          <w:lang w:val="en-US"/>
        </w:rPr>
      </w:pPr>
      <w:r>
        <w:rPr>
          <w:noProof/>
        </w:rPr>
        <w:drawing>
          <wp:inline distT="0" distB="0" distL="0" distR="0" wp14:anchorId="5FAF17E2" wp14:editId="5B341EEE">
            <wp:extent cx="5671820" cy="378206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8"/>
                    <a:stretch>
                      <a:fillRect/>
                    </a:stretch>
                  </pic:blipFill>
                  <pic:spPr bwMode="auto">
                    <a:xfrm>
                      <a:off x="0" y="0"/>
                      <a:ext cx="5671820" cy="3782060"/>
                    </a:xfrm>
                    <a:prstGeom prst="rect">
                      <a:avLst/>
                    </a:prstGeom>
                  </pic:spPr>
                </pic:pic>
              </a:graphicData>
            </a:graphic>
          </wp:inline>
        </w:drawing>
      </w:r>
    </w:p>
    <w:p w14:paraId="1967D90A" w14:textId="3601C5CC" w:rsidR="002F5B65" w:rsidRDefault="00000000">
      <w:pPr>
        <w:spacing w:after="0" w:line="360" w:lineRule="auto"/>
        <w:jc w:val="both"/>
        <w:rPr>
          <w:rFonts w:ascii="Times New Roman" w:hAnsi="Times New Roman" w:cs="Times New Roman"/>
          <w:sz w:val="24"/>
          <w:szCs w:val="24"/>
          <w:lang w:val="en-US"/>
        </w:rPr>
      </w:pPr>
      <w:commentRangeStart w:id="330"/>
      <w:del w:id="331" w:author="Daniele Silvestro" w:date="2023-11-16T08:51:00Z">
        <w:r w:rsidDel="0019202E">
          <w:rPr>
            <w:rFonts w:ascii="Times New Roman" w:hAnsi="Times New Roman" w:cs="Times New Roman"/>
            <w:b/>
            <w:bCs/>
            <w:sz w:val="24"/>
            <w:szCs w:val="24"/>
            <w:lang w:val="en-US"/>
          </w:rPr>
          <w:delText xml:space="preserve">Figure </w:delText>
        </w:r>
      </w:del>
      <w:ins w:id="332" w:author="Daniele Silvestro" w:date="2023-11-16T08:51:00Z">
        <w:r w:rsidR="0019202E">
          <w:rPr>
            <w:rFonts w:ascii="Times New Roman" w:hAnsi="Times New Roman" w:cs="Times New Roman"/>
            <w:b/>
            <w:bCs/>
            <w:sz w:val="24"/>
            <w:szCs w:val="24"/>
            <w:lang w:val="en-US"/>
          </w:rPr>
          <w:t xml:space="preserve">Fig. </w:t>
        </w:r>
      </w:ins>
      <w:r>
        <w:rPr>
          <w:rFonts w:ascii="Times New Roman" w:hAnsi="Times New Roman" w:cs="Times New Roman"/>
          <w:b/>
          <w:bCs/>
          <w:sz w:val="24"/>
          <w:szCs w:val="24"/>
          <w:lang w:val="en-US"/>
        </w:rPr>
        <w:t xml:space="preserve">4. </w:t>
      </w:r>
      <w:r>
        <w:rPr>
          <w:rFonts w:ascii="Times New Roman" w:hAnsi="Times New Roman" w:cs="Times New Roman"/>
          <w:sz w:val="24"/>
          <w:szCs w:val="24"/>
          <w:lang w:val="en-US"/>
        </w:rPr>
        <w:t xml:space="preserve">Error </w:t>
      </w:r>
      <w:commentRangeEnd w:id="330"/>
      <w:r w:rsidR="004844D1">
        <w:rPr>
          <w:rStyle w:val="CommentReference"/>
        </w:rPr>
        <w:commentReference w:id="330"/>
      </w:r>
      <w:r>
        <w:rPr>
          <w:rFonts w:ascii="Times New Roman" w:hAnsi="Times New Roman" w:cs="Times New Roman"/>
          <w:sz w:val="24"/>
          <w:szCs w:val="24"/>
          <w:lang w:val="en-US"/>
        </w:rPr>
        <w:t xml:space="preserve">in equating phylogenetic age with speciation age. The error was quantified as mean absolute percentage error (MAPE) between the true and phylogenetic ages across all species for each tree simulated under bifurcating </w:t>
      </w:r>
      <w:del w:id="333" w:author="Daniele Silvestro" w:date="2023-11-16T08:30:00Z">
        <w:r w:rsidDel="004844D1">
          <w:rPr>
            <w:rFonts w:ascii="Times New Roman" w:hAnsi="Times New Roman" w:cs="Times New Roman"/>
            <w:sz w:val="24"/>
            <w:szCs w:val="24"/>
            <w:lang w:val="en-US"/>
          </w:rPr>
          <w:delText xml:space="preserve">(left) </w:delText>
        </w:r>
      </w:del>
      <w:r>
        <w:rPr>
          <w:rFonts w:ascii="Times New Roman" w:hAnsi="Times New Roman" w:cs="Times New Roman"/>
          <w:sz w:val="24"/>
          <w:szCs w:val="24"/>
          <w:lang w:val="en-US"/>
        </w:rPr>
        <w:t>and budding speciation</w:t>
      </w:r>
      <w:del w:id="334" w:author="Daniele Silvestro" w:date="2023-11-16T08:30:00Z">
        <w:r w:rsidDel="004844D1">
          <w:rPr>
            <w:rFonts w:ascii="Times New Roman" w:hAnsi="Times New Roman" w:cs="Times New Roman"/>
            <w:sz w:val="24"/>
            <w:szCs w:val="24"/>
            <w:lang w:val="en-US"/>
          </w:rPr>
          <w:delText xml:space="preserve"> (right)</w:delText>
        </w:r>
      </w:del>
      <w:r>
        <w:rPr>
          <w:rFonts w:ascii="Times New Roman" w:hAnsi="Times New Roman" w:cs="Times New Roman"/>
          <w:sz w:val="24"/>
          <w:szCs w:val="24"/>
          <w:lang w:val="en-US"/>
        </w:rPr>
        <w:t xml:space="preserve">. Each dot represents one replicate of the 300 trees for each speciation mode using different rates of speciation and extinction fraction. </w:t>
      </w:r>
    </w:p>
    <w:p w14:paraId="3FFE173F" w14:textId="77777777" w:rsidR="002F5B65" w:rsidRDefault="002F5B65">
      <w:pPr>
        <w:spacing w:after="0" w:line="360" w:lineRule="auto"/>
        <w:jc w:val="both"/>
        <w:rPr>
          <w:rFonts w:ascii="Times New Roman" w:hAnsi="Times New Roman" w:cs="Times New Roman"/>
          <w:b/>
          <w:bCs/>
          <w:sz w:val="24"/>
          <w:szCs w:val="24"/>
          <w:lang w:val="en-US"/>
        </w:rPr>
      </w:pPr>
    </w:p>
    <w:p w14:paraId="11CE91B9" w14:textId="77777777" w:rsidR="002F5B65" w:rsidRDefault="002F5B65">
      <w:pPr>
        <w:spacing w:after="0" w:line="360" w:lineRule="auto"/>
        <w:jc w:val="both"/>
      </w:pPr>
    </w:p>
    <w:p w14:paraId="3CB924C6" w14:textId="77777777" w:rsidR="002F5B65" w:rsidRDefault="002F5B65">
      <w:pPr>
        <w:spacing w:after="0" w:line="360" w:lineRule="auto"/>
        <w:jc w:val="both"/>
      </w:pPr>
    </w:p>
    <w:p w14:paraId="25C48D1C" w14:textId="77777777" w:rsidR="002F5B65" w:rsidRDefault="002F5B65">
      <w:pPr>
        <w:spacing w:after="0" w:line="360" w:lineRule="auto"/>
        <w:jc w:val="both"/>
      </w:pPr>
    </w:p>
    <w:p w14:paraId="00662219" w14:textId="77777777" w:rsidR="002F5B65" w:rsidRDefault="002F5B65">
      <w:pPr>
        <w:spacing w:after="0" w:line="360" w:lineRule="auto"/>
        <w:jc w:val="both"/>
      </w:pPr>
    </w:p>
    <w:p w14:paraId="6936D206" w14:textId="77777777" w:rsidR="002F5B65" w:rsidRDefault="002F5B65">
      <w:pPr>
        <w:spacing w:after="0" w:line="360" w:lineRule="auto"/>
        <w:jc w:val="both"/>
      </w:pPr>
    </w:p>
    <w:p w14:paraId="7724322E" w14:textId="77777777" w:rsidR="002F5B65" w:rsidRDefault="002F5B65">
      <w:pPr>
        <w:spacing w:after="0" w:line="360" w:lineRule="auto"/>
        <w:jc w:val="both"/>
      </w:pPr>
    </w:p>
    <w:p w14:paraId="42A5FC8E" w14:textId="77777777" w:rsidR="002F5B65" w:rsidRDefault="002F5B65">
      <w:pPr>
        <w:spacing w:after="0" w:line="360" w:lineRule="auto"/>
        <w:jc w:val="both"/>
      </w:pPr>
    </w:p>
    <w:p w14:paraId="74D6B883" w14:textId="77777777" w:rsidR="002F5B65" w:rsidRDefault="002F5B65">
      <w:pPr>
        <w:spacing w:after="0" w:line="360" w:lineRule="auto"/>
        <w:jc w:val="both"/>
      </w:pPr>
    </w:p>
    <w:p w14:paraId="6C716D20" w14:textId="77777777" w:rsidR="002F5B65" w:rsidRDefault="002F5B65">
      <w:pPr>
        <w:spacing w:after="0" w:line="360" w:lineRule="auto"/>
        <w:jc w:val="both"/>
      </w:pPr>
    </w:p>
    <w:p w14:paraId="5674686C" w14:textId="77777777" w:rsidR="002F5B65" w:rsidRDefault="002F5B65">
      <w:pPr>
        <w:spacing w:after="0" w:line="360" w:lineRule="auto"/>
        <w:jc w:val="both"/>
      </w:pPr>
    </w:p>
    <w:p w14:paraId="4AD6E48E" w14:textId="77777777" w:rsidR="002F5B65" w:rsidRDefault="002F5B65">
      <w:pPr>
        <w:spacing w:after="0" w:line="360" w:lineRule="auto"/>
        <w:jc w:val="both"/>
      </w:pPr>
    </w:p>
    <w:p w14:paraId="35725E90" w14:textId="77777777" w:rsidR="002F5B65" w:rsidRDefault="002F5B65">
      <w:pPr>
        <w:spacing w:after="0" w:line="360" w:lineRule="auto"/>
        <w:jc w:val="both"/>
      </w:pPr>
    </w:p>
    <w:p w14:paraId="7FA27A5F" w14:textId="77777777" w:rsidR="002F5B65" w:rsidRDefault="00000000">
      <w:pPr>
        <w:spacing w:after="0" w:line="360" w:lineRule="auto"/>
        <w:jc w:val="both"/>
      </w:pPr>
      <w:r>
        <w:rPr>
          <w:noProof/>
        </w:rPr>
        <w:drawing>
          <wp:inline distT="0" distB="0" distL="0" distR="0" wp14:anchorId="4978B50A" wp14:editId="36C61AB3">
            <wp:extent cx="5612130" cy="4952365"/>
            <wp:effectExtent l="0" t="0" r="0" b="0"/>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19"/>
                    <a:stretch>
                      <a:fillRect/>
                    </a:stretch>
                  </pic:blipFill>
                  <pic:spPr bwMode="auto">
                    <a:xfrm>
                      <a:off x="0" y="0"/>
                      <a:ext cx="5612130" cy="4952365"/>
                    </a:xfrm>
                    <a:prstGeom prst="rect">
                      <a:avLst/>
                    </a:prstGeom>
                  </pic:spPr>
                </pic:pic>
              </a:graphicData>
            </a:graphic>
          </wp:inline>
        </w:drawing>
      </w:r>
    </w:p>
    <w:p w14:paraId="173D9A55" w14:textId="7D0DE0B2" w:rsidR="002F5B65" w:rsidRDefault="00000000">
      <w:pPr>
        <w:spacing w:after="0" w:line="360" w:lineRule="auto"/>
        <w:jc w:val="both"/>
        <w:rPr>
          <w:rFonts w:ascii="Times New Roman" w:hAnsi="Times New Roman" w:cs="Times New Roman"/>
          <w:b/>
          <w:bCs/>
          <w:sz w:val="24"/>
          <w:szCs w:val="24"/>
          <w:lang w:val="en-US"/>
        </w:rPr>
      </w:pPr>
      <w:commentRangeStart w:id="335"/>
      <w:del w:id="336" w:author="Daniele Silvestro" w:date="2023-11-16T08:51:00Z">
        <w:r w:rsidDel="0019202E">
          <w:rPr>
            <w:rFonts w:ascii="Times New Roman" w:hAnsi="Times New Roman" w:cs="Times New Roman"/>
            <w:b/>
            <w:bCs/>
            <w:sz w:val="24"/>
            <w:szCs w:val="24"/>
            <w:lang w:val="en-US"/>
          </w:rPr>
          <w:delText xml:space="preserve">Figure </w:delText>
        </w:r>
      </w:del>
      <w:ins w:id="337" w:author="Daniele Silvestro" w:date="2023-11-16T08:51:00Z">
        <w:r w:rsidR="0019202E">
          <w:rPr>
            <w:rFonts w:ascii="Times New Roman" w:hAnsi="Times New Roman" w:cs="Times New Roman"/>
            <w:b/>
            <w:bCs/>
            <w:sz w:val="24"/>
            <w:szCs w:val="24"/>
            <w:lang w:val="en-US"/>
          </w:rPr>
          <w:t xml:space="preserve">Fig. </w:t>
        </w:r>
      </w:ins>
      <w:r w:rsidR="00907524">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Effect </w:t>
      </w:r>
      <w:commentRangeEnd w:id="335"/>
      <w:r w:rsidR="004844D1">
        <w:rPr>
          <w:rStyle w:val="CommentReference"/>
        </w:rPr>
        <w:commentReference w:id="335"/>
      </w:r>
      <w:r>
        <w:rPr>
          <w:rFonts w:ascii="Times New Roman" w:hAnsi="Times New Roman" w:cs="Times New Roman"/>
          <w:sz w:val="24"/>
          <w:szCs w:val="24"/>
          <w:lang w:val="en-US"/>
        </w:rPr>
        <w:t xml:space="preserve">of incomplete taxon sampling on error in species ages. Error in equating the phylogenetic age with true species age for </w:t>
      </w:r>
      <w:r w:rsidR="00907524">
        <w:rPr>
          <w:rFonts w:ascii="Times New Roman" w:hAnsi="Times New Roman" w:cs="Times New Roman"/>
          <w:sz w:val="24"/>
          <w:szCs w:val="24"/>
          <w:lang w:val="en-US"/>
        </w:rPr>
        <w:t>the fully sampled phylogeny, and 25% and 50% of missing extant species, in</w:t>
      </w:r>
      <w:r>
        <w:rPr>
          <w:rFonts w:ascii="Times New Roman" w:hAnsi="Times New Roman" w:cs="Times New Roman"/>
          <w:sz w:val="24"/>
          <w:szCs w:val="24"/>
          <w:lang w:val="en-US"/>
        </w:rPr>
        <w:t xml:space="preserve"> an intermediate extinction </w:t>
      </w:r>
      <w:r w:rsidR="00907524">
        <w:rPr>
          <w:rFonts w:ascii="Times New Roman" w:hAnsi="Times New Roman" w:cs="Times New Roman"/>
          <w:sz w:val="24"/>
          <w:szCs w:val="24"/>
          <w:lang w:val="en-US"/>
        </w:rPr>
        <w:t>scenario</w:t>
      </w:r>
      <w:r>
        <w:rPr>
          <w:rFonts w:ascii="Times New Roman" w:hAnsi="Times New Roman" w:cs="Times New Roman"/>
          <w:sz w:val="24"/>
          <w:szCs w:val="24"/>
          <w:lang w:val="en-US"/>
        </w:rPr>
        <w:t xml:space="preserve">. The error was quantified as mean absolute percentage error (MAPE) between the true phylogenetic ages across 100 species for each of 1000 trees for each missing species scenario simulated under bifurcating </w:t>
      </w:r>
      <w:del w:id="338" w:author="Daniele Silvestro" w:date="2023-11-16T08:29:00Z">
        <w:r w:rsidDel="004844D1">
          <w:rPr>
            <w:rFonts w:ascii="Times New Roman" w:hAnsi="Times New Roman" w:cs="Times New Roman"/>
            <w:sz w:val="24"/>
            <w:szCs w:val="24"/>
            <w:lang w:val="en-US"/>
          </w:rPr>
          <w:delText xml:space="preserve">(left) </w:delText>
        </w:r>
      </w:del>
      <w:r>
        <w:rPr>
          <w:rFonts w:ascii="Times New Roman" w:hAnsi="Times New Roman" w:cs="Times New Roman"/>
          <w:sz w:val="24"/>
          <w:szCs w:val="24"/>
          <w:lang w:val="en-US"/>
        </w:rPr>
        <w:t xml:space="preserve">and budding </w:t>
      </w:r>
      <w:del w:id="339" w:author="Daniele Silvestro" w:date="2023-11-16T08:29:00Z">
        <w:r w:rsidDel="004844D1">
          <w:rPr>
            <w:rFonts w:ascii="Times New Roman" w:hAnsi="Times New Roman" w:cs="Times New Roman"/>
            <w:sz w:val="24"/>
            <w:szCs w:val="24"/>
            <w:lang w:val="en-US"/>
          </w:rPr>
          <w:delText xml:space="preserve">(right) </w:delText>
        </w:r>
      </w:del>
      <w:r>
        <w:rPr>
          <w:rFonts w:ascii="Times New Roman" w:hAnsi="Times New Roman" w:cs="Times New Roman"/>
          <w:sz w:val="24"/>
          <w:szCs w:val="24"/>
          <w:lang w:val="en-US"/>
        </w:rPr>
        <w:t>speciation.</w:t>
      </w:r>
    </w:p>
    <w:p w14:paraId="31566042" w14:textId="77777777" w:rsidR="002F5B65" w:rsidRDefault="002F5B65">
      <w:pPr>
        <w:spacing w:after="0" w:line="360" w:lineRule="auto"/>
        <w:jc w:val="both"/>
      </w:pPr>
    </w:p>
    <w:p w14:paraId="59B7925A" w14:textId="59785281" w:rsidR="002F5B65" w:rsidRDefault="0000567C">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801F999" wp14:editId="1DF1FE5F">
            <wp:extent cx="5082363" cy="4433570"/>
            <wp:effectExtent l="0" t="0" r="4445" b="5080"/>
            <wp:docPr id="1893514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14210" name="Imagen 18935142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9663" cy="4439938"/>
                    </a:xfrm>
                    <a:prstGeom prst="rect">
                      <a:avLst/>
                    </a:prstGeom>
                  </pic:spPr>
                </pic:pic>
              </a:graphicData>
            </a:graphic>
          </wp:inline>
        </w:drawing>
      </w:r>
    </w:p>
    <w:p w14:paraId="72766062" w14:textId="187218B5" w:rsidR="002F5B65" w:rsidRDefault="00000000" w:rsidP="00E575CE">
      <w:pPr>
        <w:spacing w:after="0" w:line="360" w:lineRule="auto"/>
        <w:jc w:val="both"/>
        <w:rPr>
          <w:rFonts w:ascii="Times New Roman" w:hAnsi="Times New Roman" w:cs="Times New Roman"/>
          <w:b/>
          <w:bCs/>
          <w:sz w:val="24"/>
          <w:szCs w:val="24"/>
          <w:lang w:val="en-US"/>
        </w:rPr>
      </w:pPr>
      <w:bookmarkStart w:id="340" w:name="_Hlk150537746"/>
      <w:del w:id="341" w:author="Daniele Silvestro" w:date="2023-11-16T08:51:00Z">
        <w:r w:rsidDel="0019202E">
          <w:rPr>
            <w:rFonts w:ascii="Times New Roman" w:hAnsi="Times New Roman" w:cs="Times New Roman"/>
            <w:b/>
            <w:bCs/>
            <w:sz w:val="24"/>
            <w:szCs w:val="24"/>
            <w:lang w:val="en-US"/>
          </w:rPr>
          <w:delText xml:space="preserve">Figure </w:delText>
        </w:r>
      </w:del>
      <w:ins w:id="342" w:author="Daniele Silvestro" w:date="2023-11-16T08:51:00Z">
        <w:r w:rsidR="0019202E">
          <w:rPr>
            <w:rFonts w:ascii="Times New Roman" w:hAnsi="Times New Roman" w:cs="Times New Roman"/>
            <w:b/>
            <w:bCs/>
            <w:sz w:val="24"/>
            <w:szCs w:val="24"/>
            <w:lang w:val="en-US"/>
          </w:rPr>
          <w:t xml:space="preserve">Fig. </w:t>
        </w:r>
      </w:ins>
      <w:r w:rsidR="0000567C">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Performance of </w:t>
      </w:r>
      <w:r w:rsidR="0000567C">
        <w:rPr>
          <w:rFonts w:ascii="Times New Roman" w:hAnsi="Times New Roman" w:cs="Times New Roman"/>
          <w:sz w:val="24"/>
          <w:szCs w:val="24"/>
          <w:lang w:val="en-US"/>
        </w:rPr>
        <w:t>the</w:t>
      </w:r>
      <w:r>
        <w:rPr>
          <w:rFonts w:ascii="Times New Roman" w:hAnsi="Times New Roman" w:cs="Times New Roman"/>
          <w:sz w:val="24"/>
          <w:szCs w:val="24"/>
          <w:lang w:val="en-US"/>
        </w:rPr>
        <w:t xml:space="preserve"> probabilistic age estimator.</w:t>
      </w:r>
      <w:r w:rsidR="0000567C">
        <w:rPr>
          <w:rFonts w:ascii="Times New Roman" w:hAnsi="Times New Roman" w:cs="Times New Roman"/>
          <w:sz w:val="24"/>
          <w:szCs w:val="24"/>
          <w:lang w:val="en-US"/>
        </w:rPr>
        <w:t xml:space="preserve"> </w:t>
      </w:r>
      <w:r w:rsidR="0000567C">
        <w:rPr>
          <w:rFonts w:ascii="Times New Roman" w:eastAsia="DengXian" w:hAnsi="Times New Roman" w:cs="Times New Roman"/>
          <w:sz w:val="24"/>
          <w:szCs w:val="24"/>
          <w:lang w:val="en-US"/>
        </w:rPr>
        <w:t xml:space="preserve">ΔMAPE for the three extinction scenarios </w:t>
      </w:r>
      <w:r w:rsidR="0000567C">
        <w:rPr>
          <w:rFonts w:ascii="Times New Roman" w:hAnsi="Times New Roman" w:cs="Times New Roman"/>
          <w:sz w:val="24"/>
          <w:szCs w:val="24"/>
          <w:lang w:val="en-US"/>
        </w:rPr>
        <w:t xml:space="preserve">(low, intermediate, and high; from left to right) </w:t>
      </w:r>
      <w:r w:rsidR="0000567C">
        <w:rPr>
          <w:rFonts w:ascii="Times New Roman" w:eastAsia="DengXian" w:hAnsi="Times New Roman" w:cs="Times New Roman"/>
          <w:sz w:val="24"/>
          <w:szCs w:val="24"/>
          <w:lang w:val="en-US"/>
        </w:rPr>
        <w:t xml:space="preserve">was quantified as the difference of the </w:t>
      </w:r>
      <w:r w:rsidR="0000567C">
        <w:rPr>
          <w:rFonts w:ascii="Times New Roman" w:hAnsi="Times New Roman" w:cs="Times New Roman"/>
          <w:sz w:val="24"/>
          <w:szCs w:val="24"/>
          <w:lang w:val="en-US"/>
        </w:rPr>
        <w:t>mean absolute percentage error (MAPE) of the probabili</w:t>
      </w:r>
      <w:ins w:id="343" w:author="Daniele Silvestro" w:date="2023-11-16T08:31:00Z">
        <w:r w:rsidR="004844D1">
          <w:rPr>
            <w:rFonts w:ascii="Times New Roman" w:hAnsi="Times New Roman" w:cs="Times New Roman"/>
            <w:sz w:val="24"/>
            <w:szCs w:val="24"/>
            <w:lang w:val="en-US"/>
          </w:rPr>
          <w:t>stic</w:t>
        </w:r>
      </w:ins>
      <w:del w:id="344" w:author="Daniele Silvestro" w:date="2023-11-16T08:31:00Z">
        <w:r w:rsidR="0000567C" w:rsidDel="004844D1">
          <w:rPr>
            <w:rFonts w:ascii="Times New Roman" w:hAnsi="Times New Roman" w:cs="Times New Roman"/>
            <w:sz w:val="24"/>
            <w:szCs w:val="24"/>
            <w:lang w:val="en-US"/>
          </w:rPr>
          <w:delText>ty</w:delText>
        </w:r>
      </w:del>
      <w:r w:rsidR="0000567C">
        <w:rPr>
          <w:rFonts w:ascii="Times New Roman" w:hAnsi="Times New Roman" w:cs="Times New Roman"/>
          <w:sz w:val="24"/>
          <w:szCs w:val="24"/>
          <w:lang w:val="en-US"/>
        </w:rPr>
        <w:t xml:space="preserve"> estimator point estimates (mean and median) and the MAPE of the phylogenetic age. The MAPE</w:t>
      </w:r>
      <w:r w:rsidR="00E575CE">
        <w:rPr>
          <w:rFonts w:ascii="Times New Roman" w:hAnsi="Times New Roman" w:cs="Times New Roman"/>
          <w:sz w:val="24"/>
          <w:szCs w:val="24"/>
          <w:lang w:val="en-US"/>
        </w:rPr>
        <w:t xml:space="preserve"> was quantified as the difference </w:t>
      </w:r>
      <w:r w:rsidR="0000567C">
        <w:rPr>
          <w:rFonts w:ascii="Times New Roman" w:hAnsi="Times New Roman" w:cs="Times New Roman"/>
          <w:sz w:val="24"/>
          <w:szCs w:val="24"/>
          <w:lang w:val="en-US"/>
        </w:rPr>
        <w:t>between the true and point estimates</w:t>
      </w:r>
      <w:r w:rsidR="00E575CE">
        <w:rPr>
          <w:rFonts w:ascii="Times New Roman" w:hAnsi="Times New Roman" w:cs="Times New Roman"/>
          <w:sz w:val="24"/>
          <w:szCs w:val="24"/>
          <w:lang w:val="en-US"/>
        </w:rPr>
        <w:t xml:space="preserve"> (mean and median)</w:t>
      </w:r>
      <w:r w:rsidR="0000567C">
        <w:rPr>
          <w:rFonts w:ascii="Times New Roman" w:hAnsi="Times New Roman" w:cs="Times New Roman"/>
          <w:sz w:val="24"/>
          <w:szCs w:val="24"/>
          <w:lang w:val="en-US"/>
        </w:rPr>
        <w:t xml:space="preserve"> or phylogenetic ages across 100 species </w:t>
      </w:r>
      <w:del w:id="345" w:author="Daniele Silvestro" w:date="2023-11-16T08:32:00Z">
        <w:r w:rsidR="0000567C" w:rsidDel="004844D1">
          <w:rPr>
            <w:rFonts w:ascii="Times New Roman" w:hAnsi="Times New Roman" w:cs="Times New Roman"/>
            <w:sz w:val="24"/>
            <w:szCs w:val="24"/>
            <w:lang w:val="en-US"/>
          </w:rPr>
          <w:delText>for each of</w:delText>
        </w:r>
      </w:del>
      <w:ins w:id="346" w:author="Daniele Silvestro" w:date="2023-11-16T08:32:00Z">
        <w:r w:rsidR="004844D1">
          <w:rPr>
            <w:rFonts w:ascii="Times New Roman" w:hAnsi="Times New Roman" w:cs="Times New Roman"/>
            <w:sz w:val="24"/>
            <w:szCs w:val="24"/>
            <w:lang w:val="en-US"/>
          </w:rPr>
          <w:t>across</w:t>
        </w:r>
      </w:ins>
      <w:r w:rsidR="0000567C">
        <w:rPr>
          <w:rFonts w:ascii="Times New Roman" w:hAnsi="Times New Roman" w:cs="Times New Roman"/>
          <w:sz w:val="24"/>
          <w:szCs w:val="24"/>
          <w:lang w:val="en-US"/>
        </w:rPr>
        <w:t xml:space="preserve"> 1000 trees for each extinction scenario simulated under bifurcating speciation.</w:t>
      </w:r>
      <w:r w:rsidR="00E575CE">
        <w:rPr>
          <w:rFonts w:ascii="Times New Roman" w:hAnsi="Times New Roman" w:cs="Times New Roman"/>
          <w:sz w:val="24"/>
          <w:szCs w:val="24"/>
          <w:lang w:val="en-US"/>
        </w:rPr>
        <w:t xml:space="preserve"> The red dashed line represents no difference between the compared MAPEs</w:t>
      </w:r>
      <w:ins w:id="347" w:author="Daniele Silvestro" w:date="2023-11-16T08:32:00Z">
        <w:r w:rsidR="004844D1">
          <w:rPr>
            <w:rFonts w:ascii="Times New Roman" w:hAnsi="Times New Roman" w:cs="Times New Roman"/>
            <w:sz w:val="24"/>
            <w:szCs w:val="24"/>
            <w:lang w:val="en-US"/>
          </w:rPr>
          <w:t xml:space="preserve">, negative </w:t>
        </w:r>
        <w:r w:rsidR="004844D1">
          <w:rPr>
            <w:rFonts w:ascii="Times New Roman" w:eastAsia="DengXian" w:hAnsi="Times New Roman" w:cs="Times New Roman"/>
            <w:sz w:val="24"/>
            <w:szCs w:val="24"/>
            <w:lang w:val="en-US"/>
          </w:rPr>
          <w:t>ΔMAPE</w:t>
        </w:r>
        <w:r w:rsidR="004844D1">
          <w:rPr>
            <w:rFonts w:ascii="Times New Roman" w:eastAsia="DengXian" w:hAnsi="Times New Roman" w:cs="Times New Roman"/>
            <w:sz w:val="24"/>
            <w:szCs w:val="24"/>
            <w:lang w:val="en-US"/>
          </w:rPr>
          <w:t xml:space="preserve"> valu</w:t>
        </w:r>
      </w:ins>
      <w:ins w:id="348" w:author="Daniele Silvestro" w:date="2023-11-16T08:33:00Z">
        <w:r w:rsidR="004844D1">
          <w:rPr>
            <w:rFonts w:ascii="Times New Roman" w:eastAsia="DengXian" w:hAnsi="Times New Roman" w:cs="Times New Roman"/>
            <w:sz w:val="24"/>
            <w:szCs w:val="24"/>
            <w:lang w:val="en-US"/>
          </w:rPr>
          <w:t xml:space="preserve">es indicate </w:t>
        </w:r>
      </w:ins>
      <w:ins w:id="349" w:author="Daniele Silvestro" w:date="2023-11-16T08:34:00Z">
        <w:r w:rsidR="004844D1">
          <w:rPr>
            <w:rFonts w:ascii="Times New Roman" w:eastAsia="DengXian" w:hAnsi="Times New Roman" w:cs="Times New Roman"/>
            <w:sz w:val="24"/>
            <w:szCs w:val="24"/>
            <w:lang w:val="en-US"/>
          </w:rPr>
          <w:t xml:space="preserve">an improvement </w:t>
        </w:r>
      </w:ins>
      <w:ins w:id="350" w:author="Daniele Silvestro" w:date="2023-11-16T08:35:00Z">
        <w:r w:rsidR="004844D1">
          <w:rPr>
            <w:rFonts w:ascii="Times New Roman" w:eastAsia="DengXian" w:hAnsi="Times New Roman" w:cs="Times New Roman"/>
            <w:sz w:val="24"/>
            <w:szCs w:val="24"/>
            <w:lang w:val="en-US"/>
          </w:rPr>
          <w:t>in the accuracy of the probabilistic estimator over the phylogenetic age</w:t>
        </w:r>
      </w:ins>
      <w:r w:rsidR="00E575CE">
        <w:rPr>
          <w:rFonts w:ascii="Times New Roman" w:hAnsi="Times New Roman" w:cs="Times New Roman"/>
          <w:sz w:val="24"/>
          <w:szCs w:val="24"/>
          <w:lang w:val="en-US"/>
        </w:rPr>
        <w:t xml:space="preserve">. </w:t>
      </w:r>
    </w:p>
    <w:bookmarkEnd w:id="340"/>
    <w:p w14:paraId="425C79B3" w14:textId="77777777" w:rsidR="002F5B65" w:rsidRDefault="002F5B65">
      <w:pPr>
        <w:spacing w:after="0" w:line="360" w:lineRule="auto"/>
        <w:jc w:val="both"/>
        <w:rPr>
          <w:rFonts w:ascii="Times New Roman" w:hAnsi="Times New Roman" w:cs="Times New Roman"/>
          <w:sz w:val="24"/>
          <w:szCs w:val="24"/>
          <w:lang w:val="en-US"/>
        </w:rPr>
      </w:pPr>
    </w:p>
    <w:p w14:paraId="70B5A9A8" w14:textId="77777777" w:rsidR="002F5B65" w:rsidRDefault="002F5B65">
      <w:pPr>
        <w:spacing w:after="0" w:line="360" w:lineRule="auto"/>
        <w:jc w:val="both"/>
        <w:rPr>
          <w:rFonts w:ascii="Times New Roman" w:hAnsi="Times New Roman" w:cs="Times New Roman"/>
          <w:sz w:val="24"/>
          <w:szCs w:val="24"/>
          <w:lang w:val="en-US"/>
        </w:rPr>
      </w:pPr>
    </w:p>
    <w:p w14:paraId="043A85E0" w14:textId="77777777" w:rsidR="002F5B65" w:rsidRDefault="002F5B65">
      <w:pPr>
        <w:spacing w:after="0" w:line="360" w:lineRule="auto"/>
        <w:jc w:val="both"/>
        <w:rPr>
          <w:rFonts w:ascii="Times New Roman" w:hAnsi="Times New Roman" w:cs="Times New Roman"/>
          <w:sz w:val="24"/>
          <w:szCs w:val="24"/>
          <w:lang w:val="en-US"/>
        </w:rPr>
      </w:pPr>
    </w:p>
    <w:p w14:paraId="542E8EF5" w14:textId="77777777" w:rsidR="002F5B65" w:rsidRDefault="002F5B65">
      <w:pPr>
        <w:spacing w:after="0" w:line="360" w:lineRule="auto"/>
        <w:jc w:val="both"/>
        <w:rPr>
          <w:rFonts w:ascii="Times New Roman" w:hAnsi="Times New Roman" w:cs="Times New Roman"/>
          <w:sz w:val="24"/>
          <w:szCs w:val="24"/>
          <w:lang w:val="en-US"/>
        </w:rPr>
      </w:pPr>
    </w:p>
    <w:p w14:paraId="192F29C5" w14:textId="77777777" w:rsidR="002F5B65" w:rsidRDefault="002F5B65">
      <w:pPr>
        <w:spacing w:after="0" w:line="360" w:lineRule="auto"/>
        <w:jc w:val="both"/>
        <w:rPr>
          <w:rFonts w:ascii="Times New Roman" w:hAnsi="Times New Roman" w:cs="Times New Roman"/>
          <w:sz w:val="24"/>
          <w:szCs w:val="24"/>
          <w:lang w:val="en-US"/>
        </w:rPr>
      </w:pPr>
    </w:p>
    <w:p w14:paraId="41621919" w14:textId="77777777" w:rsidR="002F5B65" w:rsidRDefault="002F5B65">
      <w:pPr>
        <w:spacing w:after="0" w:line="360" w:lineRule="auto"/>
        <w:jc w:val="both"/>
        <w:rPr>
          <w:rFonts w:ascii="Times New Roman" w:hAnsi="Times New Roman" w:cs="Times New Roman"/>
          <w:sz w:val="24"/>
          <w:szCs w:val="24"/>
          <w:lang w:val="en-US"/>
        </w:rPr>
      </w:pPr>
    </w:p>
    <w:p w14:paraId="4F19F5BA" w14:textId="77777777" w:rsidR="002F5B65" w:rsidRDefault="002F5B65">
      <w:pPr>
        <w:spacing w:after="0" w:line="360" w:lineRule="auto"/>
        <w:jc w:val="both"/>
        <w:rPr>
          <w:rFonts w:ascii="Times New Roman" w:hAnsi="Times New Roman" w:cs="Times New Roman"/>
          <w:sz w:val="24"/>
          <w:szCs w:val="24"/>
          <w:lang w:val="en-US"/>
        </w:rPr>
      </w:pPr>
    </w:p>
    <w:p w14:paraId="31F4BC82" w14:textId="6F4E17B8" w:rsidR="002F5B65" w:rsidRDefault="00E575CE">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1F0ECED" wp14:editId="198BA97E">
            <wp:extent cx="5612130" cy="5241851"/>
            <wp:effectExtent l="0" t="0" r="7620" b="0"/>
            <wp:docPr id="1114205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0507" name="Imagen 11142050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3311" cy="5242954"/>
                    </a:xfrm>
                    <a:prstGeom prst="rect">
                      <a:avLst/>
                    </a:prstGeom>
                  </pic:spPr>
                </pic:pic>
              </a:graphicData>
            </a:graphic>
          </wp:inline>
        </w:drawing>
      </w:r>
    </w:p>
    <w:p w14:paraId="73584BC0" w14:textId="1307091E" w:rsidR="002F5B65" w:rsidRDefault="00E575CE">
      <w:pPr>
        <w:spacing w:after="0" w:line="360" w:lineRule="auto"/>
        <w:jc w:val="both"/>
        <w:rPr>
          <w:rFonts w:ascii="Times New Roman" w:hAnsi="Times New Roman" w:cs="Times New Roman"/>
          <w:sz w:val="24"/>
          <w:szCs w:val="24"/>
          <w:lang w:val="en-US"/>
        </w:rPr>
      </w:pPr>
      <w:del w:id="351" w:author="Daniele Silvestro" w:date="2023-11-16T08:51:00Z">
        <w:r w:rsidDel="0019202E">
          <w:rPr>
            <w:rFonts w:ascii="Times New Roman" w:hAnsi="Times New Roman" w:cs="Times New Roman"/>
            <w:b/>
            <w:bCs/>
            <w:sz w:val="24"/>
            <w:szCs w:val="24"/>
            <w:lang w:val="en-US"/>
          </w:rPr>
          <w:delText xml:space="preserve">Figure </w:delText>
        </w:r>
      </w:del>
      <w:ins w:id="352" w:author="Daniele Silvestro" w:date="2023-11-16T08:51:00Z">
        <w:r w:rsidR="0019202E">
          <w:rPr>
            <w:rFonts w:ascii="Times New Roman" w:hAnsi="Times New Roman" w:cs="Times New Roman"/>
            <w:b/>
            <w:bCs/>
            <w:sz w:val="24"/>
            <w:szCs w:val="24"/>
            <w:lang w:val="en-US"/>
          </w:rPr>
          <w:t xml:space="preserve">Fig. </w:t>
        </w:r>
      </w:ins>
      <w:r>
        <w:rPr>
          <w:rFonts w:ascii="Times New Roman" w:hAnsi="Times New Roman" w:cs="Times New Roman"/>
          <w:b/>
          <w:bCs/>
          <w:sz w:val="24"/>
          <w:szCs w:val="24"/>
          <w:lang w:val="en-US"/>
        </w:rPr>
        <w:t xml:space="preserve">7. </w:t>
      </w:r>
      <w:r>
        <w:rPr>
          <w:rFonts w:ascii="Times New Roman" w:hAnsi="Times New Roman" w:cs="Times New Roman"/>
          <w:sz w:val="24"/>
          <w:szCs w:val="24"/>
          <w:lang w:val="en-US"/>
        </w:rPr>
        <w:t xml:space="preserve">Power to recover an age extinction-risk relationship. Simulated species ages under three extinction scenarios and assuming bifurcating speciation were binned into conservation status categories, which represents an increase in extinction risk by age (LC = Least Concern; NT = Near Threatened; VU = Vulnerable; EN = Endangered; CR = Critically Endangered). We used the phylogenetic age and the mean age obtained from our probabilistic corrective function to calculate the mean age per conservation status category and assess if every mean age increases over the one of the previous </w:t>
      </w:r>
      <w:proofErr w:type="gramStart"/>
      <w:r>
        <w:rPr>
          <w:rFonts w:ascii="Times New Roman" w:hAnsi="Times New Roman" w:cs="Times New Roman"/>
          <w:sz w:val="24"/>
          <w:szCs w:val="24"/>
          <w:lang w:val="en-US"/>
        </w:rPr>
        <w:t>categor</w:t>
      </w:r>
      <w:r w:rsidR="00EF4E47">
        <w:rPr>
          <w:rFonts w:ascii="Times New Roman" w:hAnsi="Times New Roman" w:cs="Times New Roman"/>
          <w:sz w:val="24"/>
          <w:szCs w:val="24"/>
          <w:lang w:val="en-US"/>
        </w:rPr>
        <w:t>y</w:t>
      </w:r>
      <w:proofErr w:type="gramEnd"/>
      <w:r>
        <w:rPr>
          <w:rFonts w:ascii="Times New Roman" w:hAnsi="Times New Roman" w:cs="Times New Roman"/>
          <w:sz w:val="24"/>
          <w:szCs w:val="24"/>
          <w:lang w:val="en-US"/>
        </w:rPr>
        <w:t xml:space="preserve"> with lower extinction risk. The error rate is the percentage across all 1000 phylogenies where the relationship between the mean ages and the conservation status categories is not always increasing (shown by grey lines). </w:t>
      </w:r>
    </w:p>
    <w:p w14:paraId="1D5EF5AB" w14:textId="77777777" w:rsidR="002F5B65" w:rsidRDefault="002F5B65">
      <w:pPr>
        <w:spacing w:after="0" w:line="360" w:lineRule="auto"/>
        <w:jc w:val="both"/>
        <w:rPr>
          <w:rFonts w:ascii="Times New Roman" w:hAnsi="Times New Roman" w:cs="Times New Roman"/>
          <w:sz w:val="24"/>
          <w:szCs w:val="24"/>
          <w:lang w:val="en-US"/>
        </w:rPr>
      </w:pPr>
    </w:p>
    <w:p w14:paraId="13B64849" w14:textId="32DEE492" w:rsidR="002F5B65" w:rsidRDefault="00EF4E47">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References</w:t>
      </w:r>
    </w:p>
    <w:p w14:paraId="52FFD86F" w14:textId="77777777" w:rsidR="002F5B65" w:rsidRDefault="00000000">
      <w:pPr>
        <w:widowControl w:val="0"/>
        <w:spacing w:after="0" w:line="360" w:lineRule="auto"/>
        <w:ind w:left="480" w:hanging="480"/>
        <w:rPr>
          <w:rFonts w:ascii="Times New Roman" w:hAnsi="Times New Roman" w:cs="Times New Roman"/>
          <w:sz w:val="24"/>
          <w:szCs w:val="24"/>
        </w:rPr>
      </w:pPr>
      <w:r>
        <w:fldChar w:fldCharType="begin"/>
      </w:r>
      <w:r>
        <w:rPr>
          <w:rFonts w:ascii="Times New Roman" w:hAnsi="Times New Roman"/>
          <w:sz w:val="24"/>
          <w:szCs w:val="24"/>
        </w:rPr>
        <w:instrText>ADDIN Mendeley Bibliography CSL_BIBLIOGRAPHY</w:instrText>
      </w:r>
      <w:r>
        <w:rPr>
          <w:rFonts w:ascii="Times New Roman" w:hAnsi="Times New Roman"/>
          <w:sz w:val="24"/>
          <w:szCs w:val="24"/>
        </w:rPr>
        <w:fldChar w:fldCharType="separate"/>
      </w:r>
      <w:r>
        <w:rPr>
          <w:rFonts w:ascii="Times New Roman" w:hAnsi="Times New Roman" w:cs="Times New Roman"/>
          <w:sz w:val="24"/>
          <w:szCs w:val="24"/>
        </w:rPr>
        <w:t xml:space="preserve">Alroy, J., Marshall, C. R., Bambach, R. K., Bezusko, K., Foote, M., Fürsich, et al., (2001). Effects of sampling standardization on estimates of phanerozoic marine diversification. </w:t>
      </w:r>
      <w:r>
        <w:rPr>
          <w:rFonts w:ascii="Times New Roman" w:hAnsi="Times New Roman" w:cs="Times New Roman"/>
          <w:i/>
          <w:iCs/>
          <w:sz w:val="24"/>
          <w:szCs w:val="24"/>
        </w:rPr>
        <w:t>Proceedings of the National Academy of Sciences of the United States of America</w:t>
      </w:r>
      <w:r>
        <w:rPr>
          <w:rFonts w:ascii="Times New Roman" w:hAnsi="Times New Roman" w:cs="Times New Roman"/>
          <w:sz w:val="24"/>
          <w:szCs w:val="24"/>
        </w:rPr>
        <w:t xml:space="preserve">, </w:t>
      </w:r>
      <w:r>
        <w:rPr>
          <w:rFonts w:ascii="Times New Roman" w:hAnsi="Times New Roman" w:cs="Times New Roman"/>
          <w:i/>
          <w:iCs/>
          <w:sz w:val="24"/>
          <w:szCs w:val="24"/>
        </w:rPr>
        <w:t>98</w:t>
      </w:r>
      <w:r>
        <w:rPr>
          <w:rFonts w:ascii="Times New Roman" w:hAnsi="Times New Roman" w:cs="Times New Roman"/>
          <w:sz w:val="24"/>
          <w:szCs w:val="24"/>
        </w:rPr>
        <w:t>(11), 6261–6266. doi: 10.1073/pnas.111144698</w:t>
      </w:r>
    </w:p>
    <w:p w14:paraId="3C1EF1D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Anacker, B. L., &amp; Strauss, S. Y. (2014). The geography and ecology of plant speciation: Range overlap and niche divergence in sister species.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281</w:t>
      </w:r>
      <w:r>
        <w:rPr>
          <w:rFonts w:ascii="Times New Roman" w:hAnsi="Times New Roman" w:cs="Times New Roman"/>
          <w:sz w:val="24"/>
          <w:szCs w:val="24"/>
        </w:rPr>
        <w:t>(1778). doi: 10.1098/rspb.2013.2980</w:t>
      </w:r>
    </w:p>
    <w:p w14:paraId="0A30A4F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Aze, T., Ezard, T. H. G., Purvis, A., Coxall, H. K., Stewart, D. R. M., Wade, B. S., &amp; Pearson, P. N. (2011). A phylogeny of Cenozoic macroperforate planktonic foraminifera from fossil data. </w:t>
      </w:r>
      <w:r>
        <w:rPr>
          <w:rFonts w:ascii="Times New Roman" w:hAnsi="Times New Roman" w:cs="Times New Roman"/>
          <w:i/>
          <w:iCs/>
          <w:sz w:val="24"/>
          <w:szCs w:val="24"/>
        </w:rPr>
        <w:t>Biological Reviews</w:t>
      </w:r>
      <w:r>
        <w:rPr>
          <w:rFonts w:ascii="Times New Roman" w:hAnsi="Times New Roman" w:cs="Times New Roman"/>
          <w:sz w:val="24"/>
          <w:szCs w:val="24"/>
        </w:rPr>
        <w:t xml:space="preserve">, </w:t>
      </w:r>
      <w:r>
        <w:rPr>
          <w:rFonts w:ascii="Times New Roman" w:hAnsi="Times New Roman" w:cs="Times New Roman"/>
          <w:i/>
          <w:iCs/>
          <w:sz w:val="24"/>
          <w:szCs w:val="24"/>
        </w:rPr>
        <w:t>86</w:t>
      </w:r>
      <w:r>
        <w:rPr>
          <w:rFonts w:ascii="Times New Roman" w:hAnsi="Times New Roman" w:cs="Times New Roman"/>
          <w:sz w:val="24"/>
          <w:szCs w:val="24"/>
        </w:rPr>
        <w:t>(4), 900–927. doi: 10.1111/j.1469-185X.2011.00178.x</w:t>
      </w:r>
    </w:p>
    <w:p w14:paraId="0734713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Balmford, A. (1996). Extinction filters and current resilience: The significance of past selection pressures for conservation biology. </w:t>
      </w:r>
      <w:r>
        <w:rPr>
          <w:rFonts w:ascii="Times New Roman" w:hAnsi="Times New Roman" w:cs="Times New Roman"/>
          <w:i/>
          <w:iCs/>
          <w:sz w:val="24"/>
          <w:szCs w:val="24"/>
        </w:rPr>
        <w:t>Trends in Ecology and Evolution</w:t>
      </w:r>
      <w:r>
        <w:rPr>
          <w:rFonts w:ascii="Times New Roman" w:hAnsi="Times New Roman" w:cs="Times New Roman"/>
          <w:sz w:val="24"/>
          <w:szCs w:val="24"/>
        </w:rPr>
        <w:t>. doi: 10.1016/0169-5347(96)10026-4</w:t>
      </w:r>
    </w:p>
    <w:p w14:paraId="01E91A2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Barido-Sottani, J., Pett, W., O’Reilly, J. E., &amp; Warnock, R. C. M. (2019). FossilSim: An r package for simulating fossil occurrence data under mechanistic models of preservation and recovery.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10</w:t>
      </w:r>
      <w:r>
        <w:rPr>
          <w:rFonts w:ascii="Times New Roman" w:hAnsi="Times New Roman" w:cs="Times New Roman"/>
          <w:sz w:val="24"/>
          <w:szCs w:val="24"/>
        </w:rPr>
        <w:t>(6), 835–840. doi: 10.1111/2041-210X.13170</w:t>
      </w:r>
    </w:p>
    <w:p w14:paraId="669C768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Barraclough, T. G., &amp; Vogler, A. P. (2000). Detecting the geographical pattern of speciation from species-level phylogenies. </w:t>
      </w:r>
      <w:r>
        <w:rPr>
          <w:rFonts w:ascii="Times New Roman" w:hAnsi="Times New Roman" w:cs="Times New Roman"/>
          <w:i/>
          <w:iCs/>
          <w:sz w:val="24"/>
          <w:szCs w:val="24"/>
        </w:rPr>
        <w:t>The American Naturalist</w:t>
      </w:r>
      <w:r>
        <w:rPr>
          <w:rFonts w:ascii="Times New Roman" w:hAnsi="Times New Roman" w:cs="Times New Roman"/>
          <w:sz w:val="24"/>
          <w:szCs w:val="24"/>
        </w:rPr>
        <w:t xml:space="preserve">, </w:t>
      </w:r>
      <w:r>
        <w:rPr>
          <w:rFonts w:ascii="Times New Roman" w:hAnsi="Times New Roman" w:cs="Times New Roman"/>
          <w:i/>
          <w:iCs/>
          <w:sz w:val="24"/>
          <w:szCs w:val="24"/>
        </w:rPr>
        <w:t>155</w:t>
      </w:r>
      <w:r>
        <w:rPr>
          <w:rFonts w:ascii="Times New Roman" w:hAnsi="Times New Roman" w:cs="Times New Roman"/>
          <w:sz w:val="24"/>
          <w:szCs w:val="24"/>
        </w:rPr>
        <w:t>(4), 419–434. doi: 10.1086/303332</w:t>
      </w:r>
    </w:p>
    <w:p w14:paraId="1B7CBDC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Barraclough, T. G., Vogler, A. P., &amp; Harvey, P. H. (1998). Revealing the factors that promote speciation. </w:t>
      </w:r>
      <w:r>
        <w:rPr>
          <w:rFonts w:ascii="Times New Roman" w:hAnsi="Times New Roman" w:cs="Times New Roman"/>
          <w:i/>
          <w:iCs/>
          <w:sz w:val="24"/>
          <w:szCs w:val="24"/>
        </w:rPr>
        <w:t>Philosophical Transactions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353</w:t>
      </w:r>
      <w:r>
        <w:rPr>
          <w:rFonts w:ascii="Times New Roman" w:hAnsi="Times New Roman" w:cs="Times New Roman"/>
          <w:sz w:val="24"/>
          <w:szCs w:val="24"/>
        </w:rPr>
        <w:t>(1366), 241–249. doi: 10.1098/rstb.1998.0206</w:t>
      </w:r>
    </w:p>
    <w:p w14:paraId="1B89D29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Baum, D. A., Smith, S. D. W., &amp; Donovan, S. S. S. (2005). The tree-thinking challenge.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310</w:t>
      </w:r>
      <w:r>
        <w:rPr>
          <w:rFonts w:ascii="Times New Roman" w:hAnsi="Times New Roman" w:cs="Times New Roman"/>
          <w:sz w:val="24"/>
          <w:szCs w:val="24"/>
        </w:rPr>
        <w:t>(5750), 979–980. doi: 10.1126/science.1117727</w:t>
      </w:r>
    </w:p>
    <w:p w14:paraId="115FB28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Beaulieu, J. M., &amp; O’Meara, B. C. (2016). Detecting hidden diversification shifts in models of trait-dependent speciation and extinction.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65</w:t>
      </w:r>
      <w:r>
        <w:rPr>
          <w:rFonts w:ascii="Times New Roman" w:hAnsi="Times New Roman" w:cs="Times New Roman"/>
          <w:sz w:val="24"/>
          <w:szCs w:val="24"/>
        </w:rPr>
        <w:t>(4), 583–601. doi: 10.1093/sysbio/syw022</w:t>
      </w:r>
    </w:p>
    <w:p w14:paraId="1F50EB8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Benton, M. J. (2013). Origins of biodiversity. </w:t>
      </w:r>
      <w:r>
        <w:rPr>
          <w:rFonts w:ascii="Times New Roman" w:hAnsi="Times New Roman" w:cs="Times New Roman"/>
          <w:i/>
          <w:iCs/>
          <w:sz w:val="24"/>
          <w:szCs w:val="24"/>
        </w:rPr>
        <w:t>Palaeontology</w:t>
      </w:r>
      <w:r>
        <w:rPr>
          <w:rFonts w:ascii="Times New Roman" w:hAnsi="Times New Roman" w:cs="Times New Roman"/>
          <w:sz w:val="24"/>
          <w:szCs w:val="24"/>
        </w:rPr>
        <w:t>. doi: 10.1111/pala.12012</w:t>
      </w:r>
    </w:p>
    <w:p w14:paraId="7E68E8B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Benton, M. J. (2016). Origins of Biodiversity. </w:t>
      </w:r>
      <w:r>
        <w:rPr>
          <w:rFonts w:ascii="Times New Roman" w:hAnsi="Times New Roman" w:cs="Times New Roman"/>
          <w:i/>
          <w:iCs/>
          <w:sz w:val="24"/>
          <w:szCs w:val="24"/>
        </w:rPr>
        <w:t>PLoS Biology</w:t>
      </w:r>
      <w:r>
        <w:rPr>
          <w:rFonts w:ascii="Times New Roman" w:hAnsi="Times New Roman" w:cs="Times New Roman"/>
          <w:sz w:val="24"/>
          <w:szCs w:val="24"/>
        </w:rPr>
        <w:t xml:space="preserve">, </w:t>
      </w:r>
      <w:r>
        <w:rPr>
          <w:rFonts w:ascii="Times New Roman" w:hAnsi="Times New Roman" w:cs="Times New Roman"/>
          <w:i/>
          <w:iCs/>
          <w:sz w:val="24"/>
          <w:szCs w:val="24"/>
        </w:rPr>
        <w:t>14</w:t>
      </w:r>
      <w:r>
        <w:rPr>
          <w:rFonts w:ascii="Times New Roman" w:hAnsi="Times New Roman" w:cs="Times New Roman"/>
          <w:sz w:val="24"/>
          <w:szCs w:val="24"/>
        </w:rPr>
        <w:t>(11), 1–7. doi: 10.1371/journal.pbio.2000724</w:t>
      </w:r>
    </w:p>
    <w:p w14:paraId="19B3CD2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Brée, B., Condamine, F. L., &amp; Guinot, G. (2022). Combining palaeontological and neontological data shows a delayed diversification burst of carcharhiniform sharks likely mediated by environmental change. </w:t>
      </w:r>
      <w:r>
        <w:rPr>
          <w:rFonts w:ascii="Times New Roman" w:hAnsi="Times New Roman" w:cs="Times New Roman"/>
          <w:i/>
          <w:iCs/>
          <w:sz w:val="24"/>
          <w:szCs w:val="24"/>
        </w:rPr>
        <w:t>Scientific Reports</w:t>
      </w:r>
      <w:r>
        <w:rPr>
          <w:rFonts w:ascii="Times New Roman" w:hAnsi="Times New Roman" w:cs="Times New Roman"/>
          <w:sz w:val="24"/>
          <w:szCs w:val="24"/>
        </w:rPr>
        <w:t xml:space="preserve">, </w:t>
      </w:r>
      <w:r>
        <w:rPr>
          <w:rFonts w:ascii="Times New Roman" w:hAnsi="Times New Roman" w:cs="Times New Roman"/>
          <w:i/>
          <w:iCs/>
          <w:sz w:val="24"/>
          <w:szCs w:val="24"/>
        </w:rPr>
        <w:t>12</w:t>
      </w:r>
      <w:r>
        <w:rPr>
          <w:rFonts w:ascii="Times New Roman" w:hAnsi="Times New Roman" w:cs="Times New Roman"/>
          <w:sz w:val="24"/>
          <w:szCs w:val="24"/>
        </w:rPr>
        <w:t>(1), 21906. doi:</w:t>
      </w:r>
      <w:r>
        <w:t xml:space="preserve"> </w:t>
      </w:r>
      <w:r>
        <w:rPr>
          <w:rFonts w:ascii="Times New Roman" w:hAnsi="Times New Roman" w:cs="Times New Roman"/>
          <w:sz w:val="24"/>
          <w:szCs w:val="24"/>
        </w:rPr>
        <w:t xml:space="preserve">10.1038/s41598-022-26010-7 </w:t>
      </w:r>
    </w:p>
    <w:p w14:paraId="21D23EF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Caetano, D. S., &amp; Quental, T. B. (2022). How important is budding speciaiton for comparative studies? </w:t>
      </w:r>
      <w:r>
        <w:rPr>
          <w:rFonts w:ascii="Times New Roman" w:hAnsi="Times New Roman" w:cs="Times New Roman"/>
          <w:i/>
          <w:iCs/>
          <w:sz w:val="24"/>
          <w:szCs w:val="24"/>
        </w:rPr>
        <w:t>BioRxiv</w:t>
      </w:r>
      <w:r>
        <w:rPr>
          <w:rFonts w:ascii="Times New Roman" w:hAnsi="Times New Roman" w:cs="Times New Roman"/>
          <w:sz w:val="24"/>
          <w:szCs w:val="24"/>
        </w:rPr>
        <w:t>. doi: 10.1101/2022.05.24.493296</w:t>
      </w:r>
    </w:p>
    <w:p w14:paraId="19C55B00"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Caley, M. J., Fisher, R., &amp; Mengersen, K. (2014). Global species richness estimates have not converged. Trends in Ecology &amp; Evolution, 29(4), 187-188. doi:10.1016/j.tree.2014.02.002</w:t>
      </w:r>
    </w:p>
    <w:p w14:paraId="4340D25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Callaway, E. (2017). Oldest Homo sapiens fossil claim rewrites our species’ history. </w:t>
      </w:r>
      <w:r>
        <w:rPr>
          <w:rFonts w:ascii="Times New Roman" w:hAnsi="Times New Roman" w:cs="Times New Roman"/>
          <w:i/>
          <w:iCs/>
          <w:sz w:val="24"/>
          <w:szCs w:val="24"/>
        </w:rPr>
        <w:t>Nature</w:t>
      </w:r>
      <w:r>
        <w:rPr>
          <w:rFonts w:ascii="Times New Roman" w:hAnsi="Times New Roman" w:cs="Times New Roman"/>
          <w:sz w:val="24"/>
          <w:szCs w:val="24"/>
        </w:rPr>
        <w:t>, 546, 289-293. doi: 10.1038/nature.2017.22114</w:t>
      </w:r>
    </w:p>
    <w:p w14:paraId="28D2F89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Carrillo, J. D., Faurby, S., Silvestro, D., Zizka, A., Jaramillo, C., Bacon, C. D., &amp; Antonelli, A. (2020). Disproportionate extinction of South American mammals drove the asymmetry of the Great American Biotic Interchange. </w:t>
      </w:r>
      <w:r>
        <w:rPr>
          <w:rFonts w:ascii="Times New Roman" w:hAnsi="Times New Roman" w:cs="Times New Roman"/>
          <w:i/>
          <w:iCs/>
          <w:sz w:val="24"/>
          <w:szCs w:val="24"/>
        </w:rPr>
        <w:t>Proceedings of the National Academy of Sciences of the United States of America</w:t>
      </w:r>
      <w:r>
        <w:rPr>
          <w:rFonts w:ascii="Times New Roman" w:hAnsi="Times New Roman" w:cs="Times New Roman"/>
          <w:sz w:val="24"/>
          <w:szCs w:val="24"/>
        </w:rPr>
        <w:t xml:space="preserve">, </w:t>
      </w:r>
      <w:r>
        <w:rPr>
          <w:rFonts w:ascii="Times New Roman" w:hAnsi="Times New Roman" w:cs="Times New Roman"/>
          <w:i/>
          <w:iCs/>
          <w:sz w:val="24"/>
          <w:szCs w:val="24"/>
        </w:rPr>
        <w:t>117</w:t>
      </w:r>
      <w:r>
        <w:rPr>
          <w:rFonts w:ascii="Times New Roman" w:hAnsi="Times New Roman" w:cs="Times New Roman"/>
          <w:sz w:val="24"/>
          <w:szCs w:val="24"/>
        </w:rPr>
        <w:t>(42), 26281–26287. doi: 10.1073/pnas.2009397117</w:t>
      </w:r>
    </w:p>
    <w:p w14:paraId="4097017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Carrillo, J. D., Forasiepi, A., Jaramillo, C., Sánchez-villagra, M. R., &amp; Richardson, J. E. (2015). </w:t>
      </w:r>
      <w:r>
        <w:rPr>
          <w:rFonts w:ascii="Times New Roman" w:hAnsi="Times New Roman" w:cs="Times New Roman"/>
          <w:i/>
          <w:iCs/>
          <w:sz w:val="24"/>
          <w:szCs w:val="24"/>
        </w:rPr>
        <w:t>Neotropical mammal diversity and the Great American Biotic Interchange : spatial and temporal variation in South America ’ s fossil record</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(January), 1–11. doi: 10.3389/fgene.2014.00451</w:t>
      </w:r>
    </w:p>
    <w:p w14:paraId="7C20C2F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Chang, J., Rabosky, D. L., &amp; Alfaro, M. E. (2020). Estimating Diversification Rates on Incompletely Sampled Phylogenies: Theoretical Concerns and Practical Solutions.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69</w:t>
      </w:r>
      <w:r>
        <w:rPr>
          <w:rFonts w:ascii="Times New Roman" w:hAnsi="Times New Roman" w:cs="Times New Roman"/>
          <w:sz w:val="24"/>
          <w:szCs w:val="24"/>
        </w:rPr>
        <w:t>(3), 602–611. doi: 10.1093/sysbio/syz081</w:t>
      </w:r>
    </w:p>
    <w:p w14:paraId="0FE4848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Davies, T. J., Smith, G. F., Bellstedt, D. U., Boatwright, J. S., Bytebier, B., Cowling, R. M., et al., (2011). Extinction risk and diversification are linked in a plant biodiversity hotspot. </w:t>
      </w:r>
      <w:r>
        <w:rPr>
          <w:rFonts w:ascii="Times New Roman" w:hAnsi="Times New Roman" w:cs="Times New Roman"/>
          <w:i/>
          <w:iCs/>
          <w:sz w:val="24"/>
          <w:szCs w:val="24"/>
        </w:rPr>
        <w:t>PLoS Biology</w:t>
      </w:r>
      <w:r>
        <w:rPr>
          <w:rFonts w:ascii="Times New Roman" w:hAnsi="Times New Roman" w:cs="Times New Roman"/>
          <w:sz w:val="24"/>
          <w:szCs w:val="24"/>
        </w:rPr>
        <w:t>. 9(5), e1000620. doi: 10.1371/journal.pbio.1000620</w:t>
      </w:r>
    </w:p>
    <w:p w14:paraId="09BD26C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Diniz Filho, J. A. F., Jardim, L., Guedes, J. J., Meyer, L., Stropp, J., Frateles, L. E. F., ... &amp; Hortal, J. (2023). Macroecological links between the Linnean, Wallacean, and </w:t>
      </w:r>
      <w:r>
        <w:rPr>
          <w:rFonts w:ascii="Times New Roman" w:hAnsi="Times New Roman" w:cs="Times New Roman"/>
          <w:sz w:val="24"/>
          <w:szCs w:val="24"/>
        </w:rPr>
        <w:lastRenderedPageBreak/>
        <w:t xml:space="preserve">Darwinian shortfalls. </w:t>
      </w:r>
      <w:r>
        <w:rPr>
          <w:rFonts w:ascii="Times New Roman" w:hAnsi="Times New Roman" w:cs="Times New Roman"/>
          <w:i/>
          <w:iCs/>
          <w:sz w:val="24"/>
          <w:szCs w:val="24"/>
        </w:rPr>
        <w:t>Frontiers of Biogeography</w:t>
      </w:r>
      <w:r>
        <w:rPr>
          <w:rFonts w:ascii="Times New Roman" w:hAnsi="Times New Roman" w:cs="Times New Roman"/>
          <w:sz w:val="24"/>
          <w:szCs w:val="24"/>
        </w:rPr>
        <w:t>, 15(2). doi: 10.21425/F5FBG59566</w:t>
      </w:r>
    </w:p>
    <w:p w14:paraId="3885650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Eldredge, N., Thompson, J. N., Brakefield, P. M., Gavrilets, S., Jablonski, D., Jackson, J. B. C., et al., (2005). The dynamics of evolutionary stasis. </w:t>
      </w:r>
      <w:r>
        <w:rPr>
          <w:rFonts w:ascii="Times New Roman" w:hAnsi="Times New Roman" w:cs="Times New Roman"/>
          <w:i/>
          <w:iCs/>
          <w:sz w:val="24"/>
          <w:szCs w:val="24"/>
        </w:rPr>
        <w:t>Paleobiology</w:t>
      </w:r>
      <w:r>
        <w:rPr>
          <w:rFonts w:ascii="Times New Roman" w:hAnsi="Times New Roman" w:cs="Times New Roman"/>
          <w:sz w:val="24"/>
          <w:szCs w:val="24"/>
        </w:rPr>
        <w:t xml:space="preserve"> 31(S2), 133-145. doi: 10.1666/0094-8373(2005)031</w:t>
      </w:r>
    </w:p>
    <w:p w14:paraId="7080A07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Emerson, B. C., &amp; Patiño, J. (2018). Anagenesis, Cladogenesis, and Speciation on Islands. </w:t>
      </w:r>
      <w:r>
        <w:rPr>
          <w:rFonts w:ascii="Times New Roman" w:hAnsi="Times New Roman" w:cs="Times New Roman"/>
          <w:i/>
          <w:iCs/>
          <w:sz w:val="24"/>
          <w:szCs w:val="24"/>
        </w:rPr>
        <w:t>Trends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33</w:t>
      </w:r>
      <w:r>
        <w:rPr>
          <w:rFonts w:ascii="Times New Roman" w:hAnsi="Times New Roman" w:cs="Times New Roman"/>
          <w:sz w:val="24"/>
          <w:szCs w:val="24"/>
        </w:rPr>
        <w:t>(7), 488–491. doi: 10.1016/j.tree.2018.04.006</w:t>
      </w:r>
    </w:p>
    <w:p w14:paraId="1199E66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Fitzpatrick, B. M., &amp; Turelli, M. (2006). The Geography of Mammalian Speciation: Mixed Signals From Phylogenies and Range Maps.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60</w:t>
      </w:r>
      <w:r>
        <w:rPr>
          <w:rFonts w:ascii="Times New Roman" w:hAnsi="Times New Roman" w:cs="Times New Roman"/>
          <w:sz w:val="24"/>
          <w:szCs w:val="24"/>
        </w:rPr>
        <w:t>(3), 601–615. doi: 10.1111/j.0014-3820.2006.tb01140.x</w:t>
      </w:r>
    </w:p>
    <w:p w14:paraId="5828D52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Fjeldså, J., Bowie, R. C. K., &amp; Rahbek, C. (2012). The role of mountain ranges in the diversification of birds. </w:t>
      </w:r>
      <w:r>
        <w:rPr>
          <w:rFonts w:ascii="Times New Roman" w:hAnsi="Times New Roman" w:cs="Times New Roman"/>
          <w:i/>
          <w:iCs/>
          <w:sz w:val="24"/>
          <w:szCs w:val="24"/>
        </w:rPr>
        <w:t>Annual Review of Ecology, Evolution, and Systematics</w:t>
      </w:r>
      <w:r>
        <w:rPr>
          <w:rFonts w:ascii="Times New Roman" w:hAnsi="Times New Roman" w:cs="Times New Roman"/>
          <w:sz w:val="24"/>
          <w:szCs w:val="24"/>
        </w:rPr>
        <w:t xml:space="preserve">, </w:t>
      </w:r>
      <w:r>
        <w:rPr>
          <w:rFonts w:ascii="Times New Roman" w:hAnsi="Times New Roman" w:cs="Times New Roman"/>
          <w:i/>
          <w:iCs/>
          <w:sz w:val="24"/>
          <w:szCs w:val="24"/>
        </w:rPr>
        <w:t>43</w:t>
      </w:r>
      <w:r>
        <w:rPr>
          <w:rFonts w:ascii="Times New Roman" w:hAnsi="Times New Roman" w:cs="Times New Roman"/>
          <w:sz w:val="24"/>
          <w:szCs w:val="24"/>
        </w:rPr>
        <w:t>, 249–265. doi: 10.1146/annurev-ecolsys-102710-145113</w:t>
      </w:r>
    </w:p>
    <w:p w14:paraId="3186544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Foote, M. (1996). </w:t>
      </w:r>
      <w:r>
        <w:rPr>
          <w:rFonts w:ascii="Times New Roman" w:hAnsi="Times New Roman" w:cs="Times New Roman"/>
          <w:i/>
          <w:iCs/>
          <w:sz w:val="24"/>
          <w:szCs w:val="24"/>
        </w:rPr>
        <w:t>On the Probability of Ancestors in the Fossil Record</w:t>
      </w:r>
      <w:r>
        <w:rPr>
          <w:rFonts w:ascii="Times New Roman" w:hAnsi="Times New Roman" w:cs="Times New Roman"/>
          <w:sz w:val="24"/>
          <w:szCs w:val="24"/>
        </w:rPr>
        <w:t xml:space="preserve">. </w:t>
      </w:r>
      <w:r>
        <w:rPr>
          <w:rFonts w:ascii="Times New Roman" w:hAnsi="Times New Roman" w:cs="Times New Roman"/>
          <w:i/>
          <w:iCs/>
          <w:sz w:val="24"/>
          <w:szCs w:val="24"/>
        </w:rPr>
        <w:t>22</w:t>
      </w:r>
      <w:r>
        <w:rPr>
          <w:rFonts w:ascii="Times New Roman" w:hAnsi="Times New Roman" w:cs="Times New Roman"/>
          <w:sz w:val="24"/>
          <w:szCs w:val="24"/>
        </w:rPr>
        <w:t>(2), 141–151. doi: 10.1017/S0094837300016146</w:t>
      </w:r>
    </w:p>
    <w:p w14:paraId="095BB4C2"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Foote, M., &amp; Raup, D. M. (1996). </w:t>
      </w:r>
      <w:r>
        <w:rPr>
          <w:rFonts w:ascii="Times New Roman" w:hAnsi="Times New Roman" w:cs="Times New Roman"/>
          <w:i/>
          <w:iCs/>
          <w:sz w:val="24"/>
          <w:szCs w:val="24"/>
        </w:rPr>
        <w:t>Fossil Preservation and the Stratigraphic Ranges of Taxa</w:t>
      </w:r>
      <w:r>
        <w:rPr>
          <w:rFonts w:ascii="Times New Roman" w:hAnsi="Times New Roman" w:cs="Times New Roman"/>
          <w:sz w:val="24"/>
          <w:szCs w:val="24"/>
        </w:rPr>
        <w:t xml:space="preserve">. </w:t>
      </w:r>
      <w:r>
        <w:rPr>
          <w:rFonts w:ascii="Times New Roman" w:hAnsi="Times New Roman" w:cs="Times New Roman"/>
          <w:i/>
          <w:iCs/>
          <w:sz w:val="24"/>
          <w:szCs w:val="24"/>
        </w:rPr>
        <w:t>22</w:t>
      </w:r>
      <w:r>
        <w:rPr>
          <w:rFonts w:ascii="Times New Roman" w:hAnsi="Times New Roman" w:cs="Times New Roman"/>
          <w:sz w:val="24"/>
          <w:szCs w:val="24"/>
        </w:rPr>
        <w:t>(2), 121–140. doi: 10.1017/S0094837300016134</w:t>
      </w:r>
    </w:p>
    <w:p w14:paraId="1E323A3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Gaston, K. J., &amp; Blackburn, T. M. (1997). Evolutionary age and risk of extinction in the global avifauna. </w:t>
      </w:r>
      <w:r>
        <w:rPr>
          <w:rFonts w:ascii="Times New Roman" w:hAnsi="Times New Roman" w:cs="Times New Roman"/>
          <w:i/>
          <w:iCs/>
          <w:sz w:val="24"/>
          <w:szCs w:val="24"/>
        </w:rPr>
        <w:t xml:space="preserve">Evolutionary Ecology, </w:t>
      </w:r>
      <w:r>
        <w:rPr>
          <w:rFonts w:ascii="Times New Roman" w:hAnsi="Times New Roman" w:cs="Times New Roman"/>
          <w:sz w:val="24"/>
          <w:szCs w:val="24"/>
        </w:rPr>
        <w:t>11, 557–565. doi: 10.1007/s10682-997-1511-4</w:t>
      </w:r>
    </w:p>
    <w:p w14:paraId="37ECFE4D" w14:textId="3F7A9E6A" w:rsidR="0050225B" w:rsidRDefault="0050225B">
      <w:pPr>
        <w:widowControl w:val="0"/>
        <w:spacing w:after="0" w:line="360" w:lineRule="auto"/>
        <w:ind w:left="480" w:hanging="480"/>
        <w:rPr>
          <w:rFonts w:ascii="Times New Roman" w:hAnsi="Times New Roman" w:cs="Times New Roman"/>
          <w:sz w:val="24"/>
          <w:szCs w:val="24"/>
        </w:rPr>
      </w:pPr>
      <w:r w:rsidRPr="0050225B">
        <w:rPr>
          <w:rFonts w:ascii="Times New Roman" w:hAnsi="Times New Roman" w:cs="Times New Roman"/>
          <w:sz w:val="24"/>
          <w:szCs w:val="24"/>
        </w:rPr>
        <w:t xml:space="preserve">Gernhard, T. (2008). The conditioned reconstructed process. </w:t>
      </w:r>
      <w:r w:rsidRPr="0050225B">
        <w:rPr>
          <w:rFonts w:ascii="Times New Roman" w:hAnsi="Times New Roman" w:cs="Times New Roman"/>
          <w:i/>
          <w:iCs/>
          <w:sz w:val="24"/>
          <w:szCs w:val="24"/>
        </w:rPr>
        <w:t>Journal of theoretical biology, 253</w:t>
      </w:r>
      <w:r w:rsidRPr="0050225B">
        <w:rPr>
          <w:rFonts w:ascii="Times New Roman" w:hAnsi="Times New Roman" w:cs="Times New Roman"/>
          <w:sz w:val="24"/>
          <w:szCs w:val="24"/>
        </w:rPr>
        <w:t>(4), 769-778.</w:t>
      </w:r>
      <w:r>
        <w:rPr>
          <w:rFonts w:ascii="Times New Roman" w:hAnsi="Times New Roman" w:cs="Times New Roman"/>
          <w:sz w:val="24"/>
          <w:szCs w:val="24"/>
        </w:rPr>
        <w:t xml:space="preserve"> doi: </w:t>
      </w:r>
      <w:r w:rsidRPr="0050225B">
        <w:rPr>
          <w:rFonts w:ascii="Times New Roman" w:hAnsi="Times New Roman" w:cs="Times New Roman"/>
          <w:sz w:val="24"/>
          <w:szCs w:val="24"/>
        </w:rPr>
        <w:t>10.1016/j.jtbi.2008.04.005</w:t>
      </w:r>
    </w:p>
    <w:p w14:paraId="07F00B4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Harvey, P. H., May, R. M., &amp; Nee, S. (1994). Phylogenies without fossils.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48</w:t>
      </w:r>
      <w:r>
        <w:rPr>
          <w:rFonts w:ascii="Times New Roman" w:hAnsi="Times New Roman" w:cs="Times New Roman"/>
          <w:sz w:val="24"/>
          <w:szCs w:val="24"/>
        </w:rPr>
        <w:t>(3), 523–529. doi: 10.1111/j.1558-5646.1994.tb01341.x</w:t>
      </w:r>
    </w:p>
    <w:p w14:paraId="1EEC63B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Heath, T. A., Hedtke, S. M., &amp; Hillis, D. M. (2008). Taxon sampling and the accuracy of phylogenetic analyses. </w:t>
      </w:r>
      <w:r>
        <w:rPr>
          <w:rFonts w:ascii="Times New Roman" w:hAnsi="Times New Roman" w:cs="Times New Roman"/>
          <w:i/>
          <w:iCs/>
          <w:sz w:val="24"/>
          <w:szCs w:val="24"/>
        </w:rPr>
        <w:t>Journal of Systematics and Evolution</w:t>
      </w:r>
      <w:r>
        <w:rPr>
          <w:rFonts w:ascii="Times New Roman" w:hAnsi="Times New Roman" w:cs="Times New Roman"/>
          <w:sz w:val="24"/>
          <w:szCs w:val="24"/>
        </w:rPr>
        <w:t xml:space="preserve">, </w:t>
      </w:r>
      <w:r>
        <w:rPr>
          <w:rFonts w:ascii="Times New Roman" w:hAnsi="Times New Roman" w:cs="Times New Roman"/>
          <w:i/>
          <w:iCs/>
          <w:sz w:val="24"/>
          <w:szCs w:val="24"/>
        </w:rPr>
        <w:t>46</w:t>
      </w:r>
      <w:r>
        <w:rPr>
          <w:rFonts w:ascii="Times New Roman" w:hAnsi="Times New Roman" w:cs="Times New Roman"/>
          <w:sz w:val="24"/>
          <w:szCs w:val="24"/>
        </w:rPr>
        <w:t>(3), 239–257. doi: 10.3724/SP.J.1002.2008.08016</w:t>
      </w:r>
    </w:p>
    <w:p w14:paraId="6DBAA95D"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Henning, W. (1999). </w:t>
      </w:r>
      <w:r>
        <w:rPr>
          <w:rFonts w:ascii="Times New Roman" w:hAnsi="Times New Roman" w:cs="Times New Roman"/>
          <w:i/>
          <w:iCs/>
          <w:sz w:val="24"/>
          <w:szCs w:val="24"/>
        </w:rPr>
        <w:t>Phylogenetic systematics</w:t>
      </w:r>
      <w:r>
        <w:rPr>
          <w:rFonts w:ascii="Times New Roman" w:hAnsi="Times New Roman" w:cs="Times New Roman"/>
          <w:sz w:val="24"/>
          <w:szCs w:val="24"/>
        </w:rPr>
        <w:t>. University of Illinois Press.</w:t>
      </w:r>
    </w:p>
    <w:p w14:paraId="2D0049F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Hopkins, M. J. (2007). Modelling the known and unknown plant biodiversity of the Amazon Basin. </w:t>
      </w:r>
      <w:r>
        <w:rPr>
          <w:rFonts w:ascii="Times New Roman" w:hAnsi="Times New Roman" w:cs="Times New Roman"/>
          <w:i/>
          <w:iCs/>
          <w:sz w:val="24"/>
          <w:szCs w:val="24"/>
        </w:rPr>
        <w:t>Journal of Biogeography</w:t>
      </w:r>
      <w:r>
        <w:rPr>
          <w:rFonts w:ascii="Times New Roman" w:hAnsi="Times New Roman" w:cs="Times New Roman"/>
          <w:sz w:val="24"/>
          <w:szCs w:val="24"/>
        </w:rPr>
        <w:t>, 34(8), 1400-1411. doi: 10.1111/j.1365-2699.2007.01737.x</w:t>
      </w:r>
    </w:p>
    <w:p w14:paraId="7F22B29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Hortal, J., de Bello, F., Diniz-Filho, J. A. F., Lewinsohn, T. M., Lobo, J. M., &amp; Ladle, R. J. (2015). Seven shortfalls that beset large-scale knowledge of biodiversity. </w:t>
      </w:r>
      <w:r>
        <w:rPr>
          <w:rFonts w:ascii="Times New Roman" w:hAnsi="Times New Roman" w:cs="Times New Roman"/>
          <w:i/>
          <w:iCs/>
          <w:sz w:val="24"/>
          <w:szCs w:val="24"/>
        </w:rPr>
        <w:t xml:space="preserve">Annual </w:t>
      </w:r>
      <w:r>
        <w:rPr>
          <w:rFonts w:ascii="Times New Roman" w:hAnsi="Times New Roman" w:cs="Times New Roman"/>
          <w:i/>
          <w:iCs/>
          <w:sz w:val="24"/>
          <w:szCs w:val="24"/>
        </w:rPr>
        <w:lastRenderedPageBreak/>
        <w:t>Review of Ecology, Evolution, and Systematics</w:t>
      </w:r>
      <w:r>
        <w:rPr>
          <w:rFonts w:ascii="Times New Roman" w:hAnsi="Times New Roman" w:cs="Times New Roman"/>
          <w:sz w:val="24"/>
          <w:szCs w:val="24"/>
        </w:rPr>
        <w:t>, 46, 523-549. doi: 10.1146/annurev-ecolsys-112414-054400</w:t>
      </w:r>
    </w:p>
    <w:p w14:paraId="712A429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IUCN. (2016). IUCN Red List of Threatened Species. Version 2016-2. </w:t>
      </w:r>
      <w:r>
        <w:rPr>
          <w:rFonts w:ascii="Times New Roman" w:hAnsi="Times New Roman" w:cs="Times New Roman"/>
          <w:i/>
          <w:iCs/>
          <w:sz w:val="24"/>
          <w:szCs w:val="24"/>
        </w:rPr>
        <w:t>Fourth Quarter</w:t>
      </w:r>
      <w:r>
        <w:rPr>
          <w:rFonts w:ascii="Times New Roman" w:hAnsi="Times New Roman" w:cs="Times New Roman"/>
          <w:sz w:val="24"/>
          <w:szCs w:val="24"/>
        </w:rPr>
        <w:t>.</w:t>
      </w:r>
    </w:p>
    <w:p w14:paraId="7D497EE2"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Johnson, C. N., Delean, S., &amp; Balmford, A. (2002). </w:t>
      </w:r>
      <w:r>
        <w:rPr>
          <w:rFonts w:ascii="Times New Roman" w:hAnsi="Times New Roman" w:cs="Times New Roman"/>
          <w:i/>
          <w:iCs/>
          <w:sz w:val="24"/>
          <w:szCs w:val="24"/>
        </w:rPr>
        <w:t>Phylogeny and the selectivity of extinction in Australian marsupials</w:t>
      </w:r>
      <w:r>
        <w:rPr>
          <w:rFonts w:ascii="Times New Roman" w:hAnsi="Times New Roman" w:cs="Times New Roman"/>
          <w:sz w:val="24"/>
          <w:szCs w:val="24"/>
        </w:rPr>
        <w:t>. 135–142. doi: 10.1017/S1367943002002196</w:t>
      </w:r>
    </w:p>
    <w:p w14:paraId="079590D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Kendall, M. G. (1946). </w:t>
      </w:r>
      <w:r>
        <w:rPr>
          <w:rFonts w:ascii="Times New Roman" w:hAnsi="Times New Roman" w:cs="Times New Roman"/>
          <w:i/>
          <w:iCs/>
          <w:sz w:val="24"/>
          <w:szCs w:val="24"/>
        </w:rPr>
        <w:t>The advanced theory of statistics</w:t>
      </w:r>
      <w:r>
        <w:rPr>
          <w:rFonts w:ascii="Times New Roman" w:hAnsi="Times New Roman" w:cs="Times New Roman"/>
          <w:sz w:val="24"/>
          <w:szCs w:val="24"/>
        </w:rPr>
        <w:t xml:space="preserve"> (2nd ed.). Charles Griffin adn Co., Ltd., London.</w:t>
      </w:r>
    </w:p>
    <w:p w14:paraId="0FE1B7B6"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López-Martínez, A. M., Schonenberger, J., von Balthazar, M., González-Martínez, C. A., Ramírez-Barahona, S., Sauquet, H., &amp; Magallón, S. (2023). Integrating Fossil Flowers into the Angiosperm Phylogeny Using Molecular and Morphological Evidence.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syad017</w:t>
      </w:r>
      <w:r>
        <w:rPr>
          <w:rFonts w:ascii="Times New Roman" w:hAnsi="Times New Roman" w:cs="Times New Roman"/>
          <w:sz w:val="24"/>
          <w:szCs w:val="24"/>
        </w:rPr>
        <w:t>. doi: 10.1093/sysbio/syad017</w:t>
      </w:r>
    </w:p>
    <w:p w14:paraId="6151786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Losos, J. B., &amp; Glor, R. E. (2003). Phylogenetic comparative methods and the geography of speciation. </w:t>
      </w:r>
      <w:r>
        <w:rPr>
          <w:rFonts w:ascii="Times New Roman" w:hAnsi="Times New Roman" w:cs="Times New Roman"/>
          <w:i/>
          <w:iCs/>
          <w:sz w:val="24"/>
          <w:szCs w:val="24"/>
        </w:rPr>
        <w:t>Trends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18</w:t>
      </w:r>
      <w:r>
        <w:rPr>
          <w:rFonts w:ascii="Times New Roman" w:hAnsi="Times New Roman" w:cs="Times New Roman"/>
          <w:sz w:val="24"/>
          <w:szCs w:val="24"/>
        </w:rPr>
        <w:t>(5), 220–227. doi: 10.1016/S0169-5347(03)00037-5</w:t>
      </w:r>
    </w:p>
    <w:p w14:paraId="0D85564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Meier, R., &amp; Willmann, R. (2000). A defense of the Hennigian Species Concept. In </w:t>
      </w:r>
      <w:r>
        <w:rPr>
          <w:rFonts w:ascii="Times New Roman" w:hAnsi="Times New Roman" w:cs="Times New Roman"/>
          <w:i/>
          <w:iCs/>
          <w:sz w:val="24"/>
          <w:szCs w:val="24"/>
        </w:rPr>
        <w:t>Species concepts and phylogenetic theory: a debate</w:t>
      </w:r>
      <w:r>
        <w:rPr>
          <w:rFonts w:ascii="Times New Roman" w:hAnsi="Times New Roman" w:cs="Times New Roman"/>
          <w:sz w:val="24"/>
          <w:szCs w:val="24"/>
        </w:rPr>
        <w:t xml:space="preserve"> (p. 167).</w:t>
      </w:r>
    </w:p>
    <w:p w14:paraId="6564C7C6" w14:textId="3F355778" w:rsidR="009718D6" w:rsidRDefault="009718D6">
      <w:pPr>
        <w:widowControl w:val="0"/>
        <w:spacing w:after="0" w:line="360" w:lineRule="auto"/>
        <w:ind w:left="480" w:hanging="480"/>
        <w:rPr>
          <w:rFonts w:ascii="Times New Roman" w:hAnsi="Times New Roman" w:cs="Times New Roman"/>
          <w:sz w:val="24"/>
          <w:szCs w:val="24"/>
        </w:rPr>
      </w:pPr>
      <w:r w:rsidRPr="009718D6">
        <w:rPr>
          <w:rFonts w:ascii="Times New Roman" w:hAnsi="Times New Roman" w:cs="Times New Roman"/>
          <w:sz w:val="24"/>
          <w:szCs w:val="24"/>
        </w:rPr>
        <w:t xml:space="preserve">Meiri, S., Raia, P., &amp; Santos, A. M. (2018). Anagenesis and cladogenesis are useful island biogeography terms. </w:t>
      </w:r>
      <w:r w:rsidRPr="009718D6">
        <w:rPr>
          <w:rFonts w:ascii="Times New Roman" w:hAnsi="Times New Roman" w:cs="Times New Roman"/>
          <w:i/>
          <w:iCs/>
          <w:sz w:val="24"/>
          <w:szCs w:val="24"/>
        </w:rPr>
        <w:t>Trends in Ecology &amp; Evolution, 33</w:t>
      </w:r>
      <w:r w:rsidRPr="009718D6">
        <w:rPr>
          <w:rFonts w:ascii="Times New Roman" w:hAnsi="Times New Roman" w:cs="Times New Roman"/>
          <w:sz w:val="24"/>
          <w:szCs w:val="24"/>
        </w:rPr>
        <w:t>(12), 895-896.</w:t>
      </w:r>
      <w:r>
        <w:rPr>
          <w:rFonts w:ascii="Times New Roman" w:hAnsi="Times New Roman" w:cs="Times New Roman"/>
          <w:sz w:val="24"/>
          <w:szCs w:val="24"/>
        </w:rPr>
        <w:t xml:space="preserve"> doi: 1</w:t>
      </w:r>
      <w:r w:rsidRPr="009718D6">
        <w:rPr>
          <w:rFonts w:ascii="Times New Roman" w:hAnsi="Times New Roman" w:cs="Times New Roman"/>
          <w:sz w:val="24"/>
          <w:szCs w:val="24"/>
        </w:rPr>
        <w:t>0.1016/j.tree.2018.09.005</w:t>
      </w:r>
    </w:p>
    <w:p w14:paraId="4F4C68A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Mynard, P., Algar, A., Lancaster, L., Bocedi, G., Fahri, F., Gubry-Rangin, C., et al., (2023). Impact of Phylogenetic Tree Completeness and Misspecification of Sampling Fractions on Trait Dependent Diversification Models.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72</w:t>
      </w:r>
      <w:r>
        <w:rPr>
          <w:rFonts w:ascii="Times New Roman" w:hAnsi="Times New Roman" w:cs="Times New Roman"/>
          <w:sz w:val="24"/>
          <w:szCs w:val="24"/>
        </w:rPr>
        <w:t>(1), 106–119. doi: 10.1093/sysbio/syad001</w:t>
      </w:r>
    </w:p>
    <w:p w14:paraId="72A39B4E" w14:textId="2434523F" w:rsidR="0050225B" w:rsidRDefault="0050225B">
      <w:pPr>
        <w:widowControl w:val="0"/>
        <w:spacing w:after="0" w:line="360" w:lineRule="auto"/>
        <w:ind w:left="480" w:hanging="480"/>
        <w:rPr>
          <w:rFonts w:ascii="Times New Roman" w:hAnsi="Times New Roman" w:cs="Times New Roman"/>
          <w:sz w:val="24"/>
          <w:szCs w:val="24"/>
        </w:rPr>
      </w:pPr>
      <w:r w:rsidRPr="0050225B">
        <w:rPr>
          <w:rFonts w:ascii="Times New Roman" w:hAnsi="Times New Roman" w:cs="Times New Roman"/>
          <w:sz w:val="24"/>
          <w:szCs w:val="24"/>
        </w:rPr>
        <w:t xml:space="preserve">Nee, S., May, R. M., &amp; Harvey, P. H. (1994). The reconstructed evolutionary process. </w:t>
      </w:r>
      <w:r w:rsidRPr="0050225B">
        <w:rPr>
          <w:rFonts w:ascii="Times New Roman" w:hAnsi="Times New Roman" w:cs="Times New Roman"/>
          <w:i/>
          <w:iCs/>
          <w:sz w:val="24"/>
          <w:szCs w:val="24"/>
        </w:rPr>
        <w:t>Philosophical Transactions of the Royal Society of London. Series B: Biological Sciences, 344</w:t>
      </w:r>
      <w:r w:rsidRPr="0050225B">
        <w:rPr>
          <w:rFonts w:ascii="Times New Roman" w:hAnsi="Times New Roman" w:cs="Times New Roman"/>
          <w:sz w:val="24"/>
          <w:szCs w:val="24"/>
        </w:rPr>
        <w:t>(1309), 305-311.</w:t>
      </w:r>
      <w:r>
        <w:rPr>
          <w:rFonts w:ascii="Times New Roman" w:hAnsi="Times New Roman" w:cs="Times New Roman"/>
          <w:sz w:val="24"/>
          <w:szCs w:val="24"/>
        </w:rPr>
        <w:t xml:space="preserve"> doi: </w:t>
      </w:r>
      <w:r w:rsidRPr="0050225B">
        <w:rPr>
          <w:rFonts w:ascii="Times New Roman" w:hAnsi="Times New Roman" w:cs="Times New Roman"/>
          <w:sz w:val="24"/>
          <w:szCs w:val="24"/>
        </w:rPr>
        <w:t>10.1098/rstb.1994.0068</w:t>
      </w:r>
    </w:p>
    <w:p w14:paraId="41573CE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Nee, S., &amp; May, R. M. (1997). Extinction and the Loss of Evolutionary History.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278</w:t>
      </w:r>
      <w:r>
        <w:rPr>
          <w:rFonts w:ascii="Times New Roman" w:hAnsi="Times New Roman" w:cs="Times New Roman"/>
          <w:sz w:val="24"/>
          <w:szCs w:val="24"/>
        </w:rPr>
        <w:t>(5338), 692–694. doi: 10.1126/science.278.5338.692</w:t>
      </w:r>
    </w:p>
    <w:p w14:paraId="4AC88E9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Pearson, P. N. (1995). Investigating age-dependency of species extinction rates using dynamic survivorship analysis. </w:t>
      </w:r>
      <w:r>
        <w:rPr>
          <w:rFonts w:ascii="Times New Roman" w:hAnsi="Times New Roman" w:cs="Times New Roman"/>
          <w:i/>
          <w:iCs/>
          <w:sz w:val="24"/>
          <w:szCs w:val="24"/>
        </w:rPr>
        <w:t>Historical Biology</w:t>
      </w:r>
      <w:r>
        <w:rPr>
          <w:rFonts w:ascii="Times New Roman" w:hAnsi="Times New Roman" w:cs="Times New Roman"/>
          <w:sz w:val="24"/>
          <w:szCs w:val="24"/>
        </w:rPr>
        <w:t>, 10(2), 119–136. doi: 10.1080/10292389509380516</w:t>
      </w:r>
    </w:p>
    <w:p w14:paraId="0B13D9F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Pie, M. R., &amp; Caron, F. (2023). Substantial variation in species ages among vertebrate clades. </w:t>
      </w:r>
      <w:r>
        <w:rPr>
          <w:rFonts w:ascii="Times New Roman" w:hAnsi="Times New Roman" w:cs="Times New Roman"/>
          <w:i/>
          <w:iCs/>
          <w:sz w:val="24"/>
          <w:szCs w:val="24"/>
        </w:rPr>
        <w:t>BioRxiv</w:t>
      </w:r>
      <w:r>
        <w:rPr>
          <w:rFonts w:ascii="Times New Roman" w:hAnsi="Times New Roman" w:cs="Times New Roman"/>
          <w:sz w:val="24"/>
          <w:szCs w:val="24"/>
        </w:rPr>
        <w:t xml:space="preserve">, </w:t>
      </w:r>
      <w:r>
        <w:rPr>
          <w:rFonts w:ascii="Times New Roman" w:hAnsi="Times New Roman" w:cs="Times New Roman"/>
          <w:i/>
          <w:iCs/>
          <w:sz w:val="24"/>
          <w:szCs w:val="24"/>
        </w:rPr>
        <w:t>06</w:t>
      </w:r>
      <w:r>
        <w:rPr>
          <w:rFonts w:ascii="Times New Roman" w:hAnsi="Times New Roman" w:cs="Times New Roman"/>
          <w:sz w:val="24"/>
          <w:szCs w:val="24"/>
        </w:rPr>
        <w:t>. doi: 10.1101/2023.06.08.544238</w:t>
      </w:r>
    </w:p>
    <w:p w14:paraId="139D32F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Pimm, S. L., Jenkins, C. N., Abell, R., Brooks, T. M., Gittleman, J. L., Joppa, L. N., … Sexton, J. O. (2014). The biodiversity of species and their rates of extinction, distribution, and protection.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344</w:t>
      </w:r>
      <w:r>
        <w:rPr>
          <w:rFonts w:ascii="Times New Roman" w:hAnsi="Times New Roman" w:cs="Times New Roman"/>
          <w:sz w:val="24"/>
          <w:szCs w:val="24"/>
        </w:rPr>
        <w:t>(6187). doi: 10.1126/science.1246752</w:t>
      </w:r>
    </w:p>
    <w:p w14:paraId="10B918F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 Core Team. (2019). R: A language and environment for statistical computing. Vienna, Austria: </w:t>
      </w:r>
      <w:r>
        <w:rPr>
          <w:rFonts w:ascii="Times New Roman" w:hAnsi="Times New Roman" w:cs="Times New Roman"/>
          <w:i/>
          <w:iCs/>
          <w:sz w:val="24"/>
          <w:szCs w:val="24"/>
        </w:rPr>
        <w:t>R Foundation for Statistical Computing</w:t>
      </w:r>
      <w:r>
        <w:rPr>
          <w:rFonts w:ascii="Times New Roman" w:hAnsi="Times New Roman" w:cs="Times New Roman"/>
          <w:sz w:val="24"/>
          <w:szCs w:val="24"/>
        </w:rPr>
        <w:t>. Retrieved from https://www.r-project.org/</w:t>
      </w:r>
    </w:p>
    <w:p w14:paraId="27FF1FB6"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Rabosky, D. L. (2010). Extinction rates should not be estimated from molecular phylogenies. </w:t>
      </w:r>
      <w:r>
        <w:rPr>
          <w:rFonts w:ascii="Times New Roman" w:hAnsi="Times New Roman" w:cs="Times New Roman"/>
          <w:i/>
          <w:iCs/>
          <w:sz w:val="24"/>
          <w:szCs w:val="24"/>
        </w:rPr>
        <w:t>Evolution</w:t>
      </w:r>
      <w:r>
        <w:rPr>
          <w:rFonts w:ascii="Times New Roman" w:hAnsi="Times New Roman" w:cs="Times New Roman"/>
          <w:sz w:val="24"/>
          <w:szCs w:val="24"/>
        </w:rPr>
        <w:t>, 64(6), 1816–1824. doi: 10.1111/j.1558-5646.2009.00926.x</w:t>
      </w:r>
    </w:p>
    <w:p w14:paraId="01703F2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Riddle, B. R., Ladle, R. J., Lourie, S. A., &amp; Whittaker, R. J. (2011). Basic biogeography: estimating biodiversity and mapping nature. </w:t>
      </w:r>
      <w:r>
        <w:rPr>
          <w:rFonts w:ascii="Times New Roman" w:hAnsi="Times New Roman" w:cs="Times New Roman"/>
          <w:i/>
          <w:iCs/>
          <w:sz w:val="24"/>
          <w:szCs w:val="24"/>
        </w:rPr>
        <w:t>Conservation biogeography</w:t>
      </w:r>
      <w:r>
        <w:rPr>
          <w:rFonts w:ascii="Times New Roman" w:hAnsi="Times New Roman" w:cs="Times New Roman"/>
          <w:sz w:val="24"/>
          <w:szCs w:val="24"/>
        </w:rPr>
        <w:t>, 45-92. doi: 10.1002/9781444390001.ch4</w:t>
      </w:r>
    </w:p>
    <w:p w14:paraId="4A33207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Rivas-Gonzáles, I., Rousselle, M., Li, F., Zhou, L., Dutheil, J., Munch, K., et al., (2023). Pervasive incomplete lineage sorting illuminates speciation and selection in primates.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380</w:t>
      </w:r>
      <w:r>
        <w:rPr>
          <w:rFonts w:ascii="Times New Roman" w:hAnsi="Times New Roman" w:cs="Times New Roman"/>
          <w:sz w:val="24"/>
          <w:szCs w:val="24"/>
        </w:rPr>
        <w:t>(6648), eabn4409. doi:</w:t>
      </w:r>
      <w:r>
        <w:t xml:space="preserve"> </w:t>
      </w:r>
      <w:r>
        <w:rPr>
          <w:rFonts w:ascii="Times New Roman" w:hAnsi="Times New Roman" w:cs="Times New Roman"/>
          <w:sz w:val="24"/>
          <w:szCs w:val="24"/>
        </w:rPr>
        <w:t xml:space="preserve">10.1126/science.abn4409 </w:t>
      </w:r>
    </w:p>
    <w:p w14:paraId="2672688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Roopnarine, P. D., Byars, G., Fitzgerald, P., Paleobiology, S., &amp; Winter, N. (1999). Anagenetic evolution, stratophenetic patterns, and random walk models. </w:t>
      </w:r>
      <w:r>
        <w:rPr>
          <w:rFonts w:ascii="Times New Roman" w:hAnsi="Times New Roman" w:cs="Times New Roman"/>
          <w:i/>
          <w:iCs/>
          <w:sz w:val="24"/>
          <w:szCs w:val="24"/>
        </w:rPr>
        <w:t xml:space="preserve">Paleobiology, </w:t>
      </w:r>
      <w:r>
        <w:rPr>
          <w:rFonts w:ascii="Times New Roman" w:hAnsi="Times New Roman" w:cs="Times New Roman"/>
          <w:sz w:val="24"/>
          <w:szCs w:val="24"/>
        </w:rPr>
        <w:t>25(1), 41–57. doi: 10.1666/0094-8373(1999)0252.3.CO;2</w:t>
      </w:r>
    </w:p>
    <w:p w14:paraId="0E1FDCE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Rosenblum, E. B., Sarver, B. A. J., Brown, J. W., Des Roches, S., Hardwick, K. M., Hether, T. D., et al., (2012). Goldilocks Meets Santa Rosalia: An Ephemeral Speciation Model Explains Patterns of Diversification Across Time Scales. </w:t>
      </w:r>
      <w:r>
        <w:rPr>
          <w:rFonts w:ascii="Times New Roman" w:hAnsi="Times New Roman" w:cs="Times New Roman"/>
          <w:i/>
          <w:iCs/>
          <w:sz w:val="24"/>
          <w:szCs w:val="24"/>
        </w:rPr>
        <w:t>Evolutionary Biology</w:t>
      </w:r>
      <w:r>
        <w:rPr>
          <w:rFonts w:ascii="Times New Roman" w:hAnsi="Times New Roman" w:cs="Times New Roman"/>
          <w:sz w:val="24"/>
          <w:szCs w:val="24"/>
        </w:rPr>
        <w:t xml:space="preserve">, </w:t>
      </w:r>
      <w:r>
        <w:rPr>
          <w:rFonts w:ascii="Times New Roman" w:hAnsi="Times New Roman" w:cs="Times New Roman"/>
          <w:i/>
          <w:iCs/>
          <w:sz w:val="24"/>
          <w:szCs w:val="24"/>
        </w:rPr>
        <w:t>39</w:t>
      </w:r>
      <w:r>
        <w:rPr>
          <w:rFonts w:ascii="Times New Roman" w:hAnsi="Times New Roman" w:cs="Times New Roman"/>
          <w:sz w:val="24"/>
          <w:szCs w:val="24"/>
        </w:rPr>
        <w:t>(2), 255–261. doi: 10.1007/s11692-012-9171-x</w:t>
      </w:r>
    </w:p>
    <w:p w14:paraId="776B558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Salamin, N., &amp; Schnitzler, J. (2014). PyRate: a new program to estimate speciation and extinction rates from incomplete fossil data. </w:t>
      </w:r>
      <w:r>
        <w:rPr>
          <w:rFonts w:ascii="Times New Roman" w:hAnsi="Times New Roman" w:cs="Times New Roman"/>
          <w:i/>
          <w:iCs/>
          <w:sz w:val="24"/>
          <w:szCs w:val="24"/>
        </w:rPr>
        <w:t>Methods in Ecology and Evolution2</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(10), 1126–1131. doi: 10.1111/2041-210X.12263</w:t>
      </w:r>
    </w:p>
    <w:p w14:paraId="6BBDD9D0"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Castiglione, S., Mondanaro, A., Serio, C., Melchionna, M., Piras, P.,  et al., (2020). A 450 million years long latitudinal gradient in age-dependent extinction. </w:t>
      </w:r>
      <w:r>
        <w:rPr>
          <w:rFonts w:ascii="Times New Roman" w:hAnsi="Times New Roman" w:cs="Times New Roman"/>
          <w:i/>
          <w:iCs/>
          <w:sz w:val="24"/>
          <w:szCs w:val="24"/>
        </w:rPr>
        <w:t>Ecology Letters</w:t>
      </w:r>
      <w:r>
        <w:rPr>
          <w:rFonts w:ascii="Times New Roman" w:hAnsi="Times New Roman" w:cs="Times New Roman"/>
          <w:sz w:val="24"/>
          <w:szCs w:val="24"/>
        </w:rPr>
        <w:t xml:space="preserve">, </w:t>
      </w:r>
      <w:r>
        <w:rPr>
          <w:rFonts w:ascii="Times New Roman" w:hAnsi="Times New Roman" w:cs="Times New Roman"/>
          <w:i/>
          <w:iCs/>
          <w:sz w:val="24"/>
          <w:szCs w:val="24"/>
        </w:rPr>
        <w:t>23</w:t>
      </w:r>
      <w:r>
        <w:rPr>
          <w:rFonts w:ascii="Times New Roman" w:hAnsi="Times New Roman" w:cs="Times New Roman"/>
          <w:sz w:val="24"/>
          <w:szCs w:val="24"/>
        </w:rPr>
        <w:t>(3), 439–446. doi: 10.1111/ele.13441</w:t>
      </w:r>
    </w:p>
    <w:p w14:paraId="6D59E770"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Salamin, N., Antonelli, A., &amp; Meyer, X. (2019). Improved estimation of macroevolutionary rates from fossil data using a Bayesian framework. </w:t>
      </w:r>
      <w:r>
        <w:rPr>
          <w:rFonts w:ascii="Times New Roman" w:hAnsi="Times New Roman" w:cs="Times New Roman"/>
          <w:i/>
          <w:iCs/>
          <w:sz w:val="24"/>
          <w:szCs w:val="24"/>
        </w:rPr>
        <w:t>Paleobiology</w:t>
      </w:r>
      <w:r>
        <w:rPr>
          <w:rFonts w:ascii="Times New Roman" w:hAnsi="Times New Roman" w:cs="Times New Roman"/>
          <w:sz w:val="24"/>
          <w:szCs w:val="24"/>
        </w:rPr>
        <w:t xml:space="preserve">, </w:t>
      </w:r>
      <w:r>
        <w:rPr>
          <w:rFonts w:ascii="Times New Roman" w:hAnsi="Times New Roman" w:cs="Times New Roman"/>
          <w:i/>
          <w:iCs/>
          <w:sz w:val="24"/>
          <w:szCs w:val="24"/>
        </w:rPr>
        <w:lastRenderedPageBreak/>
        <w:t>45</w:t>
      </w:r>
      <w:r>
        <w:rPr>
          <w:rFonts w:ascii="Times New Roman" w:hAnsi="Times New Roman" w:cs="Times New Roman"/>
          <w:sz w:val="24"/>
          <w:szCs w:val="24"/>
        </w:rPr>
        <w:t>(4), 546–570. doi: 10.1017/pab.2019.23</w:t>
      </w:r>
    </w:p>
    <w:p w14:paraId="2D109CA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Warnock, R. C. M., Gavryushkina, A., &amp; Stadler, T. (2018). Closing the gap between palaeontological and neontological speciation and extinction rate estimates. </w:t>
      </w:r>
      <w:r>
        <w:rPr>
          <w:rFonts w:ascii="Times New Roman" w:hAnsi="Times New Roman" w:cs="Times New Roman"/>
          <w:i/>
          <w:iCs/>
          <w:sz w:val="24"/>
          <w:szCs w:val="24"/>
        </w:rPr>
        <w:t>Nature Communications</w:t>
      </w:r>
      <w:r>
        <w:rPr>
          <w:rFonts w:ascii="Times New Roman" w:hAnsi="Times New Roman" w:cs="Times New Roman"/>
          <w:sz w:val="24"/>
          <w:szCs w:val="24"/>
        </w:rPr>
        <w:t xml:space="preserve">, </w:t>
      </w:r>
      <w:r>
        <w:rPr>
          <w:rFonts w:ascii="Times New Roman" w:hAnsi="Times New Roman" w:cs="Times New Roman"/>
          <w:i/>
          <w:iCs/>
          <w:sz w:val="24"/>
          <w:szCs w:val="24"/>
        </w:rPr>
        <w:t>9</w:t>
      </w:r>
      <w:r>
        <w:rPr>
          <w:rFonts w:ascii="Times New Roman" w:hAnsi="Times New Roman" w:cs="Times New Roman"/>
          <w:sz w:val="24"/>
          <w:szCs w:val="24"/>
        </w:rPr>
        <w:t>(1). doi: 10.1038/s41467-018-07622-y</w:t>
      </w:r>
    </w:p>
    <w:p w14:paraId="7156EBA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Simpson, George Gaylord. (1961). </w:t>
      </w:r>
      <w:r>
        <w:rPr>
          <w:rFonts w:ascii="Times New Roman" w:hAnsi="Times New Roman" w:cs="Times New Roman"/>
          <w:i/>
          <w:iCs/>
          <w:sz w:val="24"/>
          <w:szCs w:val="24"/>
        </w:rPr>
        <w:t>Principles of animal taxonomy</w:t>
      </w:r>
      <w:r>
        <w:rPr>
          <w:rFonts w:ascii="Times New Roman" w:hAnsi="Times New Roman" w:cs="Times New Roman"/>
          <w:sz w:val="24"/>
          <w:szCs w:val="24"/>
        </w:rPr>
        <w:t>. Columbia University Press.</w:t>
      </w:r>
    </w:p>
    <w:p w14:paraId="2E9BC4A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Simpson, George Gaylord. (1984). </w:t>
      </w:r>
      <w:r>
        <w:rPr>
          <w:rFonts w:ascii="Times New Roman" w:hAnsi="Times New Roman" w:cs="Times New Roman"/>
          <w:i/>
          <w:iCs/>
          <w:sz w:val="24"/>
          <w:szCs w:val="24"/>
        </w:rPr>
        <w:t>Tempo and mode in evolution</w:t>
      </w:r>
      <w:r>
        <w:rPr>
          <w:rFonts w:ascii="Times New Roman" w:hAnsi="Times New Roman" w:cs="Times New Roman"/>
          <w:sz w:val="24"/>
          <w:szCs w:val="24"/>
        </w:rPr>
        <w:t>. Columbia University Press.</w:t>
      </w:r>
    </w:p>
    <w:p w14:paraId="28D42A1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Simpson, Geroge G. (1951). The species concept.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(4), 285–298.</w:t>
      </w:r>
    </w:p>
    <w:p w14:paraId="6E5F6BA6"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Skeels, A., &amp; Cardillo, M. (2019). Reconstructing the geography of speciation from contemporary biodiversity data. </w:t>
      </w:r>
      <w:r>
        <w:rPr>
          <w:rFonts w:ascii="Times New Roman" w:hAnsi="Times New Roman" w:cs="Times New Roman"/>
          <w:i/>
          <w:iCs/>
          <w:sz w:val="24"/>
          <w:szCs w:val="24"/>
        </w:rPr>
        <w:t>American Naturalist</w:t>
      </w:r>
      <w:r>
        <w:rPr>
          <w:rFonts w:ascii="Times New Roman" w:hAnsi="Times New Roman" w:cs="Times New Roman"/>
          <w:sz w:val="24"/>
          <w:szCs w:val="24"/>
        </w:rPr>
        <w:t xml:space="preserve">, </w:t>
      </w:r>
      <w:r>
        <w:rPr>
          <w:rFonts w:ascii="Times New Roman" w:hAnsi="Times New Roman" w:cs="Times New Roman"/>
          <w:i/>
          <w:iCs/>
          <w:sz w:val="24"/>
          <w:szCs w:val="24"/>
        </w:rPr>
        <w:t>193</w:t>
      </w:r>
      <w:r>
        <w:rPr>
          <w:rFonts w:ascii="Times New Roman" w:hAnsi="Times New Roman" w:cs="Times New Roman"/>
          <w:sz w:val="24"/>
          <w:szCs w:val="24"/>
        </w:rPr>
        <w:t>(2), 240–255. doi: 10.1086/701125</w:t>
      </w:r>
    </w:p>
    <w:p w14:paraId="5DB1C17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Slater, G. J., &amp; Harmon, L. J. (2013). Unifying fossils and phylogenies for comparative analyses of diversification and trait evolution. </w:t>
      </w:r>
      <w:r>
        <w:rPr>
          <w:rFonts w:ascii="Times New Roman" w:hAnsi="Times New Roman" w:cs="Times New Roman"/>
          <w:i/>
          <w:iCs/>
          <w:sz w:val="24"/>
          <w:szCs w:val="24"/>
        </w:rPr>
        <w:t>Methods in Ecology and Evolution</w:t>
      </w:r>
      <w:r>
        <w:rPr>
          <w:rFonts w:ascii="Times New Roman" w:hAnsi="Times New Roman" w:cs="Times New Roman"/>
          <w:sz w:val="24"/>
          <w:szCs w:val="24"/>
        </w:rPr>
        <w:t>, 4(8), 699-702. doi: 10.1111/2041-210X.12091</w:t>
      </w:r>
    </w:p>
    <w:p w14:paraId="07576C9D"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Sonne, J., Dalsgaard, B., Borregaard, M. K., Kennedy, J., Fjeldså, J., &amp; Rahbek, C. (2022). Biodiversity cradles and museums segregating within hotspots of endemism.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289</w:t>
      </w:r>
      <w:r>
        <w:rPr>
          <w:rFonts w:ascii="Times New Roman" w:hAnsi="Times New Roman" w:cs="Times New Roman"/>
          <w:sz w:val="24"/>
          <w:szCs w:val="24"/>
        </w:rPr>
        <w:t>(1981), 20221102. doi: 10.1098/rspb.2022.1102</w:t>
      </w:r>
    </w:p>
    <w:p w14:paraId="3F93687C" w14:textId="50016896" w:rsidR="0050225B" w:rsidRDefault="0050225B">
      <w:pPr>
        <w:widowControl w:val="0"/>
        <w:spacing w:after="0" w:line="360" w:lineRule="auto"/>
        <w:ind w:left="480" w:hanging="480"/>
        <w:rPr>
          <w:rFonts w:ascii="Times New Roman" w:hAnsi="Times New Roman" w:cs="Times New Roman"/>
          <w:sz w:val="24"/>
          <w:szCs w:val="24"/>
        </w:rPr>
      </w:pPr>
      <w:r w:rsidRPr="0050225B">
        <w:rPr>
          <w:rFonts w:ascii="Times New Roman" w:hAnsi="Times New Roman" w:cs="Times New Roman"/>
          <w:sz w:val="24"/>
          <w:szCs w:val="24"/>
        </w:rPr>
        <w:t xml:space="preserve">Stadler, T. (2013). Recovering speciation and extinction dynamics based on phylogenies. </w:t>
      </w:r>
      <w:r w:rsidRPr="0050225B">
        <w:rPr>
          <w:rFonts w:ascii="Times New Roman" w:hAnsi="Times New Roman" w:cs="Times New Roman"/>
          <w:i/>
          <w:iCs/>
          <w:sz w:val="24"/>
          <w:szCs w:val="24"/>
        </w:rPr>
        <w:t>Journal of evolutionary biology, 26</w:t>
      </w:r>
      <w:r w:rsidRPr="0050225B">
        <w:rPr>
          <w:rFonts w:ascii="Times New Roman" w:hAnsi="Times New Roman" w:cs="Times New Roman"/>
          <w:sz w:val="24"/>
          <w:szCs w:val="24"/>
        </w:rPr>
        <w:t>(6), 1203-1219.</w:t>
      </w:r>
      <w:r>
        <w:rPr>
          <w:rFonts w:ascii="Times New Roman" w:hAnsi="Times New Roman" w:cs="Times New Roman"/>
          <w:sz w:val="24"/>
          <w:szCs w:val="24"/>
        </w:rPr>
        <w:t xml:space="preserve"> doi: </w:t>
      </w:r>
      <w:r w:rsidRPr="0050225B">
        <w:rPr>
          <w:rFonts w:ascii="Times New Roman" w:hAnsi="Times New Roman" w:cs="Times New Roman"/>
          <w:sz w:val="24"/>
          <w:szCs w:val="24"/>
        </w:rPr>
        <w:t>10.1111/jeb.12139</w:t>
      </w:r>
    </w:p>
    <w:p w14:paraId="3FEE84F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Stadler T (2019). TreeSim: Simulating Phylogenetic Trees. R package version</w:t>
      </w:r>
    </w:p>
    <w:p w14:paraId="3C70184D"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  2.4, https://CRAN.R-project.org/package=TreeSim</w:t>
      </w:r>
    </w:p>
    <w:p w14:paraId="336125A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Swenson, N. G. (2019). </w:t>
      </w:r>
      <w:r>
        <w:rPr>
          <w:rFonts w:ascii="Times New Roman" w:hAnsi="Times New Roman" w:cs="Times New Roman"/>
          <w:i/>
          <w:iCs/>
          <w:sz w:val="24"/>
          <w:szCs w:val="24"/>
        </w:rPr>
        <w:t>Phylogenetic ecology: A history, critique, and remodeling</w:t>
      </w:r>
      <w:r>
        <w:rPr>
          <w:rFonts w:ascii="Times New Roman" w:hAnsi="Times New Roman" w:cs="Times New Roman"/>
          <w:sz w:val="24"/>
          <w:szCs w:val="24"/>
        </w:rPr>
        <w:t>. University of Chicago Press.</w:t>
      </w:r>
    </w:p>
    <w:p w14:paraId="30ED5B4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Tanentzap, A. J., Brandt, A. J., Smissen, R. D., Heenan, P. B., Fukami, T., &amp; Lee, W. G. (2015). When do plant radiations influence community assembly? The importance of historical contingency in the race for niche space. </w:t>
      </w:r>
      <w:r>
        <w:rPr>
          <w:rFonts w:ascii="Times New Roman" w:hAnsi="Times New Roman" w:cs="Times New Roman"/>
          <w:i/>
          <w:iCs/>
          <w:sz w:val="24"/>
          <w:szCs w:val="24"/>
        </w:rPr>
        <w:t>New Phytologist</w:t>
      </w:r>
      <w:r>
        <w:rPr>
          <w:rFonts w:ascii="Times New Roman" w:hAnsi="Times New Roman" w:cs="Times New Roman"/>
          <w:sz w:val="24"/>
          <w:szCs w:val="24"/>
        </w:rPr>
        <w:t xml:space="preserve">, </w:t>
      </w:r>
      <w:r>
        <w:rPr>
          <w:rFonts w:ascii="Times New Roman" w:hAnsi="Times New Roman" w:cs="Times New Roman"/>
          <w:i/>
          <w:iCs/>
          <w:sz w:val="24"/>
          <w:szCs w:val="24"/>
        </w:rPr>
        <w:t>207</w:t>
      </w:r>
      <w:r>
        <w:rPr>
          <w:rFonts w:ascii="Times New Roman" w:hAnsi="Times New Roman" w:cs="Times New Roman"/>
          <w:sz w:val="24"/>
          <w:szCs w:val="24"/>
        </w:rPr>
        <w:t>(2), 468–479. doi: 10.1111/nph.13362</w:t>
      </w:r>
    </w:p>
    <w:p w14:paraId="1CD422D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Tanentzap, A. J., Igea, J., Johnston, M. G., &amp; Larcombe, M. J. (2020). Does evolutionary history correlate with contemporary extinction risk by influencing range size </w:t>
      </w:r>
      <w:r>
        <w:rPr>
          <w:rFonts w:ascii="Times New Roman" w:hAnsi="Times New Roman" w:cs="Times New Roman"/>
          <w:sz w:val="24"/>
          <w:szCs w:val="24"/>
        </w:rPr>
        <w:lastRenderedPageBreak/>
        <w:t xml:space="preserve">dynamics? </w:t>
      </w:r>
      <w:r>
        <w:rPr>
          <w:rFonts w:ascii="Times New Roman" w:hAnsi="Times New Roman" w:cs="Times New Roman"/>
          <w:i/>
          <w:iCs/>
          <w:sz w:val="24"/>
          <w:szCs w:val="24"/>
        </w:rPr>
        <w:t>American Naturalist</w:t>
      </w:r>
      <w:r>
        <w:rPr>
          <w:rFonts w:ascii="Times New Roman" w:hAnsi="Times New Roman" w:cs="Times New Roman"/>
          <w:sz w:val="24"/>
          <w:szCs w:val="24"/>
        </w:rPr>
        <w:t>, 195(3), 569–576. doi: 10.1086/707207</w:t>
      </w:r>
    </w:p>
    <w:p w14:paraId="114A513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Thomas, G. H., Hartmann, K., Jetz, W., Joy, J. B., Mimoto, A., &amp; Mooers, A. O. (2013). PASTIS: An R package to facilitate phylogenetic assembly with soft taxonomic inferences.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4</w:t>
      </w:r>
      <w:r>
        <w:rPr>
          <w:rFonts w:ascii="Times New Roman" w:hAnsi="Times New Roman" w:cs="Times New Roman"/>
          <w:sz w:val="24"/>
          <w:szCs w:val="24"/>
        </w:rPr>
        <w:t>(11), 1011–1017. doi: 10.1111/2041-210X.12117</w:t>
      </w:r>
    </w:p>
    <w:p w14:paraId="6B1AE8D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Upham, N. S., Esselstyn, J. A., &amp; Jetz, W. (2019). Inferring the mammal tree: Species-level sets of phylogenies for questions in ecology, evolution, and conservation. In </w:t>
      </w:r>
      <w:r>
        <w:rPr>
          <w:rFonts w:ascii="Times New Roman" w:hAnsi="Times New Roman" w:cs="Times New Roman"/>
          <w:i/>
          <w:iCs/>
          <w:sz w:val="24"/>
          <w:szCs w:val="24"/>
        </w:rPr>
        <w:t>PLoS Biology</w:t>
      </w:r>
      <w:r>
        <w:rPr>
          <w:rFonts w:ascii="Times New Roman" w:hAnsi="Times New Roman" w:cs="Times New Roman"/>
          <w:sz w:val="24"/>
          <w:szCs w:val="24"/>
        </w:rPr>
        <w:t>, 17(12), e3000494. doi: 10.1371/journal.pbio.3000494</w:t>
      </w:r>
    </w:p>
    <w:p w14:paraId="0263B15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Van Valen, L. (1973). A new evolutionary law. </w:t>
      </w:r>
      <w:r>
        <w:rPr>
          <w:rFonts w:ascii="Times New Roman" w:hAnsi="Times New Roman" w:cs="Times New Roman"/>
          <w:i/>
          <w:iCs/>
          <w:sz w:val="24"/>
          <w:szCs w:val="24"/>
        </w:rPr>
        <w:t>Evolutionary Theory</w:t>
      </w:r>
      <w:r>
        <w:rPr>
          <w:rFonts w:ascii="Times New Roman" w:hAnsi="Times New Roman" w:cs="Times New Roman"/>
          <w:sz w:val="24"/>
          <w:szCs w:val="24"/>
        </w:rPr>
        <w:t>. 1, 1–30.</w:t>
      </w:r>
    </w:p>
    <w:p w14:paraId="0FDABA53" w14:textId="7A3C0042" w:rsidR="009718D6" w:rsidRDefault="009718D6">
      <w:pPr>
        <w:widowControl w:val="0"/>
        <w:spacing w:after="0" w:line="360" w:lineRule="auto"/>
        <w:ind w:left="480" w:hanging="480"/>
        <w:rPr>
          <w:rFonts w:ascii="Times New Roman" w:hAnsi="Times New Roman" w:cs="Times New Roman"/>
          <w:sz w:val="24"/>
          <w:szCs w:val="24"/>
        </w:rPr>
      </w:pPr>
      <w:r w:rsidRPr="009718D6">
        <w:rPr>
          <w:rFonts w:ascii="Times New Roman" w:hAnsi="Times New Roman" w:cs="Times New Roman"/>
          <w:sz w:val="24"/>
          <w:szCs w:val="24"/>
        </w:rPr>
        <w:t>Vaux, F., Trewick, S. A., &amp; Morgan-Richards, M. (2016). Lineages, splits and divergence challenge whether the terms anagenesis and cladogenesis are necessary. Biological Journal of the Linnean Society, 117(2), 165-176.</w:t>
      </w:r>
      <w:r>
        <w:rPr>
          <w:rFonts w:ascii="Times New Roman" w:hAnsi="Times New Roman" w:cs="Times New Roman"/>
          <w:sz w:val="24"/>
          <w:szCs w:val="24"/>
        </w:rPr>
        <w:t xml:space="preserve"> doi: 1</w:t>
      </w:r>
      <w:r w:rsidRPr="009718D6">
        <w:rPr>
          <w:rFonts w:ascii="Times New Roman" w:hAnsi="Times New Roman" w:cs="Times New Roman"/>
          <w:sz w:val="24"/>
          <w:szCs w:val="24"/>
        </w:rPr>
        <w:t>0.1111/bij.12665</w:t>
      </w:r>
    </w:p>
    <w:p w14:paraId="459613D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Verde Arregoitia, L. D., Blomberg, S. P., &amp; Fisher, D. O. (2013). Phylogenetic correlates of extinction risk in mammals: Species in older lineages are not at greater risk.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280(1765), 20131092. doi: 10.1098/rspb.2013.1092</w:t>
      </w:r>
    </w:p>
    <w:p w14:paraId="2985024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Vilela, B., Villalobos, F., Rodríguez, M. Á., &amp; Terribile, L. C. (2014). Body size, extinction risk and knowledge bias in New World snakes. PloS one, 9(11), e113429. doi: 10.1371/journal.pone.0113429</w:t>
      </w:r>
    </w:p>
    <w:p w14:paraId="6EB4DAA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Wagner, P. J., Erwin, D. H., &amp; Anstey, R. L. (1995). Phylogenetic patterns as tests of speciation models. In </w:t>
      </w:r>
      <w:r>
        <w:rPr>
          <w:rFonts w:ascii="Times New Roman" w:hAnsi="Times New Roman" w:cs="Times New Roman"/>
          <w:i/>
          <w:iCs/>
          <w:sz w:val="24"/>
          <w:szCs w:val="24"/>
        </w:rPr>
        <w:t>New approaches to speciaiton in the fossil record</w:t>
      </w:r>
      <w:r>
        <w:rPr>
          <w:rFonts w:ascii="Times New Roman" w:hAnsi="Times New Roman" w:cs="Times New Roman"/>
          <w:sz w:val="24"/>
          <w:szCs w:val="24"/>
        </w:rPr>
        <w:t xml:space="preserve"> (pp. 87–122). New York: Columbia University Press.</w:t>
      </w:r>
    </w:p>
    <w:p w14:paraId="2B34D405" w14:textId="77777777" w:rsidR="002F5B65" w:rsidRDefault="00000000">
      <w:pPr>
        <w:widowControl w:val="0"/>
        <w:spacing w:after="0" w:line="360" w:lineRule="auto"/>
        <w:ind w:left="480" w:hanging="480"/>
        <w:rPr>
          <w:rFonts w:ascii="Times New Roman" w:hAnsi="Times New Roman" w:cs="Times New Roman"/>
          <w:sz w:val="24"/>
        </w:rPr>
      </w:pPr>
      <w:r>
        <w:rPr>
          <w:rFonts w:ascii="Times New Roman" w:hAnsi="Times New Roman" w:cs="Times New Roman"/>
          <w:sz w:val="24"/>
          <w:szCs w:val="24"/>
        </w:rPr>
        <w:t xml:space="preserve">Willmann, R., &amp; Meier, R. (2000). A critique from the Hennigian species concept perspective. In </w:t>
      </w:r>
      <w:r>
        <w:rPr>
          <w:rFonts w:ascii="Times New Roman" w:hAnsi="Times New Roman" w:cs="Times New Roman"/>
          <w:i/>
          <w:iCs/>
          <w:sz w:val="24"/>
          <w:szCs w:val="24"/>
        </w:rPr>
        <w:t>Species concepts and phylogenetic theory: a debate</w:t>
      </w:r>
      <w:r>
        <w:rPr>
          <w:rFonts w:ascii="Times New Roman" w:hAnsi="Times New Roman" w:cs="Times New Roman"/>
          <w:sz w:val="24"/>
          <w:szCs w:val="24"/>
        </w:rPr>
        <w:t xml:space="preserve"> (pp. 101–118). New York: Columbia University Press.</w:t>
      </w:r>
    </w:p>
    <w:p w14:paraId="24B682D5"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sz w:val="24"/>
          <w:szCs w:val="24"/>
        </w:rPr>
        <w:fldChar w:fldCharType="end"/>
      </w:r>
    </w:p>
    <w:sectPr w:rsidR="002F5B65">
      <w:pgSz w:w="12240" w:h="15840"/>
      <w:pgMar w:top="1417" w:right="1701" w:bottom="1417" w:left="1701" w:header="0" w:footer="0" w:gutter="0"/>
      <w:lnNumType w:countBy="1" w:distance="283" w:restart="continuous"/>
      <w:cols w:space="720"/>
      <w:formProt w:val="0"/>
      <w:docGrid w:linePitch="360" w:charSpace="12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3" w:author="Daniele Silvestro" w:date="2023-11-15T22:28:00Z" w:initials="DS">
    <w:p w14:paraId="24EFE729" w14:textId="211F73D2" w:rsidR="00B07C5B" w:rsidRDefault="00B07C5B">
      <w:pPr>
        <w:pStyle w:val="CommentText"/>
      </w:pPr>
      <w:r>
        <w:rPr>
          <w:rStyle w:val="CommentReference"/>
        </w:rPr>
        <w:annotationRef/>
      </w:r>
      <w:r>
        <w:t xml:space="preserve">Add </w:t>
      </w:r>
      <w:r w:rsidRPr="00B07C5B">
        <w:t>https://www.biorxiv.org/content/10.1101/2023.11.11.566377v1.full.pdf</w:t>
      </w:r>
    </w:p>
  </w:comment>
  <w:comment w:id="154" w:author="Daniele Silvestro" w:date="2023-11-15T22:42:00Z" w:initials="DS">
    <w:p w14:paraId="525F1D1D" w14:textId="6BF98063" w:rsidR="0070741D" w:rsidRDefault="0070741D">
      <w:pPr>
        <w:pStyle w:val="CommentText"/>
      </w:pPr>
      <w:r>
        <w:rPr>
          <w:rStyle w:val="CommentReference"/>
        </w:rPr>
        <w:annotationRef/>
      </w:r>
      <w:r>
        <w:t xml:space="preserve">This is a long paragraph and I </w:t>
      </w:r>
      <w:r w:rsidR="003915E5">
        <w:t>would delete it, maybe moving some of its references to the paragraph above</w:t>
      </w:r>
      <w:r w:rsidR="00BF79FC">
        <w:t>. This is not a paper about speciation modes after all</w:t>
      </w:r>
      <w:r w:rsidR="003915E5">
        <w:t xml:space="preserve"> (and speciation mode is a can of worms in its own right)</w:t>
      </w:r>
    </w:p>
  </w:comment>
  <w:comment w:id="308" w:author="Daniele Silvestro" w:date="2023-11-16T08:56:00Z" w:initials="DS">
    <w:p w14:paraId="50FF0470" w14:textId="6D4AAD6A" w:rsidR="00AD57A0" w:rsidRDefault="00AD57A0">
      <w:pPr>
        <w:pStyle w:val="CommentText"/>
      </w:pPr>
      <w:r>
        <w:rPr>
          <w:rStyle w:val="CommentReference"/>
        </w:rPr>
        <w:annotationRef/>
      </w:r>
      <w:r>
        <w:t>Ignore this for now</w:t>
      </w:r>
    </w:p>
  </w:comment>
  <w:comment w:id="309" w:author="Daniele Silvestro" w:date="2023-11-15T09:45:00Z" w:initials="DS">
    <w:p w14:paraId="4DA5A5BA" w14:textId="69978B56" w:rsidR="00D65122" w:rsidRDefault="00D65122">
      <w:pPr>
        <w:pStyle w:val="CommentText"/>
      </w:pPr>
      <w:r>
        <w:rPr>
          <w:rStyle w:val="CommentReference"/>
        </w:rPr>
        <w:annotationRef/>
      </w:r>
      <w:r>
        <w:t>What is this reference about?</w:t>
      </w:r>
    </w:p>
  </w:comment>
  <w:comment w:id="310" w:author="Daniele Silvestro" w:date="2023-11-15T09:50:00Z" w:initials="DS">
    <w:p w14:paraId="21EEDC8C" w14:textId="7F8291E8" w:rsidR="007178A1" w:rsidRDefault="007178A1">
      <w:pPr>
        <w:pStyle w:val="CommentText"/>
      </w:pPr>
      <w:r>
        <w:rPr>
          <w:rStyle w:val="CommentReference"/>
        </w:rPr>
        <w:annotationRef/>
      </w:r>
      <w:r w:rsidRPr="007178A1">
        <w:t>DOI: 10.1038/s41467-018-07622-y</w:t>
      </w:r>
    </w:p>
  </w:comment>
  <w:comment w:id="311" w:author="Daniele Silvestro" w:date="2023-11-15T09:52:00Z" w:initials="DS">
    <w:p w14:paraId="528A2C67" w14:textId="77777777" w:rsidR="007178A1" w:rsidRDefault="007178A1">
      <w:pPr>
        <w:pStyle w:val="CommentText"/>
      </w:pPr>
      <w:r>
        <w:rPr>
          <w:rStyle w:val="CommentReference"/>
        </w:rPr>
        <w:annotationRef/>
      </w:r>
      <w:r w:rsidRPr="007178A1">
        <w:t>Wagner, P. J. &amp; Erwin, D. H. Phylogenetic Patterns as Tests of Speciation Models 87−122 (Columbia University Press, New York, 1995). .</w:t>
      </w:r>
    </w:p>
    <w:p w14:paraId="27863970" w14:textId="77777777" w:rsidR="007178A1" w:rsidRDefault="007178A1">
      <w:pPr>
        <w:pStyle w:val="CommentText"/>
      </w:pPr>
    </w:p>
    <w:p w14:paraId="7910F86A" w14:textId="6EFBC028" w:rsidR="007178A1" w:rsidRDefault="007178A1">
      <w:pPr>
        <w:pStyle w:val="CommentText"/>
      </w:pPr>
      <w:r w:rsidRPr="007178A1">
        <w:t xml:space="preserve">Bapst, D. W. &amp; Hopkins, M. J. Comparing cal3 and other a posteriori timescaling approaches in a case study with the pterocephaliid trilobites. </w:t>
      </w:r>
      <w:r w:rsidRPr="007178A1">
        <w:t>Paleobiology 43, 49–67 (2017).</w:t>
      </w:r>
    </w:p>
  </w:comment>
  <w:comment w:id="312" w:author="Daniele Silvestro" w:date="2023-11-15T09:49:00Z" w:initials="DS">
    <w:p w14:paraId="2AB790B4" w14:textId="77777777" w:rsidR="00D65122" w:rsidRDefault="00D65122">
      <w:pPr>
        <w:pStyle w:val="CommentText"/>
      </w:pPr>
      <w:r>
        <w:rPr>
          <w:rStyle w:val="CommentReference"/>
        </w:rPr>
        <w:annotationRef/>
      </w:r>
      <w:r>
        <w:t>Cite some classic ref from Sepkoski, Foote</w:t>
      </w:r>
    </w:p>
    <w:p w14:paraId="7B697FC1" w14:textId="5A58AF0A" w:rsidR="00E34B8B" w:rsidRPr="00E34B8B" w:rsidRDefault="00E34B8B">
      <w:pPr>
        <w:pStyle w:val="CommentText"/>
        <w:rPr>
          <w:b/>
          <w:bCs/>
        </w:rPr>
      </w:pPr>
      <w:r>
        <w:rPr>
          <w:b/>
          <w:bCs/>
        </w:rPr>
        <w:t>@Juan can you suggest some?</w:t>
      </w:r>
    </w:p>
  </w:comment>
  <w:comment w:id="313" w:author="Daniele Silvestro" w:date="2023-11-15T11:21:00Z" w:initials="DS">
    <w:p w14:paraId="7EEE8398" w14:textId="1B06710B" w:rsidR="009F2883" w:rsidRDefault="009F2883">
      <w:pPr>
        <w:pStyle w:val="CommentText"/>
      </w:pPr>
      <w:r>
        <w:rPr>
          <w:rStyle w:val="CommentReference"/>
        </w:rPr>
        <w:annotationRef/>
      </w:r>
      <w:r w:rsidRPr="007178A1">
        <w:t>Aze, T. et al. A phylogeny of Cenozoic macroperforate planktonic foraminifera from fossil data. Biol. Rev. 86, 900–927 (2011).</w:t>
      </w:r>
    </w:p>
  </w:comment>
  <w:comment w:id="316" w:author="Daniele Silvestro" w:date="2023-11-15T21:52:00Z" w:initials="DS">
    <w:p w14:paraId="04847EA4" w14:textId="39C88D1A" w:rsidR="00B71743" w:rsidRDefault="00B71743">
      <w:pPr>
        <w:pStyle w:val="CommentText"/>
        <w:rPr>
          <w:rFonts w:ascii="Gill Sans MT" w:hAnsi="Gill Sans MT"/>
          <w:color w:val="333333"/>
          <w:sz w:val="22"/>
          <w:szCs w:val="22"/>
          <w:shd w:val="clear" w:color="auto" w:fill="FFFFFF"/>
        </w:rPr>
      </w:pPr>
      <w:r>
        <w:rPr>
          <w:rStyle w:val="CommentReference"/>
        </w:rPr>
        <w:annotationRef/>
      </w:r>
      <w:r>
        <w:rPr>
          <w:rFonts w:ascii="Gill Sans MT" w:hAnsi="Gill Sans MT"/>
          <w:color w:val="333333"/>
          <w:sz w:val="22"/>
          <w:szCs w:val="22"/>
          <w:shd w:val="clear" w:color="auto" w:fill="FFFFFF"/>
        </w:rPr>
        <w:t xml:space="preserve">Ondo et al. </w:t>
      </w:r>
      <w:r w:rsidR="00FC117A">
        <w:rPr>
          <w:rFonts w:ascii="Gill Sans MT" w:hAnsi="Gill Sans MT"/>
          <w:color w:val="333333"/>
          <w:sz w:val="22"/>
          <w:szCs w:val="22"/>
          <w:shd w:val="clear" w:color="auto" w:fill="FFFFFF"/>
        </w:rPr>
        <w:fldChar w:fldCharType="begin"/>
      </w:r>
      <w:r w:rsidR="00FC117A">
        <w:rPr>
          <w:rFonts w:ascii="Gill Sans MT" w:hAnsi="Gill Sans MT"/>
          <w:color w:val="333333"/>
          <w:sz w:val="22"/>
          <w:szCs w:val="22"/>
          <w:shd w:val="clear" w:color="auto" w:fill="FFFFFF"/>
        </w:rPr>
        <w:instrText>HYPERLINK "</w:instrText>
      </w:r>
      <w:r w:rsidR="00FC117A" w:rsidRPr="00FC117A">
        <w:rPr>
          <w:rFonts w:ascii="Gill Sans MT" w:hAnsi="Gill Sans MT"/>
          <w:color w:val="333333"/>
          <w:sz w:val="22"/>
          <w:szCs w:val="22"/>
          <w:shd w:val="clear" w:color="auto" w:fill="FFFFFF"/>
        </w:rPr>
        <w:instrText>https://doi.org/10.1101/2023.09.12.557387</w:instrText>
      </w:r>
      <w:r w:rsidR="00FC117A">
        <w:rPr>
          <w:rFonts w:ascii="Gill Sans MT" w:hAnsi="Gill Sans MT"/>
          <w:color w:val="333333"/>
          <w:sz w:val="22"/>
          <w:szCs w:val="22"/>
          <w:shd w:val="clear" w:color="auto" w:fill="FFFFFF"/>
        </w:rPr>
        <w:instrText>"</w:instrText>
      </w:r>
      <w:r w:rsidR="00FC117A">
        <w:rPr>
          <w:rFonts w:ascii="Gill Sans MT" w:hAnsi="Gill Sans MT"/>
          <w:color w:val="333333"/>
          <w:sz w:val="22"/>
          <w:szCs w:val="22"/>
          <w:shd w:val="clear" w:color="auto" w:fill="FFFFFF"/>
        </w:rPr>
        <w:fldChar w:fldCharType="separate"/>
      </w:r>
      <w:r w:rsidR="00FC117A" w:rsidRPr="000C0043">
        <w:rPr>
          <w:rStyle w:val="Hyperlink"/>
          <w:rFonts w:ascii="Gill Sans MT" w:hAnsi="Gill Sans MT"/>
          <w:sz w:val="22"/>
          <w:szCs w:val="22"/>
          <w:shd w:val="clear" w:color="auto" w:fill="FFFFFF"/>
        </w:rPr>
        <w:t>https://doi.org/10.1101/2023.09.12.557387</w:t>
      </w:r>
      <w:r w:rsidR="00FC117A">
        <w:rPr>
          <w:rFonts w:ascii="Gill Sans MT" w:hAnsi="Gill Sans MT"/>
          <w:color w:val="333333"/>
          <w:sz w:val="22"/>
          <w:szCs w:val="22"/>
          <w:shd w:val="clear" w:color="auto" w:fill="FFFFFF"/>
        </w:rPr>
        <w:fldChar w:fldCharType="end"/>
      </w:r>
    </w:p>
    <w:p w14:paraId="757FAABB" w14:textId="77777777" w:rsidR="00B71743" w:rsidRDefault="00B71743">
      <w:pPr>
        <w:pStyle w:val="CommentText"/>
        <w:rPr>
          <w:rFonts w:ascii="Gill Sans MT" w:hAnsi="Gill Sans MT"/>
          <w:color w:val="333333"/>
          <w:sz w:val="22"/>
          <w:szCs w:val="22"/>
          <w:shd w:val="clear" w:color="auto" w:fill="FFFFFF"/>
        </w:rPr>
      </w:pPr>
    </w:p>
    <w:p w14:paraId="6D72FA7D" w14:textId="4681D6A6" w:rsidR="00B71743" w:rsidRDefault="00B71743">
      <w:pPr>
        <w:pStyle w:val="CommentText"/>
      </w:pPr>
      <w:r>
        <w:rPr>
          <w:rFonts w:ascii="Arial" w:hAnsi="Arial" w:cs="Arial"/>
          <w:color w:val="222222"/>
          <w:shd w:val="clear" w:color="auto" w:fill="FFFFFF"/>
        </w:rPr>
        <w:t>Moura, Mario R., and Walter Jetz. "Shortfalls and opportunities in terrestrial vertebrate species discovery."</w:t>
      </w:r>
      <w:r>
        <w:rPr>
          <w:rStyle w:val="apple-converted-space"/>
          <w:rFonts w:ascii="Arial" w:hAnsi="Arial" w:cs="Arial"/>
          <w:color w:val="222222"/>
          <w:shd w:val="clear" w:color="auto" w:fill="FFFFFF"/>
        </w:rPr>
        <w:t> </w:t>
      </w:r>
      <w:r>
        <w:rPr>
          <w:rFonts w:ascii="Arial" w:hAnsi="Arial" w:cs="Arial"/>
          <w:i/>
          <w:iCs/>
          <w:color w:val="222222"/>
        </w:rPr>
        <w:t>Nature Ecology &amp; Evolution</w:t>
      </w:r>
      <w:r>
        <w:rPr>
          <w:rStyle w:val="apple-converted-space"/>
          <w:rFonts w:ascii="Arial" w:hAnsi="Arial" w:cs="Arial"/>
          <w:color w:val="222222"/>
          <w:shd w:val="clear" w:color="auto" w:fill="FFFFFF"/>
        </w:rPr>
        <w:t> </w:t>
      </w:r>
      <w:r>
        <w:rPr>
          <w:rFonts w:ascii="Arial" w:hAnsi="Arial" w:cs="Arial"/>
          <w:color w:val="222222"/>
          <w:shd w:val="clear" w:color="auto" w:fill="FFFFFF"/>
        </w:rPr>
        <w:t>5.5 (2021): 631-639.</w:t>
      </w:r>
    </w:p>
  </w:comment>
  <w:comment w:id="317" w:author="Daniele Silvestro" w:date="2023-11-15T21:55:00Z" w:initials="DS">
    <w:p w14:paraId="2523AEEA" w14:textId="77777777" w:rsidR="00FC117A" w:rsidRDefault="00FC117A">
      <w:pPr>
        <w:pStyle w:val="CommentText"/>
      </w:pPr>
      <w:r>
        <w:rPr>
          <w:rStyle w:val="CommentReference"/>
        </w:rPr>
        <w:annotationRef/>
      </w:r>
      <w:hyperlink r:id="rId1" w:tgtFrame="_blank" w:history="1">
        <w:r>
          <w:rPr>
            <w:rStyle w:val="Hyperlink"/>
            <w:rFonts w:ascii="Helvetica Neue" w:hAnsi="Helvetica Neue"/>
            <w:color w:val="4C2C92"/>
          </w:rPr>
          <w:t>10.1371/journal.pbio.1001127</w:t>
        </w:r>
      </w:hyperlink>
    </w:p>
    <w:p w14:paraId="710FE9F5" w14:textId="77777777" w:rsidR="00FC117A" w:rsidRDefault="00FC117A" w:rsidP="00FC117A">
      <w:pPr>
        <w:spacing w:after="0" w:line="240" w:lineRule="auto"/>
      </w:pPr>
      <w:r>
        <w:rPr>
          <w:rStyle w:val="apple-converted-space"/>
          <w:rFonts w:ascii="Open Sans" w:hAnsi="Open Sans" w:cs="Open Sans"/>
          <w:color w:val="767676"/>
          <w:sz w:val="21"/>
          <w:szCs w:val="21"/>
          <w:shd w:val="clear" w:color="auto" w:fill="FFFFFF"/>
        </w:rPr>
        <w:t> </w:t>
      </w:r>
    </w:p>
    <w:p w14:paraId="71609BBB" w14:textId="2E83C324" w:rsidR="00FC117A" w:rsidRPr="00FC117A" w:rsidRDefault="00FC117A" w:rsidP="00FC117A">
      <w:pPr>
        <w:rPr>
          <w:rFonts w:ascii="Open Sans" w:hAnsi="Open Sans" w:cs="Open Sans"/>
          <w:color w:val="767676"/>
          <w:sz w:val="21"/>
          <w:szCs w:val="21"/>
        </w:rPr>
      </w:pPr>
      <w:hyperlink r:id="rId2" w:history="1">
        <w:r>
          <w:rPr>
            <w:rStyle w:val="Hyperlink"/>
            <w:rFonts w:ascii="Open Sans" w:hAnsi="Open Sans" w:cs="Open Sans"/>
            <w:b/>
            <w:bCs/>
            <w:sz w:val="21"/>
            <w:szCs w:val="21"/>
          </w:rPr>
          <w:t>https://doi.org/10.3732/ajb.1000298</w:t>
        </w:r>
      </w:hyperlink>
    </w:p>
  </w:comment>
  <w:comment w:id="318" w:author="Daniele Silvestro" w:date="2023-11-15T21:58:00Z" w:initials="DS">
    <w:p w14:paraId="5A2AFE0C" w14:textId="7D4F9B01" w:rsidR="00FC117A" w:rsidRDefault="00FC117A">
      <w:pPr>
        <w:pStyle w:val="CommentText"/>
      </w:pPr>
      <w:r>
        <w:rPr>
          <w:rStyle w:val="CommentReference"/>
        </w:rPr>
        <w:annotationRef/>
      </w:r>
      <w:r>
        <w:t xml:space="preserve">move these refs to the previous sentence. </w:t>
      </w:r>
    </w:p>
  </w:comment>
  <w:comment w:id="319" w:author="Carlos Calderon del Cid" w:date="2023-11-10T17:15:00Z" w:initials="CC">
    <w:p w14:paraId="17A1B6E7" w14:textId="29CC0957" w:rsidR="009718D6" w:rsidRDefault="009718D6">
      <w:pPr>
        <w:pStyle w:val="CommentText"/>
      </w:pPr>
      <w:r>
        <w:rPr>
          <w:rStyle w:val="CommentReference"/>
        </w:rPr>
        <w:annotationRef/>
      </w:r>
      <w:r>
        <w:t>Add your funding please.</w:t>
      </w:r>
    </w:p>
  </w:comment>
  <w:comment w:id="324" w:author="Unknown Author" w:date="2023-10-21T08:56:00Z" w:initials="">
    <w:p w14:paraId="78EF3933" w14:textId="77777777" w:rsidR="002F5B65" w:rsidRDefault="00000000">
      <w:pPr>
        <w:overflowPunct w:val="0"/>
        <w:spacing w:after="0" w:line="240" w:lineRule="auto"/>
      </w:pPr>
      <w:r>
        <w:rPr>
          <w:rFonts w:ascii="Calibri" w:eastAsia="DengXian" w:hAnsi="Calibri"/>
          <w:sz w:val="20"/>
          <w:lang w:val="en-US"/>
        </w:rPr>
        <w:t xml:space="preserve">Are all simulations with </w:t>
      </w:r>
      <w:proofErr w:type="gramStart"/>
      <w:r>
        <w:rPr>
          <w:rFonts w:ascii="Calibri" w:eastAsia="DengXian" w:hAnsi="Calibri"/>
          <w:sz w:val="20"/>
          <w:lang w:val="en-US"/>
        </w:rPr>
        <w:t>a</w:t>
      </w:r>
      <w:proofErr w:type="gramEnd"/>
      <w:r>
        <w:rPr>
          <w:rFonts w:ascii="Calibri" w:eastAsia="DengXian" w:hAnsi="Calibri"/>
          <w:sz w:val="20"/>
          <w:lang w:val="en-US"/>
        </w:rPr>
        <w:t xml:space="preserve"> extinction fraction of 0.25-0.75 removed from the plot? What was the reason for this?</w:t>
      </w:r>
    </w:p>
  </w:comment>
  <w:comment w:id="325" w:author="Carlos Calderon del Cid" w:date="2023-11-10T19:13:00Z" w:initials="CC">
    <w:p w14:paraId="2EC73B5D" w14:textId="4FE5E022" w:rsidR="00AF59FD" w:rsidRDefault="00AF59FD">
      <w:pPr>
        <w:pStyle w:val="CommentText"/>
      </w:pPr>
      <w:r>
        <w:rPr>
          <w:rStyle w:val="CommentReference"/>
        </w:rPr>
        <w:annotationRef/>
      </w:r>
      <w:r>
        <w:t xml:space="preserve">Because we wanted to show only the extreme cases (besides, the intermediate values made almost impossible to discover a pattern). </w:t>
      </w:r>
    </w:p>
  </w:comment>
  <w:comment w:id="330" w:author="Daniele Silvestro" w:date="2023-11-16T08:28:00Z" w:initials="DS">
    <w:p w14:paraId="6A2531D8" w14:textId="62805102" w:rsidR="004844D1" w:rsidRDefault="004844D1">
      <w:pPr>
        <w:pStyle w:val="CommentText"/>
      </w:pPr>
      <w:r>
        <w:rPr>
          <w:rStyle w:val="CommentReference"/>
        </w:rPr>
        <w:annotationRef/>
      </w:r>
      <w:r>
        <w:t>You can remove the (%) sign from the Y-axis. Can you also move the speciation rate legend to an inset inside the left or right plot?</w:t>
      </w:r>
    </w:p>
  </w:comment>
  <w:comment w:id="335" w:author="Daniele Silvestro" w:date="2023-11-16T08:30:00Z" w:initials="DS">
    <w:p w14:paraId="0463F7D3" w14:textId="5B0B68A2" w:rsidR="004844D1" w:rsidRDefault="004844D1">
      <w:pPr>
        <w:pStyle w:val="CommentText"/>
      </w:pPr>
      <w:r>
        <w:rPr>
          <w:rStyle w:val="CommentReference"/>
        </w:rPr>
        <w:annotationRef/>
      </w:r>
      <w:r>
        <w:t>Same here: I’d move the legend to inside the plot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EFE729" w15:done="0"/>
  <w15:commentEx w15:paraId="525F1D1D" w15:done="0"/>
  <w15:commentEx w15:paraId="50FF0470" w15:done="0"/>
  <w15:commentEx w15:paraId="4DA5A5BA" w15:done="0"/>
  <w15:commentEx w15:paraId="21EEDC8C" w15:done="0"/>
  <w15:commentEx w15:paraId="7910F86A" w15:done="0"/>
  <w15:commentEx w15:paraId="7B697FC1" w15:done="0"/>
  <w15:commentEx w15:paraId="7EEE8398" w15:done="0"/>
  <w15:commentEx w15:paraId="6D72FA7D" w15:done="0"/>
  <w15:commentEx w15:paraId="71609BBB" w15:done="0"/>
  <w15:commentEx w15:paraId="5A2AFE0C" w15:done="0"/>
  <w15:commentEx w15:paraId="17A1B6E7" w15:done="0"/>
  <w15:commentEx w15:paraId="78EF3933" w15:done="0"/>
  <w15:commentEx w15:paraId="2EC73B5D" w15:paraIdParent="78EF3933" w15:done="0"/>
  <w15:commentEx w15:paraId="6A2531D8" w15:done="0"/>
  <w15:commentEx w15:paraId="0463F7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9CB4C11" w16cex:dateUtc="2023-11-15T21:28:00Z"/>
  <w16cex:commentExtensible w16cex:durableId="40639FE7" w16cex:dateUtc="2023-11-15T21:42:00Z"/>
  <w16cex:commentExtensible w16cex:durableId="20D5E27F" w16cex:dateUtc="2023-11-16T07:56:00Z"/>
  <w16cex:commentExtensible w16cex:durableId="4551150E" w16cex:dateUtc="2023-11-15T08:45:00Z"/>
  <w16cex:commentExtensible w16cex:durableId="5A06FBAE" w16cex:dateUtc="2023-11-15T08:50:00Z"/>
  <w16cex:commentExtensible w16cex:durableId="6EC79BB8" w16cex:dateUtc="2023-11-15T08:52:00Z"/>
  <w16cex:commentExtensible w16cex:durableId="6446C00F" w16cex:dateUtc="2023-11-15T08:49:00Z"/>
  <w16cex:commentExtensible w16cex:durableId="0E443822" w16cex:dateUtc="2023-11-15T10:21:00Z"/>
  <w16cex:commentExtensible w16cex:durableId="60153884" w16cex:dateUtc="2023-11-15T20:52:00Z"/>
  <w16cex:commentExtensible w16cex:durableId="744A3337" w16cex:dateUtc="2023-11-15T20:55:00Z"/>
  <w16cex:commentExtensible w16cex:durableId="3BC94E25" w16cex:dateUtc="2023-11-15T20:58:00Z"/>
  <w16cex:commentExtensible w16cex:durableId="2FDDC2EB" w16cex:dateUtc="2023-11-10T20:15:00Z"/>
  <w16cex:commentExtensible w16cex:durableId="44D33701" w16cex:dateUtc="2023-11-10T22:13:00Z"/>
  <w16cex:commentExtensible w16cex:durableId="2784981D" w16cex:dateUtc="2023-11-16T07:28:00Z"/>
  <w16cex:commentExtensible w16cex:durableId="1249B240" w16cex:dateUtc="2023-11-16T0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EFE729" w16cid:durableId="39CB4C11"/>
  <w16cid:commentId w16cid:paraId="525F1D1D" w16cid:durableId="40639FE7"/>
  <w16cid:commentId w16cid:paraId="50FF0470" w16cid:durableId="20D5E27F"/>
  <w16cid:commentId w16cid:paraId="4DA5A5BA" w16cid:durableId="4551150E"/>
  <w16cid:commentId w16cid:paraId="21EEDC8C" w16cid:durableId="5A06FBAE"/>
  <w16cid:commentId w16cid:paraId="7910F86A" w16cid:durableId="6EC79BB8"/>
  <w16cid:commentId w16cid:paraId="7B697FC1" w16cid:durableId="6446C00F"/>
  <w16cid:commentId w16cid:paraId="7EEE8398" w16cid:durableId="0E443822"/>
  <w16cid:commentId w16cid:paraId="6D72FA7D" w16cid:durableId="60153884"/>
  <w16cid:commentId w16cid:paraId="71609BBB" w16cid:durableId="744A3337"/>
  <w16cid:commentId w16cid:paraId="5A2AFE0C" w16cid:durableId="3BC94E25"/>
  <w16cid:commentId w16cid:paraId="17A1B6E7" w16cid:durableId="2FDDC2EB"/>
  <w16cid:commentId w16cid:paraId="78EF3933" w16cid:durableId="133F4DCA"/>
  <w16cid:commentId w16cid:paraId="2EC73B5D" w16cid:durableId="44D33701"/>
  <w16cid:commentId w16cid:paraId="6A2531D8" w16cid:durableId="2784981D"/>
  <w16cid:commentId w16cid:paraId="0463F7D3" w16cid:durableId="1249B24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Gill Sans MT">
    <w:panose1 w:val="020B0502020104020203"/>
    <w:charset w:val="4D"/>
    <w:family w:val="swiss"/>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Open Sans">
    <w:panose1 w:val="020B0606030504020204"/>
    <w:charset w:val="00"/>
    <w:family w:val="swiss"/>
    <w:pitch w:val="variable"/>
    <w:sig w:usb0="E00002EF" w:usb1="4000205B" w:usb2="00000028"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e Silvestro">
    <w15:presenceInfo w15:providerId="None" w15:userId="Daniele Silvestro"/>
  </w15:person>
  <w15:person w15:author="Carlos Calderon del Cid">
    <w15:presenceInfo w15:providerId="Windows Live" w15:userId="0f3ba8ef2a3529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trackRevisions/>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B65"/>
    <w:rsid w:val="0000567C"/>
    <w:rsid w:val="000063E8"/>
    <w:rsid w:val="000264D4"/>
    <w:rsid w:val="00095B47"/>
    <w:rsid w:val="0011686F"/>
    <w:rsid w:val="00124FD3"/>
    <w:rsid w:val="001351FA"/>
    <w:rsid w:val="0016385D"/>
    <w:rsid w:val="0019202E"/>
    <w:rsid w:val="001A11CC"/>
    <w:rsid w:val="001A5262"/>
    <w:rsid w:val="001C1F2C"/>
    <w:rsid w:val="002231BE"/>
    <w:rsid w:val="00223C29"/>
    <w:rsid w:val="002E0C35"/>
    <w:rsid w:val="002F5B65"/>
    <w:rsid w:val="00350EF5"/>
    <w:rsid w:val="0037255B"/>
    <w:rsid w:val="003915E5"/>
    <w:rsid w:val="003E72AB"/>
    <w:rsid w:val="00440265"/>
    <w:rsid w:val="004844D1"/>
    <w:rsid w:val="004A6BEB"/>
    <w:rsid w:val="004D78D6"/>
    <w:rsid w:val="0050225B"/>
    <w:rsid w:val="005121E1"/>
    <w:rsid w:val="005123FD"/>
    <w:rsid w:val="00545189"/>
    <w:rsid w:val="0057704F"/>
    <w:rsid w:val="005824A0"/>
    <w:rsid w:val="005D3F39"/>
    <w:rsid w:val="00675A13"/>
    <w:rsid w:val="0069077E"/>
    <w:rsid w:val="006A26EC"/>
    <w:rsid w:val="006A5FDC"/>
    <w:rsid w:val="006D19FA"/>
    <w:rsid w:val="0070741D"/>
    <w:rsid w:val="007178A1"/>
    <w:rsid w:val="007515D9"/>
    <w:rsid w:val="00754602"/>
    <w:rsid w:val="007E795A"/>
    <w:rsid w:val="007F0F9B"/>
    <w:rsid w:val="00806815"/>
    <w:rsid w:val="00884320"/>
    <w:rsid w:val="008902E5"/>
    <w:rsid w:val="00896E81"/>
    <w:rsid w:val="008A42EA"/>
    <w:rsid w:val="00907524"/>
    <w:rsid w:val="009718D6"/>
    <w:rsid w:val="009B403B"/>
    <w:rsid w:val="009F2883"/>
    <w:rsid w:val="00A14B57"/>
    <w:rsid w:val="00A76107"/>
    <w:rsid w:val="00AD57A0"/>
    <w:rsid w:val="00AF59FD"/>
    <w:rsid w:val="00AF5B5A"/>
    <w:rsid w:val="00B07C5B"/>
    <w:rsid w:val="00B71743"/>
    <w:rsid w:val="00BB789E"/>
    <w:rsid w:val="00BC2E92"/>
    <w:rsid w:val="00BF79FC"/>
    <w:rsid w:val="00C11432"/>
    <w:rsid w:val="00C323D6"/>
    <w:rsid w:val="00C36F8A"/>
    <w:rsid w:val="00C57BDF"/>
    <w:rsid w:val="00C95B31"/>
    <w:rsid w:val="00CC4D91"/>
    <w:rsid w:val="00D65122"/>
    <w:rsid w:val="00DD4E03"/>
    <w:rsid w:val="00E34B8B"/>
    <w:rsid w:val="00E46122"/>
    <w:rsid w:val="00E575CE"/>
    <w:rsid w:val="00EA151C"/>
    <w:rsid w:val="00EC67B6"/>
    <w:rsid w:val="00EF4E47"/>
    <w:rsid w:val="00F019C3"/>
    <w:rsid w:val="00F53AE8"/>
    <w:rsid w:val="00FB302A"/>
    <w:rsid w:val="00FC117A"/>
    <w:rsid w:val="00FF4B20"/>
    <w:rsid w:val="00FF79B1"/>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1DD0F"/>
  <w15:docId w15:val="{2E14F1C8-6F9E-4B4C-89E0-C3C8E5228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styleId="CommentReference">
    <w:name w:val="annotation reference"/>
    <w:basedOn w:val="DefaultParagraphFont"/>
    <w:uiPriority w:val="99"/>
    <w:semiHidden/>
    <w:unhideWhenUsed/>
    <w:qFormat/>
    <w:rsid w:val="00837BDB"/>
    <w:rPr>
      <w:sz w:val="16"/>
      <w:szCs w:val="16"/>
    </w:rPr>
  </w:style>
  <w:style w:type="character" w:customStyle="1" w:styleId="CommentTextChar">
    <w:name w:val="Comment Text Char"/>
    <w:basedOn w:val="DefaultParagraphFont"/>
    <w:link w:val="CommentText"/>
    <w:uiPriority w:val="99"/>
    <w:semiHidden/>
    <w:qFormat/>
    <w:rsid w:val="00837BDB"/>
    <w:rPr>
      <w:sz w:val="20"/>
      <w:szCs w:val="20"/>
    </w:rPr>
  </w:style>
  <w:style w:type="character" w:customStyle="1" w:styleId="CommentSubjectChar">
    <w:name w:val="Comment Subject Char"/>
    <w:basedOn w:val="CommentTextChar"/>
    <w:link w:val="CommentSubject"/>
    <w:uiPriority w:val="99"/>
    <w:semiHidden/>
    <w:qFormat/>
    <w:rsid w:val="00837BDB"/>
    <w:rPr>
      <w:b/>
      <w:bCs/>
      <w:sz w:val="20"/>
      <w:szCs w:val="20"/>
    </w:rPr>
  </w:style>
  <w:style w:type="character" w:styleId="Hyperlink">
    <w:name w:val="Hyperlink"/>
    <w:basedOn w:val="DefaultParagraphFont"/>
    <w:uiPriority w:val="99"/>
    <w:unhideWhenUsed/>
    <w:rsid w:val="00E3054A"/>
    <w:rPr>
      <w:color w:val="0000FF"/>
      <w:u w:val="single"/>
    </w:rPr>
  </w:style>
  <w:style w:type="character" w:styleId="UnresolvedMention">
    <w:name w:val="Unresolved Mention"/>
    <w:basedOn w:val="DefaultParagraphFont"/>
    <w:uiPriority w:val="99"/>
    <w:semiHidden/>
    <w:unhideWhenUsed/>
    <w:qFormat/>
    <w:rsid w:val="00F36DFC"/>
    <w:rPr>
      <w:color w:val="605E5C"/>
      <w:shd w:val="clear" w:color="auto" w:fill="E1DFDD"/>
    </w:rPr>
  </w:style>
  <w:style w:type="character" w:customStyle="1" w:styleId="LineNumber1">
    <w:name w:val="Line Number1"/>
    <w:qFormat/>
  </w:style>
  <w:style w:type="character" w:styleId="PlaceholderText">
    <w:name w:val="Placeholder Text"/>
    <w:basedOn w:val="DefaultParagraphFont"/>
    <w:uiPriority w:val="99"/>
    <w:semiHidden/>
    <w:qFormat/>
    <w:rsid w:val="00050C70"/>
    <w:rPr>
      <w:color w:val="80808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CommentText">
    <w:name w:val="annotation text"/>
    <w:basedOn w:val="Normal"/>
    <w:link w:val="CommentTextChar"/>
    <w:uiPriority w:val="99"/>
    <w:semiHidden/>
    <w:unhideWhenUsed/>
    <w:qFormat/>
    <w:rsid w:val="00837BDB"/>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837BDB"/>
    <w:rPr>
      <w:b/>
      <w:bCs/>
    </w:rPr>
  </w:style>
  <w:style w:type="paragraph" w:styleId="ListParagraph">
    <w:name w:val="List Paragraph"/>
    <w:basedOn w:val="Normal"/>
    <w:uiPriority w:val="34"/>
    <w:qFormat/>
    <w:rsid w:val="00440DED"/>
    <w:pPr>
      <w:ind w:left="720"/>
      <w:contextualSpacing/>
    </w:pPr>
  </w:style>
  <w:style w:type="paragraph" w:styleId="Revision">
    <w:name w:val="Revision"/>
    <w:uiPriority w:val="99"/>
    <w:semiHidden/>
    <w:qFormat/>
    <w:rsid w:val="008D01CA"/>
  </w:style>
  <w:style w:type="character" w:customStyle="1" w:styleId="apple-converted-space">
    <w:name w:val="apple-converted-space"/>
    <w:basedOn w:val="DefaultParagraphFont"/>
    <w:rsid w:val="00B717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000520">
      <w:bodyDiv w:val="1"/>
      <w:marLeft w:val="0"/>
      <w:marRight w:val="0"/>
      <w:marTop w:val="0"/>
      <w:marBottom w:val="0"/>
      <w:divBdr>
        <w:top w:val="none" w:sz="0" w:space="0" w:color="auto"/>
        <w:left w:val="none" w:sz="0" w:space="0" w:color="auto"/>
        <w:bottom w:val="none" w:sz="0" w:space="0" w:color="auto"/>
        <w:right w:val="none" w:sz="0" w:space="0" w:color="auto"/>
      </w:divBdr>
      <w:divsChild>
        <w:div w:id="12496589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2" Type="http://schemas.openxmlformats.org/officeDocument/2006/relationships/hyperlink" Target="https://doi.org/10.3732/ajb.1000298" TargetMode="External"/><Relationship Id="rId1" Type="http://schemas.openxmlformats.org/officeDocument/2006/relationships/hyperlink" Target="https://doi.org/10.1371%2Fjournal.pbio.1001127"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wmf"/><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wm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wmf"/><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w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29</Pages>
  <Words>29879</Words>
  <Characters>170311</Characters>
  <Application>Microsoft Office Word</Application>
  <DocSecurity>0</DocSecurity>
  <Lines>1419</Lines>
  <Paragraphs>399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Daniele Silvestro</cp:lastModifiedBy>
  <cp:revision>34</cp:revision>
  <dcterms:created xsi:type="dcterms:W3CDTF">2023-11-06T05:25:00Z</dcterms:created>
  <dcterms:modified xsi:type="dcterms:W3CDTF">2023-11-16T08:05:00Z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http://www.zotero.org/styles/functional-ecology</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ies>
</file>