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97090" w14:textId="4ACBA368" w:rsidR="002F5B65" w:rsidRDefault="001351FA">
      <w:pPr>
        <w:spacing w:after="0" w:line="360" w:lineRule="auto"/>
        <w:jc w:val="both"/>
        <w:rPr>
          <w:rFonts w:ascii="Times New Roman" w:hAnsi="Times New Roman" w:cs="Times New Roman"/>
          <w:b/>
          <w:bCs/>
          <w:sz w:val="24"/>
          <w:szCs w:val="24"/>
          <w:lang w:val="en-US"/>
        </w:rPr>
      </w:pPr>
      <w:bookmarkStart w:id="0" w:name="_Hlk152104419"/>
      <w:r>
        <w:rPr>
          <w:rFonts w:ascii="Times New Roman" w:hAnsi="Times New Roman" w:cs="Times New Roman"/>
          <w:b/>
          <w:bCs/>
          <w:sz w:val="28"/>
          <w:szCs w:val="28"/>
          <w:lang w:val="en-US"/>
        </w:rPr>
        <w:t xml:space="preserve">Challenges in </w:t>
      </w:r>
      <w:r w:rsidR="006B45D8">
        <w:rPr>
          <w:rFonts w:ascii="Times New Roman" w:hAnsi="Times New Roman" w:cs="Times New Roman"/>
          <w:b/>
          <w:bCs/>
          <w:sz w:val="28"/>
          <w:szCs w:val="28"/>
          <w:lang w:val="en-US"/>
        </w:rPr>
        <w:t xml:space="preserve">estimating </w:t>
      </w:r>
      <w:r w:rsidR="006A5FDC">
        <w:rPr>
          <w:rFonts w:ascii="Times New Roman" w:hAnsi="Times New Roman" w:cs="Times New Roman"/>
          <w:b/>
          <w:bCs/>
          <w:sz w:val="28"/>
          <w:szCs w:val="28"/>
          <w:lang w:val="en-US"/>
        </w:rPr>
        <w:t>species age from phylogen</w:t>
      </w:r>
      <w:r w:rsidR="006B45D8">
        <w:rPr>
          <w:rFonts w:ascii="Times New Roman" w:hAnsi="Times New Roman" w:cs="Times New Roman"/>
          <w:b/>
          <w:bCs/>
          <w:sz w:val="28"/>
          <w:szCs w:val="28"/>
          <w:lang w:val="en-US"/>
        </w:rPr>
        <w:t>etic trees</w:t>
      </w:r>
    </w:p>
    <w:p w14:paraId="1D5FEFEC" w14:textId="77777777" w:rsidR="002F5B65" w:rsidRDefault="002F5B65">
      <w:pPr>
        <w:spacing w:after="0" w:line="360" w:lineRule="auto"/>
        <w:jc w:val="both"/>
        <w:rPr>
          <w:rFonts w:ascii="Times New Roman" w:hAnsi="Times New Roman" w:cs="Times New Roman"/>
          <w:b/>
          <w:bCs/>
          <w:sz w:val="24"/>
          <w:szCs w:val="24"/>
          <w:lang w:val="en-US"/>
        </w:rPr>
      </w:pPr>
    </w:p>
    <w:bookmarkEnd w:id="0"/>
    <w:p w14:paraId="53F1DB7C" w14:textId="586F94CB" w:rsidR="002F5B65" w:rsidRDefault="004252F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Abstract</w:t>
      </w:r>
    </w:p>
    <w:p w14:paraId="18C614A8" w14:textId="77777777" w:rsidR="00F53AE8" w:rsidRDefault="00F53AE8" w:rsidP="005D3F39">
      <w:pPr>
        <w:spacing w:after="0" w:line="360" w:lineRule="auto"/>
        <w:ind w:firstLine="709"/>
        <w:jc w:val="both"/>
        <w:rPr>
          <w:rFonts w:ascii="Times New Roman" w:hAnsi="Times New Roman" w:cs="Times New Roman"/>
          <w:sz w:val="24"/>
          <w:szCs w:val="24"/>
          <w:lang w:val="en-US"/>
        </w:rPr>
      </w:pPr>
    </w:p>
    <w:p w14:paraId="72DBAB64" w14:textId="738DC87B" w:rsidR="00F53AE8" w:rsidRDefault="00F53AE8" w:rsidP="005D3F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Aim. </w:t>
      </w:r>
      <w:r>
        <w:rPr>
          <w:rFonts w:ascii="Times New Roman" w:hAnsi="Times New Roman" w:cs="Times New Roman"/>
          <w:sz w:val="24"/>
          <w:szCs w:val="24"/>
          <w:lang w:val="en-US"/>
        </w:rPr>
        <w:t>Species age</w:t>
      </w:r>
      <w:r w:rsidR="001351FA">
        <w:rPr>
          <w:rFonts w:ascii="Times New Roman" w:hAnsi="Times New Roman" w:cs="Times New Roman"/>
          <w:sz w:val="24"/>
          <w:szCs w:val="24"/>
          <w:lang w:val="en-US"/>
        </w:rPr>
        <w:t xml:space="preserve">, </w:t>
      </w:r>
      <w:r>
        <w:rPr>
          <w:rFonts w:ascii="Times New Roman" w:hAnsi="Times New Roman" w:cs="Times New Roman"/>
          <w:sz w:val="24"/>
          <w:szCs w:val="24"/>
          <w:lang w:val="en-US"/>
        </w:rPr>
        <w:t>the elapsed time since origination</w:t>
      </w:r>
      <w:r w:rsidR="001351FA">
        <w:rPr>
          <w:rFonts w:ascii="Times New Roman" w:hAnsi="Times New Roman" w:cs="Times New Roman"/>
          <w:sz w:val="24"/>
          <w:szCs w:val="24"/>
          <w:lang w:val="en-US"/>
        </w:rPr>
        <w:t>,</w:t>
      </w:r>
      <w:r w:rsidR="006B45D8">
        <w:rPr>
          <w:rFonts w:ascii="Times New Roman" w:hAnsi="Times New Roman" w:cs="Times New Roman"/>
          <w:sz w:val="24"/>
          <w:szCs w:val="24"/>
          <w:lang w:val="en-US"/>
        </w:rPr>
        <w:t xml:space="preserve"> </w:t>
      </w:r>
      <w:r>
        <w:rPr>
          <w:rFonts w:ascii="Times New Roman" w:hAnsi="Times New Roman" w:cs="Times New Roman"/>
          <w:sz w:val="24"/>
          <w:szCs w:val="24"/>
          <w:lang w:val="en-US"/>
        </w:rPr>
        <w:t>can give an insight into how species longevity might influence eco-evolutionary dynamics</w:t>
      </w:r>
      <w:r w:rsidR="001351FA">
        <w:rPr>
          <w:rFonts w:ascii="Times New Roman" w:hAnsi="Times New Roman" w:cs="Times New Roman"/>
          <w:sz w:val="24"/>
          <w:szCs w:val="24"/>
          <w:lang w:val="en-US"/>
        </w:rPr>
        <w:t xml:space="preserve"> and has been hypothesized to influence extinction risk</w:t>
      </w:r>
      <w:r>
        <w:rPr>
          <w:rFonts w:ascii="Times New Roman" w:hAnsi="Times New Roman" w:cs="Times New Roman"/>
          <w:sz w:val="24"/>
          <w:szCs w:val="24"/>
          <w:lang w:val="en-US"/>
        </w:rPr>
        <w:t>. Traditionally, species ages have been measured in the fossil record</w:t>
      </w:r>
      <w:r w:rsidR="001351FA">
        <w:rPr>
          <w:rFonts w:ascii="Times New Roman" w:hAnsi="Times New Roman" w:cs="Times New Roman"/>
          <w:sz w:val="24"/>
          <w:szCs w:val="24"/>
          <w:lang w:val="en-US"/>
        </w:rPr>
        <w:t>. However</w:t>
      </w:r>
      <w:r>
        <w:rPr>
          <w:rFonts w:ascii="Times New Roman" w:hAnsi="Times New Roman" w:cs="Times New Roman"/>
          <w:sz w:val="24"/>
          <w:szCs w:val="24"/>
          <w:lang w:val="en-US"/>
        </w:rPr>
        <w:t xml:space="preserve">, recently, </w:t>
      </w:r>
      <w:r w:rsidR="001351FA">
        <w:rPr>
          <w:rFonts w:ascii="Times New Roman" w:hAnsi="Times New Roman" w:cs="Times New Roman"/>
          <w:sz w:val="24"/>
          <w:szCs w:val="24"/>
          <w:lang w:val="en-US"/>
        </w:rPr>
        <w:t xml:space="preserve">numerous studies </w:t>
      </w:r>
      <w:r>
        <w:rPr>
          <w:rFonts w:ascii="Times New Roman" w:hAnsi="Times New Roman" w:cs="Times New Roman"/>
          <w:sz w:val="24"/>
          <w:szCs w:val="24"/>
          <w:lang w:val="en-US"/>
        </w:rPr>
        <w:t xml:space="preserve">have </w:t>
      </w:r>
      <w:r w:rsidR="0012638B">
        <w:rPr>
          <w:rFonts w:ascii="Times New Roman" w:hAnsi="Times New Roman" w:cs="Times New Roman"/>
          <w:sz w:val="24"/>
          <w:szCs w:val="24"/>
          <w:lang w:val="en-US"/>
        </w:rPr>
        <w:t>attempted to estimate</w:t>
      </w:r>
      <w:r>
        <w:rPr>
          <w:rFonts w:ascii="Times New Roman" w:hAnsi="Times New Roman" w:cs="Times New Roman"/>
          <w:sz w:val="24"/>
          <w:szCs w:val="24"/>
          <w:lang w:val="en-US"/>
        </w:rPr>
        <w:t xml:space="preserve"> the ages of extant species from the branch lengths of time-calibrated phylogenies. This approach poses problems because phylogenetic trees contain direct information about </w:t>
      </w:r>
      <w:r w:rsidR="006A5FDC">
        <w:rPr>
          <w:rFonts w:ascii="Times New Roman" w:hAnsi="Times New Roman" w:cs="Times New Roman"/>
          <w:sz w:val="24"/>
          <w:szCs w:val="24"/>
          <w:lang w:val="en-US"/>
        </w:rPr>
        <w:t xml:space="preserve">species identity </w:t>
      </w:r>
      <w:r w:rsidR="001351FA">
        <w:rPr>
          <w:rFonts w:ascii="Times New Roman" w:hAnsi="Times New Roman" w:cs="Times New Roman"/>
          <w:sz w:val="24"/>
          <w:szCs w:val="24"/>
          <w:lang w:val="en-US"/>
        </w:rPr>
        <w:t>only at</w:t>
      </w:r>
      <w:r w:rsidR="006A5FDC">
        <w:rPr>
          <w:rFonts w:ascii="Times New Roman" w:hAnsi="Times New Roman" w:cs="Times New Roman"/>
          <w:sz w:val="24"/>
          <w:szCs w:val="24"/>
          <w:lang w:val="en-US"/>
        </w:rPr>
        <w:t xml:space="preserve"> the tips</w:t>
      </w:r>
      <w:r w:rsidR="001351FA">
        <w:rPr>
          <w:rFonts w:ascii="Times New Roman" w:hAnsi="Times New Roman" w:cs="Times New Roman"/>
          <w:sz w:val="24"/>
          <w:szCs w:val="24"/>
          <w:lang w:val="en-US"/>
        </w:rPr>
        <w:t xml:space="preserve"> and not along the branches</w:t>
      </w:r>
      <w:r>
        <w:rPr>
          <w:rFonts w:ascii="Times New Roman" w:hAnsi="Times New Roman" w:cs="Times New Roman"/>
          <w:sz w:val="24"/>
          <w:szCs w:val="24"/>
          <w:lang w:val="en-US"/>
        </w:rPr>
        <w:t xml:space="preserve">. </w:t>
      </w:r>
      <w:r w:rsidR="001351FA">
        <w:rPr>
          <w:rFonts w:ascii="Times New Roman" w:hAnsi="Times New Roman" w:cs="Times New Roman"/>
          <w:sz w:val="24"/>
          <w:szCs w:val="24"/>
          <w:lang w:val="en-US"/>
        </w:rPr>
        <w:t>Here, w</w:t>
      </w:r>
      <w:r w:rsidR="001351FA" w:rsidRPr="001351FA">
        <w:rPr>
          <w:rFonts w:ascii="Times New Roman" w:hAnsi="Times New Roman" w:cs="Times New Roman"/>
          <w:sz w:val="24"/>
          <w:szCs w:val="24"/>
          <w:lang w:val="en-US"/>
        </w:rPr>
        <w:t>e show that</w:t>
      </w:r>
      <w:r w:rsidR="001A30B1">
        <w:rPr>
          <w:rFonts w:ascii="Times New Roman" w:hAnsi="Times New Roman" w:cs="Times New Roman"/>
          <w:sz w:val="24"/>
          <w:szCs w:val="24"/>
          <w:lang w:val="en-US"/>
        </w:rPr>
        <w:t xml:space="preserve"> incomplete</w:t>
      </w:r>
      <w:r w:rsidR="001351FA" w:rsidRPr="001351FA">
        <w:rPr>
          <w:rFonts w:ascii="Times New Roman" w:hAnsi="Times New Roman" w:cs="Times New Roman"/>
          <w:sz w:val="24"/>
          <w:szCs w:val="24"/>
          <w:lang w:val="en-US"/>
        </w:rPr>
        <w:t xml:space="preserve"> taxon sampling, extinction, and different assumptions about speciation modes</w:t>
      </w:r>
      <w:r w:rsidR="001351FA">
        <w:rPr>
          <w:rFonts w:ascii="Times New Roman" w:hAnsi="Times New Roman" w:cs="Times New Roman"/>
          <w:sz w:val="24"/>
          <w:szCs w:val="24"/>
          <w:lang w:val="en-US"/>
        </w:rPr>
        <w:t xml:space="preserve"> can significantly </w:t>
      </w:r>
      <w:r w:rsidR="005121E1">
        <w:rPr>
          <w:rFonts w:ascii="Times New Roman" w:hAnsi="Times New Roman" w:cs="Times New Roman"/>
          <w:sz w:val="24"/>
          <w:szCs w:val="24"/>
          <w:lang w:val="en-US"/>
        </w:rPr>
        <w:t>alter</w:t>
      </w:r>
      <w:r w:rsidR="001351FA" w:rsidRPr="001351FA">
        <w:rPr>
          <w:rFonts w:ascii="Times New Roman" w:hAnsi="Times New Roman" w:cs="Times New Roman"/>
          <w:sz w:val="24"/>
          <w:szCs w:val="24"/>
          <w:lang w:val="en-US"/>
        </w:rPr>
        <w:t xml:space="preserve"> </w:t>
      </w:r>
      <w:r w:rsidR="005121E1">
        <w:rPr>
          <w:rFonts w:ascii="Times New Roman" w:hAnsi="Times New Roman" w:cs="Times New Roman"/>
          <w:sz w:val="24"/>
          <w:szCs w:val="24"/>
          <w:lang w:val="en-US"/>
        </w:rPr>
        <w:t>the relationship between true species age and phylogenetic branch lengths, leading to high error rates</w:t>
      </w:r>
      <w:r w:rsidR="008A42EA">
        <w:rPr>
          <w:rFonts w:ascii="Times New Roman" w:hAnsi="Times New Roman" w:cs="Times New Roman"/>
          <w:sz w:val="24"/>
          <w:szCs w:val="24"/>
          <w:lang w:val="en-US"/>
        </w:rPr>
        <w:t>.</w:t>
      </w:r>
      <w:r w:rsidR="005D3F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w:t>
      </w:r>
      <w:r w:rsidR="005D3F39">
        <w:rPr>
          <w:rFonts w:ascii="Times New Roman" w:hAnsi="Times New Roman" w:cs="Times New Roman"/>
          <w:sz w:val="24"/>
          <w:szCs w:val="24"/>
          <w:lang w:val="en-US"/>
        </w:rPr>
        <w:t>f</w:t>
      </w:r>
      <w:r w:rsidR="00DE0679">
        <w:rPr>
          <w:rFonts w:ascii="Times New Roman" w:hAnsi="Times New Roman" w:cs="Times New Roman"/>
          <w:sz w:val="24"/>
          <w:szCs w:val="24"/>
          <w:lang w:val="en-US"/>
        </w:rPr>
        <w:t>ound</w:t>
      </w:r>
      <w:r w:rsidR="005D3F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that </w:t>
      </w:r>
      <w:r w:rsidR="008A42EA">
        <w:rPr>
          <w:rFonts w:ascii="Times New Roman" w:hAnsi="Times New Roman" w:cs="Times New Roman"/>
          <w:sz w:val="24"/>
          <w:szCs w:val="24"/>
          <w:lang w:val="en-US"/>
        </w:rPr>
        <w:t xml:space="preserve">these biases can lead to </w:t>
      </w:r>
      <w:r w:rsidR="005D3F39">
        <w:rPr>
          <w:rFonts w:ascii="Times New Roman" w:hAnsi="Times New Roman" w:cs="Times New Roman"/>
          <w:sz w:val="24"/>
          <w:szCs w:val="24"/>
          <w:lang w:val="en-US"/>
        </w:rPr>
        <w:t>erroneous</w:t>
      </w:r>
      <w:r w:rsidR="008A42EA">
        <w:rPr>
          <w:rFonts w:ascii="Times New Roman" w:hAnsi="Times New Roman" w:cs="Times New Roman"/>
          <w:sz w:val="24"/>
          <w:szCs w:val="24"/>
          <w:lang w:val="en-US"/>
        </w:rPr>
        <w:t xml:space="preserve"> interpretations of</w:t>
      </w:r>
      <w:r>
        <w:rPr>
          <w:rFonts w:ascii="Times New Roman" w:hAnsi="Times New Roman" w:cs="Times New Roman"/>
          <w:sz w:val="24"/>
          <w:szCs w:val="24"/>
          <w:lang w:val="en-US"/>
        </w:rPr>
        <w:t xml:space="preserve"> eco-evolutionary </w:t>
      </w:r>
      <w:r w:rsidR="008A42EA">
        <w:rPr>
          <w:rFonts w:ascii="Times New Roman" w:hAnsi="Times New Roman" w:cs="Times New Roman"/>
          <w:sz w:val="24"/>
          <w:szCs w:val="24"/>
          <w:lang w:val="en-US"/>
        </w:rPr>
        <w:t xml:space="preserve">patterns derived from the comparison </w:t>
      </w:r>
      <w:r w:rsidR="005D3F39">
        <w:rPr>
          <w:rFonts w:ascii="Times New Roman" w:hAnsi="Times New Roman" w:cs="Times New Roman"/>
          <w:sz w:val="24"/>
          <w:szCs w:val="24"/>
          <w:lang w:val="en-US"/>
        </w:rPr>
        <w:t xml:space="preserve">between phylogenetic age and other traits, such as extinction risk. </w:t>
      </w:r>
    </w:p>
    <w:p w14:paraId="355036F4" w14:textId="77777777" w:rsidR="006B45D8" w:rsidRDefault="006B45D8" w:rsidP="005D3F39">
      <w:pPr>
        <w:spacing w:after="0" w:line="360" w:lineRule="auto"/>
        <w:ind w:firstLine="709"/>
        <w:jc w:val="both"/>
        <w:rPr>
          <w:rFonts w:ascii="Times New Roman" w:hAnsi="Times New Roman" w:cs="Times New Roman"/>
          <w:sz w:val="24"/>
          <w:szCs w:val="24"/>
          <w:lang w:val="en-US"/>
        </w:rPr>
      </w:pPr>
    </w:p>
    <w:p w14:paraId="0E190AF8" w14:textId="53370B5A" w:rsidR="00F53AE8" w:rsidRDefault="00F53AE8" w:rsidP="005D3F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Innovation. </w:t>
      </w:r>
      <w:r>
        <w:rPr>
          <w:rFonts w:ascii="Times New Roman" w:hAnsi="Times New Roman" w:cs="Times New Roman"/>
          <w:sz w:val="24"/>
          <w:szCs w:val="24"/>
          <w:lang w:val="en-US"/>
        </w:rPr>
        <w:t xml:space="preserve">For bifurcating speciation, which is </w:t>
      </w:r>
      <w:r w:rsidR="008A42EA">
        <w:rPr>
          <w:rFonts w:ascii="Times New Roman" w:hAnsi="Times New Roman" w:cs="Times New Roman"/>
          <w:sz w:val="24"/>
          <w:szCs w:val="24"/>
          <w:lang w:val="en-US"/>
        </w:rPr>
        <w:t>the default assumption</w:t>
      </w:r>
      <w:r>
        <w:rPr>
          <w:rFonts w:ascii="Times New Roman" w:hAnsi="Times New Roman" w:cs="Times New Roman"/>
          <w:sz w:val="24"/>
          <w:szCs w:val="24"/>
          <w:lang w:val="en-US"/>
        </w:rPr>
        <w:t xml:space="preserve"> in </w:t>
      </w:r>
      <w:r w:rsidR="008A42EA">
        <w:rPr>
          <w:rFonts w:ascii="Times New Roman" w:hAnsi="Times New Roman" w:cs="Times New Roman"/>
          <w:sz w:val="24"/>
          <w:szCs w:val="24"/>
          <w:lang w:val="en-US"/>
        </w:rPr>
        <w:t xml:space="preserve">most </w:t>
      </w:r>
      <w:r>
        <w:rPr>
          <w:rFonts w:ascii="Times New Roman" w:hAnsi="Times New Roman" w:cs="Times New Roman"/>
          <w:sz w:val="24"/>
          <w:szCs w:val="24"/>
          <w:lang w:val="en-US"/>
        </w:rPr>
        <w:t xml:space="preserve">analyses, we </w:t>
      </w:r>
      <w:r w:rsidR="005D3F39">
        <w:rPr>
          <w:rFonts w:ascii="Times New Roman" w:hAnsi="Times New Roman" w:cs="Times New Roman"/>
          <w:sz w:val="24"/>
          <w:szCs w:val="24"/>
          <w:lang w:val="en-US"/>
        </w:rPr>
        <w:t xml:space="preserve">propose </w:t>
      </w:r>
      <w:r>
        <w:rPr>
          <w:rFonts w:ascii="Times New Roman" w:hAnsi="Times New Roman" w:cs="Times New Roman"/>
          <w:sz w:val="24"/>
          <w:szCs w:val="24"/>
          <w:lang w:val="en-US"/>
        </w:rPr>
        <w:t>a probabilistic approach to improve the estimation of species ages, based on the properties of a birth-death</w:t>
      </w:r>
      <w:r w:rsidR="0029343B">
        <w:rPr>
          <w:rFonts w:ascii="Times New Roman" w:hAnsi="Times New Roman" w:cs="Times New Roman"/>
          <w:sz w:val="24"/>
          <w:szCs w:val="24"/>
          <w:lang w:val="en-US"/>
        </w:rPr>
        <w:t xml:space="preserve"> process</w:t>
      </w:r>
      <w:r>
        <w:rPr>
          <w:rFonts w:ascii="Times New Roman" w:hAnsi="Times New Roman" w:cs="Times New Roman"/>
          <w:sz w:val="24"/>
          <w:szCs w:val="24"/>
          <w:lang w:val="en-US"/>
        </w:rPr>
        <w:t xml:space="preserve">. We </w:t>
      </w:r>
      <w:r w:rsidR="005D3F39">
        <w:rPr>
          <w:rFonts w:ascii="Times New Roman" w:hAnsi="Times New Roman" w:cs="Times New Roman"/>
          <w:sz w:val="24"/>
          <w:szCs w:val="24"/>
          <w:lang w:val="en-US"/>
        </w:rPr>
        <w:t xml:space="preserve">show </w:t>
      </w:r>
      <w:r>
        <w:rPr>
          <w:rFonts w:ascii="Times New Roman" w:hAnsi="Times New Roman" w:cs="Times New Roman"/>
          <w:sz w:val="24"/>
          <w:szCs w:val="24"/>
          <w:lang w:val="en-US"/>
        </w:rPr>
        <w:t>that our model can reduce the error by one</w:t>
      </w:r>
      <w:r w:rsidR="0033393E">
        <w:rPr>
          <w:rFonts w:ascii="Times New Roman" w:hAnsi="Times New Roman" w:cs="Times New Roman"/>
          <w:sz w:val="24"/>
          <w:szCs w:val="24"/>
          <w:lang w:val="en-US"/>
        </w:rPr>
        <w:t xml:space="preserve"> </w:t>
      </w:r>
      <w:r>
        <w:rPr>
          <w:rFonts w:ascii="Times New Roman" w:hAnsi="Times New Roman" w:cs="Times New Roman"/>
          <w:sz w:val="24"/>
          <w:szCs w:val="24"/>
          <w:lang w:val="en-US"/>
        </w:rPr>
        <w:t>order of magnitude under cases of high extinction</w:t>
      </w:r>
      <w:r w:rsidR="00FB63D5">
        <w:rPr>
          <w:rFonts w:ascii="Times New Roman" w:hAnsi="Times New Roman" w:cs="Times New Roman"/>
          <w:sz w:val="24"/>
          <w:szCs w:val="24"/>
          <w:lang w:val="en-US"/>
        </w:rPr>
        <w:t xml:space="preserve"> </w:t>
      </w:r>
      <w:r w:rsidR="00700798">
        <w:rPr>
          <w:rFonts w:ascii="Times New Roman" w:hAnsi="Times New Roman" w:cs="Times New Roman"/>
          <w:sz w:val="24"/>
          <w:szCs w:val="24"/>
          <w:lang w:val="en-US"/>
        </w:rPr>
        <w:t>and high percentage of unsampled extant species.</w:t>
      </w:r>
    </w:p>
    <w:p w14:paraId="0F345E8A" w14:textId="77777777" w:rsidR="006B45D8" w:rsidRDefault="006B45D8" w:rsidP="005D3F39">
      <w:pPr>
        <w:spacing w:after="0" w:line="360" w:lineRule="auto"/>
        <w:ind w:firstLine="709"/>
        <w:jc w:val="both"/>
        <w:rPr>
          <w:rFonts w:ascii="Times New Roman" w:hAnsi="Times New Roman" w:cs="Times New Roman"/>
          <w:sz w:val="24"/>
          <w:szCs w:val="24"/>
          <w:lang w:val="en-US"/>
        </w:rPr>
      </w:pPr>
    </w:p>
    <w:p w14:paraId="007DF6C6" w14:textId="2816BE00" w:rsidR="002F5B65" w:rsidRDefault="00F53AE8" w:rsidP="005D3F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Main conclusion. </w:t>
      </w:r>
      <w:r>
        <w:rPr>
          <w:rFonts w:ascii="Times New Roman" w:hAnsi="Times New Roman" w:cs="Times New Roman"/>
          <w:sz w:val="24"/>
          <w:szCs w:val="24"/>
          <w:lang w:val="en-US"/>
        </w:rPr>
        <w:t xml:space="preserve">Our results </w:t>
      </w:r>
      <w:r w:rsidR="005D3F39">
        <w:rPr>
          <w:rFonts w:ascii="Times New Roman" w:hAnsi="Times New Roman" w:cs="Times New Roman"/>
          <w:sz w:val="24"/>
          <w:szCs w:val="24"/>
          <w:lang w:val="en-US"/>
        </w:rPr>
        <w:t>call for caution in</w:t>
      </w:r>
      <w:r>
        <w:rPr>
          <w:rFonts w:ascii="Times New Roman" w:hAnsi="Times New Roman" w:cs="Times New Roman"/>
          <w:sz w:val="24"/>
          <w:szCs w:val="24"/>
          <w:lang w:val="en-US"/>
        </w:rPr>
        <w:t xml:space="preserve"> </w:t>
      </w:r>
      <w:r w:rsidR="005D3F39">
        <w:rPr>
          <w:rFonts w:ascii="Times New Roman" w:hAnsi="Times New Roman" w:cs="Times New Roman"/>
          <w:sz w:val="24"/>
          <w:szCs w:val="24"/>
          <w:lang w:val="en-US"/>
        </w:rPr>
        <w:t>interpreting</w:t>
      </w:r>
      <w:r>
        <w:rPr>
          <w:rFonts w:ascii="Times New Roman" w:hAnsi="Times New Roman" w:cs="Times New Roman"/>
          <w:sz w:val="24"/>
          <w:szCs w:val="24"/>
          <w:lang w:val="en-US"/>
        </w:rPr>
        <w:t xml:space="preserve"> the relationship between phylogenetic ages and eco-evolutionary </w:t>
      </w:r>
      <w:r w:rsidR="005D3F39">
        <w:rPr>
          <w:rFonts w:ascii="Times New Roman" w:hAnsi="Times New Roman" w:cs="Times New Roman"/>
          <w:sz w:val="24"/>
          <w:szCs w:val="24"/>
          <w:lang w:val="en-US"/>
        </w:rPr>
        <w:t>traits</w:t>
      </w:r>
      <w:r>
        <w:rPr>
          <w:rFonts w:ascii="Times New Roman" w:hAnsi="Times New Roman" w:cs="Times New Roman"/>
          <w:sz w:val="24"/>
          <w:szCs w:val="24"/>
          <w:lang w:val="en-US"/>
        </w:rPr>
        <w:t>,</w:t>
      </w:r>
      <w:r w:rsidR="001A30B1">
        <w:rPr>
          <w:rFonts w:ascii="Times New Roman" w:hAnsi="Times New Roman" w:cs="Times New Roman"/>
          <w:sz w:val="24"/>
          <w:szCs w:val="24"/>
          <w:lang w:val="en-US"/>
        </w:rPr>
        <w:t xml:space="preserve"> as this can lead to biased and erroneous conclusions.</w:t>
      </w:r>
      <w:r>
        <w:rPr>
          <w:rFonts w:ascii="Times New Roman" w:hAnsi="Times New Roman" w:cs="Times New Roman"/>
          <w:sz w:val="24"/>
          <w:szCs w:val="24"/>
          <w:lang w:val="en-US"/>
        </w:rPr>
        <w:t xml:space="preserve"> </w:t>
      </w:r>
      <w:r w:rsidR="001A30B1">
        <w:rPr>
          <w:rFonts w:ascii="Times New Roman" w:hAnsi="Times New Roman" w:cs="Times New Roman"/>
          <w:sz w:val="24"/>
          <w:szCs w:val="24"/>
          <w:lang w:val="en-US"/>
        </w:rPr>
        <w:t xml:space="preserve">We </w:t>
      </w:r>
      <w:r w:rsidR="005D3F39">
        <w:rPr>
          <w:rFonts w:ascii="Times New Roman" w:hAnsi="Times New Roman" w:cs="Times New Roman"/>
          <w:sz w:val="24"/>
          <w:szCs w:val="24"/>
          <w:lang w:val="en-US"/>
        </w:rPr>
        <w:t xml:space="preserve">show </w:t>
      </w:r>
      <w:r>
        <w:rPr>
          <w:rFonts w:ascii="Times New Roman" w:hAnsi="Times New Roman" w:cs="Times New Roman"/>
          <w:sz w:val="24"/>
          <w:szCs w:val="24"/>
          <w:lang w:val="en-US"/>
        </w:rPr>
        <w:t>that, under</w:t>
      </w:r>
      <w:r w:rsidR="00FB63D5">
        <w:rPr>
          <w:rFonts w:ascii="Times New Roman" w:hAnsi="Times New Roman" w:cs="Times New Roman"/>
          <w:sz w:val="24"/>
          <w:szCs w:val="24"/>
          <w:lang w:val="en-US"/>
        </w:rPr>
        <w:t xml:space="preserve"> the assumption of </w:t>
      </w:r>
      <w:r w:rsidR="001A30B1">
        <w:rPr>
          <w:rFonts w:ascii="Times New Roman" w:hAnsi="Times New Roman" w:cs="Times New Roman"/>
          <w:sz w:val="24"/>
          <w:szCs w:val="24"/>
          <w:lang w:val="en-US"/>
        </w:rPr>
        <w:t>bifurcate,</w:t>
      </w:r>
      <w:r>
        <w:rPr>
          <w:rFonts w:ascii="Times New Roman" w:hAnsi="Times New Roman" w:cs="Times New Roman"/>
          <w:sz w:val="24"/>
          <w:szCs w:val="24"/>
          <w:lang w:val="en-US"/>
        </w:rPr>
        <w:t xml:space="preserve"> it is possible to obtain </w:t>
      </w:r>
      <w:r w:rsidR="005D3F39">
        <w:rPr>
          <w:rFonts w:ascii="Times New Roman" w:hAnsi="Times New Roman" w:cs="Times New Roman"/>
          <w:sz w:val="24"/>
          <w:szCs w:val="24"/>
          <w:lang w:val="en-US"/>
        </w:rPr>
        <w:t xml:space="preserve">better </w:t>
      </w:r>
      <w:r>
        <w:rPr>
          <w:rFonts w:ascii="Times New Roman" w:hAnsi="Times New Roman" w:cs="Times New Roman"/>
          <w:sz w:val="24"/>
          <w:szCs w:val="24"/>
          <w:lang w:val="en-US"/>
        </w:rPr>
        <w:t>approximations of species age by combining</w:t>
      </w:r>
      <w:r w:rsidR="00FF5970">
        <w:rPr>
          <w:rFonts w:ascii="Times New Roman" w:hAnsi="Times New Roman" w:cs="Times New Roman"/>
          <w:sz w:val="24"/>
          <w:szCs w:val="24"/>
          <w:lang w:val="en-US"/>
        </w:rPr>
        <w:t xml:space="preserve"> information from</w:t>
      </w:r>
      <w:r>
        <w:rPr>
          <w:rFonts w:ascii="Times New Roman" w:hAnsi="Times New Roman" w:cs="Times New Roman"/>
          <w:sz w:val="24"/>
          <w:szCs w:val="24"/>
          <w:lang w:val="en-US"/>
        </w:rPr>
        <w:t xml:space="preserve"> branch lengths with the expectations of a birth-death process. </w:t>
      </w:r>
    </w:p>
    <w:p w14:paraId="7B70C26C" w14:textId="77777777" w:rsidR="002F5B65" w:rsidRDefault="002F5B65">
      <w:pPr>
        <w:spacing w:after="0" w:line="360" w:lineRule="auto"/>
        <w:jc w:val="both"/>
        <w:rPr>
          <w:rFonts w:ascii="Times New Roman" w:hAnsi="Times New Roman" w:cs="Times New Roman"/>
          <w:sz w:val="24"/>
          <w:szCs w:val="24"/>
          <w:lang w:val="en-US"/>
        </w:rPr>
      </w:pPr>
    </w:p>
    <w:p w14:paraId="2FDFA7CA" w14:textId="77777777" w:rsidR="002F5B65" w:rsidRPr="00DB3754" w:rsidRDefault="004252FF">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Key words</w:t>
      </w:r>
      <w:r w:rsidRPr="00976D6B">
        <w:rPr>
          <w:rFonts w:ascii="Times New Roman" w:hAnsi="Times New Roman" w:cs="Times New Roman"/>
          <w:b/>
          <w:bCs/>
          <w:sz w:val="24"/>
          <w:szCs w:val="24"/>
          <w:lang w:val="en-US"/>
        </w:rPr>
        <w:t xml:space="preserve">: </w:t>
      </w:r>
      <w:r w:rsidRPr="00976D6B">
        <w:rPr>
          <w:rFonts w:ascii="Times New Roman" w:hAnsi="Times New Roman" w:cs="Times New Roman"/>
          <w:sz w:val="24"/>
          <w:szCs w:val="24"/>
          <w:lang w:val="en-US"/>
        </w:rPr>
        <w:t>Evolutionary history, Extinction rates, Incomplete sampling, Simulations, Speciation modes, Phylogeny.</w:t>
      </w:r>
      <w:r w:rsidRPr="00DB3754">
        <w:rPr>
          <w:rFonts w:ascii="Times New Roman" w:hAnsi="Times New Roman" w:cs="Times New Roman"/>
          <w:sz w:val="24"/>
          <w:szCs w:val="24"/>
          <w:lang w:val="en-US"/>
        </w:rPr>
        <w:t xml:space="preserve"> </w:t>
      </w:r>
    </w:p>
    <w:p w14:paraId="743DB713" w14:textId="77777777" w:rsidR="007515D9" w:rsidRDefault="007515D9">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54E4361" w14:textId="52A738DF" w:rsidR="002F5B65" w:rsidRDefault="004252F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Introduction</w:t>
      </w:r>
    </w:p>
    <w:p w14:paraId="684F63BD" w14:textId="750CF20E" w:rsidR="00B07C5B"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estimation of species age, or the elapsed time since species origin, is important to evaluate mechanisms that link species longevity with eco-evolutionary processes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2013; 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instance, age-dependent extinction hypotheses test the relationship between species age and extinction probability, assessing whether extinction rates differ between young </w:t>
      </w:r>
      <w:r w:rsidR="008902E5">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old species </w:t>
      </w:r>
      <w:r>
        <w:fldChar w:fldCharType="begin"/>
      </w:r>
      <w:r>
        <w:rPr>
          <w:rFonts w:ascii="Times New Roman" w:hAnsi="Times New Roman" w:cs="Times New Roman"/>
          <w:sz w:val="24"/>
          <w:szCs w:val="24"/>
          <w:lang w:val="en-US"/>
        </w:rPr>
        <w:instrText>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stasis","type":"article-journal"},"uris":["http://www.mendeley.com/documents/?uuid=6d373691-8a76-45e9-8102-d741bb13c52a"]}],"mendeley":{"formattedCitation":"(Balmford, 1996; Eldredge et al., 2005; Pearson, 1995)","plainTextFormattedCitation":"(Balmford, 1996; Eldredge et al., 2005; Pearson, 1995)","previouslyFormattedCitation":"(Balmford, 1996; Eldredge et al., 2005; Pearson,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(Balmford, 1996; Eldredge et al., 2005; Pearson,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Likewise, species age could be a measure of colonization time, especially in island systems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or during biotic invasions triggered by geological events, such as the formation of the Central American Isthmus for the Great American Interchange </w:t>
      </w:r>
      <w:r>
        <w:fldChar w:fldCharType="begin"/>
      </w:r>
      <w:r>
        <w:rPr>
          <w:rFonts w:ascii="Times New Roman" w:hAnsi="Times New Roman" w:cs="Times New Roman"/>
          <w:sz w:val="24"/>
          <w:szCs w:val="24"/>
          <w:lang w:val="en-US"/>
        </w:rPr>
        <w:instrText>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space","type":"article-journal","volume":"207"},"uris":["http://www.mendeley.com/documents/?uuid=0dc71e10-dfe4-4014-b93e-872dd9be7264"]},{"id":"ITEM-3","itemData":{"DOI":"10.1073/pnas.2009397117","ISSN":"10916490","PMID":"33020313","abstract":"The interchange between the previously disconnected faunas of North and South America was a massive experiment in biological invasion. A major gap in our understanding of this invasion is why there was a drastic increase in the proportion of mammals of North American origin found in South America. Four nonmutually exclusive mechanisms may explain this asymmetry: 1) Higher dispersal rate of North American mammals toward the south, 2) higher origination of North American immigrants in South America, 3) higher extinction of mammals with South American origin, and 4) similar dispersal rate but a larger pool of native taxa in North versus South America. We test among these mechanisms by analyzing ∼20,000 fossil occurrences with Bayesian methods to infer dispersal and diversification rates and taxonomic selectivity of immigrants. We find no differences in the dispersal and origination rates of immigrants. In contrast, native South American mammals show higher extinction. We also find that two clades with North American origin (Carnivora and Artiodactyla) had significantly more immigrants in South America than other clades. Altogether, the asymmetry of the interchange was not due to higher origination of immigrants in South America as previously suggested, but resulted from higher extinction of native taxa in southern South America. These results from one of the greatest biological invasions highlight how biogeographic processes and biotic interactions can shape continental diversity.","author":[{"dropping-particle":"","family":"Carrillo","given":"Juan D.","non-dropping-particle":"","parse-names":false,"suffix":""},{"dropping-particle":"","family":"Faurby","given":"Søren","non-dropping-particle":"","parse-names":false,"suffix":""},{"dropping-particle":"","family":"Silvestro","given":"Daniele","non-dropping-particle":"","parse-names":false,"suffix":""},{"dropping-particle":"","family":"Zizka","given":"Alexander","non-dropping-particle":"","parse-names":false,"suffix":""},{"dropping-particle":"","family":"Jaramillo","given":"Carlos","non-dropping-particle":"","parse-names":false,"suffix":""},{"dropping-particle":"","family":"Bacon","given":"Christine D.","non-dropping-particle":"","parse-names":false,"suffix":""},{"dropping-particle":"","family":"Antonelli","given":"Alexandre","non-dropping-particle":"","parse-names":false,"suffix":""}],"container-title":"Proceedings of the National Academy of Sciences of the United States of America","id":"ITEM-3","issue":"42","issued":{"date-parts":[["2020"]]},"page":"26281-26287","title":"Disproportionate extinction of South American mammals drove the asymmetry of the Great American Biotic Interchange","type":"article-journal","volume":"117"},"uris":["http://www.mendeley.com/documents/?uuid=6305752c-983a-4217-98e7-d8c000fea55b"]}],"mendeley":{"formattedCitation":"(Carrillo et al., 2020; Carrillo, Forasiepi, Jaramillo, Sánchez-villagra, &amp; Richardson, 2015; Tanentzap et al., 2015)","manualFormatting":"(Carrillo et al. 2015, 2020)","plainTextFormattedCitation":"(Carrillo et al., 2020; Carrillo, Forasiepi, Jaramillo, Sánchez-villagra, &amp; Richardson, 2015; Tanentzap et al., 2015)","previouslyFormattedCitation":"(Carrillo et al., 2020; Carrillo, Forasiepi, Jaramillo, Sánchez-villagra, &amp; Richardson, 2015;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(Carrillo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Species age is measured in the fossil record through different statistical and probabilistic approaches</w:t>
      </w:r>
      <w:r w:rsidR="00303305">
        <w:rPr>
          <w:rFonts w:ascii="Times New Roman" w:hAnsi="Times New Roman" w:cs="Times New Roman"/>
          <w:sz w:val="24"/>
          <w:szCs w:val="24"/>
          <w:lang w:val="en-US"/>
        </w:rPr>
        <w:t>,</w:t>
      </w:r>
      <w:r>
        <w:rPr>
          <w:rFonts w:ascii="Times New Roman" w:hAnsi="Times New Roman" w:cs="Times New Roman"/>
          <w:sz w:val="24"/>
          <w:szCs w:val="24"/>
          <w:lang w:val="en-US"/>
        </w:rPr>
        <w:t xml:space="preserve"> based mostly on taxa’s stratigraphic duration</w:t>
      </w:r>
      <w:r w:rsidR="00303305">
        <w:rPr>
          <w:rFonts w:ascii="Times New Roman" w:hAnsi="Times New Roman" w:cs="Times New Roman"/>
          <w:sz w:val="24"/>
          <w:szCs w:val="24"/>
          <w:lang w:val="en-US"/>
        </w:rPr>
        <w:t xml:space="preserve"> (i.e., the time between the first and last appearance of a taxon in the fossil record)</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&amp; Raup, 1996)"},"properties":{"noteIndex":0},"schema":"https://github.com/citation-style-language/schema/raw/master/csl-citation.json"}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Foote &amp; Raup, 1996)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Several of these approaches consider differences in fossil sampling and temporal resolution </w:t>
      </w:r>
      <w:r>
        <w:fldChar w:fldCharType="begin"/>
      </w:r>
      <w:r>
        <w:rPr>
          <w:rFonts w:ascii="Times New Roman" w:hAnsi="Times New Roman" w:cs="Times New Roman"/>
          <w:sz w:val="24"/>
          <w:szCs w:val="24"/>
          <w:lang w:val="en-US"/>
        </w:rPr>
        <w:instrText>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et al., 2001; Daniele Silvestro, Salamin, Antonelli, &amp; Meyer, 2019)","plainTextFormattedCitation":"(Alroy et al., 2001; Daniele Silvestro, Salamin, Antonelli, &amp; Meyer, 2019)","previouslyFormattedCitation":"(Alroy et al., 2001; Daniele Silvestro, Salamin, Antonelli, &amp; Meyer,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(Alroy et al., 2001; Silvestro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ages estimated from </w:t>
      </w:r>
      <w:proofErr w:type="spellStart"/>
      <w:r>
        <w:rPr>
          <w:rFonts w:ascii="Times New Roman" w:hAnsi="Times New Roman" w:cs="Times New Roman"/>
          <w:sz w:val="24"/>
          <w:szCs w:val="24"/>
          <w:lang w:val="en-US"/>
        </w:rPr>
        <w:t>paleobiological</w:t>
      </w:r>
      <w:proofErr w:type="spellEnd"/>
      <w:r>
        <w:rPr>
          <w:rFonts w:ascii="Times New Roman" w:hAnsi="Times New Roman" w:cs="Times New Roman"/>
          <w:sz w:val="24"/>
          <w:szCs w:val="24"/>
          <w:lang w:val="en-US"/>
        </w:rPr>
        <w:t xml:space="preserve"> data offer a reliable measure of species’ temporal duration which can be used in macroevolutionary studies </w:t>
      </w:r>
      <w:r>
        <w:fldChar w:fldCharType="begin"/>
      </w:r>
      <w:r>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extinction","type":"article-journal","volume":"23"},"uris":["http://www.mendeley.com/documents/?uuid=ad6091cc-0c6a-423c-b1c2-0000a2c4a173"]}],"mendeley":{"formattedCitation":"(Benton, 2016; Daniele Silvestro et al., 2020; Van Valen, 1973)","plainTextFormattedCitation":"(Benton, 2016; Daniele Silvestro et al., 2020; Van Valen, 1973)","previouslyFormattedCitation":"(Benton, 2016; Daniele Silvestro et al., 2020; Van Valen, 1973)"},"properties":{"noteIndex":0},"schema":"https://github.com/citation-style-language/schema/raw/master/csl-citation.json"}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2016; Silvestro et al., 2020; Van Valen, 1973)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More recently, several studies have used the length of terminal branches in time-calibrated phylogenies as a proxy for the age of extant species</w:t>
      </w:r>
      <w:r w:rsidR="0070741D">
        <w:rPr>
          <w:rFonts w:ascii="Times New Roman" w:hAnsi="Times New Roman" w:cs="Times New Roman"/>
          <w:sz w:val="24"/>
          <w:szCs w:val="24"/>
          <w:lang w:val="en-US"/>
        </w:rPr>
        <w:t>, an approximation that we hereafter refer to as “phylogenetic age”</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id":"ITEM-5","itemData":{"author":[{"dropping-particle":"","family":"Pie","given":"M.R.","non-dropping-particle":"","parse-names":false,"suffix":""},{"dropping-particle":"","family":"Caron","given":"F.","non-dropping-particle":"","parse-names":false,"suffix":""}],"container-title":"bioRxiv","id":"ITEM-5","issued":{"date-parts":[["2023"]]},"title":"Substantial variation in species ages among vertebrate clades","type":"article-journal","volume":"06"},"uris":["http://www.mendeley.com/documents/?uuid=26e053f4-ce11-4a50-b926-31a50a9de182"]},{"id":"ITEM-6","itemData":{"DOI":"10.1371/journal.pbio.1000620","ISBN":"1545-7885 (Electronic)\\r1544-9173 (Linking)","ISSN":"15449173","PMID":"21629678","abstract":"It is widely recognized that we are entering an extinction event on a scale approaching the mass extinctions seen in the fossil record. Present-day rates of extinction are estimated to be several orders of magnitude greater than background rates and are projected to increase further if current trends continue. In vertebrates, species traits, such as body size, fecundity, and geographic range, are important predictors of vulnerability. Although plants are the basis for life on Earth, our knowledge of plant extinctions and vulnerabilities is lagging. Here, we disentangle the underlying drivers of extinction risk in plants, focusing on the Cape of South Africa, a global biodiversity hotspot. By comparing Red List data for the British and South African floras, we demonstrate that the taxonomic distribution of extinction risk differs significantly between regions, inconsistent with a simple, trait-based model of extinction. Using a comprehensive phylogenetic tree for the Cape, we reveal a phylogenetic signal in the distribution of plant extinction risks but show that the most threatened species cluster within short branches at the tips of the phylogeny--opposite to trends in mammals. From analyzing the distribution of threatened species across 11 exemplar clades, we suggest that mode of speciation best explains the unusual phylogenetic structure of extinction risks in plants of the Cape. Our results demonstrate that explanations for elevated extinction risk in plants of the Cape flora differ dramatically from those recognized for vertebrates. In the Cape, extinction risk is higher for young and fast-evolving plant lineages and cannot be explained by correlations with simple biological traits. Critically, we find that the most vulnerable plant species are nonetheless marching towards extinction at a more rapid pace but, surprisingly, independently from anthropogenic effects. Our results have important implications for conservation priorities and cast doubts on the utility of current Red List criteria for plants in regions such as the Cape, where speciation has been rapid, if our aim is to maximize the preservation of the tree-of-life.","author":[{"dropping-particle":"","family":"Davies","given":"T. Jonathan","non-dropping-particle":"","parse-names":false,"suffix":""},{"dropping-particle":"","family":"Smith","given":"Gideon F.","non-dropping-particle":"","parse-names":false,"suffix":""},{"dropping-particle":"","family":"Bellstedt","given":"Dirk U.","non-dropping-particle":"","parse-names":false,"suffix":""},{"dropping-particle":"","family":"Boatwright","given":"James S.","non-dropping-particle":"","parse-names":false,"suffix":""},{"dropping-particle":"","family":"Bytebier","given":"Benny","non-dropping-particle":"","parse-names":false,"suffix":""},{"dropping-particle":"","family":"Cowling","given":"Richard M.","non-dropping-particle":"","parse-names":false,"suffix":""},{"dropping-particle":"","family":"Forest","given":"Félix","non-dropping-particle":"","parse-names":false,"suffix":""},{"dropping-particle":"","family":"Harmon","given":"Luke J.","non-dropping-particle":"","parse-names":false,"suffix":""},{"dropping-particle":"","family":"Muasya","given":"A. Muthama","non-dropping-particle":"","parse-names":false,"suffix":""},{"dropping-particle":"","family":"Schrire","given":"Brian D.","non-dropping-particle":"","parse-names":false,"suffix":""},{"dropping-particle":"","family":"Steenkamp","given":"Yolande","non-dropping-particle":"","parse-names":false,"suffix":""},{"dropping-particle":"","family":"Bank","given":"Michelle","non-dropping-particle":"van der","parse-names":false,"suffix":""},{"dropping-particle":"","family":"Savolainen","given":"Vincent","non-dropping-particle":"","parse-names":false,"suffix":""}],"container-title":"PLoS Biology","id":"ITEM-6","issued":{"date-parts":[["2011"]]},"title":"Extinction risk and diversification are linked in a plant biodiversity hotspot","type":"article-journal"},"uris":["http://www.mendeley.com/documents/?uuid=2d5bab86-ff52-49cb-bbff-58fe992234ab"]},{"id":"ITEM-7","itemData":{"DOI":"10.1098/rspb.2022.1102","ISBN":"0000000345","ISSN":"14712954","PMID":"35975440","abstract":"The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w:instrText>
      </w:r>
      <w:r w:rsidRPr="0012638B">
        <w:rPr>
          <w:rFonts w:ascii="Times New Roman" w:hAnsi="Times New Roman" w:cs="Times New Roman"/>
          <w:sz w:val="24"/>
          <w:szCs w:val="24"/>
          <w:lang w:val="fr-CH"/>
        </w:rPr>
        <w:instrText>ropping-particle":"","parse-names":false,"suffix":""},{"dropping-particle":"","family":"Fjeldså","given":"Jon","non-dropping-particle":"","parse-names":false,"suffix":""},{"dropping-particle":"","family":"Rahbek","given":"Carsten","non-dropping-particle":"","parse-names":false,"suffix":""}],"container-title":"Proceedings of the Royal Society B: Biological Sciences","id":"ITEM-7","issue":"1981","issued":{"date-parts":[["2022"]]},"title":"Biodiversity cradles and museums segregating within hotspots of endemism","type":"article-journal","volume":"289"},"uris":["http://www.mendeley.com/documents/?uuid=ce95c9c7-f825-453b-9335-06dd0c553af1"]}],"mendeley":{"formattedCitation":"(Davies et al., 2011; Gaston &amp; Blackburn, 1997; Johnson, Delean, &amp; Balmford, 2002a; Pie &amp; Caron, 2023; Sonne et al., 2022; Tanentzap, Igea, Johnston, &amp; Larcombe, 2020; Verde Arregoitia, Blomberg, &amp; Fisher, 2013)","plainTextFormattedCitation":"(Davies et al., 2011; Gaston &amp; Blackburn, 1997; Johnson, Delean, &amp; Balmford, 2002a; Pie &amp; Caron, 2023; Sonne et al., 2022; Tanentzap, Igea, Johnston, &amp; Larcombe, 2020; Verde Arregoitia, Blomberg, &amp; Fisher, 2013)","previouslyFormattedCitation":"(Davies et al., 2011; Gaston &amp; Blackburn, 1997; Johnson, Delean, &amp; Balmford, 2002a; Pie &amp; Caron, 2023; Sonne et al., 2022; Tanentzap, Igea, Johnston, &amp; Larcombe, 2020; Verde Arregoitia, Blomberg, &amp; Fisher, 2013)"},"properties":{"noteIndex":0},"schema":"https://github.com/citation-style-language/schema/raw/master/csl-citation.json"}</w:instrText>
      </w:r>
      <w:r>
        <w:rPr>
          <w:rFonts w:ascii="Times New Roman" w:hAnsi="Times New Roman" w:cs="Times New Roman"/>
          <w:sz w:val="24"/>
          <w:szCs w:val="24"/>
          <w:lang w:val="en-US"/>
        </w:rPr>
        <w:fldChar w:fldCharType="separate"/>
      </w:r>
      <w:r w:rsidRPr="0012638B">
        <w:rPr>
          <w:rFonts w:ascii="Times New Roman" w:hAnsi="Times New Roman" w:cs="Times New Roman"/>
          <w:sz w:val="24"/>
          <w:szCs w:val="24"/>
          <w:lang w:val="fr-CH"/>
        </w:rPr>
        <w:t>(</w:t>
      </w:r>
      <w:r w:rsidR="006B45D8">
        <w:rPr>
          <w:rFonts w:ascii="Times New Roman" w:hAnsi="Times New Roman" w:cs="Times New Roman"/>
          <w:sz w:val="24"/>
          <w:szCs w:val="24"/>
          <w:lang w:val="fr-CH"/>
        </w:rPr>
        <w:t xml:space="preserve">Alzate et al., 2023; </w:t>
      </w:r>
      <w:r w:rsidRPr="0012638B">
        <w:rPr>
          <w:rFonts w:ascii="Times New Roman" w:hAnsi="Times New Roman" w:cs="Times New Roman"/>
          <w:sz w:val="24"/>
          <w:szCs w:val="24"/>
          <w:lang w:val="fr-CH"/>
        </w:rPr>
        <w:t>Davies et al., 2011; Gaston &amp; Blackburn, 1997; Johnson et al., 2002; Pie &amp; Caron, 2023; Sonne et al., 2022; Tanentzap et al., 2020; Verde Arregoitia et al., 2013)</w:t>
      </w:r>
      <w:r>
        <w:rPr>
          <w:rFonts w:ascii="Times New Roman" w:hAnsi="Times New Roman" w:cs="Times New Roman"/>
          <w:sz w:val="24"/>
          <w:szCs w:val="24"/>
          <w:lang w:val="en-US"/>
        </w:rPr>
        <w:fldChar w:fldCharType="end"/>
      </w:r>
      <w:r w:rsidRPr="0012638B">
        <w:rPr>
          <w:rFonts w:ascii="Times New Roman" w:hAnsi="Times New Roman" w:cs="Times New Roman"/>
          <w:sz w:val="24"/>
          <w:szCs w:val="24"/>
          <w:lang w:val="fr-CH"/>
        </w:rPr>
        <w:t xml:space="preserve">. </w:t>
      </w:r>
      <w:r w:rsidR="00B07C5B">
        <w:rPr>
          <w:rFonts w:ascii="Times New Roman" w:hAnsi="Times New Roman" w:cs="Times New Roman"/>
          <w:sz w:val="24"/>
          <w:szCs w:val="24"/>
          <w:lang w:val="en-US"/>
        </w:rPr>
        <w:t xml:space="preserve">These </w:t>
      </w:r>
      <w:r w:rsidR="007D3A15">
        <w:rPr>
          <w:rFonts w:ascii="Times New Roman" w:hAnsi="Times New Roman" w:cs="Times New Roman"/>
          <w:sz w:val="24"/>
          <w:szCs w:val="24"/>
          <w:lang w:val="en-US"/>
        </w:rPr>
        <w:t>phylogenetic</w:t>
      </w:r>
      <w:r w:rsidR="00B07C5B">
        <w:rPr>
          <w:rFonts w:ascii="Times New Roman" w:hAnsi="Times New Roman" w:cs="Times New Roman"/>
          <w:sz w:val="24"/>
          <w:szCs w:val="24"/>
          <w:lang w:val="en-US"/>
        </w:rPr>
        <w:t xml:space="preserve"> ages have been used as the basis to test for links between </w:t>
      </w:r>
      <w:r w:rsidR="007D3A15">
        <w:rPr>
          <w:rFonts w:ascii="Times New Roman" w:hAnsi="Times New Roman" w:cs="Times New Roman"/>
          <w:sz w:val="24"/>
          <w:szCs w:val="24"/>
          <w:lang w:val="en-US"/>
        </w:rPr>
        <w:t xml:space="preserve">species </w:t>
      </w:r>
      <w:r w:rsidR="00B07C5B">
        <w:rPr>
          <w:rFonts w:ascii="Times New Roman" w:hAnsi="Times New Roman" w:cs="Times New Roman"/>
          <w:sz w:val="24"/>
          <w:szCs w:val="24"/>
          <w:lang w:val="en-US"/>
        </w:rPr>
        <w:t>age and current extinction risks</w:t>
      </w:r>
      <w:r w:rsidR="006C5B57">
        <w:rPr>
          <w:rFonts w:ascii="Times New Roman" w:hAnsi="Times New Roman" w:cs="Times New Roman"/>
          <w:sz w:val="24"/>
          <w:szCs w:val="24"/>
          <w:lang w:val="en-US"/>
        </w:rPr>
        <w:t xml:space="preserve"> (</w:t>
      </w:r>
      <w:proofErr w:type="spellStart"/>
      <w:r w:rsidR="006C5B57">
        <w:rPr>
          <w:rFonts w:ascii="Times New Roman" w:hAnsi="Times New Roman" w:cs="Times New Roman"/>
          <w:sz w:val="24"/>
          <w:szCs w:val="24"/>
          <w:lang w:val="en-US"/>
        </w:rPr>
        <w:t>Tanentzap</w:t>
      </w:r>
      <w:proofErr w:type="spellEnd"/>
      <w:r w:rsidR="006C5B57">
        <w:rPr>
          <w:rFonts w:ascii="Times New Roman" w:hAnsi="Times New Roman" w:cs="Times New Roman"/>
          <w:sz w:val="24"/>
          <w:szCs w:val="24"/>
          <w:lang w:val="en-US"/>
        </w:rPr>
        <w:t xml:space="preserve"> et al., 2020; Verde </w:t>
      </w:r>
      <w:proofErr w:type="spellStart"/>
      <w:r w:rsidR="006C5B57">
        <w:rPr>
          <w:rFonts w:ascii="Times New Roman" w:hAnsi="Times New Roman" w:cs="Times New Roman"/>
          <w:sz w:val="24"/>
          <w:szCs w:val="24"/>
          <w:lang w:val="en-US"/>
        </w:rPr>
        <w:t>Arregoitia</w:t>
      </w:r>
      <w:proofErr w:type="spellEnd"/>
      <w:r w:rsidR="006C5B57">
        <w:rPr>
          <w:rFonts w:ascii="Times New Roman" w:hAnsi="Times New Roman" w:cs="Times New Roman"/>
          <w:sz w:val="24"/>
          <w:szCs w:val="24"/>
          <w:lang w:val="en-US"/>
        </w:rPr>
        <w:t xml:space="preserve"> et al., 2013) </w:t>
      </w:r>
      <w:r w:rsidR="00B07C5B">
        <w:rPr>
          <w:rFonts w:ascii="Times New Roman" w:hAnsi="Times New Roman" w:cs="Times New Roman"/>
          <w:sz w:val="24"/>
          <w:szCs w:val="24"/>
          <w:lang w:val="en-US"/>
        </w:rPr>
        <w:t>and to assess various correlations with evolutionary, biogeographical, and ecological patterns in living species</w:t>
      </w:r>
      <w:r w:rsidR="006C5B57">
        <w:rPr>
          <w:rFonts w:ascii="Times New Roman" w:hAnsi="Times New Roman" w:cs="Times New Roman"/>
          <w:sz w:val="24"/>
          <w:szCs w:val="24"/>
          <w:lang w:val="en-US"/>
        </w:rPr>
        <w:t xml:space="preserve"> (Alzate et al., 2023; Freer et al., 2022; Kennedy et al., 2022; Pie &amp; Caron, 2023)</w:t>
      </w:r>
      <w:r w:rsidR="00B07C5B">
        <w:rPr>
          <w:rFonts w:ascii="Times New Roman" w:hAnsi="Times New Roman" w:cs="Times New Roman"/>
          <w:sz w:val="24"/>
          <w:szCs w:val="24"/>
          <w:lang w:val="en-US"/>
        </w:rPr>
        <w:t xml:space="preserve"> </w:t>
      </w:r>
    </w:p>
    <w:p w14:paraId="112D9630" w14:textId="7FBCAC51" w:rsidR="003915E5" w:rsidRDefault="0070741D" w:rsidP="000264D4">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While several studies </w:t>
      </w:r>
      <w:r w:rsidR="00E27C9F">
        <w:rPr>
          <w:rFonts w:ascii="Times New Roman" w:hAnsi="Times New Roman" w:cs="Times New Roman"/>
          <w:sz w:val="24"/>
          <w:szCs w:val="24"/>
          <w:lang w:val="en-US"/>
        </w:rPr>
        <w:t xml:space="preserve">have </w:t>
      </w:r>
      <w:r>
        <w:rPr>
          <w:rFonts w:ascii="Times New Roman" w:hAnsi="Times New Roman" w:cs="Times New Roman"/>
          <w:sz w:val="24"/>
          <w:szCs w:val="24"/>
          <w:lang w:val="en-US"/>
        </w:rPr>
        <w:t xml:space="preserve">used phylogenetic age at face value for species age (e.g., Johnson et al. 2002;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Verde </w:t>
      </w:r>
      <w:proofErr w:type="spellStart"/>
      <w:r>
        <w:rPr>
          <w:rFonts w:ascii="Times New Roman" w:hAnsi="Times New Roman" w:cs="Times New Roman"/>
          <w:sz w:val="24"/>
          <w:szCs w:val="24"/>
          <w:lang w:val="en-US"/>
        </w:rPr>
        <w:t>Arregoitia</w:t>
      </w:r>
      <w:proofErr w:type="spellEnd"/>
      <w:r>
        <w:rPr>
          <w:rFonts w:ascii="Times New Roman" w:hAnsi="Times New Roman" w:cs="Times New Roman"/>
          <w:sz w:val="24"/>
          <w:szCs w:val="24"/>
          <w:lang w:val="en-US"/>
        </w:rPr>
        <w:t xml:space="preserve"> et al. 2013), their potential deviation from the true species ages remains unclear. Specifically, we identify three </w:t>
      </w:r>
      <w:r w:rsidR="00E27C9F">
        <w:rPr>
          <w:rFonts w:ascii="Times New Roman" w:hAnsi="Times New Roman" w:cs="Times New Roman"/>
          <w:sz w:val="24"/>
          <w:szCs w:val="24"/>
          <w:lang w:val="en-US"/>
        </w:rPr>
        <w:t xml:space="preserve">non-mutually </w:t>
      </w:r>
      <w:r>
        <w:rPr>
          <w:rFonts w:ascii="Times New Roman" w:hAnsi="Times New Roman" w:cs="Times New Roman"/>
          <w:sz w:val="24"/>
          <w:szCs w:val="24"/>
          <w:lang w:val="en-US"/>
        </w:rPr>
        <w:t>exclusive shortfalls that can lead to over- or underestimation of species ages</w:t>
      </w:r>
      <w:r w:rsidR="00B07C5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First, incomplete sampling of extant species, either due to </w:t>
      </w:r>
      <w:r w:rsidR="00241EF5">
        <w:rPr>
          <w:rFonts w:ascii="Times New Roman" w:hAnsi="Times New Roman" w:cs="Times New Roman"/>
          <w:sz w:val="24"/>
          <w:szCs w:val="24"/>
          <w:lang w:val="en-US"/>
        </w:rPr>
        <w:t>incomplete species sampling</w:t>
      </w:r>
      <w:r>
        <w:rPr>
          <w:rFonts w:ascii="Times New Roman" w:hAnsi="Times New Roman" w:cs="Times New Roman"/>
          <w:sz w:val="24"/>
          <w:szCs w:val="24"/>
          <w:lang w:val="en-US"/>
        </w:rPr>
        <w:t xml:space="preserve"> or linked </w:t>
      </w:r>
      <w:r>
        <w:rPr>
          <w:rFonts w:ascii="Times New Roman" w:hAnsi="Times New Roman" w:cs="Times New Roman"/>
          <w:sz w:val="24"/>
          <w:szCs w:val="24"/>
          <w:lang w:val="en-US"/>
        </w:rPr>
        <w:lastRenderedPageBreak/>
        <w:t xml:space="preserve">to species </w:t>
      </w:r>
      <w:r w:rsidR="002C07C8">
        <w:rPr>
          <w:rFonts w:ascii="Times New Roman" w:hAnsi="Times New Roman" w:cs="Times New Roman"/>
          <w:sz w:val="24"/>
          <w:szCs w:val="24"/>
          <w:lang w:val="en-US"/>
        </w:rPr>
        <w:t xml:space="preserve">still </w:t>
      </w:r>
      <w:r>
        <w:rPr>
          <w:rFonts w:ascii="Times New Roman" w:hAnsi="Times New Roman" w:cs="Times New Roman"/>
          <w:sz w:val="24"/>
          <w:szCs w:val="24"/>
          <w:lang w:val="en-US"/>
        </w:rPr>
        <w:t xml:space="preserve">being unknown to science, can bias phylogenetic age estimation by </w:t>
      </w:r>
      <w:r w:rsidR="003915E5">
        <w:rPr>
          <w:rFonts w:ascii="Times New Roman" w:hAnsi="Times New Roman" w:cs="Times New Roman"/>
          <w:sz w:val="24"/>
          <w:szCs w:val="24"/>
          <w:lang w:val="en-US"/>
        </w:rPr>
        <w:t xml:space="preserve">artificially increasing the length of </w:t>
      </w:r>
      <w:r>
        <w:rPr>
          <w:rFonts w:ascii="Times New Roman" w:hAnsi="Times New Roman" w:cs="Times New Roman"/>
          <w:sz w:val="24"/>
          <w:szCs w:val="24"/>
          <w:lang w:val="en-US"/>
        </w:rPr>
        <w:t>terminal branch</w:t>
      </w:r>
      <w:r w:rsidR="003915E5">
        <w:rPr>
          <w:rFonts w:ascii="Times New Roman" w:hAnsi="Times New Roman" w:cs="Times New Roman"/>
          <w:sz w:val="24"/>
          <w:szCs w:val="24"/>
          <w:lang w:val="en-US"/>
        </w:rPr>
        <w:t>es</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and tree completeness is ≤ 60%, rates of false positives increase and parameter estimates are less accurate, compared to when sampling is random. Thus, when applying SSE methods to empirical datasets, there are increased risks of false inferences of trait 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Hedtke, &amp; Hillis, 2008; Mynard et al., 2023)","plainTextFormattedCitation":"(Heath, Hedtke, &amp; Hillis, 2008; Mynard et al., 2023)","previouslyFormattedCitation":"(Heath, Hedtke, &amp; Hillis, 2008; Mynard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(Heath et al., 2008; Mynard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2E3126E4" w14:textId="03571371" w:rsidR="003915E5" w:rsidRDefault="004252FF" w:rsidP="000264D4">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Second, extinction events will mask branching events in phylogenetic trees of extant species </w:t>
      </w:r>
      <w:r>
        <w:fldChar w:fldCharType="begin"/>
      </w:r>
      <w:r>
        <w:rPr>
          <w:rFonts w:ascii="Times New Roman" w:hAnsi="Times New Roman" w:cs="Times New Roman"/>
          <w:sz w:val="24"/>
          <w:szCs w:val="24"/>
          <w:lang w:val="en-US"/>
        </w:rPr>
        <w:instrText>ADDIN CSL_CITATION {"citationItems":[{"id":"ITEM-1","itemData":{"author":[{"dropping-particle":"","family":"Harvey","given":"P.H.","non-dropping-particle":"","parse-names":false,"suffix":""},{"dropping-particle":"","family":"May","given":"Robert M","non-dropping-particle":"","parse-names":false,"suffix":""},{"dropping-particle":"","family":"Nee","given":"Sean","non-dropping-particle":"","parse-names":false,"suffix":""}],"container-title":"Evolution","id":"ITEM-1","issue":"3","issued":{"date-parts":[["1994"]]},"page":"523-529","title":"Phylogenies without fossils","type":"article-journal","volume":"48"},"uris":["http://www.mendeley.com/documents/?uuid=1c75f57d-1464-4456-91b9-c744f4b85b07"]},{"id":"ITEM-2","itemData":{"author":[{"dropping-particle":"","family":"Nee","given":"Sean","non-dropping-particle":"","parse-names":false,"suffix":""},{"dropping-particle":"","family":"May","given":"Robert M","non-dropping-particle":"","parse-names":false,"suffix":""}],"container-title":"Science","id":"ITEM-2","issue":"5338","issued":{"date-parts":[["1997"]]},"page":"692-694","title":"Extinction and the Loss of Evolutionary History","type":"article-journal","volume":"278"},"uris":["http://www.mendeley.com/documents/?uuid=438bb704-e7d2-42cc-8233-f8788652df77"]}],"mendeley":{"formattedCitation":"(Harvey, May, &amp; Nee, 1994; Nee &amp; May, 1997)","plainTextFormattedCitation":"(Harvey, May, &amp; Nee, 1994; Nee &amp; May, 1997)","previouslyFormattedCitation":"(Harvey, May, &amp; Nee, 1994; Nee &amp; May, 1997)"},"properties":{"noteIndex":0},"schema":"https://github.com/citation-style-language/schema/raw/master/csl-citation.json"}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(Harvey et al., 1994; Nee &amp; May, 1997)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Even in phylogenetic trees that include extinct taxa, the incompleteness of the fossil record will inevitably lead to missing lineages and incorrect topologies. Unsampled extant and extinct species from the phylogeny results in an inflation of the length of terminal branches leading to sampled species (i.e., the tips of the tree), thus altering phylogenetic species ages. For instance, if the extinct species of the </w:t>
      </w:r>
      <w:r>
        <w:rPr>
          <w:rFonts w:ascii="Times New Roman" w:hAnsi="Times New Roman" w:cs="Times New Roman"/>
          <w:i/>
          <w:iCs/>
          <w:sz w:val="24"/>
          <w:szCs w:val="24"/>
          <w:lang w:val="en-US"/>
        </w:rPr>
        <w:t xml:space="preserve">Homo </w:t>
      </w:r>
      <w:r>
        <w:rPr>
          <w:rFonts w:ascii="Times New Roman" w:hAnsi="Times New Roman" w:cs="Times New Roman"/>
          <w:sz w:val="24"/>
          <w:szCs w:val="24"/>
          <w:lang w:val="en-US"/>
        </w:rPr>
        <w:t xml:space="preserve">genus are not included in a phylogeny, the phylogenetic age of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is approximately 10 million years, i.e., the age of the last common ancestor with its sister species, the chimpanzee (</w:t>
      </w:r>
      <w:r>
        <w:fldChar w:fldCharType="begin"/>
      </w:r>
      <w:r>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This estimate exceeds the age of the oldest known fossil of modern humans</w:t>
      </w:r>
      <w:r w:rsidR="000F3BFD">
        <w:rPr>
          <w:rFonts w:ascii="Times New Roman" w:hAnsi="Times New Roman" w:cs="Times New Roman"/>
          <w:sz w:val="24"/>
          <w:szCs w:val="24"/>
          <w:lang w:val="en-US"/>
        </w:rPr>
        <w:t xml:space="preserve"> (i.e., </w:t>
      </w:r>
      <w:r w:rsidR="000F3BFD" w:rsidRPr="006523FE">
        <w:rPr>
          <w:rFonts w:ascii="Times New Roman" w:hAnsi="Times New Roman" w:cs="Times New Roman"/>
          <w:i/>
          <w:iCs/>
          <w:sz w:val="24"/>
          <w:szCs w:val="24"/>
          <w:lang w:val="en-US"/>
        </w:rPr>
        <w:t>Homo sapiens</w:t>
      </w:r>
      <w:r w:rsidR="000F3BFD">
        <w:rPr>
          <w:rFonts w:ascii="Times New Roman" w:hAnsi="Times New Roman" w:cs="Times New Roman"/>
          <w:sz w:val="24"/>
          <w:szCs w:val="24"/>
          <w:lang w:val="en-US"/>
        </w:rPr>
        <w:t>)</w:t>
      </w:r>
      <w:r>
        <w:rPr>
          <w:rFonts w:ascii="Times New Roman" w:hAnsi="Times New Roman" w:cs="Times New Roman"/>
          <w:sz w:val="24"/>
          <w:szCs w:val="24"/>
          <w:lang w:val="en-US"/>
        </w:rPr>
        <w:t xml:space="preserve"> by two orders of magnitude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 xml:space="preserve">1; </w:t>
      </w:r>
      <w:r>
        <w:fldChar w:fldCharType="begin"/>
      </w:r>
      <w:r>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5492B7F2" w14:textId="594F94F8" w:rsidR="002F5B65" w:rsidRDefault="004252FF" w:rsidP="006523FE">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third shortfall, is that the tree alone does not contain information about the underlying speciation mode and does not include species labels </w:t>
      </w:r>
      <w:r w:rsidR="0070741D">
        <w:rPr>
          <w:rFonts w:ascii="Times New Roman" w:hAnsi="Times New Roman" w:cs="Times New Roman"/>
          <w:sz w:val="24"/>
          <w:szCs w:val="24"/>
          <w:lang w:val="en-US"/>
        </w:rPr>
        <w:t xml:space="preserve">along </w:t>
      </w:r>
      <w:r>
        <w:rPr>
          <w:rFonts w:ascii="Times New Roman" w:hAnsi="Times New Roman" w:cs="Times New Roman"/>
          <w:sz w:val="24"/>
          <w:szCs w:val="24"/>
          <w:lang w:val="en-US"/>
        </w:rPr>
        <w:t xml:space="preserve">its branches, such that only the tips can be unequivocally assigned to a named species </w:t>
      </w:r>
      <w:r>
        <w:fldChar w:fldCharType="begin"/>
      </w:r>
      <w:r>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Alternative speciation modes have been discussed in the literature reflecting different biological processes and species concepts, including bifurcating, budding, and anagenetic speciation </w:t>
      </w:r>
      <w:r>
        <w:fldChar w:fldCharType="begin"/>
      </w:r>
      <w:r>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Daniele Silvestro, Warnock, Gavryushkina, &amp; Stadler, 2018)","plainTextFormattedCitation":"(Foote, 1996; Daniele Silvestro, Warnock, Gavryushkina, &amp; Stadler, 2018)","previouslyFormattedCitation":"(Foote, 1996; Daniele Silvestro, Warnock, Gavryushkina, &amp; Stadler,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Silvestro et al.,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These modes define the relationship between the ancestral species and its descendants, thus contributing to determining species ages </w:t>
      </w:r>
      <w:r>
        <w:fldChar w:fldCharType="begin"/>
      </w:r>
      <w:r>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models","type":"chapter"},"uris":["http://www.mendeley.com/documents/?uuid=e44a00dd-b468-4251-8190-9bf1efbea145"]}],"mendeley":{"formattedCitation":"(Rosenblum et al., 2012; Wagner, Erwin, &amp; Anstey, 1995)","plainTextFormattedCitation":"(Rosenblum et al., 2012; Wagner, Erwin, &amp; Anstey, 1995)","previouslyFormattedCitation":"(Rosenblum et al., 2012; Wagner, Erwin, &amp; Anstey,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(Rosenblum et al., 2012; Wagner, Erwin, &amp; Anstey,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2). Most phylogenetic trees are depicted in the rectangular shape</w:t>
      </w:r>
      <w:r w:rsidR="00CE5651">
        <w:rPr>
          <w:rFonts w:ascii="Times New Roman" w:hAnsi="Times New Roman" w:cs="Times New Roman"/>
          <w:sz w:val="24"/>
          <w:szCs w:val="24"/>
          <w:lang w:val="en-US"/>
        </w:rPr>
        <w:t>,</w:t>
      </w:r>
      <w:r>
        <w:rPr>
          <w:rFonts w:ascii="Times New Roman" w:hAnsi="Times New Roman" w:cs="Times New Roman"/>
          <w:sz w:val="24"/>
          <w:szCs w:val="24"/>
          <w:lang w:val="en-US"/>
        </w:rPr>
        <w:t xml:space="preserve"> where the two descending lineages split symmetrically from an ancestral lineage, thus suggesting a bifurcating speciation mode where two new species replace the ancestral lineage </w:t>
      </w:r>
      <w:r>
        <w:fldChar w:fldCharType="begin"/>
      </w:r>
      <w:r>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Smith, &amp; Donovan, 2005; Caetano &amp; Quental, 2022)","plainTextFormattedCitation":"(Baum, Smith, &amp; Donovan, 2005; Caetano &amp; Quental, 2022)","previouslyFormattedCitation":"(Baum, Smith, &amp; Donovan, 2005;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(Baum et al., 2005;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However, the often-unstated assumption of</w:t>
      </w:r>
      <w:r w:rsidR="00B07C5B">
        <w:rPr>
          <w:rFonts w:ascii="Times New Roman" w:hAnsi="Times New Roman" w:cs="Times New Roman"/>
          <w:sz w:val="24"/>
          <w:szCs w:val="24"/>
          <w:lang w:val="en-US"/>
        </w:rPr>
        <w:t xml:space="preserve"> virtually</w:t>
      </w:r>
      <w:r>
        <w:rPr>
          <w:rFonts w:ascii="Times New Roman" w:hAnsi="Times New Roman" w:cs="Times New Roman"/>
          <w:sz w:val="24"/>
          <w:szCs w:val="24"/>
          <w:lang w:val="en-US"/>
        </w:rPr>
        <w:t xml:space="preserve"> all birth-death processes used to model phylogenetic branching times, is that speciation occurs as a budding process, with a speciation event leading to a single new species and the survival of the parent species, even though we cannot </w:t>
      </w:r>
      <w:r w:rsidR="001C1F2C">
        <w:rPr>
          <w:rFonts w:ascii="Times New Roman" w:hAnsi="Times New Roman" w:cs="Times New Roman"/>
          <w:sz w:val="24"/>
          <w:szCs w:val="24"/>
          <w:lang w:val="en-US"/>
        </w:rPr>
        <w:t>determine</w:t>
      </w:r>
      <w:r>
        <w:rPr>
          <w:rFonts w:ascii="Times New Roman" w:hAnsi="Times New Roman" w:cs="Times New Roman"/>
          <w:sz w:val="24"/>
          <w:szCs w:val="24"/>
          <w:lang w:val="en-US"/>
        </w:rPr>
        <w:t xml:space="preserve"> which descendant branch is the </w:t>
      </w:r>
      <w:r w:rsidR="001C1F2C">
        <w:rPr>
          <w:rFonts w:ascii="Times New Roman" w:hAnsi="Times New Roman" w:cs="Times New Roman"/>
          <w:sz w:val="24"/>
          <w:szCs w:val="24"/>
          <w:lang w:val="en-US"/>
        </w:rPr>
        <w:t>new</w:t>
      </w:r>
      <w:r>
        <w:rPr>
          <w:rFonts w:ascii="Times New Roman" w:hAnsi="Times New Roman" w:cs="Times New Roman"/>
          <w:sz w:val="24"/>
          <w:szCs w:val="24"/>
          <w:lang w:val="en-US"/>
        </w:rPr>
        <w:t xml:space="preserve"> species</w:t>
      </w:r>
      <w:r w:rsidR="00EA151C">
        <w:rPr>
          <w:rFonts w:ascii="Times New Roman" w:hAnsi="Times New Roman" w:cs="Times New Roman"/>
          <w:sz w:val="24"/>
          <w:szCs w:val="24"/>
          <w:lang w:val="en-US"/>
        </w:rPr>
        <w:t xml:space="preserve"> (</w:t>
      </w:r>
      <w:proofErr w:type="spellStart"/>
      <w:r w:rsidR="0050225B">
        <w:rPr>
          <w:rFonts w:ascii="Times New Roman" w:hAnsi="Times New Roman" w:cs="Times New Roman"/>
          <w:sz w:val="24"/>
          <w:szCs w:val="24"/>
          <w:lang w:val="en-US"/>
        </w:rPr>
        <w:t>Gernhard</w:t>
      </w:r>
      <w:proofErr w:type="spellEnd"/>
      <w:r w:rsidR="0050225B">
        <w:rPr>
          <w:rFonts w:ascii="Times New Roman" w:hAnsi="Times New Roman" w:cs="Times New Roman"/>
          <w:sz w:val="24"/>
          <w:szCs w:val="24"/>
          <w:lang w:val="en-US"/>
        </w:rPr>
        <w:t xml:space="preserve">, 2008; </w:t>
      </w:r>
      <w:r w:rsidR="00EA151C">
        <w:rPr>
          <w:rFonts w:ascii="Times New Roman" w:hAnsi="Times New Roman" w:cs="Times New Roman"/>
          <w:sz w:val="24"/>
          <w:szCs w:val="24"/>
          <w:lang w:val="en-US"/>
        </w:rPr>
        <w:t xml:space="preserve">Nee et al., </w:t>
      </w:r>
      <w:r w:rsidR="0050225B">
        <w:rPr>
          <w:rFonts w:ascii="Times New Roman" w:hAnsi="Times New Roman" w:cs="Times New Roman"/>
          <w:sz w:val="24"/>
          <w:szCs w:val="24"/>
          <w:lang w:val="en-US"/>
        </w:rPr>
        <w:t>1994; Stadler, 2013</w:t>
      </w:r>
      <w:r w:rsidR="0033393E">
        <w:rPr>
          <w:rFonts w:ascii="Times New Roman" w:hAnsi="Times New Roman" w:cs="Times New Roman"/>
          <w:sz w:val="24"/>
          <w:szCs w:val="24"/>
          <w:lang w:val="en-US"/>
        </w:rPr>
        <w:t>; but see Stadler et al., 2018</w:t>
      </w:r>
      <w:r w:rsidR="0050225B">
        <w:rPr>
          <w:rFonts w:ascii="Times New Roman" w:hAnsi="Times New Roman" w:cs="Times New Roman"/>
          <w:sz w:val="24"/>
          <w:szCs w:val="24"/>
          <w:lang w:val="en-US"/>
        </w:rPr>
        <w:t>)</w:t>
      </w:r>
      <w:r>
        <w:rPr>
          <w:rFonts w:ascii="Times New Roman" w:hAnsi="Times New Roman" w:cs="Times New Roman"/>
          <w:sz w:val="24"/>
          <w:szCs w:val="24"/>
          <w:lang w:val="en-US"/>
        </w:rPr>
        <w:t xml:space="preserve">. Anagenetic speciation, in contrast, does not lead to a branching event and is therefore not </w:t>
      </w:r>
      <w:r w:rsidR="00CE5651">
        <w:rPr>
          <w:rFonts w:ascii="Times New Roman" w:hAnsi="Times New Roman" w:cs="Times New Roman"/>
          <w:sz w:val="24"/>
          <w:szCs w:val="24"/>
          <w:lang w:val="en-US"/>
        </w:rPr>
        <w:t xml:space="preserve">ordinarily </w:t>
      </w:r>
      <w:r>
        <w:rPr>
          <w:rFonts w:ascii="Times New Roman" w:hAnsi="Times New Roman" w:cs="Times New Roman"/>
          <w:sz w:val="24"/>
          <w:szCs w:val="24"/>
          <w:lang w:val="en-US"/>
        </w:rPr>
        <w:t xml:space="preserve">visible on a phylogenetic tree. </w:t>
      </w:r>
    </w:p>
    <w:p w14:paraId="1BA79349" w14:textId="6C3F3F93" w:rsidR="002F5B65" w:rsidRDefault="004252F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All speciation modes may reflect plausible biological processes, and evidence for each mode has been found in the fossil record </w:t>
      </w:r>
      <w:r>
        <w:fldChar w:fldCharType="begin"/>
      </w:r>
      <w:r>
        <w:rPr>
          <w:rFonts w:ascii="Times New Roman" w:hAnsi="Times New Roman" w:cs="Times New Roman"/>
          <w:sz w:val="24"/>
          <w:szCs w:val="24"/>
          <w:lang w:val="en-US"/>
        </w:rPr>
        <w:instrText>ADDIN CSL_CITATION {"citationItems":[{"id":"ITEM-1","itemData":{"author":[{"dropping-particle":"","family":"Simpson","given":"George Gaylord","non-dropping-particle":"","parse-names":false,"suffix":""}],"id":"ITEM-1","issued":{"date-parts":[["1984"]]},"publisher":"Columbia University Press","title":"Tempo and mode in evolution","type":"book"},"uris":["http://www.mendeley.com/documents/?uuid=8cc95ac9-ef11-474c-a3f8-1fa0581f51cc"]},{"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George Gaylord Simpson, 1984)","plainTextFormattedCitation":"(Foote, 1996; George Gaylord Simpson, 1984)","previouslyFormattedCitation":"(Foote, 1996; George Gaylord Simpson, 1984)"},"properties":{"noteIndex":0},"schema":"https://github.com/citation-style-language/schema/raw/master/csl-citation.json"}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Simpson, 1984)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in extant species </w:t>
      </w:r>
      <w:r>
        <w:fldChar w:fldCharType="begin"/>
      </w:r>
      <w:r>
        <w:rPr>
          <w:rFonts w:ascii="Times New Roman" w:hAnsi="Times New Roman" w:cs="Times New Roman"/>
          <w:sz w:val="24"/>
          <w:szCs w:val="24"/>
          <w:lang w:val="en-US"/>
        </w:rPr>
        <w:instrText>ADDIN CSL_CITATION {"citationItems":[{"id":"ITEM-1","itemData":{"DOI":"10.1086/701125","ISBN":"0000000299","ISSN":"00030147","PMID":"30720363","abstract":"Inferring the geographic mode of speciation could help reveal the evolutionary and ecological mechanisms that underlie the generation of biodiversity. Comparative methods have sought to reconstruct the geographic speciation history of clades, using data on phylogeny and species geographic ranges. However, inference from comparative methods has been limited by uncertainty over whether contemporary biodiversity data retain the historic signal of speciation. We constructed a process-based simulation model to determine the influence of speciation mode and postspeciation range evolution on current biodiversity patterns. The simulations suggest that the signal of speciation history remains detectable in species distributions and phylogeny, even when species ranges have evolved substantially through time. We extracted this signal by using a combination of summary statistics that had good power to distinguish speciation modes and then used these statistics to infer the speciation history of 30 plant and animal clades. The results point to broad taxonomic patterns in the modes of speciation, with strongest support for founder speciation in mammals and birds and strongest support for sympatric speciation in plants. Our model and analyses show that broad-scale comparative methods can be a powerful complementary approach to more focused genomic analyses in the study of the patterns and mechanisms of speciation.","author":[{"dropping-particle":"","family":"Skeels","given":"Alexander","non-dropping-particle":"","parse-names":false,"suffix":""},{"dropping-particle":"","family":"Cardillo","given":"Marcel","non-dropping-particle":"","parse-names":false,"suffix":""}],"container-title":"American Naturalist","id":"ITEM-1","issue":"2","issued":{"date-parts":[["2019"]]},"page":"240-255","title":"Reconstructing the geography of speciation from contemporary biodiversity data","type":"article-journal","volume":"193"},"uris":["http://www.mendeley.com/documents/?uuid=63188970-7221-41d0-9df9-df0b467c4581"]}],"mendeley":{"formattedCitation":"(Skeels &amp; Cardillo, 2019)","plainTextFormattedCitation":"(Skeels &amp; Cardillo, 2019)","previouslyFormattedCitation":"(Skeels &amp; Cardillo,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(Skeels &amp; Cardillo,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commentRangeStart w:id="1"/>
      <w:r>
        <w:rPr>
          <w:rFonts w:ascii="Times New Roman" w:hAnsi="Times New Roman" w:cs="Times New Roman"/>
          <w:sz w:val="24"/>
          <w:szCs w:val="24"/>
          <w:lang w:val="en-US"/>
        </w:rPr>
        <w:t xml:space="preserve">Under </w:t>
      </w:r>
      <w:r w:rsidR="006523FE">
        <w:rPr>
          <w:rFonts w:ascii="Times New Roman" w:hAnsi="Times New Roman" w:cs="Times New Roman"/>
          <w:sz w:val="24"/>
          <w:szCs w:val="24"/>
          <w:lang w:val="en-US"/>
        </w:rPr>
        <w:t>bifu</w:t>
      </w:r>
      <w:r w:rsidR="00727F12">
        <w:rPr>
          <w:rFonts w:ascii="Times New Roman" w:hAnsi="Times New Roman" w:cs="Times New Roman"/>
          <w:sz w:val="24"/>
          <w:szCs w:val="24"/>
          <w:lang w:val="en-US"/>
        </w:rPr>
        <w:t>r</w:t>
      </w:r>
      <w:r w:rsidR="006523FE">
        <w:rPr>
          <w:rFonts w:ascii="Times New Roman" w:hAnsi="Times New Roman" w:cs="Times New Roman"/>
          <w:sz w:val="24"/>
          <w:szCs w:val="24"/>
          <w:lang w:val="en-US"/>
        </w:rPr>
        <w:t>cating</w:t>
      </w:r>
      <w:r>
        <w:rPr>
          <w:rFonts w:ascii="Times New Roman" w:hAnsi="Times New Roman" w:cs="Times New Roman"/>
          <w:sz w:val="24"/>
          <w:szCs w:val="24"/>
          <w:lang w:val="en-US"/>
        </w:rPr>
        <w:t xml:space="preserve"> speciation mode, phylogenetic ages equal species ages when there is no </w:t>
      </w:r>
      <w:r w:rsidR="001C1F2C">
        <w:rPr>
          <w:rFonts w:ascii="Times New Roman" w:hAnsi="Times New Roman" w:cs="Times New Roman"/>
          <w:sz w:val="24"/>
          <w:szCs w:val="24"/>
          <w:lang w:val="en-US"/>
        </w:rPr>
        <w:t>extinction,</w:t>
      </w:r>
      <w:r>
        <w:rPr>
          <w:rFonts w:ascii="Times New Roman" w:hAnsi="Times New Roman" w:cs="Times New Roman"/>
          <w:sz w:val="24"/>
          <w:szCs w:val="24"/>
          <w:lang w:val="en-US"/>
        </w:rPr>
        <w:t xml:space="preserve"> and all species are sampled. A phylogenetic tree</w:t>
      </w:r>
      <w:r w:rsidR="00727F12">
        <w:rPr>
          <w:rFonts w:ascii="Times New Roman" w:hAnsi="Times New Roman" w:cs="Times New Roman"/>
          <w:sz w:val="24"/>
          <w:szCs w:val="24"/>
          <w:lang w:val="en-US"/>
        </w:rPr>
        <w:t>, under budding speciation,</w:t>
      </w:r>
      <w:r>
        <w:rPr>
          <w:rFonts w:ascii="Times New Roman" w:hAnsi="Times New Roman" w:cs="Times New Roman"/>
          <w:sz w:val="24"/>
          <w:szCs w:val="24"/>
          <w:lang w:val="en-US"/>
        </w:rPr>
        <w:t xml:space="preserve"> typically lacks information about which of the two descendent branches is the new species after a speciation event </w:t>
      </w:r>
      <w:r>
        <w:fldChar w:fldCharType="begin"/>
      </w:r>
      <w:r>
        <w:rPr>
          <w:rFonts w:ascii="Times New Roman" w:hAnsi="Times New Roman" w:cs="Times New Roman"/>
          <w:sz w:val="24"/>
          <w:szCs w:val="24"/>
          <w:lang w:val="en-US"/>
        </w:rPr>
        <w:instrText>ADDIN CSL_CITATION {"citationItems":[{"id":"ITEM-1","itemData":{"DOI":"10.1111/j.1469-185X.2011.00178.x","ISSN":"1469185X","abstract":"We present a complete phylogeny of macroperforate planktonic foraminifer species of the Cenozoic Era (~65 million years ago to present). The phylogeny is developed from a large body of palaeontological work that details the evolutionary relationships and stratigraphic (time) distributions of species-level taxa identified from morphology ('morphospecies'). Morphospecies are assigned to morphogroups and ecogroups depending on test morphology and inferred habitat, respectively. Because gradual evolution is well documented in this clade, we have identified many instances of morphospecies intergrading over time, allowing us to eliminate 'pseudospeciation' and 'pseudoextinction' from the record and thereby permit the construction of a more natural phylogeny based on inferred biological lineages. Each cladogenetic event is determined as either budding or bifurcating depending on the pattern of morphological change at the time of branching. This lineage phylogeny provides palaeontologically calibrated ages for each divergence that are entirely independent of molecular data. The tree provides a model system for macroevolutionary studies in the fossil record addressing questions of speciation, extinction, and rates and patterns of evolution. © 2011 The Authors. Biological Reviews © 2011 Cambridge Philosophical Society.","author":[{"dropping-particle":"","family":"Aze","given":"Tracy","non-dropping-particle":"","parse-names":false,"suffix":""},{"dropping-particle":"","family":"Ezard","given":"Thomas H.G.","non-dropping-particle":"","parse-names":false,"suffix":""},{"dropping-particle":"","family":"Purvis","given":"Andy","non-dropping-particle":"","parse-names":false,"suffix":""},{"dropping-particle":"","family":"Coxall","given":"Helen K.","non-dropping-particle":"","parse-names":false,"suffix":""},{"dropping-particle":"","family":"Stewart","given":"Duncan R.M.","non-dropping-particle":"","parse-names":false,"suffix":""},{"dropping-particle":"","family":"Wade","given":"Bridget S.","non-dropping-particle":"","parse-names":false,"suffix":""},{"dropping-particle":"","family":"Pearson","given":"Paul N.","non-dropping-particle":"","parse-names":false,"suffix":""}],"container-title":"Biological Reviews","id":"ITEM-1","issue":"4","issued":{"date-parts":[["2011"]]},"page":"900-927","title":"A phylogeny of Cenozoic macroperforate planktonic foraminifera from fossil data","type":"article-journal","volume":"86"},"uris":["http://www.mendeley.com/documents/?uuid=09eb6731-fca4-4073-9358-834d52997dc5"]}],"mendeley":{"formattedCitation":"(Aze et al., 2011)","manualFormatting":"(but see Aze et al. 2011)","plainTextFormattedCitation":"(Aze et al., 2011)","previouslyFormattedCitation":"(Aze et al., 2011)"},"properties":{"noteIndex":0},"schema":"https://github.com/citation-style-language/schema/raw/master/csl-citation.json"}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(but see Aze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Thus, in the absence of extinction, the phylogenetic age of one sister species will equal its species age while the other will be older but without the possibility to identify which one is which. Anagenetic speciation is not associated with a branching event but can be used to describe different species or morphospecies </w:t>
      </w:r>
      <w:r>
        <w:fldChar w:fldCharType="begin"/>
      </w:r>
      <w:r>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(Emerson &amp; Patiño,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delimited by substantial phenotypic change occurring along a lineage </w:t>
      </w:r>
      <w:r>
        <w:fldChar w:fldCharType="begin"/>
      </w:r>
      <w:r>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Byars, Fitzgerald, Paleobiology, &amp; Winter, 1999)","plainTextFormattedCitation":"(Roopnarine, Byars, Fitzgerald, Paleobiology, &amp; Winter, 1999)","previouslyFormattedCitation":"(Roopnarine, Byars, Fitzgerald, Paleobiology, &amp; Winter, 1999)"},"properties":{"noteIndex":0},"schema":"https://github.com/citation-style-language/schema/raw/master/csl-citation.json"}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(Roopnarine et al.,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will cause a higher phylogenetic age than the genuine species age. </w:t>
      </w:r>
      <w:commentRangeEnd w:id="1"/>
      <w:r w:rsidR="00DB3754">
        <w:rPr>
          <w:rStyle w:val="Refdecomentario"/>
        </w:rPr>
        <w:commentReference w:id="1"/>
      </w:r>
    </w:p>
    <w:p w14:paraId="521A2091" w14:textId="504F8EBA" w:rsidR="002F5B65" w:rsidRDefault="004252FF" w:rsidP="007C72BB">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we use simulations to quantify the predictability of species age from phylogenetic trees of extant taxa, under different diversification scenarios. </w:t>
      </w:r>
      <w:r>
        <w:fldChar w:fldCharType="begin"/>
      </w:r>
      <w:r>
        <w:rPr>
          <w:rFonts w:ascii="Times New Roman" w:hAnsi="Times New Roman" w:cs="Times New Roman"/>
          <w:sz w:val="24"/>
          <w:szCs w:val="24"/>
          <w:lang w:val="en-US"/>
        </w:rPr>
        <w:instrText>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Solutions","type":"article-journal","volume":"69"},"uris":["http://www.mendeley.com/documents/?uuid=ac62067c-67fd-48b4-9f00-40a5b9d53872"]}],"mendeley":{"formattedCitation":"(Chang, Rabosky, &amp; Alfaro, 2020; Thomas et al., 2013)","manualFormatting":"Chang et al. 2020; Thomas et al. 2013)","plainTextFormattedCitation":"(Chang, Rabosky, &amp; Alfaro, 2020; Thomas et al., 2013)","previouslyFormattedCitation":"(Chang, Rabosky, &amp; Alfaro, 2020; Thomas et al., 2013)"},"properties":{"noteIndex":0},"schema":"https://github.com/citation-style-language/schema/raw/master/csl-citation.json"}</w:instrText>
      </w:r>
      <w:r w:rsidR="00000000">
        <w:rPr>
          <w:rFonts w:ascii="Times New Roman" w:hAnsi="Times New Roman" w:cs="Times New Roman"/>
          <w:sz w:val="24"/>
          <w:szCs w:val="24"/>
          <w:lang w:val="en-US"/>
        </w:rPr>
        <w:fldChar w:fldCharType="separate"/>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Specifically, we performed simulations where we know the true age of species to: 1) quantify the error in phylogenetic ages under various scenarios combining different speciation modes with a range of speciation and extinction rates</w:t>
      </w:r>
      <w:r w:rsidR="00124FD3">
        <w:rPr>
          <w:rFonts w:ascii="Times New Roman" w:hAnsi="Times New Roman" w:cs="Times New Roman"/>
          <w:sz w:val="24"/>
          <w:szCs w:val="24"/>
          <w:lang w:val="en-US"/>
        </w:rPr>
        <w:t xml:space="preserve"> and incomplete sampling</w:t>
      </w:r>
      <w:r>
        <w:rPr>
          <w:rFonts w:ascii="Times New Roman" w:hAnsi="Times New Roman" w:cs="Times New Roman"/>
          <w:sz w:val="24"/>
          <w:szCs w:val="24"/>
          <w:lang w:val="en-US"/>
        </w:rPr>
        <w:t xml:space="preserve">; 2) examine whether this error affects our ability to make qualitative </w:t>
      </w:r>
      <w:r w:rsidR="00976D6B">
        <w:rPr>
          <w:rFonts w:ascii="Times New Roman" w:hAnsi="Times New Roman" w:cs="Times New Roman"/>
          <w:sz w:val="24"/>
          <w:szCs w:val="24"/>
          <w:lang w:val="en-US"/>
        </w:rPr>
        <w:t xml:space="preserve">age comparisons between </w:t>
      </w:r>
      <w:r>
        <w:rPr>
          <w:rFonts w:ascii="Times New Roman" w:hAnsi="Times New Roman" w:cs="Times New Roman"/>
          <w:sz w:val="24"/>
          <w:szCs w:val="24"/>
          <w:lang w:val="en-US"/>
        </w:rPr>
        <w:t xml:space="preserve">species; </w:t>
      </w:r>
      <w:r w:rsidR="00124FD3">
        <w:rPr>
          <w:rFonts w:ascii="Times New Roman" w:hAnsi="Times New Roman" w:cs="Times New Roman"/>
          <w:sz w:val="24"/>
          <w:szCs w:val="24"/>
          <w:lang w:val="en-US"/>
        </w:rPr>
        <w:t>3</w:t>
      </w:r>
      <w:r>
        <w:rPr>
          <w:rFonts w:ascii="Times New Roman" w:hAnsi="Times New Roman" w:cs="Times New Roman"/>
          <w:sz w:val="24"/>
          <w:szCs w:val="24"/>
          <w:lang w:val="en-US"/>
        </w:rPr>
        <w:t xml:space="preserve">) explore whether the signal of age-correlated extinction risk is preserved in the phylogenetic age of species. Finally, we propose a new method to </w:t>
      </w:r>
      <w:r w:rsidR="00124FD3">
        <w:rPr>
          <w:rFonts w:ascii="Times New Roman" w:hAnsi="Times New Roman" w:cs="Times New Roman"/>
          <w:sz w:val="24"/>
          <w:szCs w:val="24"/>
          <w:lang w:val="en-US"/>
        </w:rPr>
        <w:t>estimate species age more accurately</w:t>
      </w:r>
      <w:r>
        <w:rPr>
          <w:rFonts w:ascii="Times New Roman" w:hAnsi="Times New Roman" w:cs="Times New Roman"/>
          <w:sz w:val="24"/>
          <w:szCs w:val="24"/>
          <w:lang w:val="en-US"/>
        </w:rPr>
        <w:t xml:space="preserve"> under the assumption of bifurcating speciation</w:t>
      </w:r>
      <w:r w:rsidR="00F130EC">
        <w:rPr>
          <w:rFonts w:ascii="Times New Roman" w:hAnsi="Times New Roman" w:cs="Times New Roman"/>
          <w:sz w:val="24"/>
          <w:szCs w:val="24"/>
          <w:lang w:val="en-US"/>
        </w:rPr>
        <w:t xml:space="preserve">, </w:t>
      </w:r>
      <w:r w:rsidR="00976D6B">
        <w:rPr>
          <w:rFonts w:ascii="Times New Roman" w:hAnsi="Times New Roman" w:cs="Times New Roman"/>
          <w:sz w:val="24"/>
          <w:szCs w:val="24"/>
          <w:lang w:val="en-US"/>
        </w:rPr>
        <w:t>while correcting for incomplete</w:t>
      </w:r>
      <w:r w:rsidR="00F130EC">
        <w:rPr>
          <w:rFonts w:ascii="Times New Roman" w:hAnsi="Times New Roman" w:cs="Times New Roman"/>
          <w:sz w:val="24"/>
          <w:szCs w:val="24"/>
          <w:lang w:val="en-US"/>
        </w:rPr>
        <w:t xml:space="preserve"> species sampling</w:t>
      </w:r>
      <w:r>
        <w:rPr>
          <w:rFonts w:ascii="Times New Roman" w:hAnsi="Times New Roman" w:cs="Times New Roman"/>
          <w:sz w:val="24"/>
          <w:szCs w:val="24"/>
          <w:lang w:val="en-US"/>
        </w:rPr>
        <w:t>,</w:t>
      </w:r>
      <w:del w:id="2" w:author="Carlos Calderon del Cid" w:date="2024-02-06T12:18:00Z">
        <w:r w:rsidR="003E6467" w:rsidDel="003E6467">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and assess its ability to </w:t>
      </w:r>
      <w:r w:rsidR="00124FD3">
        <w:rPr>
          <w:rFonts w:ascii="Times New Roman" w:hAnsi="Times New Roman" w:cs="Times New Roman"/>
          <w:sz w:val="24"/>
          <w:szCs w:val="24"/>
          <w:lang w:val="en-US"/>
        </w:rPr>
        <w:t>improve our interpretation of age-dependent extinction risks</w:t>
      </w:r>
      <w:r>
        <w:rPr>
          <w:rFonts w:ascii="Times New Roman" w:hAnsi="Times New Roman" w:cs="Times New Roman"/>
          <w:sz w:val="24"/>
          <w:szCs w:val="24"/>
          <w:lang w:val="en-US"/>
        </w:rPr>
        <w:t xml:space="preserve">. </w:t>
      </w:r>
    </w:p>
    <w:p w14:paraId="4F604154" w14:textId="77777777" w:rsidR="002F5B65" w:rsidRDefault="002F5B65">
      <w:pPr>
        <w:spacing w:after="0" w:line="360" w:lineRule="auto"/>
        <w:ind w:firstLine="709"/>
        <w:jc w:val="both"/>
        <w:rPr>
          <w:rFonts w:ascii="Times New Roman" w:hAnsi="Times New Roman" w:cs="Times New Roman"/>
          <w:sz w:val="24"/>
          <w:szCs w:val="24"/>
          <w:lang w:val="en-US"/>
        </w:rPr>
      </w:pPr>
    </w:p>
    <w:p w14:paraId="3AB70783" w14:textId="77777777" w:rsidR="002F5B65" w:rsidRDefault="004252F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Methods</w:t>
      </w:r>
    </w:p>
    <w:p w14:paraId="1AA7F7D2"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Simulating species ages</w:t>
      </w:r>
    </w:p>
    <w:p w14:paraId="42F02690" w14:textId="5253E743" w:rsidR="002F5B65" w:rsidRDefault="004252FF" w:rsidP="006D19FA">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generated complete phylogenies of extant and extinct species under a stochastic birth-death process using the package </w:t>
      </w:r>
      <w:proofErr w:type="spellStart"/>
      <w:r>
        <w:rPr>
          <w:rFonts w:ascii="Times New Roman" w:hAnsi="Times New Roman" w:cs="Times New Roman"/>
          <w:sz w:val="24"/>
          <w:szCs w:val="24"/>
          <w:lang w:val="en-US"/>
        </w:rPr>
        <w:t>TreeSim</w:t>
      </w:r>
      <w:proofErr w:type="spellEnd"/>
      <w:r>
        <w:rPr>
          <w:rFonts w:ascii="Times New Roman" w:hAnsi="Times New Roman" w:cs="Times New Roman"/>
          <w:sz w:val="24"/>
          <w:szCs w:val="24"/>
          <w:lang w:val="en-US"/>
        </w:rPr>
        <w:t xml:space="preserve"> 2.4 </w:t>
      </w:r>
      <w:r>
        <w:fldChar w:fldCharType="begin"/>
      </w:r>
      <w:r>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(Stadler, 2010)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the R 4.3.0 statistical programing environment </w:t>
      </w:r>
      <w:r>
        <w:fldChar w:fldCharType="begin"/>
      </w:r>
      <w:r>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 Core Team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Then we</w:t>
      </w:r>
      <w:r>
        <w:rPr>
          <w:rFonts w:ascii="Times New Roman" w:hAnsi="Times New Roman" w:cs="Times New Roman"/>
          <w:sz w:val="24"/>
          <w:szCs w:val="24"/>
          <w:lang w:val="en-US"/>
        </w:rPr>
        <w:t xml:space="preserve"> mapped species on the complete phylogenies using the R package </w:t>
      </w:r>
      <w:proofErr w:type="spellStart"/>
      <w:r>
        <w:rPr>
          <w:rFonts w:ascii="Times New Roman" w:hAnsi="Times New Roman" w:cs="Times New Roman"/>
          <w:sz w:val="24"/>
          <w:szCs w:val="24"/>
          <w:lang w:val="en-US"/>
        </w:rPr>
        <w:t>FossilSim</w:t>
      </w:r>
      <w:proofErr w:type="spellEnd"/>
      <w:r>
        <w:rPr>
          <w:rFonts w:ascii="Times New Roman" w:hAnsi="Times New Roman" w:cs="Times New Roman"/>
          <w:sz w:val="24"/>
          <w:szCs w:val="24"/>
          <w:lang w:val="en-US"/>
        </w:rPr>
        <w:t xml:space="preserve"> 2.3.1 </w:t>
      </w:r>
      <w:r>
        <w:fldChar w:fldCharType="begin"/>
      </w:r>
      <w:r>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Pett, O’Reilly, &amp; Warnock, 2019)","plainTextFormattedCitation":"(Barido-Sottani, Pett, O’Reilly, &amp; Warnock, 2019)","previouslyFormattedCitation":"(Barido-Sottani, Pett, O’Reilly, &amp; Warnock,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(Barido-</w:t>
      </w:r>
      <w:proofErr w:type="spellStart"/>
      <w:r>
        <w:rPr>
          <w:rFonts w:ascii="Times New Roman" w:hAnsi="Times New Roman" w:cs="Times New Roman"/>
          <w:sz w:val="24"/>
          <w:szCs w:val="24"/>
          <w:lang w:val="en-US"/>
        </w:rPr>
        <w:t>Sottani</w:t>
      </w:r>
      <w:proofErr w:type="spellEnd"/>
      <w:r>
        <w:rPr>
          <w:rFonts w:ascii="Times New Roman" w:hAnsi="Times New Roman" w:cs="Times New Roman"/>
          <w:sz w:val="24"/>
          <w:szCs w:val="24"/>
          <w:lang w:val="en-US"/>
        </w:rPr>
        <w:t xml:space="preserve">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different speciation modes, thus assigning species labels across all branches of the tree. We used the labels assigned to terminal extant taxa to determine the true species ages. We then dropped </w:t>
      </w:r>
      <w:r>
        <w:rPr>
          <w:rFonts w:ascii="Times New Roman" w:hAnsi="Times New Roman" w:cs="Times New Roman"/>
          <w:sz w:val="24"/>
          <w:szCs w:val="24"/>
          <w:lang w:val="en-US"/>
        </w:rPr>
        <w:lastRenderedPageBreak/>
        <w:t>all extinct species from the tree and obtained the length of terminal branches, to quantify the phylogenetic age of extant species. Finally, we rescaled all phylogenetic trees to a root age of one, which ensures that the absolute error</w:t>
      </w:r>
      <w:r w:rsidR="006D19FA">
        <w:rPr>
          <w:rFonts w:ascii="Times New Roman" w:hAnsi="Times New Roman" w:cs="Times New Roman"/>
          <w:sz w:val="24"/>
          <w:szCs w:val="24"/>
          <w:lang w:val="en-US"/>
        </w:rPr>
        <w:t>s</w:t>
      </w:r>
      <w:r>
        <w:rPr>
          <w:rFonts w:ascii="Times New Roman" w:hAnsi="Times New Roman" w:cs="Times New Roman"/>
          <w:sz w:val="24"/>
          <w:szCs w:val="24"/>
          <w:lang w:val="en-US"/>
        </w:rPr>
        <w:t xml:space="preserve"> in species ages are comparable in plots, and compared the relative true and phylogenetic ages among different simulation scenarios.</w:t>
      </w:r>
    </w:p>
    <w:p w14:paraId="12043436" w14:textId="77777777" w:rsidR="002F5B65" w:rsidRDefault="002F5B65">
      <w:pPr>
        <w:spacing w:after="0" w:line="360" w:lineRule="auto"/>
        <w:jc w:val="both"/>
        <w:rPr>
          <w:rFonts w:ascii="Times New Roman" w:hAnsi="Times New Roman" w:cs="Times New Roman"/>
          <w:sz w:val="24"/>
          <w:szCs w:val="24"/>
          <w:lang w:val="en-US"/>
        </w:rPr>
      </w:pPr>
    </w:p>
    <w:p w14:paraId="4653C38C"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1681BA16" w14:textId="33281B8C"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explore whether there is a consistent over- or underestimation of species ages and to quantify error in approximating species ages with phylogenetic ages, we simulated a range of datasets with different speciation modes and diversification rates. First, we simulated 3 sets of 100 phylogenetic trees</w:t>
      </w:r>
      <w:r w:rsidR="006D19FA">
        <w:rPr>
          <w:rFonts w:ascii="Times New Roman" w:hAnsi="Times New Roman" w:cs="Times New Roman"/>
          <w:sz w:val="24"/>
          <w:szCs w:val="24"/>
          <w:lang w:val="en-US"/>
        </w:rPr>
        <w:t xml:space="preserve"> with 100 extant species</w:t>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 xml:space="preserve">based on </w:t>
      </w:r>
      <w:r w:rsidR="00E46122">
        <w:rPr>
          <w:rFonts w:ascii="Times New Roman" w:hAnsi="Times New Roman" w:cs="Times New Roman"/>
          <w:sz w:val="24"/>
          <w:szCs w:val="24"/>
          <w:lang w:val="en-US"/>
        </w:rPr>
        <w:t xml:space="preserve">speciation </w:t>
      </w:r>
      <w:r>
        <w:rPr>
          <w:rFonts w:ascii="Times New Roman" w:hAnsi="Times New Roman" w:cs="Times New Roman"/>
          <w:sz w:val="24"/>
          <w:szCs w:val="24"/>
          <w:lang w:val="en-US"/>
        </w:rPr>
        <w:t xml:space="preserve">rates </w:t>
      </w:r>
      <w:r w:rsidR="006D19FA">
        <w:rPr>
          <w:rFonts w:ascii="Times New Roman" w:hAnsi="Times New Roman" w:cs="Times New Roman"/>
          <w:sz w:val="24"/>
          <w:szCs w:val="24"/>
          <w:lang w:val="en-US"/>
        </w:rPr>
        <w:t xml:space="preserve">equal </w:t>
      </w:r>
      <w:r>
        <w:rPr>
          <w:rFonts w:ascii="Times New Roman" w:hAnsi="Times New Roman" w:cs="Times New Roman"/>
          <w:sz w:val="24"/>
          <w:szCs w:val="24"/>
          <w:lang w:val="en-US"/>
        </w:rPr>
        <w:t xml:space="preserve">to 0.1, 0.5, and 1, combined with 100 </w:t>
      </w:r>
      <w:r w:rsidR="00E46122">
        <w:rPr>
          <w:rFonts w:ascii="Times New Roman" w:hAnsi="Times New Roman" w:cs="Times New Roman"/>
          <w:sz w:val="24"/>
          <w:szCs w:val="24"/>
          <w:lang w:val="en-US"/>
        </w:rPr>
        <w:t xml:space="preserve">extinction </w:t>
      </w:r>
      <w:r>
        <w:rPr>
          <w:rFonts w:ascii="Times New Roman" w:hAnsi="Times New Roman" w:cs="Times New Roman"/>
          <w:sz w:val="24"/>
          <w:szCs w:val="24"/>
          <w:lang w:val="en-US"/>
        </w:rPr>
        <w:t xml:space="preserve">rates ranging from 0 to 0.99 in equal increments </w:t>
      </w:r>
      <w:r>
        <w:fldChar w:fldCharType="begin"/>
      </w:r>
      <w:r>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&amp; O’Meara,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(Beaulieu &amp; O’Meara,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Second, on each of these phylogenies</w:t>
      </w:r>
      <w:r w:rsidR="00A82359">
        <w:rPr>
          <w:rFonts w:ascii="Times New Roman" w:hAnsi="Times New Roman" w:cs="Times New Roman"/>
          <w:sz w:val="24"/>
          <w:szCs w:val="24"/>
          <w:lang w:val="en-US"/>
        </w:rPr>
        <w:t xml:space="preserve"> we</w:t>
      </w:r>
      <w:r>
        <w:rPr>
          <w:rFonts w:ascii="Times New Roman" w:hAnsi="Times New Roman" w:cs="Times New Roman"/>
          <w:sz w:val="24"/>
          <w:szCs w:val="24"/>
          <w:lang w:val="en-US"/>
        </w:rPr>
        <w:t xml:space="preserve"> mapped species according to different scenarios of speciation: (1) budding speciation, (2) bifurcating speciation, (3) a combination of budding speciation and anagenetic speciation with the rate of anagenesis set to half of the </w:t>
      </w:r>
      <w:r w:rsidR="00FE5690">
        <w:rPr>
          <w:rFonts w:ascii="Times New Roman" w:hAnsi="Times New Roman" w:cs="Times New Roman"/>
          <w:sz w:val="24"/>
          <w:szCs w:val="24"/>
          <w:lang w:val="en-US"/>
        </w:rPr>
        <w:t xml:space="preserve">speciation </w:t>
      </w:r>
      <w:r>
        <w:rPr>
          <w:rFonts w:ascii="Times New Roman" w:hAnsi="Times New Roman" w:cs="Times New Roman"/>
          <w:sz w:val="24"/>
          <w:szCs w:val="24"/>
          <w:lang w:val="en-US"/>
        </w:rPr>
        <w:t xml:space="preserve">rate, and (4) bifurcating speciation combined with anagenetic speciation with the rate of anagenesis set to half of the </w:t>
      </w:r>
      <w:r w:rsidR="00FE5690">
        <w:rPr>
          <w:rFonts w:ascii="Times New Roman" w:hAnsi="Times New Roman" w:cs="Times New Roman"/>
          <w:sz w:val="24"/>
          <w:szCs w:val="24"/>
          <w:lang w:val="en-US"/>
        </w:rPr>
        <w:t xml:space="preserve">speciation </w:t>
      </w:r>
      <w:r>
        <w:rPr>
          <w:rFonts w:ascii="Times New Roman" w:hAnsi="Times New Roman" w:cs="Times New Roman"/>
          <w:sz w:val="24"/>
          <w:szCs w:val="24"/>
          <w:lang w:val="en-US"/>
        </w:rPr>
        <w:t>rate.</w:t>
      </w:r>
    </w:p>
    <w:p w14:paraId="09CCAADF" w14:textId="104C1033" w:rsidR="002F5B65" w:rsidRDefault="004252F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Across all trees, we obtained in total 120,000 extant species, 30,000 for each speciation scenario. For each speciation mode and extinction fraction rate (defined as death/birth Beaulieu &amp; O’Meara, 2016), we calculated the mean absolute percentage error (MAPE) across all species for each tree as measure of the deviation between the phylogenetic ages from the true age</w:t>
      </w:r>
      <w:r w:rsidR="009B403B">
        <w:rPr>
          <w:rFonts w:ascii="Times New Roman" w:hAnsi="Times New Roman" w:cs="Times New Roman"/>
          <w:sz w:val="24"/>
          <w:szCs w:val="24"/>
          <w:lang w:val="en-US"/>
        </w:rPr>
        <w:t>:</w:t>
      </w:r>
    </w:p>
    <w:p w14:paraId="24595240" w14:textId="1D6EE7D4" w:rsidR="009B403B" w:rsidRDefault="009B403B">
      <w:pPr>
        <w:spacing w:after="0" w:line="360" w:lineRule="auto"/>
        <w:jc w:val="center"/>
        <w:rPr>
          <w:rFonts w:ascii="Times New Roman" w:hAnsi="Times New Roman" w:cs="Times New Roman"/>
          <w:sz w:val="24"/>
          <w:szCs w:val="24"/>
          <w:lang w:val="en-US"/>
        </w:rPr>
      </w:pPr>
      <w:r w:rsidRPr="009B403B">
        <w:rPr>
          <w:rFonts w:ascii="Times New Roman" w:hAnsi="Times New Roman" w:cs="Times New Roman"/>
          <w:noProof/>
          <w:sz w:val="24"/>
          <w:szCs w:val="24"/>
          <w:lang w:val="en-US"/>
        </w:rPr>
        <w:drawing>
          <wp:inline distT="0" distB="0" distL="0" distR="0" wp14:anchorId="55B05DDF" wp14:editId="6A0E06A8">
            <wp:extent cx="1892300" cy="431800"/>
            <wp:effectExtent l="0" t="0" r="0" b="0"/>
            <wp:docPr id="36803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34096" name=""/>
                    <pic:cNvPicPr/>
                  </pic:nvPicPr>
                  <pic:blipFill>
                    <a:blip r:embed="rId9"/>
                    <a:stretch>
                      <a:fillRect/>
                    </a:stretch>
                  </pic:blipFill>
                  <pic:spPr>
                    <a:xfrm>
                      <a:off x="0" y="0"/>
                      <a:ext cx="1892300" cy="431800"/>
                    </a:xfrm>
                    <a:prstGeom prst="rect">
                      <a:avLst/>
                    </a:prstGeom>
                  </pic:spPr>
                </pic:pic>
              </a:graphicData>
            </a:graphic>
          </wp:inline>
        </w:drawing>
      </w:r>
      <w:r w:rsidRPr="009B403B">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p w14:paraId="64B86A80" w14:textId="716D2ED1" w:rsidR="009B403B" w:rsidRPr="009B403B" w:rsidRDefault="009B403B" w:rsidP="00A82359">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where </w:t>
      </w:r>
      <w:r>
        <w:rPr>
          <w:rFonts w:ascii="Times New Roman" w:hAnsi="Times New Roman" w:cs="Times New Roman"/>
          <w:i/>
          <w:iCs/>
          <w:sz w:val="24"/>
          <w:szCs w:val="24"/>
          <w:lang w:val="en-US"/>
        </w:rPr>
        <w:t>s</w:t>
      </w:r>
      <w:r>
        <w:rPr>
          <w:rFonts w:ascii="Times New Roman" w:hAnsi="Times New Roman" w:cs="Times New Roman"/>
          <w:sz w:val="24"/>
          <w:szCs w:val="24"/>
          <w:lang w:val="en-US"/>
        </w:rPr>
        <w:t xml:space="preserve"> is the true species age, </w:t>
      </w:r>
      <w:r>
        <w:rPr>
          <w:rFonts w:ascii="Times New Roman" w:hAnsi="Times New Roman" w:cs="Times New Roman"/>
          <w:i/>
          <w:iCs/>
          <w:sz w:val="24"/>
          <w:szCs w:val="24"/>
          <w:lang w:val="en-US"/>
        </w:rPr>
        <w:t>v</w:t>
      </w:r>
      <w:r>
        <w:rPr>
          <w:rFonts w:ascii="Times New Roman" w:hAnsi="Times New Roman" w:cs="Times New Roman"/>
          <w:sz w:val="24"/>
          <w:szCs w:val="24"/>
          <w:lang w:val="en-US"/>
        </w:rPr>
        <w:t xml:space="preserve"> is the phylogenetic age, and </w:t>
      </w:r>
      <w:r>
        <w:rPr>
          <w:rFonts w:ascii="Times New Roman" w:hAnsi="Times New Roman" w:cs="Times New Roman"/>
          <w:i/>
          <w:iCs/>
          <w:sz w:val="24"/>
          <w:szCs w:val="24"/>
          <w:lang w:val="en-US"/>
        </w:rPr>
        <w:t>n</w:t>
      </w:r>
      <w:r>
        <w:rPr>
          <w:rFonts w:ascii="Times New Roman" w:hAnsi="Times New Roman" w:cs="Times New Roman"/>
          <w:sz w:val="24"/>
          <w:szCs w:val="24"/>
          <w:lang w:val="en-US"/>
        </w:rPr>
        <w:t xml:space="preserve"> is the number of tips in the tree (pruned of the extinct species).  </w:t>
      </w:r>
    </w:p>
    <w:p w14:paraId="3CC807AF" w14:textId="77777777" w:rsidR="002F5B65" w:rsidRDefault="004252F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Next, for each speciation mode, we plotted the MAPE against the simulated extinction fraction.</w:t>
      </w:r>
    </w:p>
    <w:p w14:paraId="60DB8BD4" w14:textId="77777777" w:rsidR="002F5B65" w:rsidRDefault="002F5B65">
      <w:pPr>
        <w:spacing w:after="0" w:line="360" w:lineRule="auto"/>
        <w:jc w:val="both"/>
        <w:rPr>
          <w:rFonts w:ascii="Times New Roman" w:hAnsi="Times New Roman" w:cs="Times New Roman"/>
          <w:sz w:val="24"/>
          <w:szCs w:val="24"/>
          <w:lang w:val="en-US"/>
        </w:rPr>
      </w:pPr>
    </w:p>
    <w:p w14:paraId="71E51774" w14:textId="77777777" w:rsidR="00A82359" w:rsidRDefault="00A82359">
      <w:pPr>
        <w:spacing w:after="0" w:line="360" w:lineRule="auto"/>
        <w:jc w:val="both"/>
        <w:rPr>
          <w:rFonts w:ascii="Times New Roman" w:hAnsi="Times New Roman" w:cs="Times New Roman"/>
          <w:sz w:val="24"/>
          <w:szCs w:val="24"/>
          <w:lang w:val="en-US"/>
        </w:rPr>
      </w:pPr>
    </w:p>
    <w:p w14:paraId="0982381B" w14:textId="77777777" w:rsidR="005152A1" w:rsidRDefault="005152A1">
      <w:pPr>
        <w:spacing w:after="0" w:line="360" w:lineRule="auto"/>
        <w:jc w:val="both"/>
        <w:rPr>
          <w:rFonts w:ascii="Times New Roman" w:hAnsi="Times New Roman" w:cs="Times New Roman"/>
          <w:sz w:val="24"/>
          <w:szCs w:val="24"/>
          <w:lang w:val="en-US"/>
        </w:rPr>
      </w:pPr>
    </w:p>
    <w:p w14:paraId="4C7262C5" w14:textId="77777777" w:rsidR="005152A1" w:rsidRDefault="005152A1">
      <w:pPr>
        <w:spacing w:after="0" w:line="360" w:lineRule="auto"/>
        <w:jc w:val="both"/>
        <w:rPr>
          <w:rFonts w:ascii="Times New Roman" w:hAnsi="Times New Roman" w:cs="Times New Roman"/>
          <w:sz w:val="24"/>
          <w:szCs w:val="24"/>
          <w:lang w:val="en-US"/>
        </w:rPr>
      </w:pPr>
    </w:p>
    <w:p w14:paraId="61903A40" w14:textId="60B57C13"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lastRenderedPageBreak/>
        <w:t>Impact of age error in comparing species ages</w:t>
      </w:r>
      <w:r w:rsidR="00CD03DE">
        <w:rPr>
          <w:rFonts w:ascii="Times New Roman" w:hAnsi="Times New Roman" w:cs="Times New Roman"/>
          <w:i/>
          <w:iCs/>
          <w:sz w:val="24"/>
          <w:szCs w:val="24"/>
          <w:u w:val="single"/>
          <w:lang w:val="en-US"/>
        </w:rPr>
        <w:t xml:space="preserve"> </w:t>
      </w:r>
    </w:p>
    <w:p w14:paraId="75179B37" w14:textId="1D4DF300"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explore whether the error introduced by approximating species age with phylogenetic age impacts our ability to make qualitative judgements</w:t>
      </w:r>
      <w:r w:rsidR="00B04A58">
        <w:rPr>
          <w:rFonts w:ascii="Times New Roman" w:hAnsi="Times New Roman" w:cs="Times New Roman"/>
          <w:sz w:val="24"/>
          <w:szCs w:val="24"/>
          <w:lang w:val="en-US"/>
        </w:rPr>
        <w:t>,</w:t>
      </w:r>
      <w:r>
        <w:rPr>
          <w:rFonts w:ascii="Times New Roman" w:hAnsi="Times New Roman" w:cs="Times New Roman"/>
          <w:sz w:val="24"/>
          <w:szCs w:val="24"/>
          <w:lang w:val="en-US"/>
        </w:rPr>
        <w:t xml:space="preserve"> such as which of two extant species is the younger one, we simulated 1,000 phylogenetic trees with values of extinction fractions</w:t>
      </w:r>
      <w:r w:rsidR="00E46122">
        <w:rPr>
          <w:rFonts w:ascii="Times New Roman" w:hAnsi="Times New Roman" w:cs="Times New Roman"/>
          <w:sz w:val="24"/>
          <w:szCs w:val="24"/>
          <w:lang w:val="en-US"/>
        </w:rPr>
        <w:t xml:space="preserve"> (extinction rate divided by speciation rate)</w:t>
      </w:r>
      <w:r>
        <w:rPr>
          <w:rFonts w:ascii="Times New Roman" w:hAnsi="Times New Roman" w:cs="Times New Roman"/>
          <w:sz w:val="24"/>
          <w:szCs w:val="24"/>
          <w:lang w:val="en-US"/>
        </w:rPr>
        <w:t xml:space="preserve"> of 0.9, 0.5, and 0, combined with a fixed speciation rate of 1 (3000 trees). Second, on each of these phylogenies, we mapped species according to budding and bifurcating speciation. Thus, we simulated 300,000 extant species for each speciation mode. Next, we calculated the proportion of cases where the younger of two species, according to its phylogenetic age, is, in fact, the older one given the true age of the two species. We performed this comparison from the perspective of an empirical research</w:t>
      </w:r>
      <w:r w:rsidR="00B04A58">
        <w:rPr>
          <w:rFonts w:ascii="Times New Roman" w:hAnsi="Times New Roman" w:cs="Times New Roman"/>
          <w:sz w:val="24"/>
          <w:szCs w:val="24"/>
          <w:lang w:val="en-US"/>
        </w:rPr>
        <w:t>er</w:t>
      </w:r>
      <w:r>
        <w:rPr>
          <w:rFonts w:ascii="Times New Roman" w:hAnsi="Times New Roman" w:cs="Times New Roman"/>
          <w:sz w:val="24"/>
          <w:szCs w:val="24"/>
          <w:lang w:val="en-US"/>
        </w:rPr>
        <w:t xml:space="preserve"> that can only obtain the phylogenetic ages. We made two types of comparisons for each phylogeny: (1) between the youngest and oldest species in the phylogeny, and (2) between two randomly selected species.  </w:t>
      </w:r>
    </w:p>
    <w:p w14:paraId="25AA7163" w14:textId="77777777" w:rsidR="002F5B65" w:rsidRDefault="002F5B65">
      <w:pPr>
        <w:spacing w:after="0" w:line="360" w:lineRule="auto"/>
        <w:jc w:val="both"/>
        <w:rPr>
          <w:rFonts w:ascii="Times New Roman" w:hAnsi="Times New Roman" w:cs="Times New Roman"/>
          <w:sz w:val="24"/>
          <w:szCs w:val="24"/>
          <w:lang w:val="en-US"/>
        </w:rPr>
      </w:pPr>
    </w:p>
    <w:p w14:paraId="16CCA5BB" w14:textId="2BD6D5D3" w:rsidR="002F5B65" w:rsidDel="007E527D" w:rsidRDefault="004252FF">
      <w:pPr>
        <w:spacing w:after="0" w:line="360" w:lineRule="auto"/>
        <w:jc w:val="both"/>
        <w:rPr>
          <w:rFonts w:ascii="Times New Roman" w:hAnsi="Times New Roman" w:cs="Times New Roman"/>
          <w:i/>
          <w:iCs/>
          <w:sz w:val="24"/>
          <w:szCs w:val="24"/>
          <w:u w:val="single"/>
          <w:lang w:val="en-US"/>
        </w:rPr>
      </w:pPr>
      <w:r w:rsidDel="007E527D">
        <w:rPr>
          <w:rFonts w:ascii="Times New Roman" w:hAnsi="Times New Roman" w:cs="Times New Roman"/>
          <w:i/>
          <w:iCs/>
          <w:sz w:val="24"/>
          <w:szCs w:val="24"/>
          <w:u w:val="single"/>
          <w:lang w:val="en-US"/>
        </w:rPr>
        <w:t>Error in the phylogenetic age due to uniform incomplete sampling</w:t>
      </w:r>
    </w:p>
    <w:p w14:paraId="43FEA457" w14:textId="59042B16" w:rsidR="002F5B65" w:rsidDel="007E527D" w:rsidRDefault="001C4A1E" w:rsidP="006B647D">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the error of equating phylogenetic and true age that is introduced by uniform incomplete sampling under bifurcating speciation, we simulated 1,000 phylogenetic trees with </w:t>
      </w:r>
      <w:r w:rsidR="006B647D">
        <w:rPr>
          <w:rFonts w:ascii="Times New Roman" w:hAnsi="Times New Roman" w:cs="Times New Roman"/>
          <w:sz w:val="24"/>
          <w:szCs w:val="24"/>
          <w:lang w:val="en-US"/>
        </w:rPr>
        <w:t xml:space="preserve">a speciation rate of 0.3 and </w:t>
      </w:r>
      <w:r>
        <w:rPr>
          <w:rFonts w:ascii="Times New Roman" w:hAnsi="Times New Roman" w:cs="Times New Roman"/>
          <w:sz w:val="24"/>
          <w:szCs w:val="24"/>
          <w:lang w:val="en-US"/>
        </w:rPr>
        <w:t>extinction rates of 0.</w:t>
      </w:r>
      <w:r w:rsidR="006B647D">
        <w:rPr>
          <w:rFonts w:ascii="Times New Roman" w:hAnsi="Times New Roman" w:cs="Times New Roman"/>
          <w:sz w:val="24"/>
          <w:szCs w:val="24"/>
          <w:lang w:val="en-US"/>
        </w:rPr>
        <w:t>0</w:t>
      </w:r>
      <w:r>
        <w:rPr>
          <w:rFonts w:ascii="Times New Roman" w:hAnsi="Times New Roman" w:cs="Times New Roman"/>
          <w:sz w:val="24"/>
          <w:szCs w:val="24"/>
          <w:lang w:val="en-US"/>
        </w:rPr>
        <w:t>5, 0.15, and 0.</w:t>
      </w:r>
      <w:r w:rsidR="006B647D">
        <w:rPr>
          <w:rFonts w:ascii="Times New Roman" w:hAnsi="Times New Roman" w:cs="Times New Roman"/>
          <w:sz w:val="24"/>
          <w:szCs w:val="24"/>
          <w:lang w:val="en-US"/>
        </w:rPr>
        <w:t>2</w:t>
      </w:r>
      <w:r>
        <w:rPr>
          <w:rFonts w:ascii="Times New Roman" w:hAnsi="Times New Roman" w:cs="Times New Roman"/>
          <w:sz w:val="24"/>
          <w:szCs w:val="24"/>
          <w:lang w:val="en-US"/>
        </w:rPr>
        <w:t>5</w:t>
      </w:r>
      <w:r w:rsidR="006B647D">
        <w:rPr>
          <w:rFonts w:ascii="Times New Roman" w:hAnsi="Times New Roman" w:cs="Times New Roman"/>
          <w:sz w:val="24"/>
          <w:szCs w:val="24"/>
          <w:lang w:val="en-US"/>
        </w:rPr>
        <w:t>.</w:t>
      </w:r>
      <w:del w:id="3" w:author="Carlos Calderon del Cid" w:date="2024-02-06T12:18:00Z">
        <w:r w:rsidDel="003E6467">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w:t>
      </w:r>
      <w:r w:rsidR="006B647D">
        <w:rPr>
          <w:rFonts w:ascii="Times New Roman" w:hAnsi="Times New Roman" w:cs="Times New Roman"/>
          <w:sz w:val="24"/>
          <w:szCs w:val="24"/>
          <w:lang w:val="en-US"/>
        </w:rPr>
        <w:t>In addition to</w:t>
      </w:r>
      <w:r w:rsidDel="007E527D">
        <w:rPr>
          <w:rFonts w:ascii="Times New Roman" w:hAnsi="Times New Roman" w:cs="Times New Roman"/>
          <w:sz w:val="24"/>
          <w:szCs w:val="24"/>
          <w:lang w:val="en-US"/>
        </w:rPr>
        <w:t xml:space="preserve"> </w:t>
      </w:r>
      <w:r w:rsidR="00FF79B1" w:rsidDel="007E527D">
        <w:rPr>
          <w:rFonts w:ascii="Times New Roman" w:hAnsi="Times New Roman" w:cs="Times New Roman"/>
          <w:sz w:val="24"/>
          <w:szCs w:val="24"/>
          <w:lang w:val="en-US"/>
        </w:rPr>
        <w:t>fully sampled phylogen</w:t>
      </w:r>
      <w:r w:rsidR="006B647D">
        <w:rPr>
          <w:rFonts w:ascii="Times New Roman" w:hAnsi="Times New Roman" w:cs="Times New Roman"/>
          <w:sz w:val="24"/>
          <w:szCs w:val="24"/>
          <w:lang w:val="en-US"/>
        </w:rPr>
        <w:t>ies (where all extant species are included)</w:t>
      </w:r>
      <w:r w:rsidR="00B04A58" w:rsidDel="007E527D">
        <w:rPr>
          <w:rFonts w:ascii="Times New Roman" w:hAnsi="Times New Roman" w:cs="Times New Roman"/>
          <w:sz w:val="24"/>
          <w:szCs w:val="24"/>
          <w:lang w:val="en-US"/>
        </w:rPr>
        <w:t>,</w:t>
      </w:r>
      <w:r w:rsidR="006B647D">
        <w:rPr>
          <w:rFonts w:ascii="Times New Roman" w:hAnsi="Times New Roman" w:cs="Times New Roman"/>
          <w:sz w:val="24"/>
          <w:szCs w:val="24"/>
          <w:lang w:val="en-US"/>
        </w:rPr>
        <w:t xml:space="preserve"> we also simulated trees with incomplete taxon sam</w:t>
      </w:r>
      <w:r w:rsidR="008938E3">
        <w:rPr>
          <w:rFonts w:ascii="Times New Roman" w:hAnsi="Times New Roman" w:cs="Times New Roman"/>
          <w:sz w:val="24"/>
          <w:szCs w:val="24"/>
          <w:lang w:val="en-US"/>
        </w:rPr>
        <w:t>pl</w:t>
      </w:r>
      <w:r w:rsidR="006B647D">
        <w:rPr>
          <w:rFonts w:ascii="Times New Roman" w:hAnsi="Times New Roman" w:cs="Times New Roman"/>
          <w:sz w:val="24"/>
          <w:szCs w:val="24"/>
          <w:lang w:val="en-US"/>
        </w:rPr>
        <w:t>ing, where</w:t>
      </w:r>
      <w:r w:rsidR="00FF79B1" w:rsidDel="007E527D">
        <w:rPr>
          <w:rFonts w:ascii="Times New Roman" w:hAnsi="Times New Roman" w:cs="Times New Roman"/>
          <w:sz w:val="24"/>
          <w:szCs w:val="24"/>
          <w:lang w:val="en-US"/>
        </w:rPr>
        <w:t xml:space="preserve"> </w:t>
      </w:r>
      <w:r w:rsidDel="007E527D">
        <w:rPr>
          <w:rFonts w:ascii="Times New Roman" w:hAnsi="Times New Roman" w:cs="Times New Roman"/>
          <w:sz w:val="24"/>
          <w:szCs w:val="24"/>
          <w:lang w:val="en-US"/>
        </w:rPr>
        <w:t xml:space="preserve">25% </w:t>
      </w:r>
      <w:r w:rsidR="00B04A58" w:rsidDel="007E527D">
        <w:rPr>
          <w:rFonts w:ascii="Times New Roman" w:hAnsi="Times New Roman" w:cs="Times New Roman"/>
          <w:sz w:val="24"/>
          <w:szCs w:val="24"/>
          <w:lang w:val="en-US"/>
        </w:rPr>
        <w:t xml:space="preserve">or </w:t>
      </w:r>
      <w:r w:rsidDel="007E527D">
        <w:rPr>
          <w:rFonts w:ascii="Times New Roman" w:hAnsi="Times New Roman" w:cs="Times New Roman"/>
          <w:sz w:val="24"/>
          <w:szCs w:val="24"/>
          <w:lang w:val="en-US"/>
        </w:rPr>
        <w:t>50%</w:t>
      </w:r>
      <w:r w:rsidR="00FF79B1" w:rsidDel="007E527D">
        <w:rPr>
          <w:rFonts w:ascii="Times New Roman" w:hAnsi="Times New Roman" w:cs="Times New Roman"/>
          <w:sz w:val="24"/>
          <w:szCs w:val="24"/>
          <w:lang w:val="en-US"/>
        </w:rPr>
        <w:t xml:space="preserve"> </w:t>
      </w:r>
      <w:r w:rsidR="006B647D">
        <w:rPr>
          <w:rFonts w:ascii="Times New Roman" w:hAnsi="Times New Roman" w:cs="Times New Roman"/>
          <w:sz w:val="24"/>
          <w:szCs w:val="24"/>
          <w:lang w:val="en-US"/>
        </w:rPr>
        <w:t>of the tips were randomly removed</w:t>
      </w:r>
      <w:r w:rsidDel="007E527D">
        <w:rPr>
          <w:rFonts w:ascii="Times New Roman" w:hAnsi="Times New Roman" w:cs="Times New Roman"/>
          <w:sz w:val="24"/>
          <w:szCs w:val="24"/>
          <w:lang w:val="en-US"/>
        </w:rPr>
        <w:t xml:space="preserve">. </w:t>
      </w:r>
      <w:r w:rsidR="006D19FA" w:rsidDel="007E527D">
        <w:rPr>
          <w:rFonts w:ascii="Times New Roman" w:hAnsi="Times New Roman" w:cs="Times New Roman"/>
          <w:sz w:val="24"/>
          <w:szCs w:val="24"/>
          <w:lang w:val="en-US"/>
        </w:rPr>
        <w:t>We simulated trees</w:t>
      </w:r>
      <w:r w:rsidR="00B04A58" w:rsidDel="007E527D">
        <w:rPr>
          <w:rFonts w:ascii="Times New Roman" w:hAnsi="Times New Roman" w:cs="Times New Roman"/>
          <w:sz w:val="24"/>
          <w:szCs w:val="24"/>
          <w:lang w:val="en-US"/>
        </w:rPr>
        <w:t xml:space="preserve"> conditioning on the </w:t>
      </w:r>
      <w:r w:rsidR="006B647D">
        <w:rPr>
          <w:rFonts w:ascii="Times New Roman" w:hAnsi="Times New Roman" w:cs="Times New Roman"/>
          <w:sz w:val="24"/>
          <w:szCs w:val="24"/>
          <w:lang w:val="en-US"/>
        </w:rPr>
        <w:t>number of</w:t>
      </w:r>
      <w:r w:rsidR="006B647D" w:rsidDel="007E527D">
        <w:rPr>
          <w:rFonts w:ascii="Times New Roman" w:hAnsi="Times New Roman" w:cs="Times New Roman"/>
          <w:sz w:val="24"/>
          <w:szCs w:val="24"/>
          <w:lang w:val="en-US"/>
        </w:rPr>
        <w:t xml:space="preserve"> </w:t>
      </w:r>
      <w:r w:rsidR="00B04A58" w:rsidDel="007E527D">
        <w:rPr>
          <w:rFonts w:ascii="Times New Roman" w:hAnsi="Times New Roman" w:cs="Times New Roman"/>
          <w:sz w:val="24"/>
          <w:szCs w:val="24"/>
          <w:lang w:val="en-US"/>
        </w:rPr>
        <w:t>tip</w:t>
      </w:r>
      <w:r w:rsidR="006B647D">
        <w:rPr>
          <w:rFonts w:ascii="Times New Roman" w:hAnsi="Times New Roman" w:cs="Times New Roman"/>
          <w:sz w:val="24"/>
          <w:szCs w:val="24"/>
          <w:lang w:val="en-US"/>
        </w:rPr>
        <w:t>s</w:t>
      </w:r>
      <w:r w:rsidR="00B04A58" w:rsidDel="007E527D">
        <w:rPr>
          <w:rFonts w:ascii="Times New Roman" w:hAnsi="Times New Roman" w:cs="Times New Roman"/>
          <w:sz w:val="24"/>
          <w:szCs w:val="24"/>
          <w:lang w:val="en-US"/>
        </w:rPr>
        <w:t>,</w:t>
      </w:r>
      <w:r w:rsidR="006D19FA" w:rsidDel="007E527D">
        <w:rPr>
          <w:rFonts w:ascii="Times New Roman" w:hAnsi="Times New Roman" w:cs="Times New Roman"/>
          <w:sz w:val="24"/>
          <w:szCs w:val="24"/>
          <w:lang w:val="en-US"/>
        </w:rPr>
        <w:t xml:space="preserve"> such that they included </w:t>
      </w:r>
      <w:r w:rsidR="00B04A58" w:rsidDel="007E527D">
        <w:rPr>
          <w:rFonts w:ascii="Times New Roman" w:hAnsi="Times New Roman" w:cs="Times New Roman"/>
          <w:sz w:val="24"/>
          <w:szCs w:val="24"/>
          <w:lang w:val="en-US"/>
        </w:rPr>
        <w:t xml:space="preserve">100 </w:t>
      </w:r>
      <w:r w:rsidR="006D19FA" w:rsidDel="007E527D">
        <w:rPr>
          <w:rFonts w:ascii="Times New Roman" w:hAnsi="Times New Roman" w:cs="Times New Roman"/>
          <w:sz w:val="24"/>
          <w:szCs w:val="24"/>
          <w:lang w:val="en-US"/>
        </w:rPr>
        <w:t>sampled tips</w:t>
      </w:r>
      <w:r w:rsidR="006B647D">
        <w:rPr>
          <w:rFonts w:ascii="Times New Roman" w:hAnsi="Times New Roman" w:cs="Times New Roman"/>
          <w:sz w:val="24"/>
          <w:szCs w:val="24"/>
          <w:lang w:val="en-US"/>
        </w:rPr>
        <w:t xml:space="preserve"> even</w:t>
      </w:r>
      <w:r w:rsidR="006D19FA" w:rsidDel="007E527D">
        <w:rPr>
          <w:rFonts w:ascii="Times New Roman" w:hAnsi="Times New Roman" w:cs="Times New Roman"/>
          <w:sz w:val="24"/>
          <w:szCs w:val="24"/>
          <w:lang w:val="en-US"/>
        </w:rPr>
        <w:t xml:space="preserve"> after dropping the unsampled ones</w:t>
      </w:r>
      <w:r w:rsidR="00B04A58" w:rsidDel="007E527D">
        <w:rPr>
          <w:rFonts w:ascii="Times New Roman" w:hAnsi="Times New Roman" w:cs="Times New Roman"/>
          <w:sz w:val="24"/>
          <w:szCs w:val="24"/>
          <w:lang w:val="en-US"/>
        </w:rPr>
        <w:t xml:space="preserve"> (134 or 200 total tips)</w:t>
      </w:r>
      <w:r w:rsidR="006D19FA" w:rsidDel="007E527D">
        <w:rPr>
          <w:rFonts w:ascii="Times New Roman" w:hAnsi="Times New Roman" w:cs="Times New Roman"/>
          <w:sz w:val="24"/>
          <w:szCs w:val="24"/>
          <w:lang w:val="en-US"/>
        </w:rPr>
        <w:t xml:space="preserve">. </w:t>
      </w:r>
      <w:r w:rsidDel="007E527D">
        <w:rPr>
          <w:rFonts w:ascii="Times New Roman" w:hAnsi="Times New Roman" w:cs="Times New Roman"/>
          <w:sz w:val="24"/>
          <w:szCs w:val="24"/>
          <w:lang w:val="en-US"/>
        </w:rPr>
        <w:t>We calculated the MAPE for each tree and compared the incomplete sampling</w:t>
      </w:r>
      <w:r>
        <w:rPr>
          <w:rFonts w:ascii="Times New Roman" w:hAnsi="Times New Roman" w:cs="Times New Roman"/>
          <w:sz w:val="24"/>
          <w:szCs w:val="24"/>
          <w:lang w:val="en-US"/>
        </w:rPr>
        <w:t xml:space="preserve"> percentages for each extinction scenario.</w:t>
      </w:r>
    </w:p>
    <w:p w14:paraId="1AF37A4B" w14:textId="77777777" w:rsidR="002F5B65" w:rsidRDefault="002F5B65">
      <w:pPr>
        <w:spacing w:after="0" w:line="360" w:lineRule="auto"/>
        <w:jc w:val="both"/>
        <w:rPr>
          <w:rFonts w:ascii="Times New Roman" w:hAnsi="Times New Roman" w:cs="Times New Roman"/>
          <w:sz w:val="24"/>
          <w:szCs w:val="24"/>
          <w:lang w:val="en-US"/>
        </w:rPr>
      </w:pPr>
    </w:p>
    <w:p w14:paraId="5A978D73" w14:textId="77777777" w:rsidR="00F130EC" w:rsidRDefault="00F130EC" w:rsidP="00F130EC">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A probabilistic method to infer species age</w:t>
      </w:r>
    </w:p>
    <w:p w14:paraId="031A48B3" w14:textId="7A2DB85F" w:rsidR="00F130EC" w:rsidRDefault="00F130EC" w:rsidP="00F130E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Under the assumption of bifurcating speciation, the phylogenetic age represents the upper boundary of plausible species ages and corresponds to the true age in the absence of extinction</w:t>
      </w:r>
      <w:r w:rsidR="006B647D">
        <w:rPr>
          <w:rFonts w:ascii="Times New Roman" w:hAnsi="Times New Roman" w:cs="Times New Roman"/>
          <w:sz w:val="24"/>
          <w:szCs w:val="24"/>
          <w:lang w:val="en-US"/>
        </w:rPr>
        <w:t xml:space="preserve"> and complete taxon sampling</w:t>
      </w:r>
      <w:r>
        <w:rPr>
          <w:rFonts w:ascii="Times New Roman" w:hAnsi="Times New Roman" w:cs="Times New Roman"/>
          <w:sz w:val="24"/>
          <w:szCs w:val="24"/>
          <w:lang w:val="en-US"/>
        </w:rPr>
        <w:t xml:space="preserve">. However, the true age could be younger if extinction led to the disappearance of recent cladogenetic events from the phylogeny of extant species and/or if incomplete sampling led to unobserved branching events. Given a phylogenic age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the probability that the true species age </w:t>
      </w:r>
      <w:proofErr w:type="spellStart"/>
      <w:r>
        <w:rPr>
          <w:rFonts w:ascii="Times New Roman" w:hAnsi="Times New Roman" w:cs="Times New Roman"/>
          <w:i/>
          <w:iCs/>
          <w:sz w:val="24"/>
          <w:szCs w:val="24"/>
          <w:lang w:val="en-US"/>
        </w:rPr>
        <w:t>s</w:t>
      </w:r>
      <w:r>
        <w:rPr>
          <w:rFonts w:ascii="Times New Roman" w:hAnsi="Times New Roman" w:cs="Times New Roman"/>
          <w:i/>
          <w:iCs/>
          <w:sz w:val="24"/>
          <w:szCs w:val="24"/>
          <w:vertAlign w:val="subscript"/>
          <w:lang w:val="en-US"/>
        </w:rPr>
        <w:t>i</w:t>
      </w:r>
      <w:proofErr w:type="spellEnd"/>
      <w:r>
        <w:rPr>
          <w:rFonts w:ascii="Times New Roman" w:hAnsi="Times New Roman" w:cs="Times New Roman"/>
          <w:sz w:val="24"/>
          <w:szCs w:val="24"/>
          <w:lang w:val="en-US"/>
        </w:rPr>
        <w:t xml:space="preserve"> is exactly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conditional on no other speciation </w:t>
      </w:r>
      <w:r>
        <w:rPr>
          <w:rFonts w:ascii="Times New Roman" w:hAnsi="Times New Roman" w:cs="Times New Roman"/>
          <w:sz w:val="24"/>
          <w:szCs w:val="24"/>
          <w:lang w:val="en-US"/>
        </w:rPr>
        <w:lastRenderedPageBreak/>
        <w:t xml:space="preserve">or extinction event having occurred between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and the present. We approximate the probability of no speciation or extinction for an arbitrary small time bin </w:t>
      </w:r>
      <w:r>
        <w:rPr>
          <w:rFonts w:ascii="Times New Roman" w:hAnsi="Times New Roman" w:cs="Times New Roman"/>
          <w:i/>
          <w:iCs/>
          <w:sz w:val="24"/>
          <w:szCs w:val="24"/>
          <w:lang w:val="en-US"/>
        </w:rPr>
        <w:t xml:space="preserve">t </w:t>
      </w:r>
      <w:r>
        <w:rPr>
          <w:rFonts w:ascii="Times New Roman" w:hAnsi="Times New Roman" w:cs="Times New Roman"/>
          <w:sz w:val="24"/>
          <w:szCs w:val="24"/>
          <w:lang w:val="en-US"/>
        </w:rPr>
        <w:t xml:space="preserve">based on the probability that a lineage results in a single descendant, which is </w:t>
      </w:r>
      <w:r>
        <w:fldChar w:fldCharType="begin"/>
      </w:r>
      <w:r>
        <w:rPr>
          <w:rFonts w:ascii="Times New Roman" w:hAnsi="Times New Roman" w:cs="Times New Roman"/>
          <w:sz w:val="24"/>
          <w:szCs w:val="24"/>
          <w:lang w:val="en-US"/>
        </w:rPr>
        <w:instrText>ADDIN CSL_CITATION {"citationItems":[{"id":"ITEM-1","itemData":{"author":[{"dropping-particle":"","family":"Kendall","given":"M.G.","non-dropping-particle":"","parse-names":false,"suffix":""}],"edition":"2nd","id":"ITEM-1","issued":{"date-parts":[["1946"]]},"publisher":"Charles Griffin adn Co., Ltd., London","title":"The advanced theory of statistics","type":"book"},"uris":["http://www.mendeley.com/documents/?uuid=3364caff-2d07-4c84-b441-184f2dbfd769"]}],"mendeley":{"formattedCitation":"(Kendall, 1946)","plainTextFormattedCitation":"(Kendall, 1946)","previouslyFormattedCitation":"(Kendall, 1946)"},"properties":{"noteIndex":0},"schema":"https://github.com/citation-style-language/schema/raw/master/csl-citation.json"}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(Kendall, 1946)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2263BF4A" w14:textId="77777777" w:rsidR="00F130EC" w:rsidRDefault="00F130EC" w:rsidP="00F130EC">
      <w:pPr>
        <w:spacing w:after="0" w:line="360" w:lineRule="auto"/>
        <w:jc w:val="center"/>
        <w:rPr>
          <w:rFonts w:ascii="Times New Roman" w:hAnsi="Times New Roman" w:cs="Times New Roman"/>
          <w:sz w:val="24"/>
          <w:szCs w:val="24"/>
          <w:lang w:val="en-US"/>
        </w:rPr>
      </w:pPr>
      <w:r>
        <w:rPr>
          <w:rFonts w:ascii="Times New Roman" w:hAnsi="Times New Roman" w:cs="Times New Roman"/>
          <w:lang w:val="en-US"/>
        </w:rPr>
        <w:t xml:space="preserve"> </w:t>
      </w:r>
      <w:r>
        <w:rPr>
          <w:noProof/>
        </w:rPr>
        <w:drawing>
          <wp:inline distT="0" distB="0" distL="0" distR="0" wp14:anchorId="437BC731" wp14:editId="7E9585A1">
            <wp:extent cx="2194560" cy="4375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stretch>
                      <a:fillRect/>
                    </a:stretch>
                  </pic:blipFill>
                  <pic:spPr bwMode="auto">
                    <a:xfrm>
                      <a:off x="0" y="0"/>
                      <a:ext cx="2194560" cy="437515"/>
                    </a:xfrm>
                    <a:prstGeom prst="rect">
                      <a:avLst/>
                    </a:prstGeom>
                  </pic:spPr>
                </pic:pic>
              </a:graphicData>
            </a:graphic>
          </wp:inline>
        </w:drawing>
      </w:r>
    </w:p>
    <w:p w14:paraId="67AE3F91" w14:textId="77777777" w:rsidR="00F130EC" w:rsidRDefault="00F130EC" w:rsidP="00F130E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based on a birth-death process with time-homogenous speciation rate </w:t>
      </w:r>
      <w:r>
        <w:rPr>
          <w:rFonts w:ascii="Symbol" w:eastAsia="Symbol" w:hAnsi="Symbol" w:cs="Symbol"/>
          <w:sz w:val="24"/>
          <w:szCs w:val="24"/>
          <w:lang w:val="en-US"/>
        </w:rPr>
        <w:sym w:font="Symbol" w:char="F06C"/>
      </w:r>
      <w:r>
        <w:rPr>
          <w:rFonts w:ascii="Times New Roman" w:hAnsi="Times New Roman" w:cs="Times New Roman"/>
          <w:sz w:val="24"/>
          <w:szCs w:val="24"/>
          <w:lang w:val="en-US"/>
        </w:rPr>
        <w:t xml:space="preserve"> and extinction rate </w:t>
      </w:r>
      <w:r>
        <w:rPr>
          <w:rFonts w:ascii="Symbol" w:eastAsia="Symbol" w:hAnsi="Symbol" w:cs="Symbol"/>
          <w:sz w:val="24"/>
          <w:szCs w:val="24"/>
          <w:lang w:val="en-US"/>
        </w:rPr>
        <w:sym w:font="Symbol" w:char="F06D"/>
      </w:r>
      <w:r>
        <w:rPr>
          <w:rFonts w:ascii="Times New Roman" w:hAnsi="Times New Roman" w:cs="Times New Roman"/>
          <w:sz w:val="24"/>
          <w:szCs w:val="24"/>
          <w:lang w:val="en-US"/>
        </w:rPr>
        <w:t xml:space="preserve">. The probability that no event occurs over a time window </w:t>
      </w:r>
      <w:r>
        <w:rPr>
          <w:rFonts w:ascii="Times New Roman" w:hAnsi="Times New Roman" w:cs="Times New Roman"/>
          <w:i/>
          <w:iCs/>
          <w:sz w:val="24"/>
          <w:szCs w:val="24"/>
          <w:lang w:val="en-US"/>
        </w:rPr>
        <w:t xml:space="preserve">v, i.e., </w:t>
      </w:r>
      <w:r>
        <w:rPr>
          <w:rFonts w:ascii="Times New Roman" w:hAnsi="Times New Roman" w:cs="Times New Roman"/>
          <w:sz w:val="24"/>
          <w:szCs w:val="24"/>
          <w:lang w:val="en-US"/>
        </w:rPr>
        <w:t xml:space="preserve">until the age of the observed node </w:t>
      </w:r>
      <w:r w:rsidRPr="003D49F7">
        <w:rPr>
          <w:rFonts w:ascii="Times New Roman" w:hAnsi="Times New Roman" w:cs="Times New Roman"/>
          <w:i/>
          <w:iCs/>
          <w:sz w:val="24"/>
          <w:szCs w:val="24"/>
          <w:lang w:val="en-US"/>
        </w:rPr>
        <w:t>v</w:t>
      </w:r>
      <w:r w:rsidRPr="003D49F7">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is approximated as:</w:t>
      </w:r>
    </w:p>
    <w:p w14:paraId="22C98BAC" w14:textId="77777777" w:rsidR="00F130EC" w:rsidRDefault="00F130EC" w:rsidP="00F130EC">
      <w:pPr>
        <w:spacing w:after="0" w:line="360" w:lineRule="auto"/>
        <w:jc w:val="center"/>
        <w:rPr>
          <w:rFonts w:ascii="Times New Roman" w:hAnsi="Times New Roman" w:cs="Times New Roman"/>
          <w:sz w:val="24"/>
          <w:szCs w:val="24"/>
          <w:lang w:val="en-US"/>
        </w:rPr>
      </w:pPr>
      <w:r>
        <w:rPr>
          <w:noProof/>
        </w:rPr>
        <w:drawing>
          <wp:inline distT="0" distB="0" distL="0" distR="0" wp14:anchorId="493461BB" wp14:editId="799620AA">
            <wp:extent cx="2067560" cy="1911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1"/>
                    <a:stretch>
                      <a:fillRect/>
                    </a:stretch>
                  </pic:blipFill>
                  <pic:spPr bwMode="auto">
                    <a:xfrm>
                      <a:off x="0" y="0"/>
                      <a:ext cx="2067560" cy="191135"/>
                    </a:xfrm>
                    <a:prstGeom prst="rect">
                      <a:avLst/>
                    </a:prstGeom>
                  </pic:spPr>
                </pic:pic>
              </a:graphicData>
            </a:graphic>
          </wp:inline>
        </w:drawing>
      </w:r>
    </w:p>
    <w:p w14:paraId="290011D7" w14:textId="2DAE1A92" w:rsidR="00F130EC" w:rsidRDefault="00F130EC" w:rsidP="00F130E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the absence of extinction (</w:t>
      </w:r>
      <w:r>
        <w:rPr>
          <w:rFonts w:ascii="Symbol" w:eastAsia="Symbol" w:hAnsi="Symbol" w:cs="Symbol"/>
          <w:sz w:val="24"/>
          <w:szCs w:val="24"/>
          <w:lang w:val="en-US"/>
        </w:rPr>
        <w:sym w:font="Symbol" w:char="F06D"/>
      </w:r>
      <w:r>
        <w:rPr>
          <w:rFonts w:ascii="Times New Roman" w:hAnsi="Times New Roman" w:cs="Times New Roman"/>
          <w:sz w:val="24"/>
          <w:szCs w:val="24"/>
          <w:lang w:val="en-US"/>
        </w:rPr>
        <w:t xml:space="preserve"> = 0)</w:t>
      </w:r>
      <w:r w:rsidR="000C2119">
        <w:rPr>
          <w:rFonts w:ascii="Times New Roman" w:hAnsi="Times New Roman" w:cs="Times New Roman"/>
          <w:sz w:val="24"/>
          <w:szCs w:val="24"/>
          <w:lang w:val="en-US"/>
        </w:rPr>
        <w:t xml:space="preserve"> and full taxon sampling</w:t>
      </w:r>
      <w:r>
        <w:rPr>
          <w:rFonts w:ascii="Times New Roman" w:hAnsi="Times New Roman" w:cs="Times New Roman"/>
          <w:sz w:val="24"/>
          <w:szCs w:val="24"/>
          <w:lang w:val="en-US"/>
        </w:rPr>
        <w:t xml:space="preserve">, the probability of the true species age </w:t>
      </w:r>
      <w:proofErr w:type="spellStart"/>
      <w:r>
        <w:rPr>
          <w:rFonts w:ascii="Times New Roman" w:hAnsi="Times New Roman" w:cs="Times New Roman"/>
          <w:i/>
          <w:iCs/>
          <w:sz w:val="24"/>
          <w:szCs w:val="24"/>
          <w:lang w:val="en-US"/>
        </w:rPr>
        <w:t>s</w:t>
      </w:r>
      <w:r>
        <w:rPr>
          <w:rFonts w:ascii="Times New Roman" w:hAnsi="Times New Roman" w:cs="Times New Roman"/>
          <w:i/>
          <w:iCs/>
          <w:sz w:val="24"/>
          <w:szCs w:val="24"/>
          <w:vertAlign w:val="subscript"/>
          <w:lang w:val="en-US"/>
        </w:rPr>
        <w:t>i</w:t>
      </w:r>
      <w:proofErr w:type="spellEnd"/>
      <w:r>
        <w:rPr>
          <w:rFonts w:ascii="Times New Roman" w:hAnsi="Times New Roman" w:cs="Times New Roman"/>
          <w:sz w:val="24"/>
          <w:szCs w:val="24"/>
          <w:lang w:val="en-US"/>
        </w:rPr>
        <w:t xml:space="preserve"> to be equal to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1, because any speciation event following the node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would be observed in the tree of extant species. </w:t>
      </w:r>
      <w:r w:rsidR="000C2119">
        <w:rPr>
          <w:rFonts w:ascii="Times New Roman" w:hAnsi="Times New Roman" w:cs="Times New Roman"/>
          <w:sz w:val="24"/>
          <w:szCs w:val="24"/>
          <w:lang w:val="en-US"/>
        </w:rPr>
        <w:t xml:space="preserve">This probability </w:t>
      </w:r>
      <w:r w:rsidR="00CE20EA">
        <w:rPr>
          <w:rFonts w:ascii="Times New Roman" w:hAnsi="Times New Roman" w:cs="Times New Roman"/>
          <w:sz w:val="24"/>
          <w:szCs w:val="24"/>
          <w:lang w:val="en-US"/>
        </w:rPr>
        <w:t>i</w:t>
      </w:r>
      <w:r w:rsidR="000C2119">
        <w:rPr>
          <w:rFonts w:ascii="Times New Roman" w:hAnsi="Times New Roman" w:cs="Times New Roman"/>
          <w:sz w:val="24"/>
          <w:szCs w:val="24"/>
          <w:lang w:val="en-US"/>
        </w:rPr>
        <w:t xml:space="preserve">s however </w:t>
      </w:r>
      <w:r w:rsidR="00CE20EA">
        <w:rPr>
          <w:rFonts w:ascii="Times New Roman" w:hAnsi="Times New Roman" w:cs="Times New Roman"/>
          <w:sz w:val="24"/>
          <w:szCs w:val="24"/>
          <w:lang w:val="en-US"/>
        </w:rPr>
        <w:t xml:space="preserve">further </w:t>
      </w:r>
      <w:r w:rsidR="000C2119">
        <w:rPr>
          <w:rFonts w:ascii="Times New Roman" w:hAnsi="Times New Roman" w:cs="Times New Roman"/>
          <w:sz w:val="24"/>
          <w:szCs w:val="24"/>
          <w:lang w:val="en-US"/>
        </w:rPr>
        <w:t xml:space="preserve">incomplete sampling. </w:t>
      </w:r>
      <w:r>
        <w:rPr>
          <w:rFonts w:ascii="Times New Roman" w:hAnsi="Times New Roman" w:cs="Times New Roman"/>
          <w:sz w:val="24"/>
          <w:szCs w:val="24"/>
          <w:lang w:val="en-US"/>
        </w:rPr>
        <w:t xml:space="preserve">Thus, we calculate the normalized probability of the speciation event to occur at time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i/>
          <w:iCs/>
          <w:sz w:val="24"/>
          <w:szCs w:val="24"/>
          <w:u w:val="single"/>
          <w:lang w:val="en-US"/>
        </w:rPr>
        <w:t xml:space="preserve"> </w:t>
      </w:r>
      <w:r>
        <w:rPr>
          <w:rFonts w:ascii="Times New Roman" w:hAnsi="Times New Roman" w:cs="Times New Roman"/>
          <w:sz w:val="24"/>
          <w:szCs w:val="24"/>
          <w:lang w:val="en-US"/>
        </w:rPr>
        <w:t>as:</w:t>
      </w:r>
    </w:p>
    <w:p w14:paraId="02B91C1B" w14:textId="77777777" w:rsidR="00F130EC" w:rsidRDefault="00F130EC" w:rsidP="00F130EC">
      <w:pPr>
        <w:spacing w:after="0" w:line="360" w:lineRule="auto"/>
        <w:jc w:val="right"/>
        <w:rPr>
          <w:rFonts w:ascii="Times New Roman" w:hAnsi="Times New Roman" w:cs="Times New Roman"/>
          <w:sz w:val="24"/>
          <w:szCs w:val="24"/>
          <w:lang w:val="en-US"/>
        </w:rPr>
      </w:pPr>
      <w:r w:rsidRPr="009A0B55">
        <w:rPr>
          <w:noProof/>
        </w:rPr>
        <w:drawing>
          <wp:inline distT="0" distB="0" distL="0" distR="0" wp14:anchorId="0F7022E1" wp14:editId="5BF6D4CC">
            <wp:extent cx="2961005" cy="379730"/>
            <wp:effectExtent l="0" t="0" r="0" b="1270"/>
            <wp:docPr id="7208719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1005" cy="379730"/>
                    </a:xfrm>
                    <a:prstGeom prst="rect">
                      <a:avLst/>
                    </a:prstGeom>
                    <a:noFill/>
                    <a:ln>
                      <a:noFill/>
                    </a:ln>
                  </pic:spPr>
                </pic:pic>
              </a:graphicData>
            </a:graphic>
          </wp:inline>
        </w:drawing>
      </w:r>
      <w:r>
        <w:rPr>
          <w:rFonts w:ascii="Times New Roman" w:hAnsi="Times New Roman" w:cs="Times New Roman"/>
          <w:lang w:val="en-US"/>
        </w:rPr>
        <w:t xml:space="preserve">                                              (1)</w:t>
      </w:r>
    </w:p>
    <w:p w14:paraId="1277F7BA" w14:textId="608F22EB" w:rsidR="00F130EC" w:rsidRDefault="00F130EC" w:rsidP="00F130E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where </w:t>
      </w:r>
      <w:r w:rsidR="000C2119">
        <w:rPr>
          <w:rFonts w:ascii="Times New Roman" w:hAnsi="Times New Roman" w:cs="Times New Roman"/>
          <w:sz w:val="24"/>
          <w:szCs w:val="24"/>
          <w:lang w:val="en-US"/>
        </w:rPr>
        <w:sym w:font="Symbol" w:char="F072"/>
      </w:r>
      <w:r>
        <w:rPr>
          <w:rFonts w:ascii="Times New Roman" w:hAnsi="Times New Roman" w:cs="Times New Roman"/>
          <w:sz w:val="24"/>
          <w:szCs w:val="24"/>
          <w:lang w:val="en-US"/>
        </w:rPr>
        <w:t xml:space="preserve"> is the probability of sampling lineage </w:t>
      </w:r>
      <w:proofErr w:type="spellStart"/>
      <w:r w:rsidRPr="000A6615">
        <w:rPr>
          <w:rFonts w:ascii="Times New Roman" w:hAnsi="Times New Roman" w:cs="Times New Roman"/>
          <w:i/>
          <w:iCs/>
          <w:sz w:val="24"/>
          <w:szCs w:val="24"/>
          <w:lang w:val="en-US"/>
        </w:rPr>
        <w:t>i</w:t>
      </w:r>
      <w:proofErr w:type="spellEnd"/>
      <w:r>
        <w:rPr>
          <w:rFonts w:ascii="Times New Roman" w:hAnsi="Times New Roman" w:cs="Times New Roman"/>
          <w:sz w:val="24"/>
          <w:szCs w:val="24"/>
          <w:lang w:val="en-US"/>
        </w:rPr>
        <w:t xml:space="preserve">, i.e. </w:t>
      </w:r>
      <w:r w:rsidRPr="000A6615">
        <w:rPr>
          <w:rFonts w:ascii="Times New Roman" w:hAnsi="Times New Roman" w:cs="Times New Roman"/>
          <w:sz w:val="24"/>
          <w:szCs w:val="24"/>
          <w:lang w:val="en-US"/>
        </w:rPr>
        <w:t>the</w:t>
      </w:r>
      <w:r>
        <w:rPr>
          <w:rFonts w:ascii="Times New Roman" w:hAnsi="Times New Roman" w:cs="Times New Roman"/>
          <w:sz w:val="24"/>
          <w:szCs w:val="24"/>
          <w:lang w:val="en-US"/>
        </w:rPr>
        <w:t xml:space="preserve"> sampling fraction (</w:t>
      </w:r>
      <w:r w:rsidR="000C2119">
        <w:rPr>
          <w:rFonts w:ascii="Times New Roman" w:hAnsi="Times New Roman" w:cs="Times New Roman"/>
          <w:sz w:val="24"/>
          <w:szCs w:val="24"/>
          <w:lang w:val="en-US"/>
        </w:rPr>
        <w:sym w:font="Symbol" w:char="F072"/>
      </w:r>
      <w:r>
        <w:rPr>
          <w:rFonts w:ascii="Times New Roman" w:hAnsi="Times New Roman" w:cs="Times New Roman"/>
          <w:sz w:val="24"/>
          <w:szCs w:val="24"/>
          <w:lang w:val="en-US"/>
        </w:rPr>
        <w:t xml:space="preserve"> = 1 if all living species are included in the tree) and </w:t>
      </w:r>
      <w:proofErr w:type="gramStart"/>
      <w:r>
        <w:rPr>
          <w:rFonts w:ascii="Times New Roman" w:hAnsi="Times New Roman" w:cs="Times New Roman"/>
          <w:i/>
          <w:iCs/>
          <w:sz w:val="24"/>
          <w:szCs w:val="24"/>
          <w:lang w:val="en-US"/>
        </w:rPr>
        <w:t>P(</w:t>
      </w:r>
      <w:proofErr w:type="gramEnd"/>
      <w:r>
        <w:rPr>
          <w:rFonts w:ascii="Times New Roman" w:hAnsi="Times New Roman" w:cs="Times New Roman"/>
          <w:i/>
          <w:iCs/>
          <w:sz w:val="24"/>
          <w:szCs w:val="24"/>
          <w:lang w:val="en-US"/>
        </w:rPr>
        <w:t xml:space="preserve">0, </w:t>
      </w:r>
      <w:r w:rsidRPr="003D49F7">
        <w:rPr>
          <w:rFonts w:ascii="Times New Roman" w:hAnsi="Times New Roman" w:cs="Times New Roman"/>
          <w:i/>
          <w:iCs/>
          <w:sz w:val="24"/>
          <w:szCs w:val="24"/>
          <w:lang w:val="en-US"/>
        </w:rPr>
        <w:t>v</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is the probability that the sister lineage leaves at least one sampled descendant (without which the node </w:t>
      </w:r>
      <w:r>
        <w:rPr>
          <w:rFonts w:ascii="Times New Roman" w:hAnsi="Times New Roman" w:cs="Times New Roman"/>
          <w:i/>
          <w:iCs/>
          <w:sz w:val="24"/>
          <w:szCs w:val="24"/>
          <w:lang w:val="en-US"/>
        </w:rPr>
        <w:t>v</w:t>
      </w:r>
      <w:r w:rsidRPr="003D49F7">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would not be observed), as defined by Yang and </w:t>
      </w:r>
      <w:proofErr w:type="spellStart"/>
      <w:r>
        <w:rPr>
          <w:rFonts w:ascii="Times New Roman" w:hAnsi="Times New Roman" w:cs="Times New Roman"/>
          <w:sz w:val="24"/>
          <w:szCs w:val="24"/>
          <w:lang w:val="en-US"/>
        </w:rPr>
        <w:t>Rannala</w:t>
      </w:r>
      <w:proofErr w:type="spellEnd"/>
      <w:r>
        <w:rPr>
          <w:rFonts w:ascii="Times New Roman" w:hAnsi="Times New Roman" w:cs="Times New Roman"/>
          <w:sz w:val="24"/>
          <w:szCs w:val="24"/>
          <w:lang w:val="en-US"/>
        </w:rPr>
        <w:t xml:space="preserve"> (1997):</w:t>
      </w:r>
    </w:p>
    <w:p w14:paraId="1F674BBA" w14:textId="77777777" w:rsidR="00F130EC" w:rsidRDefault="00F130EC" w:rsidP="00F130EC">
      <w:pPr>
        <w:spacing w:after="0" w:line="360" w:lineRule="auto"/>
        <w:jc w:val="both"/>
        <w:rPr>
          <w:rFonts w:ascii="Times New Roman" w:hAnsi="Times New Roman" w:cs="Times New Roman"/>
          <w:sz w:val="24"/>
          <w:szCs w:val="24"/>
          <w:lang w:val="en-US"/>
        </w:rPr>
      </w:pPr>
    </w:p>
    <w:p w14:paraId="58D0EF0B" w14:textId="77777777" w:rsidR="00F130EC" w:rsidRDefault="00F130EC" w:rsidP="00F130EC">
      <w:pPr>
        <w:spacing w:after="0" w:line="360" w:lineRule="auto"/>
        <w:jc w:val="both"/>
        <w:rPr>
          <w:rFonts w:ascii="Times New Roman" w:hAnsi="Times New Roman" w:cs="Times New Roman"/>
          <w:sz w:val="24"/>
          <w:szCs w:val="24"/>
          <w:lang w:val="en-US"/>
        </w:rPr>
      </w:pPr>
      <w:r w:rsidRPr="009A0B55">
        <w:rPr>
          <w:noProof/>
        </w:rPr>
        <w:drawing>
          <wp:inline distT="0" distB="0" distL="0" distR="0" wp14:anchorId="274E85C1" wp14:editId="0A6E0952">
            <wp:extent cx="2553335" cy="379730"/>
            <wp:effectExtent l="0" t="0" r="0" b="1270"/>
            <wp:docPr id="383733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3335" cy="379730"/>
                    </a:xfrm>
                    <a:prstGeom prst="rect">
                      <a:avLst/>
                    </a:prstGeom>
                    <a:noFill/>
                    <a:ln>
                      <a:noFill/>
                    </a:ln>
                  </pic:spPr>
                </pic:pic>
              </a:graphicData>
            </a:graphic>
          </wp:inline>
        </w:drawing>
      </w:r>
      <w:r>
        <w:rPr>
          <w:rFonts w:ascii="Times New Roman" w:hAnsi="Times New Roman" w:cs="Times New Roman"/>
          <w:sz w:val="24"/>
          <w:szCs w:val="24"/>
          <w:lang w:val="en-US"/>
        </w:rPr>
        <w:t xml:space="preserve">                                                                         (2)</w:t>
      </w:r>
    </w:p>
    <w:p w14:paraId="626F55FB" w14:textId="77777777" w:rsidR="00F130EC" w:rsidRDefault="00F130EC" w:rsidP="00F130EC">
      <w:pPr>
        <w:spacing w:after="0" w:line="360" w:lineRule="auto"/>
        <w:jc w:val="both"/>
        <w:rPr>
          <w:rFonts w:ascii="Times New Roman" w:hAnsi="Times New Roman" w:cs="Times New Roman"/>
          <w:sz w:val="24"/>
          <w:szCs w:val="24"/>
          <w:lang w:val="en-US"/>
        </w:rPr>
      </w:pPr>
    </w:p>
    <w:p w14:paraId="644267FB" w14:textId="77777777" w:rsidR="00F130EC" w:rsidRDefault="00F130EC" w:rsidP="00F130E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then compute the probability of a speciation time for any given time </w:t>
      </w:r>
      <w:r>
        <w:rPr>
          <w:rFonts w:ascii="Times New Roman" w:hAnsi="Times New Roman" w:cs="Times New Roman"/>
          <w:i/>
          <w:iCs/>
          <w:sz w:val="24"/>
          <w:szCs w:val="24"/>
          <w:lang w:val="en-US"/>
        </w:rPr>
        <w:t>τ</w:t>
      </w:r>
      <w:r>
        <w:rPr>
          <w:rFonts w:ascii="Times New Roman" w:hAnsi="Times New Roman" w:cs="Times New Roman"/>
          <w:sz w:val="24"/>
          <w:szCs w:val="24"/>
          <w:lang w:val="en-US"/>
        </w:rPr>
        <w:t xml:space="preserve"> as: </w:t>
      </w:r>
    </w:p>
    <w:p w14:paraId="629BF44E" w14:textId="77777777" w:rsidR="00F130EC" w:rsidRDefault="00F130EC" w:rsidP="00F130EC">
      <w:pPr>
        <w:spacing w:after="0" w:line="360" w:lineRule="auto"/>
        <w:jc w:val="right"/>
        <w:rPr>
          <w:rFonts w:ascii="Times New Roman" w:hAnsi="Times New Roman" w:cs="Times New Roman"/>
          <w:sz w:val="24"/>
          <w:szCs w:val="24"/>
          <w:lang w:val="en-US"/>
        </w:rPr>
      </w:pPr>
      <w:r w:rsidRPr="003D3B2C">
        <w:rPr>
          <w:noProof/>
        </w:rPr>
        <w:drawing>
          <wp:inline distT="0" distB="0" distL="0" distR="0" wp14:anchorId="3A6837DA" wp14:editId="4B336E5A">
            <wp:extent cx="5612130" cy="436245"/>
            <wp:effectExtent l="0" t="0" r="1270" b="0"/>
            <wp:docPr id="14851522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36245"/>
                    </a:xfrm>
                    <a:prstGeom prst="rect">
                      <a:avLst/>
                    </a:prstGeom>
                    <a:noFill/>
                    <a:ln>
                      <a:noFill/>
                    </a:ln>
                  </pic:spPr>
                </pic:pic>
              </a:graphicData>
            </a:graphic>
          </wp:inline>
        </w:drawing>
      </w:r>
      <w:r w:rsidRPr="00A14B57">
        <w:rPr>
          <w:noProof/>
        </w:rPr>
        <w:t xml:space="preserve"> </w:t>
      </w:r>
      <w:r>
        <w:rPr>
          <w:rFonts w:ascii="Times New Roman" w:hAnsi="Times New Roman" w:cs="Times New Roman"/>
          <w:lang w:val="en-US"/>
        </w:rPr>
        <w:t xml:space="preserve">             </w:t>
      </w:r>
      <w:r w:rsidRPr="003D3B2C">
        <w:t xml:space="preserve"> </w:t>
      </w:r>
      <w:r>
        <w:rPr>
          <w:rFonts w:ascii="Times New Roman" w:hAnsi="Times New Roman" w:cs="Times New Roman"/>
          <w:lang w:val="en-US"/>
        </w:rPr>
        <w:t>(3)</w:t>
      </w:r>
    </w:p>
    <w:p w14:paraId="13F8324D" w14:textId="42C58C9B" w:rsidR="00F130EC" w:rsidRDefault="00F130EC" w:rsidP="00F130E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where the first term quantifies the probability of a branching event giving origin to species </w:t>
      </w:r>
      <w:proofErr w:type="spellStart"/>
      <w:r>
        <w:rPr>
          <w:rFonts w:ascii="Times New Roman" w:hAnsi="Times New Roman" w:cs="Times New Roman"/>
          <w:i/>
          <w:iCs/>
          <w:sz w:val="24"/>
          <w:szCs w:val="24"/>
          <w:lang w:val="en-US"/>
        </w:rPr>
        <w:t>i</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after which no other speciation or extinction events occur along the lineage between time </w:t>
      </w:r>
      <w:r w:rsidR="00CE20EA">
        <w:rPr>
          <w:rFonts w:ascii="Times New Roman" w:hAnsi="Times New Roman" w:cs="Times New Roman"/>
          <w:sz w:val="24"/>
          <w:szCs w:val="24"/>
          <w:lang w:val="en-US"/>
        </w:rPr>
        <w:sym w:font="Symbol" w:char="F074"/>
      </w:r>
      <w:r>
        <w:rPr>
          <w:rFonts w:ascii="Times New Roman" w:hAnsi="Times New Roman" w:cs="Times New Roman"/>
          <w:sz w:val="24"/>
          <w:szCs w:val="24"/>
          <w:lang w:val="en-US"/>
        </w:rPr>
        <w:t xml:space="preserve"> and the present. We note that the probability includes the sampling probability of </w:t>
      </w:r>
      <w:r>
        <w:rPr>
          <w:rFonts w:ascii="Times New Roman" w:hAnsi="Times New Roman" w:cs="Times New Roman"/>
          <w:sz w:val="24"/>
          <w:szCs w:val="24"/>
          <w:lang w:val="en-US"/>
        </w:rPr>
        <w:lastRenderedPageBreak/>
        <w:t xml:space="preserve">species </w:t>
      </w:r>
      <w:proofErr w:type="spellStart"/>
      <w:r>
        <w:rPr>
          <w:rFonts w:ascii="Times New Roman" w:hAnsi="Times New Roman" w:cs="Times New Roman"/>
          <w:i/>
          <w:iCs/>
          <w:sz w:val="24"/>
          <w:szCs w:val="24"/>
          <w:lang w:val="en-US"/>
        </w:rPr>
        <w:t>i</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w:t>
      </w:r>
      <w:r w:rsidR="00CE20EA">
        <w:rPr>
          <w:rFonts w:ascii="Times New Roman" w:hAnsi="Times New Roman" w:cs="Times New Roman"/>
          <w:sz w:val="24"/>
          <w:szCs w:val="24"/>
          <w:lang w:val="en-US"/>
        </w:rPr>
        <w:sym w:font="Symbol" w:char="F072"/>
      </w:r>
      <w:r>
        <w:rPr>
          <w:rFonts w:ascii="Times New Roman" w:hAnsi="Times New Roman" w:cs="Times New Roman"/>
          <w:sz w:val="24"/>
          <w:szCs w:val="24"/>
          <w:lang w:val="en-US"/>
        </w:rPr>
        <w:t xml:space="preserve">) and the probability that the sister lineage originated at time </w:t>
      </w:r>
      <w:r w:rsidR="00CE20EA">
        <w:rPr>
          <w:rFonts w:ascii="Times New Roman" w:hAnsi="Times New Roman" w:cs="Times New Roman"/>
          <w:sz w:val="24"/>
          <w:szCs w:val="24"/>
          <w:lang w:val="en-US"/>
        </w:rPr>
        <w:sym w:font="Symbol" w:char="F074"/>
      </w:r>
      <w:r>
        <w:rPr>
          <w:rFonts w:ascii="Times New Roman" w:hAnsi="Times New Roman" w:cs="Times New Roman"/>
          <w:sz w:val="24"/>
          <w:szCs w:val="24"/>
          <w:lang w:val="en-US"/>
        </w:rPr>
        <w:t xml:space="preserve">did not leave any sampled descendants (1 – </w:t>
      </w:r>
      <w:proofErr w:type="gramStart"/>
      <w:r>
        <w:rPr>
          <w:rFonts w:ascii="Times New Roman" w:hAnsi="Times New Roman" w:cs="Times New Roman"/>
          <w:sz w:val="24"/>
          <w:szCs w:val="24"/>
          <w:lang w:val="en-US"/>
        </w:rPr>
        <w:t>P(</w:t>
      </w:r>
      <w:proofErr w:type="gramEnd"/>
      <w:r>
        <w:rPr>
          <w:rFonts w:ascii="Times New Roman" w:hAnsi="Times New Roman" w:cs="Times New Roman"/>
          <w:sz w:val="24"/>
          <w:szCs w:val="24"/>
          <w:lang w:val="en-US"/>
        </w:rPr>
        <w:t xml:space="preserve">0, </w:t>
      </w:r>
      <w:r w:rsidR="00CE20EA">
        <w:rPr>
          <w:rFonts w:ascii="Times New Roman" w:hAnsi="Times New Roman" w:cs="Times New Roman"/>
          <w:sz w:val="24"/>
          <w:szCs w:val="24"/>
          <w:lang w:val="en-US"/>
        </w:rPr>
        <w:sym w:font="Symbol" w:char="F074"/>
      </w:r>
      <w:r>
        <w:rPr>
          <w:rFonts w:ascii="Times New Roman" w:hAnsi="Times New Roman" w:cs="Times New Roman"/>
          <w:sz w:val="24"/>
          <w:szCs w:val="24"/>
          <w:lang w:val="en-US"/>
        </w:rPr>
        <w:t xml:space="preserve">)). The second term normalizes it after accounting for the probability that speciation occurred exactly at the node </w:t>
      </w:r>
      <w:r>
        <w:rPr>
          <w:rFonts w:ascii="Times New Roman" w:hAnsi="Times New Roman" w:cs="Times New Roman"/>
          <w:i/>
          <w:iCs/>
          <w:sz w:val="24"/>
          <w:szCs w:val="24"/>
          <w:lang w:val="en-US"/>
        </w:rPr>
        <w:t>v</w:t>
      </w:r>
      <w:r w:rsidRPr="002A6CB1">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We use equations (1) and (3) to approximate a density describing the probability of a species origination at the observed phylogenetic age and along the branch connecting the node with the tip. </w:t>
      </w:r>
      <w:r w:rsidR="00FE36A9">
        <w:rPr>
          <w:rFonts w:ascii="Times New Roman" w:hAnsi="Times New Roman" w:cs="Times New Roman"/>
          <w:sz w:val="24"/>
          <w:szCs w:val="24"/>
          <w:lang w:val="en-US"/>
        </w:rPr>
        <w:t>W</w:t>
      </w:r>
      <w:r>
        <w:rPr>
          <w:rFonts w:ascii="Times New Roman" w:hAnsi="Times New Roman" w:cs="Times New Roman"/>
          <w:sz w:val="24"/>
          <w:szCs w:val="24"/>
          <w:lang w:val="en-US"/>
        </w:rPr>
        <w:t xml:space="preserve">e tested the mean </w:t>
      </w:r>
      <w:r w:rsidR="00FE36A9">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the median of the distribution </w:t>
      </w:r>
      <w:r w:rsidR="00FE36A9">
        <w:rPr>
          <w:rFonts w:ascii="Times New Roman" w:hAnsi="Times New Roman" w:cs="Times New Roman"/>
          <w:sz w:val="24"/>
          <w:szCs w:val="24"/>
          <w:lang w:val="en-US"/>
        </w:rPr>
        <w:t>as point estimates of</w:t>
      </w:r>
      <w:r>
        <w:rPr>
          <w:rFonts w:ascii="Times New Roman" w:hAnsi="Times New Roman" w:cs="Times New Roman"/>
          <w:sz w:val="24"/>
          <w:szCs w:val="24"/>
          <w:lang w:val="en-US"/>
        </w:rPr>
        <w:t xml:space="preserve"> species age compared </w:t>
      </w:r>
      <w:r w:rsidR="00FE36A9">
        <w:rPr>
          <w:rFonts w:ascii="Times New Roman" w:hAnsi="Times New Roman" w:cs="Times New Roman"/>
          <w:sz w:val="24"/>
          <w:szCs w:val="24"/>
          <w:lang w:val="en-US"/>
        </w:rPr>
        <w:t xml:space="preserve">them </w:t>
      </w:r>
      <w:r>
        <w:rPr>
          <w:rFonts w:ascii="Times New Roman" w:hAnsi="Times New Roman" w:cs="Times New Roman"/>
          <w:sz w:val="24"/>
          <w:szCs w:val="24"/>
          <w:lang w:val="en-US"/>
        </w:rPr>
        <w:t xml:space="preserve">to the phylogenetic age. </w:t>
      </w:r>
    </w:p>
    <w:p w14:paraId="33AE5EE8" w14:textId="4AA11CF7" w:rsidR="00F130EC" w:rsidRDefault="00F130EC" w:rsidP="00F130E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evaluate the accuracy of our probabilistic species age estimator, we</w:t>
      </w:r>
      <w:r w:rsidR="001C4A1E">
        <w:rPr>
          <w:rFonts w:ascii="Times New Roman" w:hAnsi="Times New Roman" w:cs="Times New Roman"/>
          <w:sz w:val="24"/>
          <w:szCs w:val="24"/>
          <w:lang w:val="en-US"/>
        </w:rPr>
        <w:t xml:space="preserve"> </w:t>
      </w:r>
      <w:r w:rsidR="00CE20EA">
        <w:rPr>
          <w:rFonts w:ascii="Times New Roman" w:hAnsi="Times New Roman" w:cs="Times New Roman"/>
          <w:sz w:val="24"/>
          <w:szCs w:val="24"/>
          <w:lang w:val="en-US"/>
        </w:rPr>
        <w:t>applied it on</w:t>
      </w:r>
      <w:r w:rsidR="001C4A1E">
        <w:rPr>
          <w:rFonts w:ascii="Times New Roman" w:hAnsi="Times New Roman" w:cs="Times New Roman"/>
          <w:sz w:val="24"/>
          <w:szCs w:val="24"/>
          <w:lang w:val="en-US"/>
        </w:rPr>
        <w:t xml:space="preserve"> the simulations </w:t>
      </w:r>
      <w:r w:rsidR="00CE20EA">
        <w:rPr>
          <w:rFonts w:ascii="Times New Roman" w:hAnsi="Times New Roman" w:cs="Times New Roman"/>
          <w:sz w:val="24"/>
          <w:szCs w:val="24"/>
          <w:lang w:val="en-US"/>
        </w:rPr>
        <w:t>described in the previous</w:t>
      </w:r>
      <w:r w:rsidR="00342B27">
        <w:rPr>
          <w:rFonts w:ascii="Times New Roman" w:hAnsi="Times New Roman" w:cs="Times New Roman"/>
          <w:sz w:val="24"/>
          <w:szCs w:val="24"/>
          <w:lang w:val="en-US"/>
        </w:rPr>
        <w:t xml:space="preserve"> section</w:t>
      </w:r>
      <w:r w:rsidR="00CE20EA">
        <w:rPr>
          <w:rFonts w:ascii="Times New Roman" w:hAnsi="Times New Roman" w:cs="Times New Roman"/>
          <w:sz w:val="24"/>
          <w:szCs w:val="24"/>
          <w:lang w:val="en-US"/>
        </w:rPr>
        <w:t xml:space="preserve"> and</w:t>
      </w:r>
      <w:r w:rsidR="00BB04DB">
        <w:rPr>
          <w:rFonts w:ascii="Times New Roman" w:hAnsi="Times New Roman" w:cs="Times New Roman"/>
          <w:sz w:val="24"/>
          <w:szCs w:val="24"/>
          <w:lang w:val="en-US"/>
        </w:rPr>
        <w:t xml:space="preserve"> calculated the MAPE for each tree</w:t>
      </w:r>
      <w:r w:rsidR="00342B27">
        <w:rPr>
          <w:rFonts w:ascii="Times New Roman" w:hAnsi="Times New Roman" w:cs="Times New Roman"/>
          <w:sz w:val="24"/>
          <w:szCs w:val="24"/>
          <w:lang w:val="en-US"/>
        </w:rPr>
        <w:t xml:space="preserve"> </w:t>
      </w:r>
      <w:r w:rsidR="00716A85">
        <w:rPr>
          <w:rFonts w:ascii="Times New Roman" w:hAnsi="Times New Roman" w:cs="Times New Roman"/>
          <w:sz w:val="24"/>
          <w:szCs w:val="24"/>
          <w:lang w:val="en-US"/>
        </w:rPr>
        <w:t>a</w:t>
      </w:r>
      <w:r>
        <w:rPr>
          <w:rFonts w:ascii="Times New Roman" w:hAnsi="Times New Roman" w:cs="Times New Roman"/>
          <w:sz w:val="24"/>
          <w:szCs w:val="24"/>
          <w:lang w:val="en-US"/>
        </w:rPr>
        <w:t xml:space="preserve">s a measure of the deviation between the function’s </w:t>
      </w:r>
      <w:r w:rsidR="00342B27">
        <w:rPr>
          <w:rFonts w:ascii="Times New Roman" w:hAnsi="Times New Roman" w:cs="Times New Roman"/>
          <w:sz w:val="24"/>
          <w:szCs w:val="24"/>
          <w:lang w:val="en-US"/>
        </w:rPr>
        <w:t xml:space="preserve">point estimates </w:t>
      </w:r>
      <w:r>
        <w:rPr>
          <w:rFonts w:ascii="Times New Roman" w:hAnsi="Times New Roman" w:cs="Times New Roman"/>
          <w:sz w:val="24"/>
          <w:szCs w:val="24"/>
          <w:lang w:val="en-US"/>
        </w:rPr>
        <w:t xml:space="preserve">and </w:t>
      </w:r>
      <w:r w:rsidR="00FE36A9">
        <w:rPr>
          <w:rFonts w:ascii="Times New Roman" w:hAnsi="Times New Roman" w:cs="Times New Roman"/>
          <w:sz w:val="24"/>
          <w:szCs w:val="24"/>
          <w:lang w:val="en-US"/>
        </w:rPr>
        <w:t>the</w:t>
      </w:r>
      <w:r>
        <w:rPr>
          <w:rFonts w:ascii="Times New Roman" w:hAnsi="Times New Roman" w:cs="Times New Roman"/>
          <w:sz w:val="24"/>
          <w:szCs w:val="24"/>
          <w:lang w:val="en-US"/>
        </w:rPr>
        <w:t xml:space="preserve"> true age. </w:t>
      </w:r>
      <w:r w:rsidR="00BB04DB">
        <w:rPr>
          <w:rFonts w:ascii="Times New Roman" w:hAnsi="Times New Roman" w:cs="Times New Roman"/>
          <w:sz w:val="24"/>
          <w:szCs w:val="24"/>
          <w:lang w:val="en-US"/>
        </w:rPr>
        <w:t xml:space="preserve">Then, we </w:t>
      </w:r>
      <w:r w:rsidR="00097E90">
        <w:rPr>
          <w:rFonts w:ascii="Times New Roman" w:hAnsi="Times New Roman" w:cs="Times New Roman"/>
          <w:sz w:val="24"/>
          <w:szCs w:val="24"/>
          <w:lang w:val="en-US"/>
        </w:rPr>
        <w:t xml:space="preserve">calculated the </w:t>
      </w:r>
      <m:oMath>
        <m:r>
          <m:rPr>
            <m:sty m:val="p"/>
          </m:rPr>
          <w:rPr>
            <w:rFonts w:ascii="Cambria Math" w:hAnsi="Cambria Math" w:cs="Times New Roman"/>
            <w:sz w:val="24"/>
            <w:szCs w:val="24"/>
            <w:lang w:val="en-US"/>
          </w:rPr>
          <m:t>Δ</m:t>
        </m:r>
      </m:oMath>
      <w:r w:rsidR="00097E90">
        <w:rPr>
          <w:rFonts w:ascii="Times New Roman" w:hAnsi="Times New Roman" w:cs="Times New Roman"/>
          <w:sz w:val="24"/>
          <w:szCs w:val="24"/>
          <w:lang w:val="en-US"/>
        </w:rPr>
        <w:t>MAPE as the difference between the</w:t>
      </w:r>
      <w:r w:rsidR="00FE36A9">
        <w:rPr>
          <w:rFonts w:ascii="Times New Roman" w:hAnsi="Times New Roman" w:cs="Times New Roman"/>
          <w:sz w:val="24"/>
          <w:szCs w:val="24"/>
          <w:lang w:val="en-US"/>
        </w:rPr>
        <w:t xml:space="preserve"> MAPE of our</w:t>
      </w:r>
      <w:r w:rsidR="00097E90">
        <w:rPr>
          <w:rFonts w:ascii="Times New Roman" w:hAnsi="Times New Roman" w:cs="Times New Roman"/>
          <w:sz w:val="24"/>
          <w:szCs w:val="24"/>
          <w:lang w:val="en-US"/>
        </w:rPr>
        <w:t xml:space="preserve"> function’s point estimates and </w:t>
      </w:r>
      <w:r w:rsidR="00FE36A9">
        <w:rPr>
          <w:rFonts w:ascii="Times New Roman" w:hAnsi="Times New Roman" w:cs="Times New Roman"/>
          <w:sz w:val="24"/>
          <w:szCs w:val="24"/>
          <w:lang w:val="en-US"/>
        </w:rPr>
        <w:t>the MAPE of</w:t>
      </w:r>
      <w:r w:rsidR="00097E90">
        <w:rPr>
          <w:rFonts w:ascii="Times New Roman" w:hAnsi="Times New Roman" w:cs="Times New Roman"/>
          <w:sz w:val="24"/>
          <w:szCs w:val="24"/>
          <w:lang w:val="en-US"/>
        </w:rPr>
        <w:t xml:space="preserve"> </w:t>
      </w:r>
      <w:r w:rsidR="00FE36A9">
        <w:rPr>
          <w:rFonts w:ascii="Times New Roman" w:hAnsi="Times New Roman" w:cs="Times New Roman"/>
          <w:sz w:val="24"/>
          <w:szCs w:val="24"/>
          <w:lang w:val="en-US"/>
        </w:rPr>
        <w:t xml:space="preserve">the corresponding </w:t>
      </w:r>
      <w:r w:rsidR="00097E90">
        <w:rPr>
          <w:rFonts w:ascii="Times New Roman" w:hAnsi="Times New Roman" w:cs="Times New Roman"/>
          <w:sz w:val="24"/>
          <w:szCs w:val="24"/>
          <w:lang w:val="en-US"/>
        </w:rPr>
        <w:t xml:space="preserve">phylogenetic </w:t>
      </w:r>
      <w:r w:rsidR="00FE36A9">
        <w:rPr>
          <w:rFonts w:ascii="Times New Roman" w:hAnsi="Times New Roman" w:cs="Times New Roman"/>
          <w:sz w:val="24"/>
          <w:szCs w:val="24"/>
          <w:lang w:val="en-US"/>
        </w:rPr>
        <w:t>ages</w:t>
      </w:r>
      <w:r w:rsidR="00097E90">
        <w:rPr>
          <w:rFonts w:ascii="Times New Roman" w:hAnsi="Times New Roman" w:cs="Times New Roman"/>
          <w:sz w:val="24"/>
          <w:szCs w:val="24"/>
          <w:lang w:val="en-US"/>
        </w:rPr>
        <w:t xml:space="preserve">. </w:t>
      </w:r>
    </w:p>
    <w:p w14:paraId="6FB02623" w14:textId="77777777" w:rsidR="002F5B65" w:rsidRDefault="002F5B65">
      <w:pPr>
        <w:spacing w:after="0" w:line="360" w:lineRule="auto"/>
        <w:jc w:val="both"/>
        <w:rPr>
          <w:rFonts w:ascii="Times New Roman" w:hAnsi="Times New Roman" w:cs="Times New Roman"/>
          <w:sz w:val="24"/>
          <w:szCs w:val="24"/>
          <w:lang w:val="en-US"/>
        </w:rPr>
      </w:pPr>
    </w:p>
    <w:p w14:paraId="53B4123C" w14:textId="2191FEDF" w:rsidR="002F5B65" w:rsidRDefault="00F019C3">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Simulation of age-dependent species extinction risks</w:t>
      </w:r>
    </w:p>
    <w:p w14:paraId="3E2C7C03" w14:textId="67DC73E5"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the impact of the erroneous estimation of species age due to </w:t>
      </w:r>
      <w:r w:rsidR="00F130EC">
        <w:rPr>
          <w:rFonts w:ascii="Times New Roman" w:hAnsi="Times New Roman" w:cs="Times New Roman"/>
          <w:sz w:val="24"/>
          <w:szCs w:val="24"/>
          <w:lang w:val="en-US"/>
        </w:rPr>
        <w:t>incomplete sampling and</w:t>
      </w:r>
      <w:r>
        <w:rPr>
          <w:rFonts w:ascii="Times New Roman" w:hAnsi="Times New Roman" w:cs="Times New Roman"/>
          <w:sz w:val="24"/>
          <w:szCs w:val="24"/>
          <w:lang w:val="en-US"/>
        </w:rPr>
        <w:t xml:space="preserve"> extinction on macroevolutionary analyses, we explored whether </w:t>
      </w:r>
      <w:r w:rsidR="00FE36A9">
        <w:rPr>
          <w:rFonts w:ascii="Times New Roman" w:hAnsi="Times New Roman" w:cs="Times New Roman"/>
          <w:sz w:val="24"/>
          <w:szCs w:val="24"/>
          <w:lang w:val="en-US"/>
        </w:rPr>
        <w:t>a</w:t>
      </w:r>
      <w:r>
        <w:rPr>
          <w:rFonts w:ascii="Times New Roman" w:hAnsi="Times New Roman" w:cs="Times New Roman"/>
          <w:sz w:val="24"/>
          <w:szCs w:val="24"/>
          <w:lang w:val="en-US"/>
        </w:rPr>
        <w:t xml:space="preserve"> relationship between species age and contemporary extinction risk (e.g., </w:t>
      </w:r>
      <w:r>
        <w:fldChar w:fldCharType="begin"/>
      </w:r>
      <w:r>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Delean, &amp; Balmford, 2002b; Tanentzap et al., 2020; Verde Arregoitia et al., 2013)","manualFormatting":"Johnson et al. 2002; Tanentzap et al. 2020; Verde Arregoitia et al. 2013)","plainTextFormattedCitation":"(Johnson, Delean, &amp; Balmford, 2002b; Tanentzap et al., 2020; Verde Arregoitia et al., 2013)","previouslyFormattedCitation":"(Johnson, Delean, &amp; Balmford, 2002b; Tanentzap et al., 2020; Verde Arregoitia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Johnson et al. 2002; Tanentzap et al. 2020; Verde Arregoitia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is</w:t>
      </w:r>
      <w:r w:rsidR="00FE36A9">
        <w:rPr>
          <w:rFonts w:ascii="Times New Roman" w:hAnsi="Times New Roman" w:cs="Times New Roman"/>
          <w:sz w:val="24"/>
          <w:szCs w:val="24"/>
          <w:lang w:val="en-US"/>
        </w:rPr>
        <w:t xml:space="preserve"> correctly</w:t>
      </w:r>
      <w:r>
        <w:rPr>
          <w:rFonts w:ascii="Times New Roman" w:hAnsi="Times New Roman" w:cs="Times New Roman"/>
          <w:sz w:val="24"/>
          <w:szCs w:val="24"/>
          <w:lang w:val="en-US"/>
        </w:rPr>
        <w:t xml:space="preserve"> preserved in the phylogenetic ages. For this, we</w:t>
      </w:r>
      <w:r w:rsidR="00350EF5">
        <w:rPr>
          <w:rFonts w:ascii="Times New Roman" w:hAnsi="Times New Roman" w:cs="Times New Roman"/>
          <w:sz w:val="24"/>
          <w:szCs w:val="24"/>
          <w:lang w:val="en-US"/>
        </w:rPr>
        <w:t xml:space="preserve"> </w:t>
      </w:r>
      <w:r>
        <w:rPr>
          <w:rFonts w:ascii="Times New Roman" w:hAnsi="Times New Roman" w:cs="Times New Roman"/>
          <w:sz w:val="24"/>
          <w:szCs w:val="24"/>
          <w:lang w:val="en-US"/>
        </w:rPr>
        <w:t>binned</w:t>
      </w:r>
      <w:r w:rsidR="00BC2E92">
        <w:rPr>
          <w:rFonts w:ascii="Times New Roman" w:hAnsi="Times New Roman" w:cs="Times New Roman"/>
          <w:sz w:val="24"/>
          <w:szCs w:val="24"/>
          <w:lang w:val="en-US"/>
        </w:rPr>
        <w:t xml:space="preserve"> the same number of extant species according to their age</w:t>
      </w:r>
      <w:r>
        <w:rPr>
          <w:rFonts w:ascii="Times New Roman" w:hAnsi="Times New Roman" w:cs="Times New Roman"/>
          <w:sz w:val="24"/>
          <w:szCs w:val="24"/>
          <w:lang w:val="en-US"/>
        </w:rPr>
        <w:t xml:space="preserve"> </w:t>
      </w:r>
      <w:r w:rsidR="00FE36A9">
        <w:rPr>
          <w:rFonts w:ascii="Times New Roman" w:hAnsi="Times New Roman" w:cs="Times New Roman"/>
          <w:sz w:val="24"/>
          <w:szCs w:val="24"/>
          <w:lang w:val="en-US"/>
        </w:rPr>
        <w:t>and assigned them to</w:t>
      </w:r>
      <w:r>
        <w:rPr>
          <w:rFonts w:ascii="Times New Roman" w:hAnsi="Times New Roman" w:cs="Times New Roman"/>
          <w:sz w:val="24"/>
          <w:szCs w:val="24"/>
          <w:lang w:val="en-US"/>
        </w:rPr>
        <w:t xml:space="preserve"> five categori</w:t>
      </w:r>
      <w:r w:rsidR="00FF79B1">
        <w:rPr>
          <w:rFonts w:ascii="Times New Roman" w:hAnsi="Times New Roman" w:cs="Times New Roman"/>
          <w:sz w:val="24"/>
          <w:szCs w:val="24"/>
          <w:lang w:val="en-US"/>
        </w:rPr>
        <w:t>es</w:t>
      </w:r>
      <w:r>
        <w:rPr>
          <w:rFonts w:ascii="Times New Roman" w:hAnsi="Times New Roman" w:cs="Times New Roman"/>
          <w:sz w:val="24"/>
          <w:szCs w:val="24"/>
          <w:lang w:val="en-US"/>
        </w:rPr>
        <w:t xml:space="preserve"> </w:t>
      </w:r>
      <w:r w:rsidR="00FE36A9">
        <w:rPr>
          <w:rFonts w:ascii="Times New Roman" w:hAnsi="Times New Roman" w:cs="Times New Roman"/>
          <w:sz w:val="24"/>
          <w:szCs w:val="24"/>
          <w:lang w:val="en-US"/>
        </w:rPr>
        <w:t>simulating an</w:t>
      </w:r>
      <w:r>
        <w:rPr>
          <w:rFonts w:ascii="Times New Roman" w:hAnsi="Times New Roman" w:cs="Times New Roman"/>
          <w:sz w:val="24"/>
          <w:szCs w:val="24"/>
          <w:lang w:val="en-US"/>
        </w:rPr>
        <w:t xml:space="preserve"> increase in extinction risk</w:t>
      </w:r>
      <w:r w:rsidR="00FE36A9">
        <w:rPr>
          <w:rFonts w:ascii="Times New Roman" w:hAnsi="Times New Roman" w:cs="Times New Roman"/>
          <w:sz w:val="24"/>
          <w:szCs w:val="24"/>
          <w:lang w:val="en-US"/>
        </w:rPr>
        <w:t>s</w:t>
      </w:r>
      <w:r w:rsidR="00FF79B1">
        <w:rPr>
          <w:rFonts w:ascii="Times New Roman" w:hAnsi="Times New Roman" w:cs="Times New Roman"/>
          <w:sz w:val="24"/>
          <w:szCs w:val="24"/>
          <w:lang w:val="en-US"/>
        </w:rPr>
        <w:t xml:space="preserve"> with age</w:t>
      </w:r>
      <w:r>
        <w:rPr>
          <w:rFonts w:ascii="Times New Roman" w:hAnsi="Times New Roman" w:cs="Times New Roman"/>
          <w:sz w:val="24"/>
          <w:szCs w:val="24"/>
          <w:lang w:val="en-US"/>
        </w:rPr>
        <w:t xml:space="preserve"> encapsulated by the IUCN categories: Least Concern (LC), Near Threatened (NT), Vulnerable (VU), Endangered (EN), and Critically Endangered (CR; International Union for the Conservation of Nature</w:t>
      </w:r>
      <w:r>
        <w:fldChar w:fldCharType="begin"/>
      </w:r>
      <w:r>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With this, we generated a positive effect with older species being at higher extinction risk regarding the IUCN categories</w:t>
      </w:r>
      <w:r w:rsidR="00675A13">
        <w:rPr>
          <w:rFonts w:ascii="Times New Roman" w:hAnsi="Times New Roman" w:cs="Times New Roman"/>
          <w:sz w:val="24"/>
          <w:szCs w:val="24"/>
          <w:lang w:val="en-US"/>
        </w:rPr>
        <w:t>, assuming bifurcating speciation.</w:t>
      </w:r>
    </w:p>
    <w:p w14:paraId="4B9E4E5D" w14:textId="21C98D14"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Then, we quantified the share of the 1000 datasets where the order of the mean age per IUCN category did not match with the simulated monotonic increase when utilizing (a) phylogenetic ages,</w:t>
      </w:r>
      <w:r w:rsidR="00BC2E92">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(b) the probabilistic species age estimator.</w:t>
      </w:r>
      <w:r w:rsidR="00675A13">
        <w:rPr>
          <w:rFonts w:ascii="Times New Roman" w:hAnsi="Times New Roman" w:cs="Times New Roman"/>
          <w:sz w:val="24"/>
          <w:szCs w:val="24"/>
          <w:lang w:val="en-US"/>
        </w:rPr>
        <w:t xml:space="preserve"> We also evaluated the effect of</w:t>
      </w:r>
      <w:r w:rsidR="00FF4B20">
        <w:rPr>
          <w:rFonts w:ascii="Times New Roman" w:hAnsi="Times New Roman" w:cs="Times New Roman"/>
          <w:sz w:val="24"/>
          <w:szCs w:val="24"/>
          <w:lang w:val="en-US"/>
        </w:rPr>
        <w:t xml:space="preserve"> nonrandom</w:t>
      </w:r>
      <w:r w:rsidR="00675A13">
        <w:rPr>
          <w:rFonts w:ascii="Times New Roman" w:hAnsi="Times New Roman" w:cs="Times New Roman"/>
          <w:sz w:val="24"/>
          <w:szCs w:val="24"/>
          <w:lang w:val="en-US"/>
        </w:rPr>
        <w:t xml:space="preserve"> incomplete </w:t>
      </w:r>
      <w:r w:rsidR="00FF4B20">
        <w:rPr>
          <w:rFonts w:ascii="Times New Roman" w:hAnsi="Times New Roman" w:cs="Times New Roman"/>
          <w:sz w:val="24"/>
          <w:szCs w:val="24"/>
          <w:lang w:val="en-US"/>
        </w:rPr>
        <w:t>sampling</w:t>
      </w:r>
      <w:r w:rsidR="007A4F03">
        <w:rPr>
          <w:rFonts w:ascii="Times New Roman" w:hAnsi="Times New Roman" w:cs="Times New Roman"/>
          <w:sz w:val="24"/>
          <w:szCs w:val="24"/>
          <w:lang w:val="en-US"/>
        </w:rPr>
        <w:t xml:space="preserve"> (older species were less prone to be sampled than younger ones)</w:t>
      </w:r>
      <w:r w:rsidR="00675A13">
        <w:rPr>
          <w:rFonts w:ascii="Times New Roman" w:hAnsi="Times New Roman" w:cs="Times New Roman"/>
          <w:sz w:val="24"/>
          <w:szCs w:val="24"/>
          <w:lang w:val="en-US"/>
        </w:rPr>
        <w:t xml:space="preserve"> on the evaluation of </w:t>
      </w:r>
      <w:r w:rsidR="00FF4B20">
        <w:rPr>
          <w:rFonts w:ascii="Times New Roman" w:hAnsi="Times New Roman" w:cs="Times New Roman"/>
          <w:sz w:val="24"/>
          <w:szCs w:val="24"/>
          <w:lang w:val="en-US"/>
        </w:rPr>
        <w:t xml:space="preserve">species </w:t>
      </w:r>
      <w:r w:rsidR="00675A13">
        <w:rPr>
          <w:rFonts w:ascii="Times New Roman" w:hAnsi="Times New Roman" w:cs="Times New Roman"/>
          <w:sz w:val="24"/>
          <w:szCs w:val="24"/>
          <w:lang w:val="en-US"/>
        </w:rPr>
        <w:t>age-correlated extinction risks</w:t>
      </w:r>
      <w:r w:rsidR="00812772">
        <w:rPr>
          <w:rFonts w:ascii="Times New Roman" w:hAnsi="Times New Roman" w:cs="Times New Roman"/>
          <w:sz w:val="24"/>
          <w:szCs w:val="24"/>
          <w:lang w:val="en-US"/>
        </w:rPr>
        <w:t xml:space="preserve"> and the </w:t>
      </w:r>
      <w:r w:rsidR="00FE36A9">
        <w:rPr>
          <w:rFonts w:ascii="Times New Roman" w:hAnsi="Times New Roman" w:cs="Times New Roman"/>
          <w:sz w:val="24"/>
          <w:szCs w:val="24"/>
          <w:lang w:val="en-US"/>
        </w:rPr>
        <w:t>ability</w:t>
      </w:r>
      <w:r w:rsidR="00812772">
        <w:rPr>
          <w:rFonts w:ascii="Times New Roman" w:hAnsi="Times New Roman" w:cs="Times New Roman"/>
          <w:sz w:val="24"/>
          <w:szCs w:val="24"/>
          <w:lang w:val="en-US"/>
        </w:rPr>
        <w:t xml:space="preserve"> of our probabilistic function to </w:t>
      </w:r>
      <w:r w:rsidR="00FE36A9">
        <w:rPr>
          <w:rFonts w:ascii="Times New Roman" w:hAnsi="Times New Roman" w:cs="Times New Roman"/>
          <w:sz w:val="24"/>
          <w:szCs w:val="24"/>
          <w:lang w:val="en-US"/>
        </w:rPr>
        <w:t>reduce</w:t>
      </w:r>
      <w:r w:rsidR="00812772">
        <w:rPr>
          <w:rFonts w:ascii="Times New Roman" w:hAnsi="Times New Roman" w:cs="Times New Roman"/>
          <w:sz w:val="24"/>
          <w:szCs w:val="24"/>
          <w:lang w:val="en-US"/>
        </w:rPr>
        <w:t xml:space="preserve"> the error rates</w:t>
      </w:r>
      <w:r w:rsidR="00675A13">
        <w:rPr>
          <w:rFonts w:ascii="Times New Roman" w:hAnsi="Times New Roman" w:cs="Times New Roman"/>
          <w:sz w:val="24"/>
          <w:szCs w:val="24"/>
          <w:lang w:val="en-US"/>
        </w:rPr>
        <w:t xml:space="preserve">. </w:t>
      </w:r>
    </w:p>
    <w:p w14:paraId="1C0B5FD3" w14:textId="77777777" w:rsidR="00350EF5" w:rsidRDefault="00350EF5">
      <w:pPr>
        <w:spacing w:after="0" w:line="360" w:lineRule="auto"/>
        <w:ind w:firstLine="709"/>
        <w:jc w:val="both"/>
        <w:rPr>
          <w:rFonts w:ascii="Times New Roman" w:hAnsi="Times New Roman" w:cs="Times New Roman"/>
          <w:i/>
          <w:iCs/>
          <w:sz w:val="24"/>
          <w:szCs w:val="24"/>
          <w:u w:val="single"/>
          <w:lang w:val="en-US"/>
        </w:rPr>
      </w:pPr>
    </w:p>
    <w:p w14:paraId="64E32341" w14:textId="77777777" w:rsidR="00FB63D5" w:rsidRDefault="00FB63D5">
      <w:pPr>
        <w:spacing w:after="0" w:line="360" w:lineRule="auto"/>
        <w:ind w:firstLine="709"/>
        <w:jc w:val="both"/>
        <w:rPr>
          <w:rFonts w:ascii="Times New Roman" w:hAnsi="Times New Roman" w:cs="Times New Roman"/>
          <w:i/>
          <w:iCs/>
          <w:sz w:val="24"/>
          <w:szCs w:val="24"/>
          <w:u w:val="single"/>
          <w:lang w:val="en-US"/>
        </w:rPr>
      </w:pPr>
    </w:p>
    <w:p w14:paraId="28BCACC6" w14:textId="77777777" w:rsidR="002F5B65" w:rsidRDefault="004252F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693CF09C"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61E771DA" w14:textId="4A52A3AA"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Under the assumption of bifurcating speciation and with no extinction events, phylogenetic ages matched the true age of extant species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3). At low extinction fraction</w:t>
      </w:r>
      <w:r w:rsidR="00D15952">
        <w:rPr>
          <w:rFonts w:ascii="Times New Roman" w:hAnsi="Times New Roman" w:cs="Times New Roman"/>
          <w:sz w:val="24"/>
          <w:szCs w:val="24"/>
          <w:lang w:val="en-US"/>
        </w:rPr>
        <w:t>s</w:t>
      </w:r>
      <w:r>
        <w:rPr>
          <w:rFonts w:ascii="Times New Roman" w:hAnsi="Times New Roman" w:cs="Times New Roman"/>
          <w:sz w:val="24"/>
          <w:szCs w:val="24"/>
          <w:lang w:val="en-US"/>
        </w:rPr>
        <w:t xml:space="preserve"> (&lt; 0.25), 96% of the phylogenetic age estimations were congruent with the true age. At high</w:t>
      </w:r>
      <w:r w:rsidR="0037255B">
        <w:rPr>
          <w:rFonts w:ascii="Times New Roman" w:hAnsi="Times New Roman" w:cs="Times New Roman"/>
          <w:sz w:val="24"/>
          <w:szCs w:val="24"/>
          <w:lang w:val="en-US"/>
        </w:rPr>
        <w:t>er</w:t>
      </w:r>
      <w:r>
        <w:rPr>
          <w:rFonts w:ascii="Times New Roman" w:hAnsi="Times New Roman" w:cs="Times New Roman"/>
          <w:sz w:val="24"/>
          <w:szCs w:val="24"/>
          <w:lang w:val="en-US"/>
        </w:rPr>
        <w:t xml:space="preserve"> extinction fraction</w:t>
      </w:r>
      <w:r w:rsidR="0037255B">
        <w:rPr>
          <w:rFonts w:ascii="Times New Roman" w:hAnsi="Times New Roman" w:cs="Times New Roman"/>
          <w:sz w:val="24"/>
          <w:szCs w:val="24"/>
          <w:lang w:val="en-US"/>
        </w:rPr>
        <w:t>s</w:t>
      </w:r>
      <w:r>
        <w:rPr>
          <w:rFonts w:ascii="Times New Roman" w:hAnsi="Times New Roman" w:cs="Times New Roman"/>
          <w:sz w:val="24"/>
          <w:szCs w:val="24"/>
          <w:lang w:val="en-US"/>
        </w:rPr>
        <w:t xml:space="preserve"> (&gt; 0.75), this was also the case for most species (73%). However, age overestimation increased with extinction fraction and in some cases the phylogenetic age erroneously suggested that the species is as old as the root age. While under bifurcating speciation, the phylogenetic age never underestimated the true species age, </w:t>
      </w:r>
      <w:r w:rsidR="0037255B">
        <w:rPr>
          <w:rFonts w:ascii="Times New Roman" w:hAnsi="Times New Roman" w:cs="Times New Roman"/>
          <w:sz w:val="24"/>
          <w:szCs w:val="24"/>
          <w:lang w:val="en-US"/>
        </w:rPr>
        <w:t xml:space="preserve">both </w:t>
      </w:r>
      <w:r>
        <w:rPr>
          <w:rFonts w:ascii="Times New Roman" w:hAnsi="Times New Roman" w:cs="Times New Roman"/>
          <w:sz w:val="24"/>
          <w:szCs w:val="24"/>
          <w:lang w:val="en-US"/>
        </w:rPr>
        <w:t>over- and underestimation occurred in the case of budding speciation. Moreover, the proportion of cases w</w:t>
      </w:r>
      <w:r w:rsidR="00696586">
        <w:rPr>
          <w:rFonts w:ascii="Times New Roman" w:hAnsi="Times New Roman" w:cs="Times New Roman"/>
          <w:sz w:val="24"/>
          <w:szCs w:val="24"/>
          <w:lang w:val="en-US"/>
        </w:rPr>
        <w:t>h</w:t>
      </w:r>
      <w:r>
        <w:rPr>
          <w:rFonts w:ascii="Times New Roman" w:hAnsi="Times New Roman" w:cs="Times New Roman"/>
          <w:sz w:val="24"/>
          <w:szCs w:val="24"/>
          <w:lang w:val="en-US"/>
        </w:rPr>
        <w:t>ere the phylogenetic ages equal the species age was lower than in the bifurcating scenario</w:t>
      </w:r>
      <w:r w:rsidR="007E795A">
        <w:rPr>
          <w:rFonts w:ascii="Times New Roman" w:hAnsi="Times New Roman" w:cs="Times New Roman"/>
          <w:sz w:val="24"/>
          <w:szCs w:val="24"/>
          <w:lang w:val="en-US"/>
        </w:rPr>
        <w:t xml:space="preserve"> (</w:t>
      </w:r>
      <w:r w:rsidR="0019202E">
        <w:rPr>
          <w:rFonts w:ascii="Times New Roman" w:hAnsi="Times New Roman" w:cs="Times New Roman"/>
          <w:sz w:val="24"/>
          <w:szCs w:val="24"/>
          <w:lang w:val="en-US"/>
        </w:rPr>
        <w:t xml:space="preserve">Fig. </w:t>
      </w:r>
      <w:r w:rsidR="007E795A">
        <w:rPr>
          <w:rFonts w:ascii="Times New Roman" w:hAnsi="Times New Roman" w:cs="Times New Roman"/>
          <w:sz w:val="24"/>
          <w:szCs w:val="24"/>
          <w:lang w:val="en-US"/>
        </w:rPr>
        <w:t>3)</w:t>
      </w:r>
      <w:r>
        <w:rPr>
          <w:rFonts w:ascii="Times New Roman" w:hAnsi="Times New Roman" w:cs="Times New Roman"/>
          <w:sz w:val="24"/>
          <w:szCs w:val="24"/>
          <w:lang w:val="en-US"/>
        </w:rPr>
        <w:t>. Overestimated ages were more frequent with high extinction while underestimations occurred with low extinction</w:t>
      </w:r>
      <w:r w:rsidR="00696586">
        <w:rPr>
          <w:rFonts w:ascii="Times New Roman" w:hAnsi="Times New Roman" w:cs="Times New Roman"/>
          <w:sz w:val="24"/>
          <w:szCs w:val="24"/>
          <w:lang w:val="en-US"/>
        </w:rPr>
        <w:t>,</w:t>
      </w:r>
      <w:r>
        <w:rPr>
          <w:rFonts w:ascii="Times New Roman" w:hAnsi="Times New Roman" w:cs="Times New Roman"/>
          <w:sz w:val="24"/>
          <w:szCs w:val="24"/>
          <w:lang w:val="en-US"/>
        </w:rPr>
        <w:t xml:space="preserve"> but in principle both happened under the complete range of extinction rates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3). Even at low extinction fraction</w:t>
      </w:r>
      <w:r w:rsidR="00696586">
        <w:rPr>
          <w:rFonts w:ascii="Times New Roman" w:hAnsi="Times New Roman" w:cs="Times New Roman"/>
          <w:sz w:val="24"/>
          <w:szCs w:val="24"/>
          <w:lang w:val="en-US"/>
        </w:rPr>
        <w:t>s</w:t>
      </w:r>
      <w:r>
        <w:rPr>
          <w:rFonts w:ascii="Times New Roman" w:hAnsi="Times New Roman" w:cs="Times New Roman"/>
          <w:sz w:val="24"/>
          <w:szCs w:val="24"/>
          <w:lang w:val="en-US"/>
        </w:rPr>
        <w:t xml:space="preserve">, ~50% of phylogenetic ages did not match the true ages. </w:t>
      </w:r>
    </w:p>
    <w:p w14:paraId="0707A897" w14:textId="1B089378" w:rsidR="002F5B65" w:rsidRDefault="004252F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In datasets simulated under a mixture of anagenetic and bifurcating speciation, phylogenetic ages deviated more strongly from the true ages than under a pure bifurcating process, given that anagenetic events are unobserved in the phylogeny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S</w:t>
      </w:r>
      <w:r w:rsidR="00AF59FD">
        <w:rPr>
          <w:rFonts w:ascii="Times New Roman" w:hAnsi="Times New Roman" w:cs="Times New Roman"/>
          <w:sz w:val="24"/>
          <w:szCs w:val="24"/>
          <w:lang w:val="en-US"/>
        </w:rPr>
        <w:t>M</w:t>
      </w:r>
      <w:r>
        <w:rPr>
          <w:rFonts w:ascii="Times New Roman" w:hAnsi="Times New Roman" w:cs="Times New Roman"/>
          <w:sz w:val="24"/>
          <w:szCs w:val="24"/>
          <w:lang w:val="en-US"/>
        </w:rPr>
        <w:t>1). With a low extinction fraction, phylogenetic ages were congruent with the true species ages in 78% of the cases instead of 96%, and with high extinction the share decreases from 73% to 62%. Datasets with mixed anagenetic and budding speciation, phylogenetic ages also deviated more that under a pure budding process; with a low extinction fraction, phylogenetic ages were congruent 40% instead of 50%</w:t>
      </w:r>
      <w:r w:rsidR="00C8309F">
        <w:rPr>
          <w:rFonts w:ascii="Times New Roman" w:hAnsi="Times New Roman" w:cs="Times New Roman"/>
          <w:sz w:val="24"/>
          <w:szCs w:val="24"/>
          <w:lang w:val="en-US"/>
        </w:rPr>
        <w:t xml:space="preserve"> of the time</w:t>
      </w:r>
      <w:r>
        <w:rPr>
          <w:rFonts w:ascii="Times New Roman" w:hAnsi="Times New Roman" w:cs="Times New Roman"/>
          <w:sz w:val="24"/>
          <w:szCs w:val="24"/>
          <w:lang w:val="en-US"/>
        </w:rPr>
        <w:t>, and with high extinction the accuracy decreased to 34%.</w:t>
      </w:r>
    </w:p>
    <w:p w14:paraId="4BDB6E04" w14:textId="02CA4E43" w:rsidR="002F5B65" w:rsidRDefault="004252F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While a budding speciation mode led to a higher baseline error than bifurcation, the latter showed a stronger increase with extinction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 xml:space="preserve">4). Under both modes of speciation, speciation rates did not have a substantial impact on error in age. For strictly bifurcating speciation, there was no error in the absence of extinction, but the MAPE increased to up to 150% with extinction fractions exceeding 0.75. In contrast, under budding speciation the MAPE was around 25% in the absence of extinction, increasing to 30-120% with extinction </w:t>
      </w:r>
      <w:r>
        <w:rPr>
          <w:rFonts w:ascii="Times New Roman" w:hAnsi="Times New Roman" w:cs="Times New Roman"/>
          <w:sz w:val="24"/>
          <w:szCs w:val="24"/>
          <w:lang w:val="en-US"/>
        </w:rPr>
        <w:lastRenderedPageBreak/>
        <w:t>fractions exceeding 0.75. In datasets that included anagenetic speciation, the MAPE reached as high as 500% in some simulations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 xml:space="preserve">SM2). </w:t>
      </w:r>
    </w:p>
    <w:p w14:paraId="3C185C08" w14:textId="77777777" w:rsidR="002F5B65" w:rsidRDefault="002F5B65">
      <w:pPr>
        <w:spacing w:after="0" w:line="360" w:lineRule="auto"/>
        <w:jc w:val="both"/>
        <w:rPr>
          <w:rFonts w:ascii="Times New Roman" w:hAnsi="Times New Roman" w:cs="Times New Roman"/>
          <w:sz w:val="24"/>
          <w:szCs w:val="24"/>
          <w:lang w:val="en-US"/>
        </w:rPr>
      </w:pPr>
    </w:p>
    <w:p w14:paraId="0D8F6AD0"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on comparing species ages</w:t>
      </w:r>
    </w:p>
    <w:p w14:paraId="37399366" w14:textId="03113B52" w:rsidR="005123FD" w:rsidRDefault="004252FF" w:rsidP="007A4F03">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For the combination of strictly bifurcating speciation and all extinction scenarios, selecting the phylogenetically youngest and oldest species never resulted in a case where the presumed older species has been in fact the younger of the two species according to their simulated age (</w:t>
      </w:r>
      <w:r w:rsidR="0019202E">
        <w:rPr>
          <w:rFonts w:ascii="Times New Roman" w:hAnsi="Times New Roman" w:cs="Times New Roman"/>
          <w:sz w:val="24"/>
          <w:szCs w:val="24"/>
          <w:lang w:val="en-US"/>
        </w:rPr>
        <w:t xml:space="preserve">Fig. </w:t>
      </w:r>
      <w:r w:rsidR="00907524">
        <w:rPr>
          <w:rFonts w:ascii="Times New Roman" w:hAnsi="Times New Roman" w:cs="Times New Roman"/>
          <w:sz w:val="24"/>
          <w:szCs w:val="24"/>
          <w:lang w:val="en-US"/>
        </w:rPr>
        <w:t>SM3a</w:t>
      </w:r>
      <w:r>
        <w:rPr>
          <w:rFonts w:ascii="Times New Roman" w:hAnsi="Times New Roman" w:cs="Times New Roman"/>
          <w:sz w:val="24"/>
          <w:szCs w:val="24"/>
          <w:lang w:val="en-US"/>
        </w:rPr>
        <w:t xml:space="preserve">). Thus, for this speciation mode, </w:t>
      </w:r>
      <w:r w:rsidR="0037255B">
        <w:rPr>
          <w:rFonts w:ascii="Times New Roman" w:hAnsi="Times New Roman" w:cs="Times New Roman"/>
          <w:sz w:val="24"/>
          <w:szCs w:val="24"/>
          <w:lang w:val="en-US"/>
        </w:rPr>
        <w:t>the</w:t>
      </w:r>
      <w:r>
        <w:rPr>
          <w:rFonts w:ascii="Times New Roman" w:hAnsi="Times New Roman" w:cs="Times New Roman"/>
          <w:sz w:val="24"/>
          <w:szCs w:val="24"/>
          <w:lang w:val="en-US"/>
        </w:rPr>
        <w:t xml:space="preserve"> risk of a qualitative error when comparing species at the extremes of the age range </w:t>
      </w:r>
      <w:r w:rsidR="0037255B">
        <w:rPr>
          <w:rFonts w:ascii="Times New Roman" w:hAnsi="Times New Roman" w:cs="Times New Roman"/>
          <w:sz w:val="24"/>
          <w:szCs w:val="24"/>
          <w:lang w:val="en-US"/>
        </w:rPr>
        <w:t>is minimal</w:t>
      </w:r>
      <w:r>
        <w:rPr>
          <w:rFonts w:ascii="Times New Roman" w:hAnsi="Times New Roman" w:cs="Times New Roman"/>
          <w:sz w:val="24"/>
          <w:szCs w:val="24"/>
          <w:lang w:val="en-US"/>
        </w:rPr>
        <w:t xml:space="preserve">. </w:t>
      </w:r>
      <w:r w:rsidR="0037255B">
        <w:rPr>
          <w:rFonts w:ascii="Times New Roman" w:hAnsi="Times New Roman" w:cs="Times New Roman"/>
          <w:sz w:val="24"/>
          <w:szCs w:val="24"/>
          <w:lang w:val="en-US"/>
        </w:rPr>
        <w:t>However</w:t>
      </w:r>
      <w:r w:rsidR="005123FD">
        <w:rPr>
          <w:rFonts w:ascii="Times New Roman" w:hAnsi="Times New Roman" w:cs="Times New Roman"/>
          <w:sz w:val="24"/>
          <w:szCs w:val="24"/>
          <w:lang w:val="en-US"/>
        </w:rPr>
        <w:t xml:space="preserve">, the age ranking of two randomly selected </w:t>
      </w:r>
      <w:r w:rsidR="0037255B">
        <w:rPr>
          <w:rFonts w:ascii="Times New Roman" w:hAnsi="Times New Roman" w:cs="Times New Roman"/>
          <w:sz w:val="24"/>
          <w:szCs w:val="24"/>
          <w:lang w:val="en-US"/>
        </w:rPr>
        <w:t xml:space="preserve">species </w:t>
      </w:r>
      <w:r w:rsidR="005123FD">
        <w:rPr>
          <w:rFonts w:ascii="Times New Roman" w:hAnsi="Times New Roman" w:cs="Times New Roman"/>
          <w:sz w:val="24"/>
          <w:szCs w:val="24"/>
          <w:lang w:val="en-US"/>
        </w:rPr>
        <w:t>was</w:t>
      </w:r>
      <w:r w:rsidR="0037255B">
        <w:rPr>
          <w:rFonts w:ascii="Times New Roman" w:hAnsi="Times New Roman" w:cs="Times New Roman"/>
          <w:sz w:val="24"/>
          <w:szCs w:val="24"/>
          <w:lang w:val="en-US"/>
        </w:rPr>
        <w:t xml:space="preserve"> found to be</w:t>
      </w:r>
      <w:r w:rsidR="005123FD">
        <w:rPr>
          <w:rFonts w:ascii="Times New Roman" w:hAnsi="Times New Roman" w:cs="Times New Roman"/>
          <w:sz w:val="24"/>
          <w:szCs w:val="24"/>
          <w:lang w:val="en-US"/>
        </w:rPr>
        <w:t xml:space="preserve"> incorrect in 6% and 8%, for intermediate and high extinction, respectively (</w:t>
      </w:r>
      <w:r w:rsidR="0019202E">
        <w:rPr>
          <w:rFonts w:ascii="Times New Roman" w:hAnsi="Times New Roman" w:cs="Times New Roman"/>
          <w:sz w:val="24"/>
          <w:szCs w:val="24"/>
          <w:lang w:val="en-US"/>
        </w:rPr>
        <w:t xml:space="preserve">Fig. </w:t>
      </w:r>
      <w:r w:rsidR="005123FD">
        <w:rPr>
          <w:rFonts w:ascii="Times New Roman" w:hAnsi="Times New Roman" w:cs="Times New Roman"/>
          <w:sz w:val="24"/>
          <w:szCs w:val="24"/>
          <w:lang w:val="en-US"/>
        </w:rPr>
        <w:t xml:space="preserve">SM4a). </w:t>
      </w:r>
      <w:r w:rsidR="0037255B">
        <w:rPr>
          <w:rFonts w:ascii="Times New Roman" w:hAnsi="Times New Roman" w:cs="Times New Roman"/>
          <w:sz w:val="24"/>
          <w:szCs w:val="24"/>
          <w:lang w:val="en-US"/>
        </w:rPr>
        <w:t xml:space="preserve">Thus, qualitative errors in comparing species ages are non-negligible under the assumption of bifurcating speciation. </w:t>
      </w:r>
    </w:p>
    <w:p w14:paraId="5201611D" w14:textId="0E551233" w:rsidR="002F5B65" w:rsidRDefault="004252FF" w:rsidP="00812772">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contrast, for budding speciation, the age rank of the oldest and youngest species was erroneously determined in 2.2% of the simulations in the absence of extinction, increasing to 7.5% and 12.2% for intermediate and high extinction, respectively (</w:t>
      </w:r>
      <w:r w:rsidR="0019202E">
        <w:rPr>
          <w:rFonts w:ascii="Times New Roman" w:hAnsi="Times New Roman" w:cs="Times New Roman"/>
          <w:sz w:val="24"/>
          <w:szCs w:val="24"/>
          <w:lang w:val="en-US"/>
        </w:rPr>
        <w:t xml:space="preserve">Fig. </w:t>
      </w:r>
      <w:r w:rsidR="00907524">
        <w:rPr>
          <w:rFonts w:ascii="Times New Roman" w:hAnsi="Times New Roman" w:cs="Times New Roman"/>
          <w:sz w:val="24"/>
          <w:szCs w:val="24"/>
          <w:lang w:val="en-US"/>
        </w:rPr>
        <w:t>SM3b</w:t>
      </w:r>
      <w:r>
        <w:rPr>
          <w:rFonts w:ascii="Times New Roman" w:hAnsi="Times New Roman" w:cs="Times New Roman"/>
          <w:sz w:val="24"/>
          <w:szCs w:val="24"/>
          <w:lang w:val="en-US"/>
        </w:rPr>
        <w:t>).</w:t>
      </w:r>
      <w:r w:rsidR="005123FD">
        <w:rPr>
          <w:rFonts w:ascii="Times New Roman" w:hAnsi="Times New Roman" w:cs="Times New Roman"/>
          <w:sz w:val="24"/>
          <w:szCs w:val="24"/>
          <w:lang w:val="en-US"/>
        </w:rPr>
        <w:t xml:space="preserve"> Thus, under the assumption of budding speciation, there is a </w:t>
      </w:r>
      <w:r w:rsidR="0037255B">
        <w:rPr>
          <w:rFonts w:ascii="Times New Roman" w:hAnsi="Times New Roman" w:cs="Times New Roman"/>
          <w:sz w:val="24"/>
          <w:szCs w:val="24"/>
          <w:lang w:val="en-US"/>
        </w:rPr>
        <w:t>substantial</w:t>
      </w:r>
      <w:r w:rsidR="005123FD">
        <w:rPr>
          <w:rFonts w:ascii="Times New Roman" w:hAnsi="Times New Roman" w:cs="Times New Roman"/>
          <w:sz w:val="24"/>
          <w:szCs w:val="24"/>
          <w:lang w:val="en-US"/>
        </w:rPr>
        <w:t xml:space="preserve"> risk of mistaking the oldest and youngest species in the clade.</w:t>
      </w:r>
      <w:r w:rsidR="0037255B">
        <w:rPr>
          <w:rFonts w:ascii="Times New Roman" w:hAnsi="Times New Roman" w:cs="Times New Roman"/>
          <w:sz w:val="24"/>
          <w:szCs w:val="24"/>
          <w:lang w:val="en-US"/>
        </w:rPr>
        <w:t xml:space="preserve"> The error in age ranking of two randomly selected species was even higher, </w:t>
      </w:r>
      <w:ins w:id="4" w:author="Carlos Calderon del Cid" w:date="2024-02-06T12:20:00Z">
        <w:r w:rsidR="003E6467">
          <w:rPr>
            <w:rFonts w:ascii="Times New Roman" w:hAnsi="Times New Roman" w:cs="Times New Roman"/>
            <w:sz w:val="24"/>
            <w:szCs w:val="24"/>
            <w:lang w:val="en-US"/>
          </w:rPr>
          <w:t>around</w:t>
        </w:r>
      </w:ins>
      <w:del w:id="5" w:author="Carlos Calderon del Cid" w:date="2024-02-06T12:20:00Z">
        <w:r w:rsidR="0037255B" w:rsidDel="003E6467">
          <w:rPr>
            <w:rFonts w:ascii="Times New Roman" w:hAnsi="Times New Roman" w:cs="Times New Roman"/>
            <w:sz w:val="24"/>
            <w:szCs w:val="24"/>
            <w:lang w:val="en-US"/>
          </w:rPr>
          <w:delText>exceeding</w:delText>
        </w:r>
      </w:del>
      <w:r w:rsidR="0037255B">
        <w:rPr>
          <w:rFonts w:ascii="Times New Roman" w:hAnsi="Times New Roman" w:cs="Times New Roman"/>
          <w:sz w:val="24"/>
          <w:szCs w:val="24"/>
          <w:lang w:val="en-US"/>
        </w:rPr>
        <w:t xml:space="preserve"> 25%, irrespective of the extinction level (</w:t>
      </w:r>
      <w:r w:rsidR="0019202E">
        <w:rPr>
          <w:rFonts w:ascii="Times New Roman" w:hAnsi="Times New Roman" w:cs="Times New Roman"/>
          <w:sz w:val="24"/>
          <w:szCs w:val="24"/>
          <w:lang w:val="en-US"/>
        </w:rPr>
        <w:t xml:space="preserve">Fig. </w:t>
      </w:r>
      <w:r w:rsidR="0037255B">
        <w:rPr>
          <w:rFonts w:ascii="Times New Roman" w:hAnsi="Times New Roman" w:cs="Times New Roman"/>
          <w:sz w:val="24"/>
          <w:szCs w:val="24"/>
          <w:lang w:val="en-US"/>
        </w:rPr>
        <w:t>SM4b).</w:t>
      </w:r>
    </w:p>
    <w:p w14:paraId="3D744357" w14:textId="77777777" w:rsidR="0037255B" w:rsidRDefault="0037255B">
      <w:pPr>
        <w:spacing w:after="0" w:line="360" w:lineRule="auto"/>
        <w:ind w:firstLine="709"/>
        <w:jc w:val="both"/>
        <w:rPr>
          <w:rFonts w:ascii="Times New Roman" w:hAnsi="Times New Roman" w:cs="Times New Roman"/>
          <w:sz w:val="24"/>
          <w:szCs w:val="24"/>
          <w:lang w:val="en-US"/>
        </w:rPr>
      </w:pPr>
    </w:p>
    <w:p w14:paraId="7A8E40FF"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on equating phylogenetic and species age given uniform incomplete sampling</w:t>
      </w:r>
    </w:p>
    <w:p w14:paraId="41AFF8BE" w14:textId="6E5FD8FF" w:rsidR="00D8611F" w:rsidRPr="00CF3811" w:rsidRDefault="001B521A" w:rsidP="00D8611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the absence</w:t>
      </w:r>
      <w:r w:rsidR="00D8611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w:t>
      </w:r>
      <w:r w:rsidR="00D8611F">
        <w:rPr>
          <w:rFonts w:ascii="Times New Roman" w:hAnsi="Times New Roman" w:cs="Times New Roman"/>
          <w:sz w:val="24"/>
          <w:szCs w:val="24"/>
          <w:lang w:val="en-US"/>
        </w:rPr>
        <w:t>extinction</w:t>
      </w:r>
      <w:r>
        <w:rPr>
          <w:rFonts w:ascii="Times New Roman" w:hAnsi="Times New Roman" w:cs="Times New Roman"/>
          <w:sz w:val="24"/>
          <w:szCs w:val="24"/>
          <w:lang w:val="en-US"/>
        </w:rPr>
        <w:t xml:space="preserve"> and assuming bifurcating speciation</w:t>
      </w:r>
      <w:r w:rsidR="00D8611F">
        <w:rPr>
          <w:rFonts w:ascii="Times New Roman" w:hAnsi="Times New Roman" w:cs="Times New Roman"/>
          <w:sz w:val="24"/>
          <w:szCs w:val="24"/>
          <w:lang w:val="en-US"/>
        </w:rPr>
        <w:t>, the MAPE for fully sampled</w:t>
      </w:r>
      <w:r w:rsidR="00236840">
        <w:rPr>
          <w:rFonts w:ascii="Times New Roman" w:hAnsi="Times New Roman" w:cs="Times New Roman"/>
          <w:sz w:val="24"/>
          <w:szCs w:val="24"/>
          <w:lang w:val="en-US"/>
        </w:rPr>
        <w:t xml:space="preserve"> trees</w:t>
      </w:r>
      <w:r w:rsidR="00D8611F">
        <w:rPr>
          <w:rFonts w:ascii="Times New Roman" w:hAnsi="Times New Roman" w:cs="Times New Roman"/>
          <w:sz w:val="24"/>
          <w:szCs w:val="24"/>
          <w:lang w:val="en-US"/>
        </w:rPr>
        <w:t xml:space="preserve"> was ~ 0 %, but it increased to ~100% and ~300% for 25% missing species and 50% missing species, respectively (Fig. 5). </w:t>
      </w:r>
      <w:r>
        <w:rPr>
          <w:rFonts w:ascii="Times New Roman" w:hAnsi="Times New Roman" w:cs="Times New Roman"/>
          <w:sz w:val="24"/>
          <w:szCs w:val="24"/>
          <w:lang w:val="en-US"/>
        </w:rPr>
        <w:t>With</w:t>
      </w:r>
      <w:r w:rsidR="00D8611F">
        <w:rPr>
          <w:rFonts w:ascii="Times New Roman" w:hAnsi="Times New Roman" w:cs="Times New Roman"/>
          <w:sz w:val="24"/>
          <w:szCs w:val="24"/>
          <w:lang w:val="en-US"/>
        </w:rPr>
        <w:t xml:space="preserve"> intermediate extinction, the MAPE for fully sampled trees </w:t>
      </w:r>
      <w:r w:rsidR="00D8611F" w:rsidRPr="0010029D">
        <w:rPr>
          <w:rFonts w:ascii="Times New Roman" w:hAnsi="Times New Roman" w:cs="Times New Roman"/>
          <w:sz w:val="24"/>
          <w:szCs w:val="24"/>
          <w:lang w:val="en-US"/>
        </w:rPr>
        <w:t>was 25 ± 20%</w:t>
      </w:r>
      <w:r>
        <w:rPr>
          <w:rFonts w:ascii="Times New Roman" w:hAnsi="Times New Roman" w:cs="Times New Roman"/>
          <w:sz w:val="24"/>
          <w:szCs w:val="24"/>
          <w:lang w:val="en-US"/>
        </w:rPr>
        <w:t xml:space="preserve">, but increased </w:t>
      </w:r>
      <w:r w:rsidR="00C23A89">
        <w:rPr>
          <w:rFonts w:ascii="Times New Roman" w:hAnsi="Times New Roman" w:cs="Times New Roman"/>
          <w:sz w:val="24"/>
          <w:szCs w:val="24"/>
          <w:lang w:val="en-US"/>
        </w:rPr>
        <w:t>15-fold</w:t>
      </w:r>
      <w:r w:rsidR="00D8611F" w:rsidRPr="0010029D">
        <w:rPr>
          <w:rFonts w:ascii="Times New Roman" w:hAnsi="Times New Roman" w:cs="Times New Roman"/>
          <w:sz w:val="24"/>
          <w:szCs w:val="24"/>
          <w:lang w:val="en-US"/>
        </w:rPr>
        <w:t xml:space="preserve"> for trees missing 25% of the extant species; and for trees missing 50 % of the extant species the error increased </w:t>
      </w:r>
      <w:r w:rsidR="00716A85">
        <w:rPr>
          <w:rFonts w:ascii="Times New Roman" w:hAnsi="Times New Roman" w:cs="Times New Roman"/>
          <w:sz w:val="24"/>
          <w:szCs w:val="24"/>
          <w:lang w:val="en-US"/>
        </w:rPr>
        <w:t>85</w:t>
      </w:r>
      <w:r w:rsidR="00C23A89">
        <w:rPr>
          <w:rFonts w:ascii="Times New Roman" w:hAnsi="Times New Roman" w:cs="Times New Roman"/>
          <w:sz w:val="24"/>
          <w:szCs w:val="24"/>
          <w:lang w:val="en-US"/>
        </w:rPr>
        <w:t>-</w:t>
      </w:r>
      <w:r w:rsidR="00716A85">
        <w:rPr>
          <w:rFonts w:ascii="Times New Roman" w:hAnsi="Times New Roman" w:cs="Times New Roman"/>
          <w:sz w:val="24"/>
          <w:szCs w:val="24"/>
          <w:lang w:val="en-US"/>
        </w:rPr>
        <w:t>fold</w:t>
      </w:r>
      <w:r w:rsidR="00D8611F">
        <w:rPr>
          <w:rFonts w:ascii="Times New Roman" w:hAnsi="Times New Roman" w:cs="Times New Roman"/>
          <w:sz w:val="24"/>
          <w:szCs w:val="24"/>
          <w:lang w:val="en-US"/>
        </w:rPr>
        <w:t>. Under high extinction, the MAPE for fully sampled trees was 60</w:t>
      </w:r>
      <w:r w:rsidR="00D8611F" w:rsidRPr="0010029D">
        <w:rPr>
          <w:rFonts w:ascii="Times New Roman" w:hAnsi="Times New Roman" w:cs="Times New Roman"/>
          <w:sz w:val="24"/>
          <w:szCs w:val="24"/>
          <w:lang w:val="en-US"/>
        </w:rPr>
        <w:t xml:space="preserve"> ± </w:t>
      </w:r>
      <w:r w:rsidR="00D8611F">
        <w:rPr>
          <w:rFonts w:ascii="Times New Roman" w:hAnsi="Times New Roman" w:cs="Times New Roman"/>
          <w:sz w:val="24"/>
          <w:szCs w:val="24"/>
          <w:lang w:val="en-US"/>
        </w:rPr>
        <w:t>38</w:t>
      </w:r>
      <w:r w:rsidR="00D8611F" w:rsidRPr="0010029D">
        <w:rPr>
          <w:rFonts w:ascii="Times New Roman" w:hAnsi="Times New Roman" w:cs="Times New Roman"/>
          <w:sz w:val="24"/>
          <w:szCs w:val="24"/>
          <w:lang w:val="en-US"/>
        </w:rPr>
        <w:t>%</w:t>
      </w:r>
      <w:r w:rsidR="00D8611F">
        <w:rPr>
          <w:rFonts w:ascii="Times New Roman" w:hAnsi="Times New Roman" w:cs="Times New Roman"/>
          <w:sz w:val="24"/>
          <w:szCs w:val="24"/>
          <w:lang w:val="en-US"/>
        </w:rPr>
        <w:t xml:space="preserve">; for trees missing 25% of extant species the error increased </w:t>
      </w:r>
      <w:r w:rsidR="00C23A89">
        <w:rPr>
          <w:rFonts w:ascii="Times New Roman" w:hAnsi="Times New Roman" w:cs="Times New Roman"/>
          <w:sz w:val="24"/>
          <w:szCs w:val="24"/>
          <w:lang w:val="en-US"/>
        </w:rPr>
        <w:t>8-fold</w:t>
      </w:r>
      <w:r w:rsidR="00D8611F">
        <w:rPr>
          <w:rFonts w:ascii="Times New Roman" w:hAnsi="Times New Roman" w:cs="Times New Roman"/>
          <w:sz w:val="24"/>
          <w:szCs w:val="24"/>
          <w:lang w:val="en-US"/>
        </w:rPr>
        <w:t xml:space="preserve"> of magnitude; and for trees missing 50% of extant species the error increased 23</w:t>
      </w:r>
      <w:r w:rsidR="00C23A89">
        <w:rPr>
          <w:rFonts w:ascii="Times New Roman" w:hAnsi="Times New Roman" w:cs="Times New Roman"/>
          <w:sz w:val="24"/>
          <w:szCs w:val="24"/>
          <w:lang w:val="en-US"/>
        </w:rPr>
        <w:t>-</w:t>
      </w:r>
      <w:r w:rsidR="00716A85">
        <w:rPr>
          <w:rFonts w:ascii="Times New Roman" w:hAnsi="Times New Roman" w:cs="Times New Roman"/>
          <w:sz w:val="24"/>
          <w:szCs w:val="24"/>
          <w:lang w:val="en-US"/>
        </w:rPr>
        <w:t>fold</w:t>
      </w:r>
      <w:r w:rsidR="00D8611F">
        <w:rPr>
          <w:rFonts w:ascii="Times New Roman" w:hAnsi="Times New Roman" w:cs="Times New Roman"/>
          <w:sz w:val="24"/>
          <w:szCs w:val="24"/>
          <w:lang w:val="en-US"/>
        </w:rPr>
        <w:t xml:space="preserve">. </w:t>
      </w:r>
    </w:p>
    <w:p w14:paraId="5B7AB377" w14:textId="77777777" w:rsidR="00D8611F" w:rsidRDefault="00D8611F" w:rsidP="002E0C35">
      <w:pPr>
        <w:spacing w:after="0" w:line="360" w:lineRule="auto"/>
        <w:ind w:firstLine="709"/>
        <w:jc w:val="both"/>
        <w:rPr>
          <w:rFonts w:ascii="Times New Roman" w:hAnsi="Times New Roman" w:cs="Times New Roman"/>
          <w:sz w:val="24"/>
          <w:szCs w:val="24"/>
          <w:lang w:val="en-US"/>
        </w:rPr>
      </w:pPr>
    </w:p>
    <w:p w14:paraId="3D482655" w14:textId="77777777" w:rsidR="00C23A89" w:rsidRDefault="00C23A89">
      <w:pPr>
        <w:spacing w:after="0" w:line="360" w:lineRule="auto"/>
        <w:jc w:val="both"/>
        <w:rPr>
          <w:rFonts w:ascii="Times New Roman" w:hAnsi="Times New Roman" w:cs="Times New Roman"/>
          <w:i/>
          <w:iCs/>
          <w:sz w:val="24"/>
          <w:szCs w:val="24"/>
          <w:u w:val="single"/>
          <w:lang w:val="en-US"/>
        </w:rPr>
      </w:pPr>
    </w:p>
    <w:p w14:paraId="26EB922A" w14:textId="77777777" w:rsidR="00C23A89" w:rsidRDefault="00C23A89">
      <w:pPr>
        <w:spacing w:after="0" w:line="360" w:lineRule="auto"/>
        <w:jc w:val="both"/>
        <w:rPr>
          <w:rFonts w:ascii="Times New Roman" w:hAnsi="Times New Roman" w:cs="Times New Roman"/>
          <w:i/>
          <w:iCs/>
          <w:sz w:val="24"/>
          <w:szCs w:val="24"/>
          <w:u w:val="single"/>
          <w:lang w:val="en-US"/>
        </w:rPr>
      </w:pPr>
    </w:p>
    <w:p w14:paraId="6B0EE626" w14:textId="359EC4AB"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Probabilistic species age estimation</w:t>
      </w:r>
    </w:p>
    <w:p w14:paraId="5B327308" w14:textId="6BF47400" w:rsidR="002F5B65" w:rsidRDefault="004252FF">
      <w:pPr>
        <w:spacing w:after="0" w:line="360" w:lineRule="auto"/>
        <w:ind w:firstLine="709"/>
        <w:jc w:val="both"/>
        <w:rPr>
          <w:rFonts w:ascii="Times New Roman" w:hAnsi="Times New Roman" w:cs="Times New Roman"/>
          <w:sz w:val="24"/>
          <w:szCs w:val="24"/>
          <w:lang w:val="en-US"/>
        </w:rPr>
      </w:pPr>
      <w:r w:rsidRPr="00236840">
        <w:rPr>
          <w:rFonts w:ascii="Times New Roman" w:hAnsi="Times New Roman" w:cs="Times New Roman"/>
          <w:sz w:val="24"/>
          <w:szCs w:val="24"/>
          <w:lang w:val="en-US"/>
        </w:rPr>
        <w:t>With increasing extinction</w:t>
      </w:r>
      <w:r w:rsidR="00D8611F" w:rsidRPr="00236840">
        <w:rPr>
          <w:rFonts w:ascii="Times New Roman" w:hAnsi="Times New Roman" w:cs="Times New Roman"/>
          <w:sz w:val="24"/>
          <w:szCs w:val="24"/>
          <w:lang w:val="en-US"/>
        </w:rPr>
        <w:t xml:space="preserve"> and missing species</w:t>
      </w:r>
      <w:r w:rsidRPr="00236840">
        <w:rPr>
          <w:rFonts w:ascii="Times New Roman" w:hAnsi="Times New Roman" w:cs="Times New Roman"/>
          <w:sz w:val="24"/>
          <w:szCs w:val="24"/>
          <w:lang w:val="en-US"/>
        </w:rPr>
        <w:t>, our probabilistic estimation of species ages resulted in a</w:t>
      </w:r>
      <w:r w:rsidR="004D44AC">
        <w:rPr>
          <w:rFonts w:ascii="Times New Roman" w:hAnsi="Times New Roman" w:cs="Times New Roman"/>
          <w:sz w:val="24"/>
          <w:szCs w:val="24"/>
          <w:lang w:val="en-US"/>
        </w:rPr>
        <w:t xml:space="preserve"> substantially</w:t>
      </w:r>
      <w:r w:rsidR="00C23A89">
        <w:rPr>
          <w:rFonts w:ascii="Times New Roman" w:hAnsi="Times New Roman" w:cs="Times New Roman"/>
          <w:sz w:val="24"/>
          <w:szCs w:val="24"/>
          <w:lang w:val="en-US"/>
        </w:rPr>
        <w:t xml:space="preserve"> </w:t>
      </w:r>
      <w:r w:rsidRPr="00236840">
        <w:rPr>
          <w:rFonts w:ascii="Times New Roman" w:hAnsi="Times New Roman" w:cs="Times New Roman"/>
          <w:sz w:val="24"/>
          <w:szCs w:val="24"/>
          <w:lang w:val="en-US"/>
        </w:rPr>
        <w:t xml:space="preserve">lower </w:t>
      </w:r>
      <w:r w:rsidR="0016385D" w:rsidRPr="00236840">
        <w:rPr>
          <w:rFonts w:ascii="Times New Roman" w:hAnsi="Times New Roman" w:cs="Times New Roman"/>
          <w:sz w:val="24"/>
          <w:szCs w:val="24"/>
          <w:lang w:val="en-US"/>
        </w:rPr>
        <w:t xml:space="preserve">error compared with the phylogenetic age </w:t>
      </w:r>
      <w:r w:rsidR="004D78D6" w:rsidRPr="00236840">
        <w:rPr>
          <w:rFonts w:ascii="Times New Roman" w:hAnsi="Times New Roman" w:cs="Times New Roman"/>
          <w:sz w:val="24"/>
          <w:szCs w:val="24"/>
          <w:lang w:val="en-US"/>
        </w:rPr>
        <w:t>(Fig</w:t>
      </w:r>
      <w:r w:rsidR="0019202E" w:rsidRPr="00236840">
        <w:rPr>
          <w:rFonts w:ascii="Times New Roman" w:hAnsi="Times New Roman" w:cs="Times New Roman"/>
          <w:sz w:val="24"/>
          <w:szCs w:val="24"/>
          <w:lang w:val="en-US"/>
        </w:rPr>
        <w:t>s.</w:t>
      </w:r>
      <w:r w:rsidR="004D78D6" w:rsidRPr="00236840">
        <w:rPr>
          <w:rFonts w:ascii="Times New Roman" w:hAnsi="Times New Roman" w:cs="Times New Roman"/>
          <w:sz w:val="24"/>
          <w:szCs w:val="24"/>
          <w:lang w:val="en-US"/>
        </w:rPr>
        <w:t xml:space="preserve"> </w:t>
      </w:r>
      <w:r w:rsidR="00907524" w:rsidRPr="00236840">
        <w:rPr>
          <w:rFonts w:ascii="Times New Roman" w:hAnsi="Times New Roman" w:cs="Times New Roman"/>
          <w:sz w:val="24"/>
          <w:szCs w:val="24"/>
          <w:lang w:val="en-US"/>
        </w:rPr>
        <w:t>6</w:t>
      </w:r>
      <w:r w:rsidR="0019202E" w:rsidRPr="00236840">
        <w:rPr>
          <w:rFonts w:ascii="Times New Roman" w:hAnsi="Times New Roman" w:cs="Times New Roman"/>
          <w:sz w:val="24"/>
          <w:szCs w:val="24"/>
          <w:lang w:val="en-US"/>
        </w:rPr>
        <w:t>, SM5</w:t>
      </w:r>
      <w:r w:rsidR="004D78D6" w:rsidRPr="00236840">
        <w:rPr>
          <w:rFonts w:ascii="Times New Roman" w:hAnsi="Times New Roman" w:cs="Times New Roman"/>
          <w:sz w:val="24"/>
          <w:szCs w:val="24"/>
          <w:lang w:val="en-US"/>
        </w:rPr>
        <w:t>)</w:t>
      </w:r>
      <w:r w:rsidRPr="00236840">
        <w:rPr>
          <w:rFonts w:ascii="Times New Roman" w:hAnsi="Times New Roman" w:cs="Times New Roman"/>
          <w:sz w:val="24"/>
          <w:szCs w:val="24"/>
          <w:lang w:val="en-US"/>
        </w:rPr>
        <w:t>. Under low extinction</w:t>
      </w:r>
      <w:r w:rsidR="00A91352">
        <w:rPr>
          <w:rFonts w:ascii="Times New Roman" w:hAnsi="Times New Roman" w:cs="Times New Roman"/>
          <w:sz w:val="24"/>
          <w:szCs w:val="24"/>
          <w:lang w:val="en-US"/>
        </w:rPr>
        <w:t xml:space="preserve"> and fully sampled trees</w:t>
      </w:r>
      <w:r w:rsidRPr="00236840">
        <w:rPr>
          <w:rFonts w:ascii="Times New Roman" w:hAnsi="Times New Roman" w:cs="Times New Roman"/>
          <w:sz w:val="24"/>
          <w:szCs w:val="24"/>
          <w:lang w:val="en-US"/>
        </w:rPr>
        <w:t xml:space="preserve"> the MAPE was slightly worse compared to the use of phylogenetic ages (</w:t>
      </w:r>
      <w:r w:rsidRPr="00236840">
        <w:rPr>
          <w:rFonts w:ascii="Times New Roman" w:eastAsia="DengXian" w:hAnsi="Times New Roman" w:cs="Times New Roman"/>
          <w:sz w:val="24"/>
          <w:szCs w:val="24"/>
          <w:lang w:val="en-US"/>
        </w:rPr>
        <w:t xml:space="preserve">ΔMAPE = </w:t>
      </w:r>
      <w:r w:rsidR="00A91352">
        <w:rPr>
          <w:rFonts w:ascii="Times New Roman" w:eastAsia="DengXian" w:hAnsi="Times New Roman" w:cs="Times New Roman"/>
          <w:sz w:val="24"/>
          <w:szCs w:val="24"/>
          <w:lang w:val="en-US"/>
        </w:rPr>
        <w:t>0.59</w:t>
      </w:r>
      <w:r w:rsidRPr="00236840">
        <w:rPr>
          <w:rFonts w:ascii="Times New Roman" w:eastAsia="DengXian" w:hAnsi="Times New Roman" w:cs="Times New Roman"/>
          <w:sz w:val="24"/>
          <w:szCs w:val="24"/>
          <w:lang w:val="en-US"/>
        </w:rPr>
        <w:t xml:space="preserve"> ± </w:t>
      </w:r>
      <w:r w:rsidR="00093108">
        <w:rPr>
          <w:rFonts w:ascii="Times New Roman" w:eastAsia="DengXian" w:hAnsi="Times New Roman" w:cs="Times New Roman"/>
          <w:sz w:val="24"/>
          <w:szCs w:val="24"/>
          <w:lang w:val="en-US"/>
        </w:rPr>
        <w:t>1.1</w:t>
      </w:r>
      <w:r w:rsidR="004D78D6" w:rsidRPr="00236840">
        <w:rPr>
          <w:rFonts w:ascii="Times New Roman" w:eastAsia="DengXian" w:hAnsi="Times New Roman" w:cs="Times New Roman"/>
          <w:sz w:val="24"/>
          <w:szCs w:val="24"/>
          <w:lang w:val="en-US"/>
        </w:rPr>
        <w:t xml:space="preserve"> </w:t>
      </w:r>
      <w:r w:rsidRPr="00236840">
        <w:rPr>
          <w:rFonts w:ascii="Times New Roman" w:eastAsia="DengXian" w:hAnsi="Times New Roman" w:cs="Times New Roman"/>
          <w:sz w:val="24"/>
          <w:szCs w:val="24"/>
          <w:lang w:val="en-US"/>
        </w:rPr>
        <w:t xml:space="preserve">% when using the mean of the estimated ages and </w:t>
      </w:r>
      <w:r w:rsidR="004D78D6" w:rsidRPr="00236840">
        <w:rPr>
          <w:rFonts w:ascii="Times New Roman" w:eastAsia="DengXian" w:hAnsi="Times New Roman" w:cs="Times New Roman"/>
          <w:sz w:val="24"/>
          <w:szCs w:val="24"/>
          <w:lang w:val="en-US"/>
        </w:rPr>
        <w:t>2.1</w:t>
      </w:r>
      <w:r w:rsidRPr="00236840">
        <w:rPr>
          <w:rFonts w:ascii="Times New Roman" w:eastAsia="DengXian" w:hAnsi="Times New Roman" w:cs="Times New Roman"/>
          <w:sz w:val="24"/>
          <w:szCs w:val="24"/>
          <w:lang w:val="en-US"/>
        </w:rPr>
        <w:t xml:space="preserve"> ± </w:t>
      </w:r>
      <w:r w:rsidR="004D78D6" w:rsidRPr="00236840">
        <w:rPr>
          <w:rFonts w:ascii="Times New Roman" w:eastAsia="DengXian" w:hAnsi="Times New Roman" w:cs="Times New Roman"/>
          <w:sz w:val="24"/>
          <w:szCs w:val="24"/>
          <w:lang w:val="en-US"/>
        </w:rPr>
        <w:t xml:space="preserve">1.3 </w:t>
      </w:r>
      <w:r w:rsidRPr="00236840">
        <w:rPr>
          <w:rFonts w:ascii="Times New Roman" w:eastAsia="DengXian" w:hAnsi="Times New Roman" w:cs="Times New Roman"/>
          <w:sz w:val="24"/>
          <w:szCs w:val="24"/>
          <w:lang w:val="en-US"/>
        </w:rPr>
        <w:t>% for the median across estimates</w:t>
      </w:r>
      <w:r w:rsidRPr="00236840">
        <w:rPr>
          <w:rFonts w:ascii="Times New Roman" w:hAnsi="Times New Roman" w:cs="Times New Roman"/>
          <w:sz w:val="24"/>
          <w:szCs w:val="24"/>
          <w:lang w:val="en-US"/>
        </w:rPr>
        <w:t xml:space="preserve">). </w:t>
      </w:r>
      <w:r w:rsidR="00754602" w:rsidRPr="00236840">
        <w:rPr>
          <w:rFonts w:ascii="Times New Roman" w:eastAsia="DengXian" w:hAnsi="Times New Roman" w:cs="Times New Roman"/>
          <w:sz w:val="24"/>
          <w:szCs w:val="24"/>
          <w:lang w:val="en-US"/>
        </w:rPr>
        <w:t xml:space="preserve">While with </w:t>
      </w:r>
      <w:r w:rsidR="00093108">
        <w:rPr>
          <w:rFonts w:ascii="Times New Roman" w:eastAsia="DengXian" w:hAnsi="Times New Roman" w:cs="Times New Roman"/>
          <w:sz w:val="24"/>
          <w:szCs w:val="24"/>
          <w:lang w:val="en-US"/>
        </w:rPr>
        <w:t>high extinction and</w:t>
      </w:r>
      <w:r w:rsidR="004D44AC">
        <w:rPr>
          <w:rFonts w:ascii="Times New Roman" w:eastAsia="DengXian" w:hAnsi="Times New Roman" w:cs="Times New Roman"/>
          <w:sz w:val="24"/>
          <w:szCs w:val="24"/>
          <w:lang w:val="en-US"/>
        </w:rPr>
        <w:t xml:space="preserve"> a taxon sampling of</w:t>
      </w:r>
      <w:r w:rsidR="00093108">
        <w:rPr>
          <w:rFonts w:ascii="Times New Roman" w:eastAsia="DengXian" w:hAnsi="Times New Roman" w:cs="Times New Roman"/>
          <w:sz w:val="24"/>
          <w:szCs w:val="24"/>
          <w:lang w:val="en-US"/>
        </w:rPr>
        <w:t xml:space="preserve"> 50% </w:t>
      </w:r>
      <w:r w:rsidR="00C23A89">
        <w:rPr>
          <w:rFonts w:ascii="Times New Roman" w:eastAsia="DengXian" w:hAnsi="Times New Roman" w:cs="Times New Roman"/>
          <w:sz w:val="24"/>
          <w:szCs w:val="24"/>
          <w:lang w:val="en-US"/>
        </w:rPr>
        <w:t>sp</w:t>
      </w:r>
      <w:r w:rsidR="00093108">
        <w:rPr>
          <w:rFonts w:ascii="Times New Roman" w:eastAsia="DengXian" w:hAnsi="Times New Roman" w:cs="Times New Roman"/>
          <w:sz w:val="24"/>
          <w:szCs w:val="24"/>
          <w:lang w:val="en-US"/>
        </w:rPr>
        <w:t>ecies</w:t>
      </w:r>
      <w:r w:rsidR="00C23A89">
        <w:rPr>
          <w:rFonts w:ascii="Times New Roman" w:eastAsia="DengXian" w:hAnsi="Times New Roman" w:cs="Times New Roman"/>
          <w:sz w:val="24"/>
          <w:szCs w:val="24"/>
          <w:lang w:val="en-US"/>
        </w:rPr>
        <w:t xml:space="preserve"> </w:t>
      </w:r>
      <w:r w:rsidRPr="00236840">
        <w:rPr>
          <w:rFonts w:ascii="Times New Roman" w:hAnsi="Times New Roman" w:cs="Times New Roman"/>
          <w:sz w:val="24"/>
          <w:szCs w:val="24"/>
          <w:lang w:val="en-US"/>
        </w:rPr>
        <w:t>the probabilistic estimation</w:t>
      </w:r>
      <w:r w:rsidR="00093108">
        <w:rPr>
          <w:rFonts w:ascii="Times New Roman" w:hAnsi="Times New Roman" w:cs="Times New Roman"/>
          <w:sz w:val="24"/>
          <w:szCs w:val="24"/>
          <w:lang w:val="en-US"/>
        </w:rPr>
        <w:t>s</w:t>
      </w:r>
      <w:r w:rsidR="00095B47" w:rsidRPr="00236840">
        <w:rPr>
          <w:rFonts w:ascii="Times New Roman" w:hAnsi="Times New Roman" w:cs="Times New Roman"/>
          <w:sz w:val="24"/>
          <w:szCs w:val="24"/>
          <w:lang w:val="en-US"/>
        </w:rPr>
        <w:t xml:space="preserve"> </w:t>
      </w:r>
      <w:r w:rsidR="004D78D6" w:rsidRPr="00236840">
        <w:rPr>
          <w:rFonts w:ascii="Times New Roman" w:hAnsi="Times New Roman" w:cs="Times New Roman"/>
          <w:sz w:val="24"/>
          <w:szCs w:val="24"/>
          <w:lang w:val="en-US"/>
        </w:rPr>
        <w:t>reduced the error</w:t>
      </w:r>
      <w:r w:rsidR="00093108">
        <w:rPr>
          <w:rFonts w:ascii="Times New Roman" w:hAnsi="Times New Roman" w:cs="Times New Roman"/>
          <w:sz w:val="24"/>
          <w:szCs w:val="24"/>
          <w:lang w:val="en-US"/>
        </w:rPr>
        <w:t xml:space="preserve"> by </w:t>
      </w:r>
      <w:r w:rsidR="00C23A89">
        <w:rPr>
          <w:rFonts w:ascii="Times New Roman" w:hAnsi="Times New Roman" w:cs="Times New Roman"/>
          <w:sz w:val="24"/>
          <w:szCs w:val="24"/>
          <w:lang w:val="en-US"/>
        </w:rPr>
        <w:t>2</w:t>
      </w:r>
      <w:r w:rsidR="00093108">
        <w:rPr>
          <w:rFonts w:ascii="Times New Roman" w:hAnsi="Times New Roman" w:cs="Times New Roman"/>
          <w:sz w:val="24"/>
          <w:szCs w:val="24"/>
          <w:lang w:val="en-US"/>
        </w:rPr>
        <w:t xml:space="preserve"> orders of magnitude regarding</w:t>
      </w:r>
      <w:r w:rsidR="004759B7">
        <w:rPr>
          <w:rFonts w:ascii="Times New Roman" w:hAnsi="Times New Roman" w:cs="Times New Roman"/>
          <w:sz w:val="24"/>
          <w:szCs w:val="24"/>
          <w:lang w:val="en-US"/>
        </w:rPr>
        <w:t xml:space="preserve"> the</w:t>
      </w:r>
      <w:r w:rsidR="004D78D6" w:rsidRPr="00236840">
        <w:rPr>
          <w:rFonts w:ascii="Times New Roman" w:hAnsi="Times New Roman" w:cs="Times New Roman"/>
          <w:sz w:val="24"/>
          <w:szCs w:val="24"/>
          <w:lang w:val="en-US"/>
        </w:rPr>
        <w:t xml:space="preserve"> phylogenetic age (</w:t>
      </w:r>
      <w:r w:rsidR="004D78D6" w:rsidRPr="00236840">
        <w:rPr>
          <w:rFonts w:ascii="Times New Roman" w:eastAsia="DengXian" w:hAnsi="Times New Roman" w:cs="Times New Roman"/>
          <w:sz w:val="24"/>
          <w:szCs w:val="24"/>
          <w:lang w:val="en-US"/>
        </w:rPr>
        <w:t>ΔMAPE = -</w:t>
      </w:r>
      <w:r w:rsidR="004759B7">
        <w:rPr>
          <w:rFonts w:ascii="Times New Roman" w:eastAsia="DengXian" w:hAnsi="Times New Roman" w:cs="Times New Roman"/>
          <w:sz w:val="24"/>
          <w:szCs w:val="24"/>
          <w:lang w:val="en-US"/>
        </w:rPr>
        <w:t>476</w:t>
      </w:r>
      <w:r w:rsidR="004D78D6" w:rsidRPr="00236840">
        <w:rPr>
          <w:rFonts w:ascii="Times New Roman" w:eastAsia="DengXian" w:hAnsi="Times New Roman" w:cs="Times New Roman"/>
          <w:sz w:val="24"/>
          <w:szCs w:val="24"/>
          <w:lang w:val="en-US"/>
        </w:rPr>
        <w:t>% for the mean estimated ages and -</w:t>
      </w:r>
      <w:r w:rsidR="004759B7">
        <w:rPr>
          <w:rFonts w:ascii="Times New Roman" w:eastAsia="DengXian" w:hAnsi="Times New Roman" w:cs="Times New Roman"/>
          <w:sz w:val="24"/>
          <w:szCs w:val="24"/>
          <w:lang w:val="en-US"/>
        </w:rPr>
        <w:t>507</w:t>
      </w:r>
      <w:r w:rsidR="004759B7" w:rsidRPr="00236840">
        <w:rPr>
          <w:rFonts w:ascii="Times New Roman" w:eastAsia="DengXian" w:hAnsi="Times New Roman" w:cs="Times New Roman"/>
          <w:sz w:val="24"/>
          <w:szCs w:val="24"/>
          <w:lang w:val="en-US"/>
        </w:rPr>
        <w:t xml:space="preserve"> </w:t>
      </w:r>
      <w:r w:rsidR="004D78D6" w:rsidRPr="00236840">
        <w:rPr>
          <w:rFonts w:ascii="Times New Roman" w:eastAsia="DengXian" w:hAnsi="Times New Roman" w:cs="Times New Roman"/>
          <w:sz w:val="24"/>
          <w:szCs w:val="24"/>
          <w:lang w:val="en-US"/>
        </w:rPr>
        <w:t>% for the median across estimates</w:t>
      </w:r>
      <w:r w:rsidR="00754602" w:rsidRPr="00236840">
        <w:rPr>
          <w:rFonts w:ascii="Times New Roman" w:eastAsia="DengXian" w:hAnsi="Times New Roman" w:cs="Times New Roman"/>
          <w:sz w:val="24"/>
          <w:szCs w:val="24"/>
          <w:lang w:val="en-US"/>
        </w:rPr>
        <w:t xml:space="preserve">; </w:t>
      </w:r>
      <w:r w:rsidR="00754602" w:rsidRPr="00236840">
        <w:rPr>
          <w:rFonts w:ascii="Times New Roman" w:hAnsi="Times New Roman" w:cs="Times New Roman"/>
          <w:sz w:val="24"/>
          <w:szCs w:val="24"/>
          <w:lang w:val="en-US"/>
        </w:rPr>
        <w:t>Figs. 6, SM5</w:t>
      </w:r>
      <w:r w:rsidR="004D78D6" w:rsidRPr="00236840">
        <w:rPr>
          <w:rFonts w:ascii="Times New Roman" w:eastAsia="DengXian" w:hAnsi="Times New Roman" w:cs="Times New Roman"/>
          <w:sz w:val="24"/>
          <w:szCs w:val="24"/>
          <w:lang w:val="en-US"/>
        </w:rPr>
        <w:t>).</w:t>
      </w:r>
      <w:r w:rsidR="004D78D6">
        <w:rPr>
          <w:rFonts w:ascii="Times New Roman" w:eastAsia="DengXian" w:hAnsi="Times New Roman" w:cs="Times New Roman"/>
          <w:sz w:val="24"/>
          <w:szCs w:val="24"/>
          <w:lang w:val="en-US"/>
        </w:rPr>
        <w:t xml:space="preserve"> </w:t>
      </w:r>
    </w:p>
    <w:p w14:paraId="3973EEF2" w14:textId="77777777" w:rsidR="002F5B65" w:rsidRDefault="002F5B65">
      <w:pPr>
        <w:spacing w:after="0" w:line="360" w:lineRule="auto"/>
        <w:jc w:val="both"/>
        <w:rPr>
          <w:rFonts w:ascii="Times New Roman" w:hAnsi="Times New Roman" w:cs="Times New Roman"/>
          <w:sz w:val="24"/>
          <w:szCs w:val="24"/>
          <w:lang w:val="en-US"/>
        </w:rPr>
      </w:pPr>
    </w:p>
    <w:p w14:paraId="2FA2891D" w14:textId="03AF7DD3"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Detecting age-dependent extinction risk</w:t>
      </w:r>
    </w:p>
    <w:p w14:paraId="30EA1FDE" w14:textId="6587D2D8" w:rsidR="002F5B65" w:rsidRDefault="004252FF" w:rsidP="005123FD">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use of phylogenetic age as an approximation of species age led to error rates of 1.3, 7.2, and 18.6 % in detecting the</w:t>
      </w:r>
      <w:r w:rsidR="004D44AC">
        <w:rPr>
          <w:rFonts w:ascii="Times New Roman" w:hAnsi="Times New Roman" w:cs="Times New Roman"/>
          <w:sz w:val="24"/>
          <w:szCs w:val="24"/>
          <w:lang w:val="en-US"/>
        </w:rPr>
        <w:t xml:space="preserve"> correct monotonic</w:t>
      </w:r>
      <w:r>
        <w:rPr>
          <w:rFonts w:ascii="Times New Roman" w:hAnsi="Times New Roman" w:cs="Times New Roman"/>
          <w:sz w:val="24"/>
          <w:szCs w:val="24"/>
          <w:lang w:val="en-US"/>
        </w:rPr>
        <w:t xml:space="preserve"> </w:t>
      </w:r>
      <w:r w:rsidR="004A6BEB">
        <w:rPr>
          <w:rFonts w:ascii="Times New Roman" w:hAnsi="Times New Roman" w:cs="Times New Roman"/>
          <w:sz w:val="24"/>
          <w:szCs w:val="24"/>
          <w:lang w:val="en-US"/>
        </w:rPr>
        <w:t>correlation</w:t>
      </w:r>
      <w:r>
        <w:rPr>
          <w:rFonts w:ascii="Times New Roman" w:hAnsi="Times New Roman" w:cs="Times New Roman"/>
          <w:sz w:val="24"/>
          <w:szCs w:val="24"/>
          <w:lang w:val="en-US"/>
        </w:rPr>
        <w:t xml:space="preserve"> between species ages and extinction risk</w:t>
      </w:r>
      <w:r w:rsidR="004C7F78">
        <w:rPr>
          <w:rFonts w:ascii="Times New Roman" w:hAnsi="Times New Roman" w:cs="Times New Roman"/>
          <w:sz w:val="24"/>
          <w:szCs w:val="24"/>
          <w:lang w:val="en-US"/>
        </w:rPr>
        <w:t>, with fully sampled trees,</w:t>
      </w:r>
      <w:r>
        <w:rPr>
          <w:rFonts w:ascii="Times New Roman" w:hAnsi="Times New Roman" w:cs="Times New Roman"/>
          <w:sz w:val="24"/>
          <w:szCs w:val="24"/>
          <w:lang w:val="en-US"/>
        </w:rPr>
        <w:t xml:space="preserve"> </w:t>
      </w:r>
      <w:r w:rsidR="004D44AC">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for scenarios with low, </w:t>
      </w:r>
      <w:r w:rsidR="005123FD">
        <w:rPr>
          <w:rFonts w:ascii="Times New Roman" w:hAnsi="Times New Roman" w:cs="Times New Roman"/>
          <w:sz w:val="24"/>
          <w:szCs w:val="24"/>
          <w:lang w:val="en-US"/>
        </w:rPr>
        <w:t>intermediate,</w:t>
      </w:r>
      <w:r>
        <w:rPr>
          <w:rFonts w:ascii="Times New Roman" w:hAnsi="Times New Roman" w:cs="Times New Roman"/>
          <w:sz w:val="24"/>
          <w:szCs w:val="24"/>
          <w:lang w:val="en-US"/>
        </w:rPr>
        <w:t xml:space="preserve"> and high extinction rates, respectively (</w:t>
      </w:r>
      <w:r w:rsidR="0019202E">
        <w:rPr>
          <w:rFonts w:ascii="Times New Roman" w:hAnsi="Times New Roman" w:cs="Times New Roman"/>
          <w:sz w:val="24"/>
          <w:szCs w:val="24"/>
          <w:lang w:val="en-US"/>
        </w:rPr>
        <w:t xml:space="preserve">Fig. </w:t>
      </w:r>
      <w:r w:rsidR="004C7F78">
        <w:rPr>
          <w:rFonts w:ascii="Times New Roman" w:hAnsi="Times New Roman" w:cs="Times New Roman"/>
          <w:sz w:val="24"/>
          <w:szCs w:val="24"/>
          <w:lang w:val="en-US"/>
        </w:rPr>
        <w:t>SM6</w:t>
      </w:r>
      <w:r>
        <w:rPr>
          <w:rFonts w:ascii="Times New Roman" w:hAnsi="Times New Roman" w:cs="Times New Roman"/>
          <w:sz w:val="24"/>
          <w:szCs w:val="24"/>
          <w:lang w:val="en-US"/>
        </w:rPr>
        <w:t xml:space="preserve">). Thus, even under intermediate extinction the true relationship between age and extinction risk was wrongly estimated in a significant fraction of the simulations, and higher extinction rates led to a further substantial drop in the reliability of this approach. In contrast, estimating species ages based on our probabilistic method led to much lower error rates (3 to 4-fold) that dropped to </w:t>
      </w:r>
      <w:r w:rsidR="00FF4B20">
        <w:rPr>
          <w:rFonts w:ascii="Times New Roman" w:hAnsi="Times New Roman" w:cs="Times New Roman"/>
          <w:sz w:val="24"/>
          <w:szCs w:val="24"/>
          <w:lang w:val="en-US"/>
        </w:rPr>
        <w:t>1.</w:t>
      </w:r>
      <w:r w:rsidR="004C7F78">
        <w:rPr>
          <w:rFonts w:ascii="Times New Roman" w:hAnsi="Times New Roman" w:cs="Times New Roman"/>
          <w:sz w:val="24"/>
          <w:szCs w:val="24"/>
          <w:lang w:val="en-US"/>
        </w:rPr>
        <w:t>4</w:t>
      </w:r>
      <w:r>
        <w:rPr>
          <w:rFonts w:ascii="Times New Roman" w:hAnsi="Times New Roman" w:cs="Times New Roman"/>
          <w:sz w:val="24"/>
          <w:szCs w:val="24"/>
          <w:lang w:val="en-US"/>
        </w:rPr>
        <w:t xml:space="preserve">% and </w:t>
      </w:r>
      <w:r w:rsidR="004C7F78">
        <w:rPr>
          <w:rFonts w:ascii="Times New Roman" w:hAnsi="Times New Roman" w:cs="Times New Roman"/>
          <w:sz w:val="24"/>
          <w:szCs w:val="24"/>
          <w:lang w:val="en-US"/>
        </w:rPr>
        <w:t>3.1</w:t>
      </w:r>
      <w:r>
        <w:rPr>
          <w:rFonts w:ascii="Times New Roman" w:hAnsi="Times New Roman" w:cs="Times New Roman"/>
          <w:sz w:val="24"/>
          <w:szCs w:val="24"/>
          <w:lang w:val="en-US"/>
        </w:rPr>
        <w:t>% with intermediate and high extinction, respectively.</w:t>
      </w:r>
      <w:r w:rsidR="005123FD">
        <w:rPr>
          <w:rFonts w:ascii="Times New Roman" w:hAnsi="Times New Roman" w:cs="Times New Roman"/>
          <w:sz w:val="24"/>
          <w:szCs w:val="24"/>
          <w:lang w:val="en-US"/>
        </w:rPr>
        <w:t xml:space="preserve"> </w:t>
      </w:r>
      <w:r>
        <w:rPr>
          <w:rFonts w:ascii="Times New Roman" w:hAnsi="Times New Roman" w:cs="Times New Roman"/>
          <w:sz w:val="24"/>
          <w:szCs w:val="24"/>
          <w:lang w:val="en-US"/>
        </w:rPr>
        <w:t>Under incomplete taxon sampling</w:t>
      </w:r>
      <w:r w:rsidR="005123FD">
        <w:rPr>
          <w:rFonts w:ascii="Times New Roman" w:hAnsi="Times New Roman" w:cs="Times New Roman"/>
          <w:sz w:val="24"/>
          <w:szCs w:val="24"/>
          <w:lang w:val="en-US"/>
        </w:rPr>
        <w:t xml:space="preserve">, in which </w:t>
      </w:r>
      <w:r>
        <w:rPr>
          <w:rFonts w:ascii="Times New Roman" w:hAnsi="Times New Roman" w:cs="Times New Roman"/>
          <w:sz w:val="24"/>
          <w:szCs w:val="24"/>
          <w:lang w:val="en-US"/>
        </w:rPr>
        <w:t xml:space="preserve">the </w:t>
      </w:r>
      <w:r w:rsidR="005123FD">
        <w:rPr>
          <w:rFonts w:ascii="Times New Roman" w:hAnsi="Times New Roman" w:cs="Times New Roman"/>
          <w:sz w:val="24"/>
          <w:szCs w:val="24"/>
          <w:lang w:val="en-US"/>
        </w:rPr>
        <w:t xml:space="preserve">sampling </w:t>
      </w:r>
      <w:r>
        <w:rPr>
          <w:rFonts w:ascii="Times New Roman" w:hAnsi="Times New Roman" w:cs="Times New Roman"/>
          <w:sz w:val="24"/>
          <w:szCs w:val="24"/>
          <w:lang w:val="en-US"/>
        </w:rPr>
        <w:t xml:space="preserve">probability was </w:t>
      </w:r>
      <w:r w:rsidR="005123FD">
        <w:rPr>
          <w:rFonts w:ascii="Times New Roman" w:hAnsi="Times New Roman" w:cs="Times New Roman"/>
          <w:sz w:val="24"/>
          <w:szCs w:val="24"/>
          <w:lang w:val="en-US"/>
        </w:rPr>
        <w:t xml:space="preserve">negatively correlated with species age, </w:t>
      </w:r>
      <w:r w:rsidR="002B2DED">
        <w:rPr>
          <w:rFonts w:ascii="Times New Roman" w:hAnsi="Times New Roman" w:cs="Times New Roman"/>
          <w:sz w:val="24"/>
          <w:szCs w:val="24"/>
          <w:lang w:val="en-US"/>
        </w:rPr>
        <w:t xml:space="preserve">and under intermediate extinction, </w:t>
      </w:r>
      <w:r w:rsidR="005123FD">
        <w:rPr>
          <w:rFonts w:ascii="Times New Roman" w:hAnsi="Times New Roman" w:cs="Times New Roman"/>
          <w:sz w:val="24"/>
          <w:szCs w:val="24"/>
          <w:lang w:val="en-US"/>
        </w:rPr>
        <w:t xml:space="preserve">the error rates increased to </w:t>
      </w:r>
      <w:r w:rsidR="00DA67B7">
        <w:rPr>
          <w:rFonts w:ascii="Times New Roman" w:hAnsi="Times New Roman" w:cs="Times New Roman"/>
          <w:sz w:val="24"/>
          <w:szCs w:val="24"/>
          <w:lang w:val="en-US"/>
        </w:rPr>
        <w:t>13.1</w:t>
      </w:r>
      <w:r>
        <w:rPr>
          <w:rFonts w:ascii="Times New Roman" w:hAnsi="Times New Roman" w:cs="Times New Roman"/>
          <w:sz w:val="24"/>
          <w:szCs w:val="24"/>
          <w:lang w:val="en-US"/>
        </w:rPr>
        <w:t xml:space="preserve">%, and </w:t>
      </w:r>
      <w:r w:rsidR="00700798">
        <w:rPr>
          <w:rFonts w:ascii="Times New Roman" w:hAnsi="Times New Roman" w:cs="Times New Roman"/>
          <w:sz w:val="24"/>
          <w:szCs w:val="24"/>
          <w:lang w:val="en-US"/>
        </w:rPr>
        <w:t>51.9</w:t>
      </w:r>
      <w:r>
        <w:rPr>
          <w:rFonts w:ascii="Times New Roman" w:hAnsi="Times New Roman" w:cs="Times New Roman"/>
          <w:sz w:val="24"/>
          <w:szCs w:val="24"/>
          <w:lang w:val="en-US"/>
        </w:rPr>
        <w:t>% for scenarios with 25%, and 50% of missing extant species, respectively (</w:t>
      </w:r>
      <w:r w:rsidR="0019202E">
        <w:rPr>
          <w:rFonts w:ascii="Times New Roman" w:hAnsi="Times New Roman" w:cs="Times New Roman"/>
          <w:sz w:val="24"/>
          <w:szCs w:val="24"/>
          <w:lang w:val="en-US"/>
        </w:rPr>
        <w:t>Fig.</w:t>
      </w:r>
      <w:r w:rsidR="002B2DED">
        <w:rPr>
          <w:rFonts w:ascii="Times New Roman" w:hAnsi="Times New Roman" w:cs="Times New Roman"/>
          <w:sz w:val="24"/>
          <w:szCs w:val="24"/>
          <w:lang w:val="en-US"/>
        </w:rPr>
        <w:t>7</w:t>
      </w:r>
      <w:r w:rsidR="00FF4B20">
        <w:rPr>
          <w:rFonts w:ascii="Times New Roman" w:hAnsi="Times New Roman" w:cs="Times New Roman"/>
          <w:sz w:val="24"/>
          <w:szCs w:val="24"/>
          <w:lang w:val="en-US"/>
        </w:rPr>
        <w:t>).</w:t>
      </w:r>
      <w:r w:rsidR="00DA67B7">
        <w:rPr>
          <w:rFonts w:ascii="Times New Roman" w:hAnsi="Times New Roman" w:cs="Times New Roman"/>
          <w:sz w:val="24"/>
          <w:szCs w:val="24"/>
          <w:lang w:val="en-US"/>
        </w:rPr>
        <w:t xml:space="preserve"> For 25% missing species, the function’s point estimates reduced the error rates by 4 to 7 orders of magnitude, decreasing to 3.1% for mean age and 1.7% for median age. For 50% missing species, the point estimates reduced the error rates (2.5 to 3.7-fold), </w:t>
      </w:r>
      <w:r w:rsidR="00700798">
        <w:rPr>
          <w:rFonts w:ascii="Times New Roman" w:hAnsi="Times New Roman" w:cs="Times New Roman"/>
          <w:sz w:val="24"/>
          <w:szCs w:val="24"/>
          <w:lang w:val="en-US"/>
        </w:rPr>
        <w:t xml:space="preserve">decreasing to 21.1% for mean age and 14.2% for median age. </w:t>
      </w:r>
    </w:p>
    <w:p w14:paraId="20D55DF8" w14:textId="77777777" w:rsidR="002F5B65" w:rsidRDefault="002F5B65">
      <w:pPr>
        <w:spacing w:after="0" w:line="360" w:lineRule="auto"/>
        <w:jc w:val="both"/>
        <w:rPr>
          <w:rFonts w:ascii="Times New Roman" w:hAnsi="Times New Roman" w:cs="Times New Roman"/>
          <w:sz w:val="24"/>
          <w:szCs w:val="24"/>
          <w:lang w:val="en-US"/>
        </w:rPr>
      </w:pPr>
    </w:p>
    <w:p w14:paraId="3482B029" w14:textId="77777777" w:rsidR="002F5B65" w:rsidRDefault="002F5B65">
      <w:pPr>
        <w:spacing w:after="0" w:line="360" w:lineRule="auto"/>
        <w:jc w:val="both"/>
        <w:rPr>
          <w:rFonts w:ascii="Times New Roman" w:hAnsi="Times New Roman" w:cs="Times New Roman"/>
          <w:sz w:val="24"/>
          <w:szCs w:val="24"/>
          <w:lang w:val="en-US"/>
        </w:rPr>
      </w:pPr>
    </w:p>
    <w:p w14:paraId="53D59547" w14:textId="77777777" w:rsidR="0006617F" w:rsidRDefault="0006617F" w:rsidP="0006617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43CC9BA3" w14:textId="3ABBCD0E"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use of branch lengths of phylogenetic trees as an approximation of species ages is becoming central to an increasing number of studies that use them to evaluate the relationship </w:t>
      </w:r>
      <w:r w:rsidR="00DE0679">
        <w:rPr>
          <w:rFonts w:ascii="Times New Roman" w:hAnsi="Times New Roman" w:cs="Times New Roman"/>
          <w:sz w:val="24"/>
          <w:szCs w:val="24"/>
          <w:lang w:val="en-US"/>
        </w:rPr>
        <w:t xml:space="preserve">with </w:t>
      </w:r>
      <w:r>
        <w:rPr>
          <w:rFonts w:ascii="Times New Roman" w:hAnsi="Times New Roman" w:cs="Times New Roman"/>
          <w:sz w:val="24"/>
          <w:szCs w:val="24"/>
          <w:lang w:val="en-US"/>
        </w:rPr>
        <w:t xml:space="preserve">macroecological </w:t>
      </w:r>
      <w:r w:rsidR="00DE0679">
        <w:rPr>
          <w:rFonts w:ascii="Times New Roman" w:hAnsi="Times New Roman" w:cs="Times New Roman"/>
          <w:sz w:val="24"/>
          <w:szCs w:val="24"/>
          <w:lang w:val="en-US"/>
        </w:rPr>
        <w:t xml:space="preserve">or </w:t>
      </w:r>
      <w:r>
        <w:rPr>
          <w:rFonts w:ascii="Times New Roman" w:hAnsi="Times New Roman" w:cs="Times New Roman"/>
          <w:sz w:val="24"/>
          <w:szCs w:val="24"/>
          <w:lang w:val="en-US"/>
        </w:rPr>
        <w:t>evolutionary patterns</w:t>
      </w:r>
      <w:r w:rsidR="00DE0679">
        <w:rPr>
          <w:rFonts w:ascii="Times New Roman" w:hAnsi="Times New Roman" w:cs="Times New Roman"/>
          <w:sz w:val="24"/>
          <w:szCs w:val="24"/>
          <w:lang w:val="en-US"/>
        </w:rPr>
        <w:t>, for instance</w:t>
      </w:r>
      <w:r>
        <w:rPr>
          <w:rFonts w:ascii="Times New Roman" w:hAnsi="Times New Roman" w:cs="Times New Roman"/>
          <w:sz w:val="24"/>
          <w:szCs w:val="24"/>
          <w:lang w:val="en-US"/>
        </w:rPr>
        <w:t xml:space="preserve"> current extinction risks</w:t>
      </w:r>
      <w:r w:rsidR="00011D54">
        <w:rPr>
          <w:rFonts w:ascii="Times New Roman" w:hAnsi="Times New Roman" w:cs="Times New Roman"/>
          <w:sz w:val="24"/>
          <w:szCs w:val="24"/>
          <w:lang w:val="en-US"/>
        </w:rPr>
        <w:t xml:space="preserve"> (</w:t>
      </w:r>
      <w:r w:rsidR="00011D54" w:rsidRPr="00DB3754">
        <w:rPr>
          <w:rFonts w:ascii="Times New Roman" w:hAnsi="Times New Roman" w:cs="Times New Roman"/>
          <w:sz w:val="24"/>
          <w:szCs w:val="24"/>
          <w:lang w:val="en-US"/>
        </w:rPr>
        <w:t xml:space="preserve">Pie &amp; Caron, 2023; Sonne et al., 2022; </w:t>
      </w:r>
      <w:proofErr w:type="spellStart"/>
      <w:r w:rsidR="00011D54" w:rsidRPr="00DB3754">
        <w:rPr>
          <w:rFonts w:ascii="Times New Roman" w:hAnsi="Times New Roman" w:cs="Times New Roman"/>
          <w:sz w:val="24"/>
          <w:szCs w:val="24"/>
          <w:lang w:val="en-US"/>
        </w:rPr>
        <w:t>Tanentzap</w:t>
      </w:r>
      <w:proofErr w:type="spellEnd"/>
      <w:r w:rsidR="00011D54" w:rsidRPr="00DB3754">
        <w:rPr>
          <w:rFonts w:ascii="Times New Roman" w:hAnsi="Times New Roman" w:cs="Times New Roman"/>
          <w:sz w:val="24"/>
          <w:szCs w:val="24"/>
          <w:lang w:val="en-US"/>
        </w:rPr>
        <w:t xml:space="preserve"> et al., 2020; Verde </w:t>
      </w:r>
      <w:proofErr w:type="spellStart"/>
      <w:r w:rsidR="00011D54" w:rsidRPr="00DB3754">
        <w:rPr>
          <w:rFonts w:ascii="Times New Roman" w:hAnsi="Times New Roman" w:cs="Times New Roman"/>
          <w:sz w:val="24"/>
          <w:szCs w:val="24"/>
          <w:lang w:val="en-US"/>
        </w:rPr>
        <w:t>Arregoitia</w:t>
      </w:r>
      <w:proofErr w:type="spellEnd"/>
      <w:r w:rsidR="00011D54" w:rsidRPr="00DB3754">
        <w:rPr>
          <w:rFonts w:ascii="Times New Roman" w:hAnsi="Times New Roman" w:cs="Times New Roman"/>
          <w:sz w:val="24"/>
          <w:szCs w:val="24"/>
          <w:lang w:val="en-US"/>
        </w:rPr>
        <w:t xml:space="preserve"> et al., 2013)</w:t>
      </w:r>
      <w:r w:rsidR="00011D5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Here we showed that this approximation leads to substantial errors and that its accuracy is hampered by three shortfalls: </w:t>
      </w:r>
      <w:r w:rsidR="00DE0679">
        <w:rPr>
          <w:rFonts w:ascii="Times New Roman" w:hAnsi="Times New Roman" w:cs="Times New Roman"/>
          <w:sz w:val="24"/>
          <w:szCs w:val="24"/>
          <w:lang w:val="en-US"/>
        </w:rPr>
        <w:t xml:space="preserve">incomplete sampling of extant species, </w:t>
      </w:r>
      <w:r>
        <w:rPr>
          <w:rFonts w:ascii="Times New Roman" w:hAnsi="Times New Roman" w:cs="Times New Roman"/>
          <w:sz w:val="24"/>
          <w:szCs w:val="24"/>
          <w:lang w:val="en-US"/>
        </w:rPr>
        <w:t>unobserved extinction events,</w:t>
      </w:r>
      <w:r w:rsidR="00DE0679">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unknown speciation mode. The only instance in which phylogenetic ages correctly predict species age is under the assumption of a bifurcating speciation process in the absence of extinction and with all living species included in the phylogenetic tree. While the prevalence of true speciation modes remains difficult to </w:t>
      </w:r>
      <w:r w:rsidR="00F947B5">
        <w:rPr>
          <w:rFonts w:ascii="Times New Roman" w:hAnsi="Times New Roman" w:cs="Times New Roman"/>
          <w:sz w:val="24"/>
          <w:szCs w:val="24"/>
          <w:lang w:val="en-US"/>
        </w:rPr>
        <w:t xml:space="preserve">access </w:t>
      </w:r>
      <w:r w:rsidR="00011D54">
        <w:rPr>
          <w:rFonts w:ascii="Times New Roman" w:hAnsi="Times New Roman" w:cs="Times New Roman"/>
          <w:sz w:val="24"/>
          <w:szCs w:val="24"/>
          <w:lang w:val="en-US"/>
        </w:rPr>
        <w:t xml:space="preserve">(Bapst &amp; Hopkins, 2017; </w:t>
      </w:r>
      <w:r>
        <w:rPr>
          <w:rFonts w:ascii="Times New Roman" w:hAnsi="Times New Roman" w:cs="Times New Roman"/>
          <w:sz w:val="24"/>
          <w:szCs w:val="24"/>
          <w:lang w:val="en-US"/>
        </w:rPr>
        <w:t>Silvestro et al</w:t>
      </w:r>
      <w:r w:rsidR="00011D54">
        <w:rPr>
          <w:rFonts w:ascii="Times New Roman" w:hAnsi="Times New Roman" w:cs="Times New Roman"/>
          <w:sz w:val="24"/>
          <w:szCs w:val="24"/>
          <w:lang w:val="en-US"/>
        </w:rPr>
        <w:t>.,</w:t>
      </w:r>
      <w:r>
        <w:rPr>
          <w:rFonts w:ascii="Times New Roman" w:hAnsi="Times New Roman" w:cs="Times New Roman"/>
          <w:sz w:val="24"/>
          <w:szCs w:val="24"/>
          <w:lang w:val="en-US"/>
        </w:rPr>
        <w:t xml:space="preserve"> 2018</w:t>
      </w:r>
      <w:r w:rsidR="00011D54">
        <w:rPr>
          <w:rFonts w:ascii="Times New Roman" w:hAnsi="Times New Roman" w:cs="Times New Roman"/>
          <w:sz w:val="24"/>
          <w:szCs w:val="24"/>
          <w:lang w:val="en-US"/>
        </w:rPr>
        <w:t>; Wagner et al., 1995)</w:t>
      </w:r>
      <w:r>
        <w:rPr>
          <w:rFonts w:ascii="Times New Roman" w:hAnsi="Times New Roman" w:cs="Times New Roman"/>
          <w:sz w:val="24"/>
          <w:szCs w:val="24"/>
          <w:lang w:val="en-US"/>
        </w:rPr>
        <w:t xml:space="preserve">, the fossil record unequivocally shows that extinction occurs across all clades in the tree of life </w:t>
      </w:r>
      <w:r>
        <w:fldChar w:fldCharType="begin"/>
      </w:r>
      <w:r>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et al., 2014)","plainTextFormattedCitation":"(Pimm et al., 2014)","previouslyFormattedCitation":"(Pimm et al.,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w:t>
      </w:r>
      <w:r w:rsidR="00011D54">
        <w:rPr>
          <w:rFonts w:ascii="Times New Roman" w:hAnsi="Times New Roman" w:cs="Times New Roman"/>
          <w:sz w:val="24"/>
          <w:szCs w:val="24"/>
          <w:lang w:val="en-US"/>
        </w:rPr>
        <w:t>Bambach 2006;</w:t>
      </w:r>
      <w:r w:rsidR="002D167E">
        <w:rPr>
          <w:rFonts w:ascii="Times New Roman" w:hAnsi="Times New Roman" w:cs="Times New Roman"/>
          <w:sz w:val="24"/>
          <w:szCs w:val="24"/>
          <w:lang w:val="en-US"/>
        </w:rPr>
        <w:t xml:space="preserve"> Benton 2023;</w:t>
      </w:r>
      <w:r w:rsidR="00011D54">
        <w:rPr>
          <w:rFonts w:ascii="Times New Roman" w:hAnsi="Times New Roman" w:cs="Times New Roman"/>
          <w:sz w:val="24"/>
          <w:szCs w:val="24"/>
          <w:lang w:val="en-US"/>
        </w:rPr>
        <w:t xml:space="preserve"> </w:t>
      </w:r>
      <w:r>
        <w:rPr>
          <w:rFonts w:ascii="Times New Roman" w:hAnsi="Times New Roman" w:cs="Times New Roman"/>
          <w:sz w:val="24"/>
          <w:szCs w:val="24"/>
          <w:lang w:val="en-US"/>
        </w:rPr>
        <w:t>Pimm et al., 2014)</w:t>
      </w:r>
      <w:r>
        <w:rPr>
          <w:rFonts w:ascii="Times New Roman" w:hAnsi="Times New Roman" w:cs="Times New Roman"/>
          <w:sz w:val="24"/>
          <w:szCs w:val="24"/>
          <w:lang w:val="en-US"/>
        </w:rPr>
        <w:fldChar w:fldCharType="end"/>
      </w:r>
      <w:r w:rsidR="002D167E">
        <w:rPr>
          <w:rFonts w:ascii="Times New Roman" w:hAnsi="Times New Roman" w:cs="Times New Roman"/>
          <w:sz w:val="24"/>
          <w:szCs w:val="24"/>
          <w:lang w:val="en-US"/>
        </w:rPr>
        <w:t xml:space="preserve">, </w:t>
      </w:r>
      <w:r>
        <w:rPr>
          <w:rFonts w:ascii="Times New Roman" w:hAnsi="Times New Roman" w:cs="Times New Roman"/>
          <w:sz w:val="24"/>
          <w:szCs w:val="24"/>
          <w:lang w:val="en-US"/>
        </w:rPr>
        <w:t>and there is substantial evidence that many living species remain unknown to science and are therefore absent from empirical phylogenetic trees</w:t>
      </w:r>
      <w:r w:rsidR="002D167E">
        <w:rPr>
          <w:rFonts w:ascii="Times New Roman" w:hAnsi="Times New Roman" w:cs="Times New Roman"/>
          <w:sz w:val="24"/>
          <w:szCs w:val="24"/>
          <w:lang w:val="en-US"/>
        </w:rPr>
        <w:t xml:space="preserve"> (</w:t>
      </w:r>
      <w:r w:rsidR="00A62495">
        <w:rPr>
          <w:rFonts w:ascii="Times New Roman" w:hAnsi="Times New Roman" w:cs="Times New Roman"/>
          <w:sz w:val="24"/>
          <w:szCs w:val="24"/>
          <w:lang w:val="en-US"/>
        </w:rPr>
        <w:t xml:space="preserve">Blackwell 2001; </w:t>
      </w:r>
      <w:r w:rsidR="002D167E">
        <w:rPr>
          <w:rFonts w:ascii="Times New Roman" w:hAnsi="Times New Roman" w:cs="Times New Roman"/>
          <w:sz w:val="24"/>
          <w:szCs w:val="24"/>
          <w:lang w:val="en-US"/>
        </w:rPr>
        <w:t>Mora et al., 2011</w:t>
      </w:r>
      <w:r w:rsidR="00A62495">
        <w:rPr>
          <w:rFonts w:ascii="Times New Roman" w:hAnsi="Times New Roman" w:cs="Times New Roman"/>
          <w:sz w:val="24"/>
          <w:szCs w:val="24"/>
          <w:lang w:val="en-US"/>
        </w:rPr>
        <w:t>).</w:t>
      </w:r>
      <w:r>
        <w:rPr>
          <w:rFonts w:ascii="Times New Roman" w:hAnsi="Times New Roman" w:cs="Times New Roman"/>
          <w:sz w:val="24"/>
          <w:szCs w:val="24"/>
          <w:lang w:val="en-US"/>
        </w:rPr>
        <w:t xml:space="preserve"> Thus, the scenario under which phylogenetic age correctly predicts species age is very unlikely. </w:t>
      </w:r>
    </w:p>
    <w:p w14:paraId="6C782871" w14:textId="63E8ECDB"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Some authors acknowledged the problems associated with measuring species age from phylogenies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have proposed approaches to account for them. For example, </w:t>
      </w:r>
      <w:r>
        <w:fldChar w:fldCharType="begin"/>
      </w:r>
      <w:r>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et al., 2022)","manualFormatting":"Sonne et al. (2022)","plainTextFormattedCitation":"(Sonne et al., 2022)","previouslyFormattedCitation":"(Sonne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Sonne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determined young and old Andean hummingbirds by assessing the sensitivity of their results to incomplete taxon sampling by generating 1000 trees with randomly missing species. </w:t>
      </w:r>
      <w:r>
        <w:fldChar w:fldCharType="begin"/>
      </w:r>
      <w:r>
        <w:rPr>
          <w:rFonts w:ascii="Times New Roman" w:hAnsi="Times New Roman" w:cs="Times New Roman"/>
          <w:sz w:val="24"/>
          <w:szCs w:val="24"/>
          <w:lang w:val="en-US"/>
        </w:rPr>
        <w:instrText>ADDIN CSL_CITATION {"citationItems":[{"id":"ITEM-1","itemData":{"author":[{"dropping-particle":"","family":"Pie","given":"M.R.","non-dropping-particle":"","parse-names":false,"suffix":""},{"dropping-particle":"","family":"Caron","given":"F.","non-dropping-particle":"","parse-names":false,"suffix":""}],"container-title":"bioRxiv","id":"ITEM-1","issued":{"date-parts":[["2023"]]},"title":"Substantial variation in species ages among vertebrate clades","type":"article-journal","volume":"06"},"uris":["http://www.mendeley.com/documents/?uuid=26e053f4-ce11-4a50-b926-31a50a9de182"]}],"mendeley":{"formattedCitation":"(Pie &amp; Caron, 2023)","manualFormatting":"Pie &amp; Caron (2023)","plainTextFormattedCitation":"(Pie &amp; Caron, 2023)","previouslyFormattedCitation":"(Pie &amp; Caron,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accounted for taxonomic incompleteness by pruning an additional 1 </w:t>
      </w:r>
      <w:r w:rsidRPr="00545189">
        <w:rPr>
          <w:rFonts w:ascii="Times New Roman" w:hAnsi="Times New Roman" w:cs="Times New Roman"/>
          <w:sz w:val="24"/>
          <w:szCs w:val="24"/>
          <w:lang w:val="en-US"/>
        </w:rPr>
        <w:t>–</w:t>
      </w:r>
      <w:r>
        <w:rPr>
          <w:rFonts w:ascii="Times New Roman" w:hAnsi="Times New Roman" w:cs="Times New Roman"/>
          <w:sz w:val="24"/>
          <w:szCs w:val="24"/>
          <w:lang w:val="en-US"/>
        </w:rPr>
        <w:t xml:space="preserve"> 5% of species and evaluated if their conclusions changed</w:t>
      </w:r>
      <w:r w:rsidR="006866E0">
        <w:rPr>
          <w:rFonts w:ascii="Times New Roman" w:hAnsi="Times New Roman" w:cs="Times New Roman"/>
          <w:sz w:val="24"/>
          <w:szCs w:val="24"/>
          <w:lang w:val="en-US"/>
        </w:rPr>
        <w:t xml:space="preserve"> and found that they did not. </w:t>
      </w:r>
      <w:r>
        <w:rPr>
          <w:rFonts w:ascii="Times New Roman" w:hAnsi="Times New Roman" w:cs="Times New Roman"/>
          <w:sz w:val="24"/>
          <w:szCs w:val="24"/>
          <w:lang w:val="en-US"/>
        </w:rPr>
        <w:t>Yet, the magnitude of the error associated with the direct use of the length of phylogenetic branches as estimators of species ages remains under-appreciated</w:t>
      </w:r>
      <w:r w:rsidR="00BD5F06">
        <w:rPr>
          <w:rFonts w:ascii="Times New Roman" w:hAnsi="Times New Roman" w:cs="Times New Roman"/>
          <w:sz w:val="24"/>
          <w:szCs w:val="24"/>
          <w:lang w:val="en-US"/>
        </w:rPr>
        <w:t>,</w:t>
      </w:r>
      <w:r>
        <w:rPr>
          <w:rFonts w:ascii="Times New Roman" w:hAnsi="Times New Roman" w:cs="Times New Roman"/>
          <w:sz w:val="24"/>
          <w:szCs w:val="24"/>
          <w:lang w:val="en-US"/>
        </w:rPr>
        <w:t xml:space="preserve"> as shown by the many studies implementing this approach. </w:t>
      </w:r>
    </w:p>
    <w:p w14:paraId="1A535833" w14:textId="2FCA8DFE"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showed that the largest error in </w:t>
      </w:r>
      <w:r w:rsidR="006866E0">
        <w:rPr>
          <w:rFonts w:ascii="Times New Roman" w:hAnsi="Times New Roman" w:cs="Times New Roman"/>
          <w:sz w:val="24"/>
          <w:szCs w:val="24"/>
          <w:lang w:val="en-US"/>
        </w:rPr>
        <w:t>estimating species ages from phylogenetic trees</w:t>
      </w:r>
      <w:r>
        <w:rPr>
          <w:rFonts w:ascii="Times New Roman" w:hAnsi="Times New Roman" w:cs="Times New Roman"/>
          <w:sz w:val="24"/>
          <w:szCs w:val="24"/>
          <w:lang w:val="en-US"/>
        </w:rPr>
        <w:t xml:space="preserve"> is linked with incomplete sampling of extant species. This is a problem that in principle can be solved by extending the scope of the sampling to include all species in the phylogenetic inference. Yet, despite the advances in the scalability of DNA sequencing, this remains impractical for large clades, including some of the best sampled ones such as vertebrate groups, in which many species still lack genetic data</w:t>
      </w:r>
      <w:r w:rsidR="006866E0">
        <w:rPr>
          <w:rFonts w:ascii="Times New Roman" w:hAnsi="Times New Roman" w:cs="Times New Roman"/>
          <w:sz w:val="24"/>
          <w:szCs w:val="24"/>
          <w:lang w:val="en-US"/>
        </w:rPr>
        <w:t xml:space="preserve"> (</w:t>
      </w:r>
      <w:proofErr w:type="spellStart"/>
      <w:r w:rsidR="006866E0">
        <w:rPr>
          <w:rFonts w:ascii="Times New Roman" w:hAnsi="Times New Roman" w:cs="Times New Roman"/>
          <w:sz w:val="24"/>
          <w:szCs w:val="24"/>
          <w:lang w:val="en-US"/>
        </w:rPr>
        <w:t>Jetz</w:t>
      </w:r>
      <w:proofErr w:type="spellEnd"/>
      <w:r w:rsidR="006866E0">
        <w:rPr>
          <w:rFonts w:ascii="Times New Roman" w:hAnsi="Times New Roman" w:cs="Times New Roman"/>
          <w:sz w:val="24"/>
          <w:szCs w:val="24"/>
          <w:lang w:val="en-US"/>
        </w:rPr>
        <w:t xml:space="preserve"> &amp; Pyron 2018;</w:t>
      </w:r>
      <w:r w:rsidR="00EE2CBB">
        <w:rPr>
          <w:rFonts w:ascii="Times New Roman" w:hAnsi="Times New Roman" w:cs="Times New Roman"/>
          <w:sz w:val="24"/>
          <w:szCs w:val="24"/>
          <w:lang w:val="en-US"/>
        </w:rPr>
        <w:t xml:space="preserve"> Tonini et al., 2016;</w:t>
      </w:r>
      <w:r w:rsidR="006866E0">
        <w:rPr>
          <w:rFonts w:ascii="Times New Roman" w:hAnsi="Times New Roman" w:cs="Times New Roman"/>
          <w:sz w:val="24"/>
          <w:szCs w:val="24"/>
          <w:lang w:val="en-US"/>
        </w:rPr>
        <w:t xml:space="preserve"> </w:t>
      </w:r>
      <w:r w:rsidR="006866E0">
        <w:rPr>
          <w:rFonts w:ascii="Times New Roman" w:hAnsi="Times New Roman" w:cs="Times New Roman"/>
          <w:sz w:val="24"/>
          <w:szCs w:val="24"/>
          <w:lang w:val="en-US"/>
        </w:rPr>
        <w:lastRenderedPageBreak/>
        <w:t>Upham et al., 2019)</w:t>
      </w:r>
      <w:r w:rsidR="00EE2CB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 addition, a substantial proportion of species might be missing from the phylogenetic trees because they are still unknown to science, a problem often identified as the Linnean shortfall (Diniz Filho et al., 2023; </w:t>
      </w:r>
      <w:proofErr w:type="spellStart"/>
      <w:r>
        <w:rPr>
          <w:rFonts w:ascii="Times New Roman" w:hAnsi="Times New Roman" w:cs="Times New Roman"/>
          <w:sz w:val="24"/>
          <w:szCs w:val="24"/>
          <w:lang w:val="en-US"/>
        </w:rPr>
        <w:t>Hortal</w:t>
      </w:r>
      <w:proofErr w:type="spellEnd"/>
      <w:r>
        <w:rPr>
          <w:rFonts w:ascii="Times New Roman" w:hAnsi="Times New Roman" w:cs="Times New Roman"/>
          <w:sz w:val="24"/>
          <w:szCs w:val="24"/>
          <w:lang w:val="en-US"/>
        </w:rPr>
        <w:t xml:space="preserve"> et al., 2015). The magnitude of the Linnean shortfall is unknown, but available estimates show that it affects some clades significantly more than others</w:t>
      </w:r>
      <w:r w:rsidR="00EE2CBB">
        <w:rPr>
          <w:rFonts w:ascii="Times New Roman" w:hAnsi="Times New Roman" w:cs="Times New Roman"/>
          <w:sz w:val="24"/>
          <w:szCs w:val="24"/>
          <w:lang w:val="en-US"/>
        </w:rPr>
        <w:t xml:space="preserve"> (Moura &amp; </w:t>
      </w:r>
      <w:proofErr w:type="spellStart"/>
      <w:r w:rsidR="00EE2CBB">
        <w:rPr>
          <w:rFonts w:ascii="Times New Roman" w:hAnsi="Times New Roman" w:cs="Times New Roman"/>
          <w:sz w:val="24"/>
          <w:szCs w:val="24"/>
          <w:lang w:val="en-US"/>
        </w:rPr>
        <w:t>Jetz</w:t>
      </w:r>
      <w:proofErr w:type="spellEnd"/>
      <w:r w:rsidR="00EE2CBB">
        <w:rPr>
          <w:rFonts w:ascii="Times New Roman" w:hAnsi="Times New Roman" w:cs="Times New Roman"/>
          <w:sz w:val="24"/>
          <w:szCs w:val="24"/>
          <w:lang w:val="en-US"/>
        </w:rPr>
        <w:t xml:space="preserve"> 2021; Ondo et al., 2023), </w:t>
      </w:r>
      <w:r>
        <w:rPr>
          <w:rFonts w:ascii="Times New Roman" w:hAnsi="Times New Roman" w:cs="Times New Roman"/>
          <w:sz w:val="24"/>
          <w:szCs w:val="24"/>
          <w:lang w:val="en-US"/>
        </w:rPr>
        <w:t xml:space="preserve">with the diversity of highly diverse groups, such as </w:t>
      </w:r>
      <w:r w:rsidR="00F947B5">
        <w:rPr>
          <w:rFonts w:ascii="Times New Roman" w:hAnsi="Times New Roman" w:cs="Times New Roman"/>
          <w:sz w:val="24"/>
          <w:szCs w:val="24"/>
          <w:lang w:val="en-US"/>
        </w:rPr>
        <w:t xml:space="preserve">bacteria, </w:t>
      </w:r>
      <w:r>
        <w:rPr>
          <w:rFonts w:ascii="Times New Roman" w:hAnsi="Times New Roman" w:cs="Times New Roman"/>
          <w:sz w:val="24"/>
          <w:szCs w:val="24"/>
          <w:lang w:val="en-US"/>
        </w:rPr>
        <w:t>insects</w:t>
      </w:r>
      <w:r w:rsidR="00F947B5">
        <w:rPr>
          <w:rFonts w:ascii="Times New Roman" w:hAnsi="Times New Roman" w:cs="Times New Roman"/>
          <w:sz w:val="24"/>
          <w:szCs w:val="24"/>
          <w:lang w:val="en-US"/>
        </w:rPr>
        <w:t>,</w:t>
      </w:r>
      <w:r>
        <w:rPr>
          <w:rFonts w:ascii="Times New Roman" w:hAnsi="Times New Roman" w:cs="Times New Roman"/>
          <w:sz w:val="24"/>
          <w:szCs w:val="24"/>
          <w:lang w:val="en-US"/>
        </w:rPr>
        <w:t xml:space="preserve"> and fungi, likely to be highly underestimated</w:t>
      </w:r>
      <w:r w:rsidR="00F7472C">
        <w:rPr>
          <w:rFonts w:ascii="Times New Roman" w:hAnsi="Times New Roman" w:cs="Times New Roman"/>
          <w:sz w:val="24"/>
          <w:szCs w:val="24"/>
          <w:lang w:val="en-US"/>
        </w:rPr>
        <w:t xml:space="preserve"> (Blackwell 2001; Mora et al., 2011</w:t>
      </w:r>
      <w:r w:rsidR="008D52B9">
        <w:rPr>
          <w:rFonts w:ascii="Times New Roman" w:hAnsi="Times New Roman" w:cs="Times New Roman"/>
          <w:sz w:val="24"/>
          <w:szCs w:val="24"/>
          <w:lang w:val="en-US"/>
        </w:rPr>
        <w:t>; Wiens 2023</w:t>
      </w:r>
      <w:r w:rsidR="00F7472C">
        <w:rPr>
          <w:rFonts w:ascii="Times New Roman" w:hAnsi="Times New Roman" w:cs="Times New Roman"/>
          <w:sz w:val="24"/>
          <w:szCs w:val="24"/>
          <w:lang w:val="en-US"/>
        </w:rPr>
        <w:t>).</w:t>
      </w:r>
      <w:r w:rsidRPr="00DB3754">
        <w:rPr>
          <w:lang w:val="en-US"/>
        </w:rPr>
        <w:t xml:space="preserve"> </w:t>
      </w:r>
    </w:p>
    <w:p w14:paraId="529E1FE3" w14:textId="4FB1EA89"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Our simulations showed that under some scenarios the accurate estimation of species ages is essentially impossible from phylogenetic trees</w:t>
      </w:r>
      <w:r w:rsidR="00F77900">
        <w:rPr>
          <w:rFonts w:ascii="Times New Roman" w:hAnsi="Times New Roman" w:cs="Times New Roman"/>
          <w:sz w:val="24"/>
          <w:szCs w:val="24"/>
          <w:lang w:val="en-US"/>
        </w:rPr>
        <w:t xml:space="preserve"> using current approaches</w:t>
      </w:r>
      <w:r>
        <w:rPr>
          <w:rFonts w:ascii="Times New Roman" w:hAnsi="Times New Roman" w:cs="Times New Roman"/>
          <w:sz w:val="24"/>
          <w:szCs w:val="24"/>
          <w:lang w:val="en-US"/>
        </w:rPr>
        <w:t xml:space="preserve">. Under the assumption of budding speciation, the error is high even without extinction and with complete sampling, because phylogenetic trees are agnostic about parent and descendant species following a branching event (Fig. </w:t>
      </w:r>
      <w:r w:rsidR="00F77900">
        <w:rPr>
          <w:rFonts w:ascii="Times New Roman" w:hAnsi="Times New Roman" w:cs="Times New Roman"/>
          <w:sz w:val="24"/>
          <w:szCs w:val="24"/>
          <w:lang w:val="en-US"/>
        </w:rPr>
        <w:t xml:space="preserve">2, </w:t>
      </w:r>
      <w:r>
        <w:rPr>
          <w:rFonts w:ascii="Times New Roman" w:hAnsi="Times New Roman" w:cs="Times New Roman"/>
          <w:sz w:val="24"/>
          <w:szCs w:val="24"/>
          <w:lang w:val="en-US"/>
        </w:rPr>
        <w:t>4). Phylogenetic ages are,</w:t>
      </w:r>
      <w:r w:rsidRPr="003807CD">
        <w:rPr>
          <w:rFonts w:ascii="Times New Roman" w:hAnsi="Times New Roman" w:cs="Times New Roman"/>
          <w:sz w:val="24"/>
          <w:szCs w:val="24"/>
          <w:lang w:val="en-US"/>
        </w:rPr>
        <w:t xml:space="preserve"> </w:t>
      </w:r>
      <w:r>
        <w:rPr>
          <w:rFonts w:ascii="Times New Roman" w:hAnsi="Times New Roman" w:cs="Times New Roman"/>
          <w:sz w:val="24"/>
          <w:szCs w:val="24"/>
          <w:lang w:val="en-US"/>
        </w:rPr>
        <w:t>by construction, identical for sister species, which is necessarily wrong within a budding speciation scenario. Similarly, anagenetic speciation also leads to high error, which did not vary substantially with extinction. However, anagenetic speciation might be impossible to quantify, except perhaps in high resolution fossil time series</w:t>
      </w:r>
      <w:r w:rsidR="00F7472C">
        <w:rPr>
          <w:rFonts w:ascii="Times New Roman" w:hAnsi="Times New Roman" w:cs="Times New Roman"/>
          <w:sz w:val="24"/>
          <w:szCs w:val="24"/>
          <w:lang w:val="en-US"/>
        </w:rPr>
        <w:t xml:space="preserve"> (Aze et al., 2011), </w:t>
      </w:r>
      <w:r>
        <w:rPr>
          <w:rFonts w:ascii="Times New Roman" w:hAnsi="Times New Roman" w:cs="Times New Roman"/>
          <w:sz w:val="24"/>
          <w:szCs w:val="24"/>
          <w:lang w:val="en-US"/>
        </w:rPr>
        <w:t xml:space="preserve">resulting in a general debate on the use of the term </w:t>
      </w:r>
      <w:r w:rsidR="00467ED6">
        <w:rPr>
          <w:rFonts w:ascii="Times New Roman" w:hAnsi="Times New Roman" w:cs="Times New Roman"/>
          <w:sz w:val="24"/>
          <w:szCs w:val="24"/>
          <w:lang w:val="en-US"/>
        </w:rPr>
        <w:t xml:space="preserve">anagenesis </w:t>
      </w:r>
      <w:r>
        <w:rPr>
          <w:rFonts w:ascii="Times New Roman" w:hAnsi="Times New Roman" w:cs="Times New Roman"/>
          <w:sz w:val="24"/>
          <w:szCs w:val="24"/>
          <w:lang w:val="en-US"/>
        </w:rPr>
        <w:t>in evolutionary biology (Vaux et al., 2015) and biogeography (Emerson &amp;</w:t>
      </w:r>
      <w:r w:rsidRPr="00DB3754">
        <w:rPr>
          <w:rFonts w:ascii="Times New Roman" w:hAnsi="Times New Roman" w:cs="Times New Roman"/>
          <w:sz w:val="24"/>
          <w:szCs w:val="24"/>
          <w:lang w:val="en-US"/>
        </w:rPr>
        <w:t xml:space="preserve"> Patiño, 2018; </w:t>
      </w:r>
      <w:r>
        <w:rPr>
          <w:rFonts w:ascii="Times New Roman" w:hAnsi="Times New Roman" w:cs="Times New Roman"/>
          <w:sz w:val="24"/>
          <w:szCs w:val="24"/>
          <w:lang w:val="en-US"/>
        </w:rPr>
        <w:t xml:space="preserve">Meiri et al., 2018). Thus, species age is unidentifiable under the assumption of speciation modes that deviate from a strictly bifurcating scenario. </w:t>
      </w:r>
    </w:p>
    <w:p w14:paraId="2D615065" w14:textId="37E3B426" w:rsidR="0006617F" w:rsidRPr="00DE6031" w:rsidRDefault="0006617F" w:rsidP="00F7472C">
      <w:pPr>
        <w:spacing w:after="0" w:line="360" w:lineRule="auto"/>
        <w:ind w:firstLine="709"/>
        <w:jc w:val="both"/>
        <w:rPr>
          <w:rFonts w:ascii="Times New Roman" w:hAnsi="Times New Roman" w:cs="Times New Roman"/>
          <w:sz w:val="24"/>
          <w:szCs w:val="24"/>
          <w:lang w:val="fr-CH"/>
        </w:rPr>
      </w:pPr>
      <w:r>
        <w:rPr>
          <w:rFonts w:ascii="Times New Roman" w:hAnsi="Times New Roman" w:cs="Times New Roman"/>
          <w:sz w:val="24"/>
          <w:szCs w:val="24"/>
          <w:lang w:val="en-US"/>
        </w:rPr>
        <w:t>The lowest error in species age estimation was observed under scenarios of bifurcating speciation. This is the implicit assumption of most studies using approximations of species ages</w:t>
      </w:r>
      <w:r w:rsidR="00F7472C">
        <w:rPr>
          <w:rFonts w:ascii="Times New Roman" w:hAnsi="Times New Roman" w:cs="Times New Roman"/>
          <w:sz w:val="24"/>
          <w:szCs w:val="24"/>
          <w:lang w:val="en-US"/>
        </w:rPr>
        <w:t xml:space="preserve"> (Alzate et al., 2023; Freer et al., 2022; Kennedy et al., 2022)</w:t>
      </w:r>
      <w:r>
        <w:rPr>
          <w:rFonts w:ascii="Times New Roman" w:hAnsi="Times New Roman" w:cs="Times New Roman"/>
          <w:sz w:val="24"/>
          <w:szCs w:val="24"/>
          <w:lang w:val="en-US"/>
        </w:rPr>
        <w:t>, even though it is at odds with the assumption of all birth-death models used in the molecular clock analyses that estimate the phylogenetic trees in the first place</w:t>
      </w:r>
      <w:r w:rsidR="00F7472C">
        <w:rPr>
          <w:rFonts w:ascii="Times New Roman" w:hAnsi="Times New Roman" w:cs="Times New Roman"/>
          <w:sz w:val="24"/>
          <w:szCs w:val="24"/>
          <w:lang w:val="en-US"/>
        </w:rPr>
        <w:t xml:space="preserve"> (</w:t>
      </w:r>
      <w:proofErr w:type="spellStart"/>
      <w:r w:rsidR="00F7472C" w:rsidRPr="00F7472C">
        <w:rPr>
          <w:rFonts w:ascii="Times New Roman" w:hAnsi="Times New Roman" w:cs="Times New Roman"/>
          <w:sz w:val="24"/>
          <w:szCs w:val="24"/>
          <w:lang w:val="en-US"/>
        </w:rPr>
        <w:t>Gernhard</w:t>
      </w:r>
      <w:proofErr w:type="spellEnd"/>
      <w:r w:rsidR="00F7472C" w:rsidRPr="00F7472C">
        <w:rPr>
          <w:rFonts w:ascii="Times New Roman" w:hAnsi="Times New Roman" w:cs="Times New Roman"/>
          <w:sz w:val="24"/>
          <w:szCs w:val="24"/>
          <w:lang w:val="en-US"/>
        </w:rPr>
        <w:t>, 2008; Nee et al., 1994; Stadler, 2013</w:t>
      </w:r>
      <w:r w:rsidR="00F7472C">
        <w:rPr>
          <w:rFonts w:ascii="Times New Roman" w:hAnsi="Times New Roman" w:cs="Times New Roman"/>
          <w:sz w:val="24"/>
          <w:szCs w:val="24"/>
          <w:lang w:val="en-US"/>
        </w:rPr>
        <w:t xml:space="preserve">). </w:t>
      </w:r>
      <w:r>
        <w:rPr>
          <w:rFonts w:ascii="Times New Roman" w:hAnsi="Times New Roman" w:cs="Times New Roman"/>
          <w:sz w:val="24"/>
          <w:szCs w:val="24"/>
          <w:lang w:val="en-US"/>
        </w:rPr>
        <w:t>Despite the lower error, our simulations showed that both extinction and missing lineages can lead to a substantial decrease in accuracy (Fig. 4-5, SM3-4) that can even lead to qualitative misinterpretations of general patterns such as age-dependent extinction risks (Fig. 7</w:t>
      </w:r>
      <w:r w:rsidR="00820C45">
        <w:rPr>
          <w:rFonts w:ascii="Times New Roman" w:hAnsi="Times New Roman" w:cs="Times New Roman"/>
          <w:sz w:val="24"/>
          <w:szCs w:val="24"/>
          <w:lang w:val="en-US"/>
        </w:rPr>
        <w:t>, SM6</w:t>
      </w:r>
      <w:r>
        <w:rPr>
          <w:rFonts w:ascii="Times New Roman" w:hAnsi="Times New Roman" w:cs="Times New Roman"/>
          <w:sz w:val="24"/>
          <w:szCs w:val="24"/>
          <w:lang w:val="en-US"/>
        </w:rPr>
        <w:t xml:space="preserve">). Given the large inaccuracy in </w:t>
      </w:r>
      <w:r w:rsidR="00F947B5">
        <w:rPr>
          <w:rFonts w:ascii="Times New Roman" w:hAnsi="Times New Roman" w:cs="Times New Roman"/>
          <w:sz w:val="24"/>
          <w:szCs w:val="24"/>
          <w:lang w:val="en-US"/>
        </w:rPr>
        <w:t xml:space="preserve">species </w:t>
      </w:r>
      <w:r>
        <w:rPr>
          <w:rFonts w:ascii="Times New Roman" w:hAnsi="Times New Roman" w:cs="Times New Roman"/>
          <w:sz w:val="24"/>
          <w:szCs w:val="24"/>
          <w:lang w:val="en-US"/>
        </w:rPr>
        <w:t>age, the question is whether this affects the inferences made from the relationship between species age and eco-</w:t>
      </w:r>
      <w:r>
        <w:rPr>
          <w:rFonts w:ascii="Times New Roman" w:hAnsi="Times New Roman" w:cs="Times New Roman"/>
          <w:sz w:val="24"/>
          <w:szCs w:val="24"/>
          <w:lang w:val="en-US"/>
        </w:rPr>
        <w:lastRenderedPageBreak/>
        <w:t xml:space="preserve">evolutionary variables, such as extinction risk, range size, or environmental variables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w:instrText>
      </w:r>
      <w:r w:rsidRPr="00DE6031">
        <w:rPr>
          <w:rFonts w:ascii="Times New Roman" w:hAnsi="Times New Roman" w:cs="Times New Roman"/>
          <w:sz w:val="24"/>
          <w:szCs w:val="24"/>
          <w:lang w:val="fr-CH"/>
        </w:rPr>
        <w:instrText>ogist","id":"ITEM-3","issue":"2","issued":{"date-parts":[["2015"]]},"page":"468-479","title":"When do plant radiations influence community assembly? The importance of historical contingency in the race for niche space","type":"article-journal","volume":"207"},"uris":["http://www.mendeley.com/documents/?uuid=0dc71e10-dfe4-4014-b93e-872dd9be7264"]},{"id":"ITEM-4","itemData":{"author":[{"dropping-particle":"","family":"Pie","given":"M.R.","non-dropping-particle":"","parse-names":false,"suffix":""},{"dropping-particle":"","family":"Caron","given":"F.","non-dropping-particle":"","parse-names":false,"suffix":""}],"container-title":"bioRxiv","id":"ITEM-4","issued":{"date-parts":[["2023"]]},"title":"Substantial variation in species ages among vertebrate clades","type":"article-journal","volume":"06"},"uris":["http://www.mendeley.com/documents/?uuid=26e053f4-ce11-4a50-b926-31a50a9de182"]}],"mendeley":{"formattedCitation":"(Gaston &amp; Blackburn, 1997; Johnson et al., 2002b; Pie &amp; Caron, 2023; Tanentzap et al., 2015)","manualFormatting":"(Gaston &amp; Blackburn 1997, Johnson et al. 2002, Tanentzap et al. 2015, Pie &amp; Caron 2023)","plainTextFormattedCitation":"(Gaston &amp; Blackburn, 1997; Johnson et al., 2002b; Pie &amp; Caron, 2023; Tanentzap et al., 2015)","previouslyFormattedCitation":"(Gaston &amp; Blackburn, 1997; Johnson et al., 2002b; Pie &amp; Caron, 2023;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sidRPr="00DE6031">
        <w:rPr>
          <w:rFonts w:ascii="Times New Roman" w:hAnsi="Times New Roman" w:cs="Times New Roman"/>
          <w:sz w:val="24"/>
          <w:szCs w:val="24"/>
          <w:lang w:val="fr-CH"/>
        </w:rPr>
        <w:t xml:space="preserve">(Gaston &amp; Blackburn 1997, Johnson </w:t>
      </w:r>
      <w:r w:rsidRPr="00DE6031">
        <w:rPr>
          <w:rFonts w:ascii="Times New Roman" w:hAnsi="Times New Roman" w:cs="Times New Roman"/>
          <w:i/>
          <w:sz w:val="24"/>
          <w:szCs w:val="24"/>
          <w:lang w:val="fr-CH"/>
        </w:rPr>
        <w:t>et al.</w:t>
      </w:r>
      <w:r w:rsidRPr="00DE6031">
        <w:rPr>
          <w:rFonts w:ascii="Times New Roman" w:hAnsi="Times New Roman" w:cs="Times New Roman"/>
          <w:sz w:val="24"/>
          <w:szCs w:val="24"/>
          <w:lang w:val="fr-CH"/>
        </w:rPr>
        <w:t xml:space="preserve"> 2002, Tanentzap </w:t>
      </w:r>
      <w:r w:rsidRPr="00DE6031">
        <w:rPr>
          <w:rFonts w:ascii="Times New Roman" w:hAnsi="Times New Roman" w:cs="Times New Roman"/>
          <w:i/>
          <w:sz w:val="24"/>
          <w:szCs w:val="24"/>
          <w:lang w:val="fr-CH"/>
        </w:rPr>
        <w:t>et al.</w:t>
      </w:r>
      <w:r w:rsidRPr="00DE6031">
        <w:rPr>
          <w:rFonts w:ascii="Times New Roman" w:hAnsi="Times New Roman" w:cs="Times New Roman"/>
          <w:sz w:val="24"/>
          <w:szCs w:val="24"/>
          <w:lang w:val="fr-CH"/>
        </w:rPr>
        <w:t xml:space="preserve"> 2015, Pie &amp; Caron 2023)</w:t>
      </w:r>
      <w:r>
        <w:rPr>
          <w:rFonts w:ascii="Times New Roman" w:hAnsi="Times New Roman" w:cs="Times New Roman"/>
          <w:sz w:val="24"/>
          <w:szCs w:val="24"/>
          <w:lang w:val="en-US"/>
        </w:rPr>
        <w:fldChar w:fldCharType="end"/>
      </w:r>
      <w:r w:rsidRPr="00DE6031">
        <w:rPr>
          <w:rFonts w:ascii="Times New Roman" w:hAnsi="Times New Roman" w:cs="Times New Roman"/>
          <w:sz w:val="24"/>
          <w:szCs w:val="24"/>
          <w:lang w:val="fr-CH"/>
        </w:rPr>
        <w:t>.</w:t>
      </w:r>
    </w:p>
    <w:p w14:paraId="444E3909" w14:textId="27E4E266" w:rsidR="0006617F" w:rsidRPr="007157EC" w:rsidRDefault="0006617F" w:rsidP="00947DF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found our probabilistic approach to efficiently reduce the biases associated with </w:t>
      </w:r>
      <w:r w:rsidR="008F2A59">
        <w:rPr>
          <w:rFonts w:ascii="Times New Roman" w:hAnsi="Times New Roman" w:cs="Times New Roman"/>
          <w:sz w:val="24"/>
          <w:szCs w:val="24"/>
          <w:lang w:val="en-US"/>
        </w:rPr>
        <w:t>incomplete sampling</w:t>
      </w:r>
      <w:r w:rsidR="000362C3">
        <w:rPr>
          <w:rFonts w:ascii="Times New Roman" w:hAnsi="Times New Roman" w:cs="Times New Roman"/>
          <w:sz w:val="24"/>
          <w:szCs w:val="24"/>
          <w:lang w:val="en-US"/>
        </w:rPr>
        <w:t xml:space="preserve"> and extinction</w:t>
      </w:r>
      <w:r>
        <w:rPr>
          <w:rFonts w:ascii="Times New Roman" w:hAnsi="Times New Roman" w:cs="Times New Roman"/>
          <w:sz w:val="24"/>
          <w:szCs w:val="24"/>
          <w:lang w:val="en-US"/>
        </w:rPr>
        <w:t>. It substantially improved the accuracy of the estimation of species ages, leading to much lower error rates even under scenarios of high extinctio</w:t>
      </w:r>
      <w:r w:rsidR="00E86095">
        <w:rPr>
          <w:rFonts w:ascii="Times New Roman" w:hAnsi="Times New Roman" w:cs="Times New Roman"/>
          <w:sz w:val="24"/>
          <w:szCs w:val="24"/>
          <w:lang w:val="en-US"/>
        </w:rPr>
        <w:t>n</w:t>
      </w:r>
      <w:r w:rsidR="00820C45">
        <w:rPr>
          <w:rFonts w:ascii="Times New Roman" w:hAnsi="Times New Roman" w:cs="Times New Roman"/>
          <w:sz w:val="24"/>
          <w:szCs w:val="24"/>
          <w:lang w:val="en-US"/>
        </w:rPr>
        <w:t xml:space="preserve"> </w:t>
      </w:r>
      <w:r w:rsidR="008F2A59">
        <w:rPr>
          <w:rFonts w:ascii="Times New Roman" w:hAnsi="Times New Roman" w:cs="Times New Roman"/>
          <w:sz w:val="24"/>
          <w:szCs w:val="24"/>
          <w:lang w:val="en-US"/>
        </w:rPr>
        <w:t>and high percentage of missing extant species</w:t>
      </w:r>
      <w:r w:rsidR="000E4411">
        <w:rPr>
          <w:rFonts w:ascii="Times New Roman" w:hAnsi="Times New Roman" w:cs="Times New Roman"/>
          <w:sz w:val="24"/>
          <w:szCs w:val="24"/>
          <w:lang w:val="en-US"/>
        </w:rPr>
        <w:t xml:space="preserve"> (Fig. 6).</w:t>
      </w:r>
      <w:r w:rsidR="00917DB4">
        <w:rPr>
          <w:rFonts w:ascii="Times New Roman" w:hAnsi="Times New Roman" w:cs="Times New Roman"/>
          <w:sz w:val="24"/>
          <w:szCs w:val="24"/>
          <w:lang w:val="en-US"/>
        </w:rPr>
        <w:t xml:space="preserve"> </w:t>
      </w:r>
      <w:r w:rsidR="004D44AC">
        <w:rPr>
          <w:rFonts w:ascii="Times New Roman" w:hAnsi="Times New Roman" w:cs="Times New Roman"/>
          <w:sz w:val="24"/>
          <w:szCs w:val="24"/>
          <w:lang w:val="en-US"/>
        </w:rPr>
        <w:t xml:space="preserve">While the error in </w:t>
      </w:r>
      <w:r w:rsidR="000362C3">
        <w:rPr>
          <w:rFonts w:ascii="Times New Roman" w:hAnsi="Times New Roman" w:cs="Times New Roman"/>
          <w:sz w:val="24"/>
          <w:szCs w:val="24"/>
          <w:lang w:val="en-US"/>
        </w:rPr>
        <w:t>species</w:t>
      </w:r>
      <w:r w:rsidR="004D44AC">
        <w:rPr>
          <w:rFonts w:ascii="Times New Roman" w:hAnsi="Times New Roman" w:cs="Times New Roman"/>
          <w:sz w:val="24"/>
          <w:szCs w:val="24"/>
          <w:lang w:val="en-US"/>
        </w:rPr>
        <w:t xml:space="preserve"> age estimates increased with </w:t>
      </w:r>
      <w:r w:rsidR="00947DFC">
        <w:rPr>
          <w:rFonts w:ascii="Times New Roman" w:hAnsi="Times New Roman" w:cs="Times New Roman"/>
          <w:sz w:val="24"/>
          <w:szCs w:val="24"/>
          <w:lang w:val="en-US"/>
        </w:rPr>
        <w:t>increasing extinction, we observed the opposite pattern with our probabilistic estimates of species age</w:t>
      </w:r>
      <w:r w:rsidR="00790821">
        <w:rPr>
          <w:rFonts w:ascii="Times New Roman" w:hAnsi="Times New Roman" w:cs="Times New Roman"/>
          <w:sz w:val="24"/>
          <w:szCs w:val="24"/>
          <w:lang w:val="en-US"/>
        </w:rPr>
        <w:t xml:space="preserve"> under incomplete taxon sampling</w:t>
      </w:r>
      <w:r w:rsidR="00947DFC">
        <w:rPr>
          <w:rFonts w:ascii="Times New Roman" w:hAnsi="Times New Roman" w:cs="Times New Roman"/>
          <w:sz w:val="24"/>
          <w:szCs w:val="24"/>
          <w:lang w:val="en-US"/>
        </w:rPr>
        <w:t xml:space="preserve"> (</w:t>
      </w:r>
      <w:r w:rsidR="008D52B9">
        <w:rPr>
          <w:rFonts w:ascii="Times New Roman" w:hAnsi="Times New Roman" w:cs="Times New Roman"/>
          <w:sz w:val="24"/>
          <w:szCs w:val="24"/>
          <w:lang w:val="en-US"/>
        </w:rPr>
        <w:t xml:space="preserve">Fig. </w:t>
      </w:r>
      <w:r w:rsidR="00947DFC">
        <w:rPr>
          <w:rFonts w:ascii="Times New Roman" w:hAnsi="Times New Roman" w:cs="Times New Roman"/>
          <w:sz w:val="24"/>
          <w:szCs w:val="24"/>
          <w:lang w:val="en-US"/>
        </w:rPr>
        <w:t xml:space="preserve">SM5). </w:t>
      </w:r>
      <w:r w:rsidR="00917DB4" w:rsidRPr="00917DB4">
        <w:rPr>
          <w:rFonts w:ascii="Times New Roman" w:hAnsi="Times New Roman" w:cs="Times New Roman"/>
          <w:sz w:val="24"/>
          <w:szCs w:val="24"/>
          <w:lang w:val="en-US"/>
        </w:rPr>
        <w:t>This pattern</w:t>
      </w:r>
      <w:r w:rsidR="004D44AC">
        <w:rPr>
          <w:rFonts w:ascii="Times New Roman" w:hAnsi="Times New Roman" w:cs="Times New Roman"/>
          <w:sz w:val="24"/>
          <w:szCs w:val="24"/>
          <w:lang w:val="en-US"/>
        </w:rPr>
        <w:t xml:space="preserve"> </w:t>
      </w:r>
      <w:r w:rsidR="00917DB4" w:rsidRPr="00917DB4">
        <w:rPr>
          <w:rFonts w:ascii="Times New Roman" w:hAnsi="Times New Roman" w:cs="Times New Roman"/>
          <w:sz w:val="24"/>
          <w:szCs w:val="24"/>
          <w:lang w:val="en-US"/>
        </w:rPr>
        <w:t xml:space="preserve">is </w:t>
      </w:r>
      <w:r w:rsidR="004D44AC">
        <w:rPr>
          <w:rFonts w:ascii="Times New Roman" w:hAnsi="Times New Roman" w:cs="Times New Roman"/>
          <w:sz w:val="24"/>
          <w:szCs w:val="24"/>
          <w:lang w:val="en-US"/>
        </w:rPr>
        <w:t xml:space="preserve">likely </w:t>
      </w:r>
      <w:r w:rsidR="00947DFC">
        <w:rPr>
          <w:rFonts w:ascii="Times New Roman" w:hAnsi="Times New Roman" w:cs="Times New Roman"/>
          <w:sz w:val="24"/>
          <w:szCs w:val="24"/>
          <w:lang w:val="en-US"/>
        </w:rPr>
        <w:t xml:space="preserve">due to the fact </w:t>
      </w:r>
      <w:r w:rsidR="000362C3">
        <w:rPr>
          <w:rFonts w:ascii="Times New Roman" w:hAnsi="Times New Roman" w:cs="Times New Roman"/>
          <w:sz w:val="24"/>
          <w:szCs w:val="24"/>
          <w:lang w:val="en-US"/>
        </w:rPr>
        <w:t xml:space="preserve">that </w:t>
      </w:r>
      <w:r w:rsidR="00947DFC">
        <w:rPr>
          <w:rFonts w:ascii="Times New Roman" w:hAnsi="Times New Roman" w:cs="Times New Roman"/>
          <w:sz w:val="24"/>
          <w:szCs w:val="24"/>
          <w:lang w:val="en-US"/>
        </w:rPr>
        <w:t xml:space="preserve">higher extinction rates set a stronger constraint on the plausible range of species age. For instance, while with a zero extinction rate species are expected to live forever (and therefore there is no </w:t>
      </w:r>
      <w:r w:rsidR="00947DFC" w:rsidRPr="008D52B9">
        <w:rPr>
          <w:rFonts w:ascii="Times New Roman" w:hAnsi="Times New Roman" w:cs="Times New Roman"/>
          <w:i/>
          <w:iCs/>
          <w:sz w:val="24"/>
          <w:szCs w:val="24"/>
          <w:lang w:val="en-US"/>
        </w:rPr>
        <w:t>a priori</w:t>
      </w:r>
      <w:r w:rsidR="00947DFC">
        <w:rPr>
          <w:rFonts w:ascii="Times New Roman" w:hAnsi="Times New Roman" w:cs="Times New Roman"/>
          <w:sz w:val="24"/>
          <w:szCs w:val="24"/>
          <w:lang w:val="en-US"/>
        </w:rPr>
        <w:t xml:space="preserve"> expectation on their age) a rate of e.g. 0.5 would result in an expected mean species longevity of 2 </w:t>
      </w:r>
      <w:proofErr w:type="spellStart"/>
      <w:r w:rsidR="00947DFC">
        <w:rPr>
          <w:rFonts w:ascii="Times New Roman" w:hAnsi="Times New Roman" w:cs="Times New Roman"/>
          <w:sz w:val="24"/>
          <w:szCs w:val="24"/>
          <w:lang w:val="en-US"/>
        </w:rPr>
        <w:t>myr</w:t>
      </w:r>
      <w:proofErr w:type="spellEnd"/>
      <w:r w:rsidR="00947DFC">
        <w:rPr>
          <w:rFonts w:ascii="Times New Roman" w:hAnsi="Times New Roman" w:cs="Times New Roman"/>
          <w:sz w:val="24"/>
          <w:szCs w:val="24"/>
          <w:lang w:val="en-US"/>
        </w:rPr>
        <w:t>, thus constraining the plausible age of living species</w:t>
      </w:r>
      <w:r w:rsidR="00790821">
        <w:rPr>
          <w:rFonts w:ascii="Times New Roman" w:hAnsi="Times New Roman" w:cs="Times New Roman"/>
          <w:sz w:val="24"/>
          <w:szCs w:val="24"/>
          <w:lang w:val="en-US"/>
        </w:rPr>
        <w:t xml:space="preserve"> in incomplete phylogenies</w:t>
      </w:r>
      <w:r w:rsidR="00947DFC">
        <w:rPr>
          <w:rFonts w:ascii="Times New Roman" w:hAnsi="Times New Roman" w:cs="Times New Roman"/>
          <w:sz w:val="24"/>
          <w:szCs w:val="24"/>
          <w:lang w:val="en-US"/>
        </w:rPr>
        <w:t xml:space="preserve">. </w:t>
      </w:r>
      <w:r>
        <w:rPr>
          <w:rFonts w:ascii="Times New Roman" w:hAnsi="Times New Roman" w:cs="Times New Roman"/>
          <w:sz w:val="24"/>
          <w:szCs w:val="24"/>
          <w:lang w:val="en-US"/>
        </w:rPr>
        <w:t>The performance of our estimator is however contingent on the ability of birth-death models to correctly estimate speciation and extinction rates from</w:t>
      </w:r>
      <w:r w:rsidR="00CB2AB3">
        <w:rPr>
          <w:rFonts w:ascii="Times New Roman" w:hAnsi="Times New Roman" w:cs="Times New Roman"/>
          <w:sz w:val="24"/>
          <w:szCs w:val="24"/>
          <w:lang w:val="en-US"/>
        </w:rPr>
        <w:t xml:space="preserve"> </w:t>
      </w:r>
      <w:r>
        <w:rPr>
          <w:rFonts w:ascii="Times New Roman" w:hAnsi="Times New Roman" w:cs="Times New Roman"/>
          <w:sz w:val="24"/>
          <w:szCs w:val="24"/>
          <w:lang w:val="en-US"/>
        </w:rPr>
        <w:t>phylogenies of extant species.</w:t>
      </w:r>
      <w:r w:rsidR="000362C3">
        <w:rPr>
          <w:rFonts w:ascii="Times New Roman" w:hAnsi="Times New Roman" w:cs="Times New Roman"/>
          <w:sz w:val="24"/>
          <w:szCs w:val="24"/>
          <w:lang w:val="en-US"/>
        </w:rPr>
        <w:t xml:space="preserve"> </w:t>
      </w:r>
      <w:r>
        <w:rPr>
          <w:rFonts w:ascii="Times New Roman" w:hAnsi="Times New Roman" w:cs="Times New Roman"/>
          <w:sz w:val="24"/>
          <w:szCs w:val="24"/>
          <w:lang w:val="en-US"/>
        </w:rPr>
        <w:t>The accuracy of these methods has been shown to be high under several simulation settings</w:t>
      </w:r>
      <w:r w:rsidR="00CB2AB3">
        <w:rPr>
          <w:rFonts w:ascii="Times New Roman" w:hAnsi="Times New Roman" w:cs="Times New Roman"/>
          <w:sz w:val="24"/>
          <w:szCs w:val="24"/>
          <w:lang w:val="en-US"/>
        </w:rPr>
        <w:t xml:space="preserve"> (</w:t>
      </w:r>
      <w:r w:rsidR="00B17A45">
        <w:rPr>
          <w:rFonts w:ascii="Times New Roman" w:hAnsi="Times New Roman" w:cs="Times New Roman"/>
          <w:sz w:val="24"/>
          <w:szCs w:val="24"/>
          <w:lang w:val="en-US"/>
        </w:rPr>
        <w:t xml:space="preserve">Silvestro et al., 2011; </w:t>
      </w:r>
      <w:r w:rsidR="00CB2AB3">
        <w:rPr>
          <w:rFonts w:ascii="Times New Roman" w:hAnsi="Times New Roman" w:cs="Times New Roman"/>
          <w:sz w:val="24"/>
          <w:szCs w:val="24"/>
          <w:lang w:val="en-US"/>
        </w:rPr>
        <w:t>Stadler 2011</w:t>
      </w:r>
      <w:r w:rsidR="00B17A45">
        <w:rPr>
          <w:rFonts w:ascii="Times New Roman" w:hAnsi="Times New Roman" w:cs="Times New Roman"/>
          <w:sz w:val="24"/>
          <w:szCs w:val="24"/>
          <w:lang w:val="en-US"/>
        </w:rPr>
        <w:t xml:space="preserve">), </w:t>
      </w:r>
      <w:r>
        <w:rPr>
          <w:rFonts w:ascii="Times New Roman" w:hAnsi="Times New Roman" w:cs="Times New Roman"/>
          <w:sz w:val="24"/>
          <w:szCs w:val="24"/>
          <w:lang w:val="en-US"/>
        </w:rPr>
        <w:t>but their accuracy has been questioned for empirical datasets and under complex models with rate variation</w:t>
      </w:r>
      <w:r w:rsidR="00B17A45">
        <w:rPr>
          <w:rFonts w:ascii="Times New Roman" w:hAnsi="Times New Roman" w:cs="Times New Roman"/>
          <w:sz w:val="24"/>
          <w:szCs w:val="24"/>
          <w:lang w:val="en-US"/>
        </w:rPr>
        <w:t xml:space="preserve"> (Louca &amp; Pennell 2020; </w:t>
      </w:r>
      <w:proofErr w:type="spellStart"/>
      <w:r w:rsidR="00B17A45">
        <w:rPr>
          <w:rFonts w:ascii="Times New Roman" w:hAnsi="Times New Roman" w:cs="Times New Roman"/>
          <w:sz w:val="24"/>
          <w:szCs w:val="24"/>
          <w:lang w:val="en-US"/>
        </w:rPr>
        <w:t>Rabosky</w:t>
      </w:r>
      <w:proofErr w:type="spellEnd"/>
      <w:r w:rsidR="00B17A45">
        <w:rPr>
          <w:rFonts w:ascii="Times New Roman" w:hAnsi="Times New Roman" w:cs="Times New Roman"/>
          <w:sz w:val="24"/>
          <w:szCs w:val="24"/>
          <w:lang w:val="en-US"/>
        </w:rPr>
        <w:t xml:space="preserve"> 2010). </w:t>
      </w:r>
      <w:r>
        <w:rPr>
          <w:rFonts w:ascii="Times New Roman" w:hAnsi="Times New Roman" w:cs="Times New Roman"/>
          <w:sz w:val="24"/>
          <w:szCs w:val="24"/>
          <w:lang w:val="en-US"/>
        </w:rPr>
        <w:t>One commonly observed pattern is the estimation of 0-extinction rate from empirical phylogen</w:t>
      </w:r>
      <w:r w:rsidR="00E80B68">
        <w:rPr>
          <w:rFonts w:ascii="Times New Roman" w:hAnsi="Times New Roman" w:cs="Times New Roman"/>
          <w:sz w:val="24"/>
          <w:szCs w:val="24"/>
          <w:lang w:val="en-US"/>
        </w:rPr>
        <w:t>ies</w:t>
      </w:r>
      <w:r w:rsidR="00B17A45">
        <w:rPr>
          <w:rFonts w:ascii="Times New Roman" w:hAnsi="Times New Roman" w:cs="Times New Roman"/>
          <w:sz w:val="24"/>
          <w:szCs w:val="24"/>
          <w:lang w:val="en-US"/>
        </w:rPr>
        <w:t xml:space="preserve"> (Louca &amp; Pennell 2021)</w:t>
      </w:r>
      <w:r w:rsidR="000F78DC">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0F78DC">
        <w:rPr>
          <w:rFonts w:ascii="Times New Roman" w:hAnsi="Times New Roman" w:cs="Times New Roman"/>
          <w:sz w:val="24"/>
          <w:szCs w:val="24"/>
          <w:lang w:val="en-US"/>
        </w:rPr>
        <w:t>This</w:t>
      </w:r>
      <w:r>
        <w:rPr>
          <w:rFonts w:ascii="Times New Roman" w:hAnsi="Times New Roman" w:cs="Times New Roman"/>
          <w:sz w:val="24"/>
          <w:szCs w:val="24"/>
          <w:lang w:val="en-US"/>
        </w:rPr>
        <w:t xml:space="preserve"> would make corrected ages identical to the phylogenetic ages</w:t>
      </w:r>
      <w:r w:rsidR="00790821">
        <w:rPr>
          <w:rFonts w:ascii="Times New Roman" w:hAnsi="Times New Roman" w:cs="Times New Roman"/>
          <w:sz w:val="24"/>
          <w:szCs w:val="24"/>
          <w:lang w:val="en-US"/>
        </w:rPr>
        <w:t xml:space="preserve"> in completely sampled phylogenies</w:t>
      </w:r>
      <w:r w:rsidR="000F78DC">
        <w:rPr>
          <w:rFonts w:ascii="Times New Roman" w:hAnsi="Times New Roman" w:cs="Times New Roman"/>
          <w:sz w:val="24"/>
          <w:szCs w:val="24"/>
          <w:lang w:val="en-US"/>
        </w:rPr>
        <w:t>, while species ages estimated from incomplete phylogenies without extinction increased in accuracy thanks to specif</w:t>
      </w:r>
      <w:r w:rsidR="00CD0E42">
        <w:rPr>
          <w:rFonts w:ascii="Times New Roman" w:hAnsi="Times New Roman" w:cs="Times New Roman"/>
          <w:sz w:val="24"/>
          <w:szCs w:val="24"/>
          <w:lang w:val="en-US"/>
        </w:rPr>
        <w:t>ying</w:t>
      </w:r>
      <w:r w:rsidR="000F78DC">
        <w:rPr>
          <w:rFonts w:ascii="Times New Roman" w:hAnsi="Times New Roman" w:cs="Times New Roman"/>
          <w:sz w:val="24"/>
          <w:szCs w:val="24"/>
          <w:lang w:val="en-US"/>
        </w:rPr>
        <w:t xml:space="preserve"> the sampling fraction in our probabilistic function</w:t>
      </w:r>
      <w:r>
        <w:rPr>
          <w:rFonts w:ascii="Times New Roman" w:hAnsi="Times New Roman" w:cs="Times New Roman"/>
          <w:sz w:val="24"/>
          <w:szCs w:val="24"/>
          <w:lang w:val="en-US"/>
        </w:rPr>
        <w:t>. Yet, the fossil record decisively shows that extinction and speciation rates vary within the same order of magnitude across virtually all clades</w:t>
      </w:r>
      <w:r w:rsidR="00B17A45">
        <w:rPr>
          <w:rFonts w:ascii="Times New Roman" w:hAnsi="Times New Roman" w:cs="Times New Roman"/>
          <w:sz w:val="24"/>
          <w:szCs w:val="24"/>
          <w:lang w:val="en-US"/>
        </w:rPr>
        <w:t xml:space="preserve"> (Parry 2021).</w:t>
      </w:r>
      <w:r>
        <w:rPr>
          <w:rFonts w:ascii="Times New Roman" w:hAnsi="Times New Roman" w:cs="Times New Roman"/>
          <w:sz w:val="24"/>
          <w:szCs w:val="24"/>
          <w:lang w:val="en-US"/>
        </w:rPr>
        <w:t xml:space="preserve"> The robustness of estimated extinction rates can be increased through the use of fossil data in the analyses </w:t>
      </w:r>
      <w:r w:rsidR="002915BF">
        <w:rPr>
          <w:rFonts w:ascii="Times New Roman" w:hAnsi="Times New Roman" w:cs="Times New Roman"/>
          <w:sz w:val="24"/>
          <w:szCs w:val="24"/>
          <w:lang w:val="en-US"/>
        </w:rPr>
        <w:t xml:space="preserve">(Heath et al., 2014; Silvestro et al., 2018; Warnock et al., 2020). </w:t>
      </w:r>
      <w:r>
        <w:rPr>
          <w:rFonts w:ascii="Times New Roman" w:hAnsi="Times New Roman" w:cs="Times New Roman"/>
          <w:sz w:val="24"/>
          <w:szCs w:val="24"/>
          <w:lang w:val="en-US"/>
        </w:rPr>
        <w:t>Alternatively, our probabilistic approach could be applied across a range of plausible values of speciation</w:t>
      </w:r>
      <w:r w:rsidR="00820C45">
        <w:rPr>
          <w:rFonts w:ascii="Times New Roman" w:hAnsi="Times New Roman" w:cs="Times New Roman"/>
          <w:sz w:val="24"/>
          <w:szCs w:val="24"/>
          <w:lang w:val="en-US"/>
        </w:rPr>
        <w:t xml:space="preserve"> rates,</w:t>
      </w:r>
      <w:r>
        <w:rPr>
          <w:rFonts w:ascii="Times New Roman" w:hAnsi="Times New Roman" w:cs="Times New Roman"/>
          <w:sz w:val="24"/>
          <w:szCs w:val="24"/>
          <w:lang w:val="en-US"/>
        </w:rPr>
        <w:t xml:space="preserve"> extinction rates</w:t>
      </w:r>
      <w:r w:rsidR="00820C45">
        <w:rPr>
          <w:rFonts w:ascii="Times New Roman" w:hAnsi="Times New Roman" w:cs="Times New Roman"/>
          <w:sz w:val="24"/>
          <w:szCs w:val="24"/>
          <w:lang w:val="en-US"/>
        </w:rPr>
        <w:t>, and fractions of incomplete sampling</w:t>
      </w:r>
      <w:r>
        <w:rPr>
          <w:rFonts w:ascii="Times New Roman" w:hAnsi="Times New Roman" w:cs="Times New Roman"/>
          <w:sz w:val="24"/>
          <w:szCs w:val="24"/>
          <w:lang w:val="en-US"/>
        </w:rPr>
        <w:t xml:space="preserve"> as a way to evaluate the robustness of conclusions drawn from the patterns of estimated species ages. </w:t>
      </w:r>
    </w:p>
    <w:p w14:paraId="07EEF214" w14:textId="77777777" w:rsidR="0006617F" w:rsidRPr="00DB3754" w:rsidRDefault="0006617F" w:rsidP="0006617F">
      <w:pPr>
        <w:rPr>
          <w:lang w:val="en-US"/>
        </w:rPr>
      </w:pPr>
    </w:p>
    <w:p w14:paraId="17F944A2" w14:textId="77777777" w:rsidR="00D94F29" w:rsidRPr="00DB3754" w:rsidRDefault="00D94F29" w:rsidP="0006617F">
      <w:pPr>
        <w:rPr>
          <w:lang w:val="en-US"/>
        </w:rPr>
      </w:pPr>
    </w:p>
    <w:p w14:paraId="247CA93D" w14:textId="77777777" w:rsidR="000A5F90" w:rsidRPr="00DB3754" w:rsidRDefault="000A5F90" w:rsidP="0006617F">
      <w:pPr>
        <w:rPr>
          <w:lang w:val="en-US"/>
        </w:rPr>
      </w:pPr>
    </w:p>
    <w:p w14:paraId="7CA48CE2" w14:textId="77777777" w:rsidR="000A5F90" w:rsidRPr="00DB3754" w:rsidRDefault="000A5F90" w:rsidP="0006617F">
      <w:pPr>
        <w:rPr>
          <w:lang w:val="en-US"/>
        </w:rPr>
      </w:pPr>
    </w:p>
    <w:p w14:paraId="74C99AA4" w14:textId="77777777" w:rsidR="0006617F" w:rsidRDefault="0006617F" w:rsidP="0006617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Conclusion</w:t>
      </w:r>
    </w:p>
    <w:p w14:paraId="753E7A50" w14:textId="37AE7705" w:rsidR="0006617F" w:rsidRDefault="00E86095" w:rsidP="0006617F">
      <w:pPr>
        <w:spacing w:after="0" w:line="360" w:lineRule="auto"/>
        <w:ind w:firstLine="709"/>
        <w:jc w:val="both"/>
        <w:rPr>
          <w:rFonts w:ascii="Times New Roman" w:hAnsi="Times New Roman" w:cs="Times New Roman"/>
          <w:sz w:val="24"/>
          <w:szCs w:val="24"/>
          <w:lang w:val="en-US"/>
        </w:rPr>
      </w:pPr>
      <w:r w:rsidRPr="00E86095">
        <w:rPr>
          <w:rFonts w:ascii="Times New Roman" w:hAnsi="Times New Roman" w:cs="Times New Roman"/>
          <w:sz w:val="24"/>
          <w:szCs w:val="24"/>
          <w:lang w:val="en-US"/>
        </w:rPr>
        <w:t>This study quantifies the deviations between true species age and phylogenetic age due to incomplete taxon sampling, extinction, and unknown speciation modes. We found that phylogenetic age is a good proxy of species age only in a rather unlikely case in which 1) all species in a clade are known to science and included in the phylogenetic tree, 2) speciation occurs as a strictly bifurcating process, and 3) there is no or low extinction. Using simulations, we identified that incomplete taxon sampling and budding and anagenetic speciation modes cause the highest mismatch between phylogenetic age and true species age and can only be accounted for with additional information, for instance, from fossil data. In contrast, under a scenario of bifurcating speciation, we proposed a probabilistic approach based on the properties of the birth-death process that can drastically improve the accuracy of the estimated species ages by reducing the bias linked with extinction</w:t>
      </w:r>
      <w:r w:rsidR="00085AE8">
        <w:rPr>
          <w:rFonts w:ascii="Times New Roman" w:hAnsi="Times New Roman" w:cs="Times New Roman"/>
          <w:sz w:val="24"/>
          <w:szCs w:val="24"/>
          <w:lang w:val="en-US"/>
        </w:rPr>
        <w:t xml:space="preserve"> and with incomplete taxon sampling</w:t>
      </w:r>
      <w:r w:rsidRPr="00E86095">
        <w:rPr>
          <w:rFonts w:ascii="Times New Roman" w:hAnsi="Times New Roman" w:cs="Times New Roman"/>
          <w:sz w:val="24"/>
          <w:szCs w:val="24"/>
          <w:lang w:val="en-US"/>
        </w:rPr>
        <w:t>. We note that, even in this case, the robustness of such estimates will be contingent on the accuracy of the estimated speciation and extinction rates</w:t>
      </w:r>
      <w:r w:rsidR="005F7F57">
        <w:rPr>
          <w:rFonts w:ascii="Times New Roman" w:hAnsi="Times New Roman" w:cs="Times New Roman"/>
          <w:sz w:val="24"/>
          <w:szCs w:val="24"/>
          <w:lang w:val="en-US"/>
        </w:rPr>
        <w:t>, the quantification of missing species</w:t>
      </w:r>
      <w:r w:rsidRPr="00E86095">
        <w:rPr>
          <w:rFonts w:ascii="Times New Roman" w:hAnsi="Times New Roman" w:cs="Times New Roman"/>
          <w:sz w:val="24"/>
          <w:szCs w:val="24"/>
          <w:lang w:val="en-US"/>
        </w:rPr>
        <w:t xml:space="preserve"> and, of course, of the underlying phylogenetic tree and dating of the branching times. In light of our findings, we caution against the direct use of branch lengths as proxies for species ages. We recommend applying our probabilistic approach to correct species ages, exploring different values of diversification rates and incomplete sampling fractions. We hope our results will stimulate a discussion about the use of phylogenetic trees in inferring species age and lead to a critical evaluation of the robustness of inferences linking species age with traits, ecological variables, and extinction risks.</w:t>
      </w:r>
    </w:p>
    <w:p w14:paraId="26310732" w14:textId="77777777" w:rsidR="002F5B65" w:rsidRDefault="002F5B65">
      <w:pPr>
        <w:spacing w:after="0" w:line="360" w:lineRule="auto"/>
        <w:jc w:val="both"/>
        <w:rPr>
          <w:rFonts w:ascii="Times New Roman" w:hAnsi="Times New Roman" w:cs="Times New Roman"/>
          <w:sz w:val="24"/>
          <w:szCs w:val="24"/>
          <w:lang w:val="en-US"/>
        </w:rPr>
      </w:pPr>
    </w:p>
    <w:p w14:paraId="0F694A2F" w14:textId="5FF24A76" w:rsidR="00205513" w:rsidRDefault="00205513">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Data an</w:t>
      </w:r>
      <w:r w:rsidR="000A5F90">
        <w:rPr>
          <w:rFonts w:ascii="Times New Roman" w:hAnsi="Times New Roman" w:cs="Times New Roman"/>
          <w:b/>
          <w:bCs/>
          <w:sz w:val="24"/>
          <w:szCs w:val="24"/>
          <w:lang w:val="en-US"/>
        </w:rPr>
        <w:t>d</w:t>
      </w:r>
      <w:r>
        <w:rPr>
          <w:rFonts w:ascii="Times New Roman" w:hAnsi="Times New Roman" w:cs="Times New Roman"/>
          <w:b/>
          <w:bCs/>
          <w:sz w:val="24"/>
          <w:szCs w:val="24"/>
          <w:lang w:val="en-US"/>
        </w:rPr>
        <w:t xml:space="preserve"> code availability</w:t>
      </w:r>
    </w:p>
    <w:p w14:paraId="0E9493E8" w14:textId="1203C467" w:rsidR="00205513" w:rsidRDefault="0020551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the codes utilized in this study are available as </w:t>
      </w:r>
      <w:r w:rsidR="005F7F57">
        <w:rPr>
          <w:rFonts w:ascii="Times New Roman" w:hAnsi="Times New Roman" w:cs="Times New Roman"/>
          <w:sz w:val="24"/>
          <w:szCs w:val="24"/>
          <w:lang w:val="en-US"/>
        </w:rPr>
        <w:t>Supplementary</w:t>
      </w:r>
      <w:r>
        <w:rPr>
          <w:rFonts w:ascii="Times New Roman" w:hAnsi="Times New Roman" w:cs="Times New Roman"/>
          <w:sz w:val="24"/>
          <w:szCs w:val="24"/>
          <w:lang w:val="en-US"/>
        </w:rPr>
        <w:t xml:space="preserve"> materials and in this repository:</w:t>
      </w:r>
      <w:r w:rsidR="00E671F6">
        <w:rPr>
          <w:rFonts w:ascii="Times New Roman" w:hAnsi="Times New Roman" w:cs="Times New Roman"/>
          <w:sz w:val="24"/>
          <w:szCs w:val="24"/>
          <w:lang w:val="en-US"/>
        </w:rPr>
        <w:t xml:space="preserve"> </w:t>
      </w:r>
      <w:r w:rsidR="00000000">
        <w:fldChar w:fldCharType="begin"/>
      </w:r>
      <w:r w:rsidR="00000000" w:rsidRPr="003E6467">
        <w:rPr>
          <w:lang w:val="en-US"/>
          <w:rPrChange w:id="6" w:author="Carlos Calderon del Cid" w:date="2024-02-06T12:17:00Z">
            <w:rPr/>
          </w:rPrChange>
        </w:rPr>
        <w:instrText>HYPERLINK "https://github.com/caldecid/Challenges_species_age.git"</w:instrText>
      </w:r>
      <w:r w:rsidR="00000000">
        <w:fldChar w:fldCharType="separate"/>
      </w:r>
      <w:r w:rsidR="00E671F6" w:rsidRPr="001262FC">
        <w:rPr>
          <w:rStyle w:val="Hipervnculo"/>
          <w:rFonts w:ascii="Times New Roman" w:hAnsi="Times New Roman" w:cs="Times New Roman"/>
          <w:sz w:val="24"/>
          <w:szCs w:val="24"/>
          <w:lang w:val="en-US"/>
        </w:rPr>
        <w:t>https://github.com/caldecid/Challenges_species_age.git</w:t>
      </w:r>
      <w:r w:rsidR="00000000">
        <w:rPr>
          <w:rStyle w:val="Hipervnculo"/>
          <w:rFonts w:ascii="Times New Roman" w:hAnsi="Times New Roman" w:cs="Times New Roman"/>
          <w:sz w:val="24"/>
          <w:szCs w:val="24"/>
          <w:lang w:val="en-US"/>
        </w:rPr>
        <w:fldChar w:fldCharType="end"/>
      </w:r>
    </w:p>
    <w:p w14:paraId="783E532F" w14:textId="77777777" w:rsidR="00205513" w:rsidRDefault="00205513">
      <w:pPr>
        <w:spacing w:after="0" w:line="360" w:lineRule="auto"/>
        <w:jc w:val="both"/>
        <w:rPr>
          <w:rFonts w:ascii="Times New Roman" w:hAnsi="Times New Roman" w:cs="Times New Roman"/>
          <w:sz w:val="24"/>
          <w:szCs w:val="24"/>
          <w:lang w:val="en-US"/>
        </w:rPr>
      </w:pPr>
    </w:p>
    <w:p w14:paraId="48BBF0C6" w14:textId="77777777" w:rsidR="002F5B65" w:rsidRDefault="002F5B65">
      <w:pPr>
        <w:spacing w:after="0" w:line="360" w:lineRule="auto"/>
        <w:ind w:firstLine="709"/>
        <w:jc w:val="both"/>
        <w:rPr>
          <w:rFonts w:ascii="Times New Roman" w:hAnsi="Times New Roman" w:cs="Times New Roman"/>
          <w:sz w:val="24"/>
          <w:szCs w:val="24"/>
          <w:lang w:val="en-US"/>
        </w:rPr>
      </w:pPr>
    </w:p>
    <w:p w14:paraId="6D10C055" w14:textId="77777777" w:rsidR="002F5B65" w:rsidRDefault="004252FF">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565DF4E1" wp14:editId="6D883773">
            <wp:extent cx="4945380" cy="4048760"/>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5"/>
                    <a:srcRect l="22246" t="10834" r="22355" b="8556"/>
                    <a:stretch>
                      <a:fillRect/>
                    </a:stretch>
                  </pic:blipFill>
                  <pic:spPr bwMode="auto">
                    <a:xfrm>
                      <a:off x="0" y="0"/>
                      <a:ext cx="4945380" cy="4048760"/>
                    </a:xfrm>
                    <a:prstGeom prst="rect">
                      <a:avLst/>
                    </a:prstGeom>
                  </pic:spPr>
                </pic:pic>
              </a:graphicData>
            </a:graphic>
          </wp:inline>
        </w:drawing>
      </w:r>
    </w:p>
    <w:p w14:paraId="36AF6601" w14:textId="274C98A3"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1. </w:t>
      </w:r>
      <w:r>
        <w:rPr>
          <w:rFonts w:ascii="Times New Roman" w:hAnsi="Times New Roman" w:cs="Times New Roman"/>
          <w:sz w:val="24"/>
          <w:szCs w:val="24"/>
          <w:lang w:val="en-US"/>
        </w:rPr>
        <w:t>Discrepancy between species ages. Estimations based on the length of the terminal branch in a time-calibrated phylogeny (red) and the first appearance in the fossil record (green). Shark data (</w:t>
      </w:r>
      <w:proofErr w:type="spellStart"/>
      <w:r>
        <w:rPr>
          <w:rFonts w:ascii="Times New Roman" w:hAnsi="Times New Roman" w:cs="Times New Roman"/>
          <w:i/>
          <w:iCs/>
          <w:sz w:val="24"/>
          <w:szCs w:val="24"/>
          <w:lang w:val="en-US"/>
        </w:rPr>
        <w:t>Trianenodon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obesus</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Carcharhinus obscurus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et al., 2022)","manualFormatting":"Brée et al. (2022)","plainTextFormattedCitation":"(Brée et al., 2022)","previouslyFormattedCitation":"(Brée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Brée et 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phylogenetic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Esselstyn, &amp; Jetz, 2019)","manualFormatting":"Upham et al. (2019)","plainTextFormattedCitation":"(Upham, Esselstyn, &amp; Jetz, 2019)","previouslyFormattedCitation":"(Upham, Esselstyn, &amp; Jetz,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Upham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fossil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estimates","type":"article-journal","volume":"9"},"uris":["http://www.mendeley.com/documents/?uuid=dd26a2d5-d5c9-4f61-a777-dcbbdfb952c6"]}],"mendeley":{"formattedCitation":"(Daniele Silvestro et al., 2018)","manualFormatting":"Silvestro et al. (2018)","plainTextFormattedCitation":"(Daniele Silvestro et al., 2018)","previouslyFormattedCitation":"(Daniele Silvestro et al.,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Silvestro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Homo sapiens </w:t>
      </w:r>
      <w:r>
        <w:rPr>
          <w:rFonts w:ascii="Times New Roman" w:hAnsi="Times New Roman" w:cs="Times New Roman"/>
          <w:sz w:val="24"/>
          <w:szCs w:val="24"/>
          <w:lang w:val="en-US"/>
        </w:rPr>
        <w:t xml:space="preserve">fossil and phylogenetic data obtained from </w:t>
      </w:r>
      <w:r>
        <w:fldChar w:fldCharType="begin"/>
      </w:r>
      <w:r>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fldChar w:fldCharType="begin"/>
      </w:r>
      <w:r>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respectively. </w:t>
      </w:r>
    </w:p>
    <w:p w14:paraId="01E90836" w14:textId="77777777" w:rsidR="002F5B65" w:rsidRDefault="002F5B65">
      <w:pPr>
        <w:spacing w:after="0" w:line="360" w:lineRule="auto"/>
        <w:ind w:firstLine="709"/>
        <w:jc w:val="both"/>
        <w:rPr>
          <w:rFonts w:ascii="Times New Roman" w:hAnsi="Times New Roman" w:cs="Times New Roman"/>
          <w:sz w:val="24"/>
          <w:szCs w:val="24"/>
          <w:lang w:val="en-US"/>
        </w:rPr>
      </w:pPr>
    </w:p>
    <w:p w14:paraId="63ECBCE8" w14:textId="77777777" w:rsidR="002F5B65" w:rsidRDefault="002F5B65">
      <w:pPr>
        <w:spacing w:after="0" w:line="360" w:lineRule="auto"/>
        <w:ind w:firstLine="709"/>
        <w:jc w:val="both"/>
        <w:rPr>
          <w:rFonts w:ascii="Times New Roman" w:hAnsi="Times New Roman" w:cs="Times New Roman"/>
          <w:sz w:val="24"/>
          <w:szCs w:val="24"/>
          <w:lang w:val="en-US"/>
        </w:rPr>
      </w:pPr>
    </w:p>
    <w:p w14:paraId="0C180074" w14:textId="77777777" w:rsidR="002F5B65" w:rsidRDefault="002F5B65">
      <w:pPr>
        <w:spacing w:after="0" w:line="360" w:lineRule="auto"/>
        <w:jc w:val="both"/>
        <w:rPr>
          <w:rFonts w:ascii="Times New Roman" w:hAnsi="Times New Roman" w:cs="Times New Roman"/>
          <w:sz w:val="24"/>
          <w:szCs w:val="24"/>
          <w:lang w:val="en-US"/>
        </w:rPr>
      </w:pPr>
    </w:p>
    <w:p w14:paraId="0FD62967" w14:textId="77777777" w:rsidR="002F5B65" w:rsidRDefault="002F5B65">
      <w:pPr>
        <w:spacing w:after="0" w:line="360" w:lineRule="auto"/>
        <w:jc w:val="both"/>
        <w:rPr>
          <w:rFonts w:ascii="Times New Roman" w:hAnsi="Times New Roman" w:cs="Times New Roman"/>
          <w:sz w:val="24"/>
          <w:szCs w:val="24"/>
          <w:lang w:val="en-US"/>
        </w:rPr>
      </w:pPr>
    </w:p>
    <w:p w14:paraId="25FEFDEE" w14:textId="77777777" w:rsidR="002F5B65" w:rsidRDefault="004252FF">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1DC41D35" wp14:editId="07A1396C">
            <wp:extent cx="5923280" cy="3331210"/>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6"/>
                    <a:stretch>
                      <a:fillRect/>
                    </a:stretch>
                  </pic:blipFill>
                  <pic:spPr bwMode="auto">
                    <a:xfrm>
                      <a:off x="0" y="0"/>
                      <a:ext cx="5923280" cy="3331210"/>
                    </a:xfrm>
                    <a:prstGeom prst="rect">
                      <a:avLst/>
                    </a:prstGeom>
                  </pic:spPr>
                </pic:pic>
              </a:graphicData>
            </a:graphic>
          </wp:inline>
        </w:drawing>
      </w:r>
    </w:p>
    <w:p w14:paraId="42605F10" w14:textId="12390139"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2. </w:t>
      </w:r>
      <w:r>
        <w:rPr>
          <w:rFonts w:ascii="Times New Roman" w:hAnsi="Times New Roman" w:cs="Times New Roman"/>
          <w:sz w:val="24"/>
          <w:szCs w:val="24"/>
          <w:lang w:val="en-US"/>
        </w:rPr>
        <w:t>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Numbers display the resulting age of the respective species in million years (</w:t>
      </w:r>
      <w:proofErr w:type="spellStart"/>
      <w:r>
        <w:rPr>
          <w:rFonts w:ascii="Times New Roman" w:hAnsi="Times New Roman" w:cs="Times New Roman"/>
          <w:sz w:val="24"/>
          <w:szCs w:val="24"/>
          <w:lang w:val="en-US"/>
        </w:rPr>
        <w:t>myr</w:t>
      </w:r>
      <w:proofErr w:type="spellEnd"/>
      <w:r>
        <w:rPr>
          <w:rFonts w:ascii="Times New Roman" w:hAnsi="Times New Roman" w:cs="Times New Roman"/>
          <w:sz w:val="24"/>
          <w:szCs w:val="24"/>
          <w:lang w:val="en-US"/>
        </w:rPr>
        <w:t xml:space="preserve">). </w:t>
      </w:r>
    </w:p>
    <w:p w14:paraId="062BCD38" w14:textId="77777777" w:rsidR="002F5B65" w:rsidRDefault="002F5B65">
      <w:pPr>
        <w:spacing w:after="0" w:line="360" w:lineRule="auto"/>
        <w:jc w:val="both"/>
        <w:rPr>
          <w:rFonts w:ascii="Times New Roman" w:hAnsi="Times New Roman" w:cs="Times New Roman"/>
          <w:b/>
          <w:bCs/>
          <w:sz w:val="24"/>
          <w:szCs w:val="24"/>
          <w:lang w:val="en-US"/>
        </w:rPr>
      </w:pPr>
    </w:p>
    <w:p w14:paraId="596CA01B" w14:textId="77777777" w:rsidR="002F5B65" w:rsidRDefault="002F5B65">
      <w:pPr>
        <w:spacing w:after="0" w:line="360" w:lineRule="auto"/>
        <w:ind w:firstLine="709"/>
        <w:jc w:val="both"/>
        <w:rPr>
          <w:rFonts w:ascii="Times New Roman" w:hAnsi="Times New Roman" w:cs="Times New Roman"/>
          <w:sz w:val="24"/>
          <w:szCs w:val="24"/>
          <w:lang w:val="en-US"/>
        </w:rPr>
      </w:pPr>
    </w:p>
    <w:p w14:paraId="3746FF94" w14:textId="77777777" w:rsidR="002F5B65" w:rsidRDefault="002F5B65">
      <w:pPr>
        <w:spacing w:after="0" w:line="360" w:lineRule="auto"/>
        <w:jc w:val="both"/>
        <w:rPr>
          <w:rFonts w:ascii="Times New Roman" w:hAnsi="Times New Roman" w:cs="Times New Roman"/>
          <w:b/>
          <w:bCs/>
          <w:sz w:val="24"/>
          <w:szCs w:val="24"/>
          <w:lang w:val="en-US"/>
        </w:rPr>
      </w:pPr>
    </w:p>
    <w:p w14:paraId="39C7AD74" w14:textId="77777777" w:rsidR="002F5B65" w:rsidRDefault="002F5B65">
      <w:pPr>
        <w:spacing w:after="0" w:line="360" w:lineRule="auto"/>
        <w:jc w:val="both"/>
        <w:rPr>
          <w:rFonts w:ascii="Times New Roman" w:hAnsi="Times New Roman" w:cs="Times New Roman"/>
          <w:b/>
          <w:bCs/>
          <w:sz w:val="24"/>
          <w:szCs w:val="24"/>
          <w:lang w:val="en-US"/>
        </w:rPr>
      </w:pPr>
    </w:p>
    <w:p w14:paraId="3C560911" w14:textId="77777777" w:rsidR="002F5B65" w:rsidRDefault="002F5B65">
      <w:pPr>
        <w:spacing w:after="0" w:line="360" w:lineRule="auto"/>
        <w:jc w:val="both"/>
        <w:rPr>
          <w:rFonts w:ascii="Times New Roman" w:hAnsi="Times New Roman" w:cs="Times New Roman"/>
          <w:b/>
          <w:bCs/>
          <w:sz w:val="24"/>
          <w:szCs w:val="24"/>
          <w:lang w:val="en-US"/>
        </w:rPr>
      </w:pPr>
    </w:p>
    <w:p w14:paraId="4BA6A76B" w14:textId="77777777" w:rsidR="002F5B65" w:rsidRDefault="002F5B65">
      <w:pPr>
        <w:spacing w:after="0" w:line="360" w:lineRule="auto"/>
        <w:jc w:val="both"/>
        <w:rPr>
          <w:rFonts w:ascii="Times New Roman" w:hAnsi="Times New Roman" w:cs="Times New Roman"/>
          <w:b/>
          <w:bCs/>
          <w:sz w:val="24"/>
          <w:szCs w:val="24"/>
          <w:lang w:val="en-US"/>
        </w:rPr>
      </w:pPr>
    </w:p>
    <w:p w14:paraId="53719055" w14:textId="77777777" w:rsidR="002F5B65" w:rsidRDefault="002F5B65">
      <w:pPr>
        <w:spacing w:after="0" w:line="360" w:lineRule="auto"/>
        <w:jc w:val="both"/>
        <w:rPr>
          <w:rFonts w:ascii="Times New Roman" w:hAnsi="Times New Roman" w:cs="Times New Roman"/>
          <w:b/>
          <w:bCs/>
          <w:sz w:val="24"/>
          <w:szCs w:val="24"/>
          <w:lang w:val="en-US"/>
        </w:rPr>
      </w:pPr>
    </w:p>
    <w:p w14:paraId="46BAEC43" w14:textId="77777777" w:rsidR="002F5B65" w:rsidRDefault="004252FF">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4F249C6E" wp14:editId="4A920AA4">
            <wp:extent cx="5851525" cy="4131310"/>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7"/>
                    <a:stretch>
                      <a:fillRect/>
                    </a:stretch>
                  </pic:blipFill>
                  <pic:spPr bwMode="auto">
                    <a:xfrm>
                      <a:off x="0" y="0"/>
                      <a:ext cx="5851525" cy="4131310"/>
                    </a:xfrm>
                    <a:prstGeom prst="rect">
                      <a:avLst/>
                    </a:prstGeom>
                  </pic:spPr>
                </pic:pic>
              </a:graphicData>
            </a:graphic>
          </wp:inline>
        </w:drawing>
      </w:r>
    </w:p>
    <w:p w14:paraId="0C06A8F3" w14:textId="3A3859B8"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3. </w:t>
      </w:r>
      <w:r>
        <w:rPr>
          <w:rFonts w:ascii="Times New Roman" w:hAnsi="Times New Roman" w:cs="Times New Roman"/>
          <w:sz w:val="24"/>
          <w:szCs w:val="24"/>
          <w:lang w:val="en-US"/>
        </w:rPr>
        <w:t xml:space="preserve">True age versus phylogenetic age at low and high extinction fraction for bifurcating and budding speciation. Each point represents a species and both ages, true and phylogenetic, are scaled to the root age of the correspondent phylogenetic tree. </w:t>
      </w:r>
    </w:p>
    <w:p w14:paraId="768C2740" w14:textId="77777777" w:rsidR="002F5B65" w:rsidRDefault="002F5B65">
      <w:pPr>
        <w:spacing w:after="0" w:line="360" w:lineRule="auto"/>
        <w:jc w:val="both"/>
        <w:rPr>
          <w:rFonts w:ascii="Times New Roman" w:hAnsi="Times New Roman" w:cs="Times New Roman"/>
          <w:b/>
          <w:bCs/>
          <w:sz w:val="24"/>
          <w:szCs w:val="24"/>
          <w:lang w:val="en-US"/>
        </w:rPr>
      </w:pPr>
    </w:p>
    <w:p w14:paraId="79CAAC32" w14:textId="77777777" w:rsidR="002F5B65" w:rsidRDefault="002F5B65">
      <w:pPr>
        <w:spacing w:after="0" w:line="360" w:lineRule="auto"/>
        <w:jc w:val="both"/>
        <w:rPr>
          <w:rFonts w:ascii="Times New Roman" w:hAnsi="Times New Roman" w:cs="Times New Roman"/>
          <w:b/>
          <w:bCs/>
          <w:sz w:val="24"/>
          <w:szCs w:val="24"/>
          <w:lang w:val="en-US"/>
        </w:rPr>
      </w:pPr>
    </w:p>
    <w:p w14:paraId="6F3CF45F" w14:textId="77777777" w:rsidR="002F5B65" w:rsidRDefault="002F5B65">
      <w:pPr>
        <w:spacing w:after="0" w:line="360" w:lineRule="auto"/>
        <w:jc w:val="both"/>
        <w:rPr>
          <w:rFonts w:ascii="Times New Roman" w:hAnsi="Times New Roman" w:cs="Times New Roman"/>
          <w:b/>
          <w:bCs/>
          <w:sz w:val="24"/>
          <w:szCs w:val="24"/>
          <w:lang w:val="en-US"/>
        </w:rPr>
      </w:pPr>
    </w:p>
    <w:p w14:paraId="1077C43F" w14:textId="77777777" w:rsidR="002F5B65" w:rsidRDefault="002F5B65">
      <w:pPr>
        <w:spacing w:after="0" w:line="360" w:lineRule="auto"/>
        <w:jc w:val="both"/>
        <w:rPr>
          <w:rFonts w:ascii="Times New Roman" w:hAnsi="Times New Roman" w:cs="Times New Roman"/>
          <w:b/>
          <w:bCs/>
          <w:sz w:val="24"/>
          <w:szCs w:val="24"/>
          <w:lang w:val="en-US"/>
        </w:rPr>
      </w:pPr>
    </w:p>
    <w:p w14:paraId="5DB04F5F" w14:textId="77777777" w:rsidR="002F5B65" w:rsidRDefault="002F5B65">
      <w:pPr>
        <w:spacing w:after="0" w:line="360" w:lineRule="auto"/>
        <w:jc w:val="both"/>
        <w:rPr>
          <w:rFonts w:ascii="Times New Roman" w:hAnsi="Times New Roman" w:cs="Times New Roman"/>
          <w:b/>
          <w:bCs/>
          <w:sz w:val="24"/>
          <w:szCs w:val="24"/>
          <w:lang w:val="en-US"/>
        </w:rPr>
      </w:pPr>
    </w:p>
    <w:p w14:paraId="4FE1C8FA" w14:textId="77777777" w:rsidR="002F5B65" w:rsidRDefault="002F5B65">
      <w:pPr>
        <w:spacing w:after="0" w:line="360" w:lineRule="auto"/>
        <w:jc w:val="both"/>
        <w:rPr>
          <w:rFonts w:ascii="Times New Roman" w:hAnsi="Times New Roman" w:cs="Times New Roman"/>
          <w:b/>
          <w:bCs/>
          <w:sz w:val="24"/>
          <w:szCs w:val="24"/>
          <w:lang w:val="en-US"/>
        </w:rPr>
      </w:pPr>
    </w:p>
    <w:p w14:paraId="23E7F404" w14:textId="77777777" w:rsidR="002F5B65" w:rsidRDefault="002F5B65">
      <w:pPr>
        <w:spacing w:after="0" w:line="360" w:lineRule="auto"/>
        <w:jc w:val="both"/>
        <w:rPr>
          <w:rFonts w:ascii="Times New Roman" w:hAnsi="Times New Roman" w:cs="Times New Roman"/>
          <w:b/>
          <w:bCs/>
          <w:sz w:val="24"/>
          <w:szCs w:val="24"/>
          <w:lang w:val="en-US"/>
        </w:rPr>
      </w:pPr>
    </w:p>
    <w:p w14:paraId="14890516" w14:textId="77777777" w:rsidR="002F5B65" w:rsidRDefault="002F5B65">
      <w:pPr>
        <w:spacing w:after="0" w:line="360" w:lineRule="auto"/>
        <w:jc w:val="both"/>
        <w:rPr>
          <w:rFonts w:ascii="Times New Roman" w:hAnsi="Times New Roman" w:cs="Times New Roman"/>
          <w:b/>
          <w:bCs/>
          <w:sz w:val="24"/>
          <w:szCs w:val="24"/>
          <w:lang w:val="en-US"/>
        </w:rPr>
      </w:pPr>
    </w:p>
    <w:p w14:paraId="6794E958" w14:textId="77777777" w:rsidR="002F5B65" w:rsidRDefault="002F5B65">
      <w:pPr>
        <w:spacing w:after="0" w:line="360" w:lineRule="auto"/>
        <w:jc w:val="both"/>
        <w:rPr>
          <w:rFonts w:ascii="Times New Roman" w:hAnsi="Times New Roman" w:cs="Times New Roman"/>
          <w:b/>
          <w:bCs/>
          <w:sz w:val="24"/>
          <w:szCs w:val="24"/>
          <w:lang w:val="en-US"/>
        </w:rPr>
      </w:pPr>
    </w:p>
    <w:p w14:paraId="56C8B254" w14:textId="77777777" w:rsidR="002F5B65" w:rsidRDefault="002F5B65">
      <w:pPr>
        <w:spacing w:after="0" w:line="360" w:lineRule="auto"/>
        <w:jc w:val="both"/>
        <w:rPr>
          <w:rFonts w:ascii="Times New Roman" w:hAnsi="Times New Roman" w:cs="Times New Roman"/>
          <w:b/>
          <w:bCs/>
          <w:sz w:val="24"/>
          <w:szCs w:val="24"/>
          <w:lang w:val="en-US"/>
        </w:rPr>
      </w:pPr>
    </w:p>
    <w:p w14:paraId="6C6E26CA" w14:textId="77777777" w:rsidR="002F5B65" w:rsidRDefault="002F5B65">
      <w:pPr>
        <w:spacing w:after="0" w:line="360" w:lineRule="auto"/>
        <w:jc w:val="both"/>
        <w:rPr>
          <w:rFonts w:ascii="Times New Roman" w:hAnsi="Times New Roman" w:cs="Times New Roman"/>
          <w:b/>
          <w:bCs/>
          <w:sz w:val="24"/>
          <w:szCs w:val="24"/>
          <w:lang w:val="en-US"/>
        </w:rPr>
      </w:pPr>
    </w:p>
    <w:p w14:paraId="58D31143" w14:textId="77777777" w:rsidR="002F5B65" w:rsidRDefault="002F5B65">
      <w:pPr>
        <w:spacing w:after="0" w:line="360" w:lineRule="auto"/>
        <w:jc w:val="both"/>
        <w:rPr>
          <w:rFonts w:ascii="Times New Roman" w:hAnsi="Times New Roman" w:cs="Times New Roman"/>
          <w:b/>
          <w:bCs/>
          <w:sz w:val="24"/>
          <w:szCs w:val="24"/>
          <w:lang w:val="en-US"/>
        </w:rPr>
      </w:pPr>
    </w:p>
    <w:p w14:paraId="344A172D" w14:textId="3E817B7F" w:rsidR="002F5B65" w:rsidRDefault="00C67857">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86B9A1F" wp14:editId="48C2137B">
            <wp:extent cx="5462912" cy="3642969"/>
            <wp:effectExtent l="0" t="0" r="4445" b="0"/>
            <wp:docPr id="1982385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85129" name="Imagen 19823851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65990" cy="3645021"/>
                    </a:xfrm>
                    <a:prstGeom prst="rect">
                      <a:avLst/>
                    </a:prstGeom>
                  </pic:spPr>
                </pic:pic>
              </a:graphicData>
            </a:graphic>
          </wp:inline>
        </w:drawing>
      </w:r>
    </w:p>
    <w:p w14:paraId="1967D90A" w14:textId="776150ED"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4. </w:t>
      </w:r>
      <w:r>
        <w:rPr>
          <w:rFonts w:ascii="Times New Roman" w:hAnsi="Times New Roman" w:cs="Times New Roman"/>
          <w:sz w:val="24"/>
          <w:szCs w:val="24"/>
          <w:lang w:val="en-US"/>
        </w:rPr>
        <w:t xml:space="preserve">Error in equating phylogenetic age with </w:t>
      </w:r>
      <w:r w:rsidR="00E5702E">
        <w:rPr>
          <w:rFonts w:ascii="Times New Roman" w:hAnsi="Times New Roman" w:cs="Times New Roman"/>
          <w:sz w:val="24"/>
          <w:szCs w:val="24"/>
          <w:lang w:val="en-US"/>
        </w:rPr>
        <w:t xml:space="preserve">true </w:t>
      </w:r>
      <w:r>
        <w:rPr>
          <w:rFonts w:ascii="Times New Roman" w:hAnsi="Times New Roman" w:cs="Times New Roman"/>
          <w:sz w:val="24"/>
          <w:szCs w:val="24"/>
          <w:lang w:val="en-US"/>
        </w:rPr>
        <w:t xml:space="preserve">age. The error was quantified as mean absolute percentage error (MAPE) between the true and phylogenetic ages across all species for each tree simulated under bifurcating and budding speciation. Each dot represents one replicate of the 300 trees for each speciation mode using different rates of speciation and extinction fraction. </w:t>
      </w:r>
    </w:p>
    <w:p w14:paraId="3FFE173F" w14:textId="77777777" w:rsidR="002F5B65" w:rsidRDefault="002F5B65">
      <w:pPr>
        <w:spacing w:after="0" w:line="360" w:lineRule="auto"/>
        <w:jc w:val="both"/>
        <w:rPr>
          <w:rFonts w:ascii="Times New Roman" w:hAnsi="Times New Roman" w:cs="Times New Roman"/>
          <w:b/>
          <w:bCs/>
          <w:sz w:val="24"/>
          <w:szCs w:val="24"/>
          <w:lang w:val="en-US"/>
        </w:rPr>
      </w:pPr>
    </w:p>
    <w:p w14:paraId="11CE91B9" w14:textId="77777777" w:rsidR="002F5B65" w:rsidRPr="00DB3754" w:rsidRDefault="002F5B65">
      <w:pPr>
        <w:spacing w:after="0" w:line="360" w:lineRule="auto"/>
        <w:jc w:val="both"/>
        <w:rPr>
          <w:lang w:val="en-US"/>
        </w:rPr>
      </w:pPr>
    </w:p>
    <w:p w14:paraId="3CB924C6" w14:textId="77777777" w:rsidR="002F5B65" w:rsidRPr="00DB3754" w:rsidRDefault="002F5B65">
      <w:pPr>
        <w:spacing w:after="0" w:line="360" w:lineRule="auto"/>
        <w:jc w:val="both"/>
        <w:rPr>
          <w:lang w:val="en-US"/>
        </w:rPr>
      </w:pPr>
    </w:p>
    <w:p w14:paraId="25C48D1C" w14:textId="77777777" w:rsidR="002F5B65" w:rsidRPr="00DB3754" w:rsidRDefault="002F5B65">
      <w:pPr>
        <w:spacing w:after="0" w:line="360" w:lineRule="auto"/>
        <w:jc w:val="both"/>
        <w:rPr>
          <w:lang w:val="en-US"/>
        </w:rPr>
      </w:pPr>
    </w:p>
    <w:p w14:paraId="00662219" w14:textId="77777777" w:rsidR="002F5B65" w:rsidRPr="00DB3754" w:rsidRDefault="002F5B65">
      <w:pPr>
        <w:spacing w:after="0" w:line="360" w:lineRule="auto"/>
        <w:jc w:val="both"/>
        <w:rPr>
          <w:lang w:val="en-US"/>
        </w:rPr>
      </w:pPr>
    </w:p>
    <w:p w14:paraId="6936D206" w14:textId="77777777" w:rsidR="002F5B65" w:rsidRPr="00DB3754" w:rsidRDefault="002F5B65">
      <w:pPr>
        <w:spacing w:after="0" w:line="360" w:lineRule="auto"/>
        <w:jc w:val="both"/>
        <w:rPr>
          <w:lang w:val="en-US"/>
        </w:rPr>
      </w:pPr>
    </w:p>
    <w:p w14:paraId="7724322E" w14:textId="77777777" w:rsidR="002F5B65" w:rsidRPr="00DB3754" w:rsidRDefault="002F5B65">
      <w:pPr>
        <w:spacing w:after="0" w:line="360" w:lineRule="auto"/>
        <w:jc w:val="both"/>
        <w:rPr>
          <w:lang w:val="en-US"/>
        </w:rPr>
      </w:pPr>
    </w:p>
    <w:p w14:paraId="42A5FC8E" w14:textId="77777777" w:rsidR="002F5B65" w:rsidRPr="00DB3754" w:rsidRDefault="002F5B65">
      <w:pPr>
        <w:spacing w:after="0" w:line="360" w:lineRule="auto"/>
        <w:jc w:val="both"/>
        <w:rPr>
          <w:lang w:val="en-US"/>
        </w:rPr>
      </w:pPr>
    </w:p>
    <w:p w14:paraId="74D6B883" w14:textId="77777777" w:rsidR="002F5B65" w:rsidRPr="00DB3754" w:rsidRDefault="002F5B65">
      <w:pPr>
        <w:spacing w:after="0" w:line="360" w:lineRule="auto"/>
        <w:jc w:val="both"/>
        <w:rPr>
          <w:lang w:val="en-US"/>
        </w:rPr>
      </w:pPr>
    </w:p>
    <w:p w14:paraId="6C716D20" w14:textId="77777777" w:rsidR="002F5B65" w:rsidRPr="00DB3754" w:rsidRDefault="002F5B65">
      <w:pPr>
        <w:spacing w:after="0" w:line="360" w:lineRule="auto"/>
        <w:jc w:val="both"/>
        <w:rPr>
          <w:lang w:val="en-US"/>
        </w:rPr>
      </w:pPr>
    </w:p>
    <w:p w14:paraId="5674686C" w14:textId="77777777" w:rsidR="002F5B65" w:rsidRPr="00DB3754" w:rsidRDefault="002F5B65">
      <w:pPr>
        <w:spacing w:after="0" w:line="360" w:lineRule="auto"/>
        <w:jc w:val="both"/>
        <w:rPr>
          <w:lang w:val="en-US"/>
        </w:rPr>
      </w:pPr>
    </w:p>
    <w:p w14:paraId="4AD6E48E" w14:textId="77777777" w:rsidR="002F5B65" w:rsidRPr="00DB3754" w:rsidRDefault="002F5B65">
      <w:pPr>
        <w:spacing w:after="0" w:line="360" w:lineRule="auto"/>
        <w:jc w:val="both"/>
        <w:rPr>
          <w:lang w:val="en-US"/>
        </w:rPr>
      </w:pPr>
    </w:p>
    <w:p w14:paraId="35725E90" w14:textId="3EDABD10" w:rsidR="002F5B65" w:rsidRDefault="00CF3811">
      <w:pPr>
        <w:spacing w:after="0" w:line="360" w:lineRule="auto"/>
        <w:jc w:val="both"/>
      </w:pPr>
      <w:r>
        <w:rPr>
          <w:noProof/>
        </w:rPr>
        <w:lastRenderedPageBreak/>
        <w:drawing>
          <wp:inline distT="0" distB="0" distL="0" distR="0" wp14:anchorId="6893E68D" wp14:editId="561D41B5">
            <wp:extent cx="5612130" cy="3962400"/>
            <wp:effectExtent l="0" t="0" r="7620" b="0"/>
            <wp:docPr id="13169639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63909" name="Imagen 13169639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962400"/>
                    </a:xfrm>
                    <a:prstGeom prst="rect">
                      <a:avLst/>
                    </a:prstGeom>
                  </pic:spPr>
                </pic:pic>
              </a:graphicData>
            </a:graphic>
          </wp:inline>
        </w:drawing>
      </w:r>
    </w:p>
    <w:p w14:paraId="7FA27A5F" w14:textId="2081B401" w:rsidR="002F5B65" w:rsidRDefault="002F5B65">
      <w:pPr>
        <w:spacing w:after="0" w:line="360" w:lineRule="auto"/>
        <w:jc w:val="both"/>
      </w:pPr>
    </w:p>
    <w:p w14:paraId="173D9A55" w14:textId="7FB3DB9F" w:rsidR="002F5B65" w:rsidRDefault="0019202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 </w:t>
      </w:r>
      <w:r w:rsidR="00907524">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Effect of incomplete taxon sampling </w:t>
      </w:r>
      <w:r w:rsidR="00097E90">
        <w:rPr>
          <w:rFonts w:ascii="Times New Roman" w:hAnsi="Times New Roman" w:cs="Times New Roman"/>
          <w:sz w:val="24"/>
          <w:szCs w:val="24"/>
          <w:lang w:val="en-US"/>
        </w:rPr>
        <w:t xml:space="preserve">and extinction </w:t>
      </w:r>
      <w:r>
        <w:rPr>
          <w:rFonts w:ascii="Times New Roman" w:hAnsi="Times New Roman" w:cs="Times New Roman"/>
          <w:sz w:val="24"/>
          <w:szCs w:val="24"/>
          <w:lang w:val="en-US"/>
        </w:rPr>
        <w:t xml:space="preserve">on error in species ages. Error in equating the phylogenetic age with true species age for </w:t>
      </w:r>
      <w:r w:rsidR="00907524">
        <w:rPr>
          <w:rFonts w:ascii="Times New Roman" w:hAnsi="Times New Roman" w:cs="Times New Roman"/>
          <w:sz w:val="24"/>
          <w:szCs w:val="24"/>
          <w:lang w:val="en-US"/>
        </w:rPr>
        <w:t>the fully sampled phylogeny, and 25% and 50% of missing extant species, in</w:t>
      </w:r>
      <w:r>
        <w:rPr>
          <w:rFonts w:ascii="Times New Roman" w:hAnsi="Times New Roman" w:cs="Times New Roman"/>
          <w:sz w:val="24"/>
          <w:szCs w:val="24"/>
          <w:lang w:val="en-US"/>
        </w:rPr>
        <w:t xml:space="preserve"> </w:t>
      </w:r>
      <w:r w:rsidR="00097E90">
        <w:rPr>
          <w:rFonts w:ascii="Times New Roman" w:hAnsi="Times New Roman" w:cs="Times New Roman"/>
          <w:sz w:val="24"/>
          <w:szCs w:val="24"/>
          <w:lang w:val="en-US"/>
        </w:rPr>
        <w:t>the three extinction scenarios (no extinction, intermediate, and high; from left to right)</w:t>
      </w:r>
      <w:r>
        <w:rPr>
          <w:rFonts w:ascii="Times New Roman" w:hAnsi="Times New Roman" w:cs="Times New Roman"/>
          <w:sz w:val="24"/>
          <w:szCs w:val="24"/>
          <w:lang w:val="en-US"/>
        </w:rPr>
        <w:t>. The error was quantified as mean absolute percentage error (MAPE) between the true phylogenetic ages across 100 species for each of 1000 trees for each missing species scenario simulated under bifurcating speciation.</w:t>
      </w:r>
    </w:p>
    <w:p w14:paraId="31566042" w14:textId="77777777" w:rsidR="002F5B65" w:rsidRPr="00DB3754" w:rsidRDefault="002F5B65">
      <w:pPr>
        <w:spacing w:after="0" w:line="360" w:lineRule="auto"/>
        <w:jc w:val="both"/>
        <w:rPr>
          <w:lang w:val="en-US"/>
        </w:rPr>
      </w:pPr>
    </w:p>
    <w:p w14:paraId="59B7925A" w14:textId="303A3D77" w:rsidR="002F5B65" w:rsidRDefault="00ED16B5">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554D72C" wp14:editId="497FD959">
            <wp:extent cx="5612130" cy="5419725"/>
            <wp:effectExtent l="0" t="0" r="7620" b="9525"/>
            <wp:docPr id="1287345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45362" name="Imagen 12873453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5419725"/>
                    </a:xfrm>
                    <a:prstGeom prst="rect">
                      <a:avLst/>
                    </a:prstGeom>
                  </pic:spPr>
                </pic:pic>
              </a:graphicData>
            </a:graphic>
          </wp:inline>
        </w:drawing>
      </w:r>
    </w:p>
    <w:p w14:paraId="72766062" w14:textId="7F244809" w:rsidR="002F5B65" w:rsidRDefault="0019202E" w:rsidP="00E575CE">
      <w:pPr>
        <w:spacing w:after="0" w:line="360" w:lineRule="auto"/>
        <w:jc w:val="both"/>
        <w:rPr>
          <w:rFonts w:ascii="Times New Roman" w:hAnsi="Times New Roman" w:cs="Times New Roman"/>
          <w:b/>
          <w:bCs/>
          <w:sz w:val="24"/>
          <w:szCs w:val="24"/>
          <w:lang w:val="en-US"/>
        </w:rPr>
      </w:pPr>
      <w:bookmarkStart w:id="7" w:name="_Hlk150537746"/>
      <w:r>
        <w:rPr>
          <w:rFonts w:ascii="Times New Roman" w:hAnsi="Times New Roman" w:cs="Times New Roman"/>
          <w:b/>
          <w:bCs/>
          <w:sz w:val="24"/>
          <w:szCs w:val="24"/>
          <w:lang w:val="en-US"/>
        </w:rPr>
        <w:t xml:space="preserve">Fig. </w:t>
      </w:r>
      <w:r w:rsidR="0000567C">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Performance of </w:t>
      </w:r>
      <w:r w:rsidR="0000567C">
        <w:rPr>
          <w:rFonts w:ascii="Times New Roman" w:hAnsi="Times New Roman" w:cs="Times New Roman"/>
          <w:sz w:val="24"/>
          <w:szCs w:val="24"/>
          <w:lang w:val="en-US"/>
        </w:rPr>
        <w:t>the</w:t>
      </w:r>
      <w:r>
        <w:rPr>
          <w:rFonts w:ascii="Times New Roman" w:hAnsi="Times New Roman" w:cs="Times New Roman"/>
          <w:sz w:val="24"/>
          <w:szCs w:val="24"/>
          <w:lang w:val="en-US"/>
        </w:rPr>
        <w:t xml:space="preserve"> probabilistic age estimator.</w:t>
      </w:r>
      <w:r w:rsidR="0000567C">
        <w:rPr>
          <w:rFonts w:ascii="Times New Roman" w:hAnsi="Times New Roman" w:cs="Times New Roman"/>
          <w:sz w:val="24"/>
          <w:szCs w:val="24"/>
          <w:lang w:val="en-US"/>
        </w:rPr>
        <w:t xml:space="preserve"> </w:t>
      </w:r>
      <w:r w:rsidR="0000567C">
        <w:rPr>
          <w:rFonts w:ascii="Times New Roman" w:eastAsia="DengXian" w:hAnsi="Times New Roman" w:cs="Times New Roman"/>
          <w:sz w:val="24"/>
          <w:szCs w:val="24"/>
          <w:lang w:val="en-US"/>
        </w:rPr>
        <w:t xml:space="preserve">ΔMAPE for the three extinction scenarios </w:t>
      </w:r>
      <w:r w:rsidR="0000567C">
        <w:rPr>
          <w:rFonts w:ascii="Times New Roman" w:hAnsi="Times New Roman" w:cs="Times New Roman"/>
          <w:sz w:val="24"/>
          <w:szCs w:val="24"/>
          <w:lang w:val="en-US"/>
        </w:rPr>
        <w:t xml:space="preserve">(low, intermediate, and high; from left to right) </w:t>
      </w:r>
      <w:r w:rsidR="007840AE">
        <w:rPr>
          <w:rFonts w:ascii="Times New Roman" w:hAnsi="Times New Roman" w:cs="Times New Roman"/>
          <w:sz w:val="24"/>
          <w:szCs w:val="24"/>
          <w:lang w:val="en-US"/>
        </w:rPr>
        <w:t xml:space="preserve">and the three sampling scenarios (full, 25%, and 50% missing species; from up to down) </w:t>
      </w:r>
      <w:r w:rsidR="0000567C">
        <w:rPr>
          <w:rFonts w:ascii="Times New Roman" w:eastAsia="DengXian" w:hAnsi="Times New Roman" w:cs="Times New Roman"/>
          <w:sz w:val="24"/>
          <w:szCs w:val="24"/>
          <w:lang w:val="en-US"/>
        </w:rPr>
        <w:t xml:space="preserve">was quantified as the difference of the </w:t>
      </w:r>
      <w:r w:rsidR="0000567C">
        <w:rPr>
          <w:rFonts w:ascii="Times New Roman" w:hAnsi="Times New Roman" w:cs="Times New Roman"/>
          <w:sz w:val="24"/>
          <w:szCs w:val="24"/>
          <w:lang w:val="en-US"/>
        </w:rPr>
        <w:t>mean absolute percentage error (MAPE) of the probabili</w:t>
      </w:r>
      <w:r w:rsidR="004844D1">
        <w:rPr>
          <w:rFonts w:ascii="Times New Roman" w:hAnsi="Times New Roman" w:cs="Times New Roman"/>
          <w:sz w:val="24"/>
          <w:szCs w:val="24"/>
          <w:lang w:val="en-US"/>
        </w:rPr>
        <w:t>stic</w:t>
      </w:r>
      <w:r w:rsidR="0000567C">
        <w:rPr>
          <w:rFonts w:ascii="Times New Roman" w:hAnsi="Times New Roman" w:cs="Times New Roman"/>
          <w:sz w:val="24"/>
          <w:szCs w:val="24"/>
          <w:lang w:val="en-US"/>
        </w:rPr>
        <w:t xml:space="preserve"> estimator point estimates (mean and median) and the MAPE of the phylogenetic age. The MAPE</w:t>
      </w:r>
      <w:r w:rsidR="00E575CE">
        <w:rPr>
          <w:rFonts w:ascii="Times New Roman" w:hAnsi="Times New Roman" w:cs="Times New Roman"/>
          <w:sz w:val="24"/>
          <w:szCs w:val="24"/>
          <w:lang w:val="en-US"/>
        </w:rPr>
        <w:t xml:space="preserve"> was quantified as the difference </w:t>
      </w:r>
      <w:r w:rsidR="0000567C">
        <w:rPr>
          <w:rFonts w:ascii="Times New Roman" w:hAnsi="Times New Roman" w:cs="Times New Roman"/>
          <w:sz w:val="24"/>
          <w:szCs w:val="24"/>
          <w:lang w:val="en-US"/>
        </w:rPr>
        <w:t>between the true and point estimates</w:t>
      </w:r>
      <w:r w:rsidR="00E575CE">
        <w:rPr>
          <w:rFonts w:ascii="Times New Roman" w:hAnsi="Times New Roman" w:cs="Times New Roman"/>
          <w:sz w:val="24"/>
          <w:szCs w:val="24"/>
          <w:lang w:val="en-US"/>
        </w:rPr>
        <w:t xml:space="preserve"> (mean and median)</w:t>
      </w:r>
      <w:r w:rsidR="0000567C">
        <w:rPr>
          <w:rFonts w:ascii="Times New Roman" w:hAnsi="Times New Roman" w:cs="Times New Roman"/>
          <w:sz w:val="24"/>
          <w:szCs w:val="24"/>
          <w:lang w:val="en-US"/>
        </w:rPr>
        <w:t xml:space="preserve"> o</w:t>
      </w:r>
      <w:r w:rsidR="006F2DC1">
        <w:rPr>
          <w:rFonts w:ascii="Times New Roman" w:hAnsi="Times New Roman" w:cs="Times New Roman"/>
          <w:sz w:val="24"/>
          <w:szCs w:val="24"/>
          <w:lang w:val="en-US"/>
        </w:rPr>
        <w:t>f</w:t>
      </w:r>
      <w:r w:rsidR="0000567C">
        <w:rPr>
          <w:rFonts w:ascii="Times New Roman" w:hAnsi="Times New Roman" w:cs="Times New Roman"/>
          <w:sz w:val="24"/>
          <w:szCs w:val="24"/>
          <w:lang w:val="en-US"/>
        </w:rPr>
        <w:t xml:space="preserve"> phylogenetic ages </w:t>
      </w:r>
      <w:r w:rsidR="006F2DC1">
        <w:rPr>
          <w:rFonts w:ascii="Times New Roman" w:hAnsi="Times New Roman" w:cs="Times New Roman"/>
          <w:sz w:val="24"/>
          <w:szCs w:val="24"/>
          <w:lang w:val="en-US"/>
        </w:rPr>
        <w:t xml:space="preserve">for </w:t>
      </w:r>
      <w:r w:rsidR="0000567C">
        <w:rPr>
          <w:rFonts w:ascii="Times New Roman" w:hAnsi="Times New Roman" w:cs="Times New Roman"/>
          <w:sz w:val="24"/>
          <w:szCs w:val="24"/>
          <w:lang w:val="en-US"/>
        </w:rPr>
        <w:t xml:space="preserve">100 species </w:t>
      </w:r>
      <w:r w:rsidR="004844D1">
        <w:rPr>
          <w:rFonts w:ascii="Times New Roman" w:hAnsi="Times New Roman" w:cs="Times New Roman"/>
          <w:sz w:val="24"/>
          <w:szCs w:val="24"/>
          <w:lang w:val="en-US"/>
        </w:rPr>
        <w:t>across</w:t>
      </w:r>
      <w:r w:rsidR="0000567C">
        <w:rPr>
          <w:rFonts w:ascii="Times New Roman" w:hAnsi="Times New Roman" w:cs="Times New Roman"/>
          <w:sz w:val="24"/>
          <w:szCs w:val="24"/>
          <w:lang w:val="en-US"/>
        </w:rPr>
        <w:t xml:space="preserve"> 1000 trees for each extinction scenario simulated under bifurcating speciation.</w:t>
      </w:r>
      <w:r w:rsidR="00E575CE">
        <w:rPr>
          <w:rFonts w:ascii="Times New Roman" w:hAnsi="Times New Roman" w:cs="Times New Roman"/>
          <w:sz w:val="24"/>
          <w:szCs w:val="24"/>
          <w:lang w:val="en-US"/>
        </w:rPr>
        <w:t xml:space="preserve"> The red dashed line represents no difference between the compared MAPEs</w:t>
      </w:r>
      <w:r w:rsidR="004844D1">
        <w:rPr>
          <w:rFonts w:ascii="Times New Roman" w:hAnsi="Times New Roman" w:cs="Times New Roman"/>
          <w:sz w:val="24"/>
          <w:szCs w:val="24"/>
          <w:lang w:val="en-US"/>
        </w:rPr>
        <w:t xml:space="preserve">, negative </w:t>
      </w:r>
      <w:r w:rsidR="004844D1">
        <w:rPr>
          <w:rFonts w:ascii="Times New Roman" w:eastAsia="DengXian" w:hAnsi="Times New Roman" w:cs="Times New Roman"/>
          <w:sz w:val="24"/>
          <w:szCs w:val="24"/>
          <w:lang w:val="en-US"/>
        </w:rPr>
        <w:t xml:space="preserve">ΔMAPE values indicate an improvement in the accuracy of the probabilistic </w:t>
      </w:r>
      <w:r w:rsidR="004844D1">
        <w:rPr>
          <w:rFonts w:ascii="Times New Roman" w:eastAsia="DengXian" w:hAnsi="Times New Roman" w:cs="Times New Roman"/>
          <w:sz w:val="24"/>
          <w:szCs w:val="24"/>
          <w:lang w:val="en-US"/>
        </w:rPr>
        <w:lastRenderedPageBreak/>
        <w:t>estimator over the phylogenetic age</w:t>
      </w:r>
      <w:r w:rsidR="00E575CE">
        <w:rPr>
          <w:rFonts w:ascii="Times New Roman" w:hAnsi="Times New Roman" w:cs="Times New Roman"/>
          <w:sz w:val="24"/>
          <w:szCs w:val="24"/>
          <w:lang w:val="en-US"/>
        </w:rPr>
        <w:t xml:space="preserve">. </w:t>
      </w:r>
      <w:r w:rsidR="00085AE8">
        <w:rPr>
          <w:rFonts w:ascii="Times New Roman" w:hAnsi="Times New Roman" w:cs="Times New Roman"/>
          <w:sz w:val="24"/>
          <w:szCs w:val="24"/>
          <w:lang w:val="en-US"/>
        </w:rPr>
        <w:t xml:space="preserve">We note that for clarity, we used different scales for the Y-axis for each sampling fraction. </w:t>
      </w:r>
    </w:p>
    <w:bookmarkEnd w:id="7"/>
    <w:p w14:paraId="4F19F5BA" w14:textId="2ED8D400" w:rsidR="002F5B65" w:rsidRDefault="00BC4BC9">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F49C20A" wp14:editId="0357B5C7">
            <wp:extent cx="5676900" cy="4768850"/>
            <wp:effectExtent l="0" t="0" r="0" b="0"/>
            <wp:docPr id="10039360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36066" name="Imagen 100393606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76900" cy="4768850"/>
                    </a:xfrm>
                    <a:prstGeom prst="rect">
                      <a:avLst/>
                    </a:prstGeom>
                  </pic:spPr>
                </pic:pic>
              </a:graphicData>
            </a:graphic>
          </wp:inline>
        </w:drawing>
      </w:r>
    </w:p>
    <w:p w14:paraId="1B1200F5" w14:textId="511E18FF" w:rsidR="0001048A" w:rsidRDefault="0019202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 </w:t>
      </w:r>
      <w:r w:rsidR="00E575CE">
        <w:rPr>
          <w:rFonts w:ascii="Times New Roman" w:hAnsi="Times New Roman" w:cs="Times New Roman"/>
          <w:b/>
          <w:bCs/>
          <w:sz w:val="24"/>
          <w:szCs w:val="24"/>
          <w:lang w:val="en-US"/>
        </w:rPr>
        <w:t xml:space="preserve">7. </w:t>
      </w:r>
      <w:r w:rsidR="00BC4BC9">
        <w:rPr>
          <w:rFonts w:ascii="Times New Roman" w:hAnsi="Times New Roman" w:cs="Times New Roman"/>
          <w:sz w:val="24"/>
          <w:szCs w:val="24"/>
          <w:lang w:val="en-US"/>
        </w:rPr>
        <w:t>Power to recover an age extinction-risk relationship under different incomplete sampling scenarios.</w:t>
      </w:r>
      <w:r w:rsidR="00BC4BC9" w:rsidRPr="00BC4BC9">
        <w:rPr>
          <w:rFonts w:ascii="Times New Roman" w:hAnsi="Times New Roman" w:cs="Times New Roman"/>
          <w:sz w:val="24"/>
          <w:szCs w:val="24"/>
          <w:lang w:val="en-US"/>
        </w:rPr>
        <w:t xml:space="preserve"> Simulated species ages under an intermediate extinction scenario and assuming bifurcating speciation were binned into conservation status categories, which represents an increase in extinction risk by true age (LC = Least Concern; NT = Near Threatened; VU = Vulnerable; EN = Endangered; CR = Critically Endangered</w:t>
      </w:r>
      <w:r w:rsidR="00BC4BC9" w:rsidRPr="000362C3">
        <w:rPr>
          <w:rFonts w:ascii="Times New Roman" w:hAnsi="Times New Roman" w:cs="Times New Roman"/>
          <w:sz w:val="24"/>
          <w:szCs w:val="24"/>
          <w:lang w:val="en-US"/>
        </w:rPr>
        <w:t xml:space="preserve">). </w:t>
      </w:r>
      <w:r w:rsidR="00BC4BC9" w:rsidRPr="000A5F90">
        <w:rPr>
          <w:rFonts w:ascii="Times New Roman" w:hAnsi="Times New Roman" w:cs="Times New Roman"/>
          <w:sz w:val="24"/>
          <w:szCs w:val="24"/>
          <w:lang w:val="en-US"/>
        </w:rPr>
        <w:t>We used the phylogenetic age (orange), the mean age (green), and median age (purple) obtained from our function’s point estimates to calculate the mean age per conservation status category and assess if every mean age increases in comparison with the previous category with lower extinction risk</w:t>
      </w:r>
      <w:r w:rsidR="00BC4BC9" w:rsidRPr="000362C3">
        <w:rPr>
          <w:rFonts w:ascii="Times New Roman" w:hAnsi="Times New Roman" w:cs="Times New Roman"/>
          <w:sz w:val="24"/>
          <w:szCs w:val="24"/>
          <w:lang w:val="en-US"/>
        </w:rPr>
        <w:t>.</w:t>
      </w:r>
      <w:r w:rsidR="00BC4BC9">
        <w:rPr>
          <w:rFonts w:ascii="Times New Roman" w:hAnsi="Times New Roman" w:cs="Times New Roman"/>
          <w:sz w:val="24"/>
          <w:szCs w:val="24"/>
          <w:lang w:val="en-US"/>
        </w:rPr>
        <w:t xml:space="preserve"> We evaluated this relationship in three sampling scenarios (fully sampled, 25%, and 50% of missing species; from left to right). </w:t>
      </w:r>
      <w:r w:rsidR="00BC4BC9" w:rsidRPr="00BC4BC9">
        <w:rPr>
          <w:rFonts w:ascii="Times New Roman" w:hAnsi="Times New Roman" w:cs="Times New Roman"/>
          <w:sz w:val="24"/>
          <w:szCs w:val="24"/>
          <w:lang w:val="en-US"/>
        </w:rPr>
        <w:t xml:space="preserve">The error rate is the percentage across </w:t>
      </w:r>
      <w:r w:rsidR="00BC4BC9" w:rsidRPr="00BC4BC9">
        <w:rPr>
          <w:rFonts w:ascii="Times New Roman" w:hAnsi="Times New Roman" w:cs="Times New Roman"/>
          <w:sz w:val="24"/>
          <w:szCs w:val="24"/>
          <w:lang w:val="en-US"/>
        </w:rPr>
        <w:lastRenderedPageBreak/>
        <w:t>all 1000 phylogenies where the relationship between the mean ages and the conservation status categories is not always increasing (shown by grey lines).</w:t>
      </w:r>
    </w:p>
    <w:p w14:paraId="6B562600" w14:textId="77777777" w:rsidR="0001048A" w:rsidRDefault="0001048A">
      <w:pPr>
        <w:spacing w:after="0" w:line="360" w:lineRule="auto"/>
        <w:jc w:val="both"/>
        <w:rPr>
          <w:rFonts w:ascii="Times New Roman" w:hAnsi="Times New Roman" w:cs="Times New Roman"/>
          <w:b/>
          <w:bCs/>
          <w:sz w:val="24"/>
          <w:szCs w:val="24"/>
          <w:lang w:val="en-US"/>
        </w:rPr>
      </w:pPr>
    </w:p>
    <w:p w14:paraId="1D5EF5AB" w14:textId="77777777" w:rsidR="002F5B65" w:rsidRDefault="002F5B65">
      <w:pPr>
        <w:spacing w:after="0" w:line="360" w:lineRule="auto"/>
        <w:jc w:val="both"/>
        <w:rPr>
          <w:rFonts w:ascii="Times New Roman" w:hAnsi="Times New Roman" w:cs="Times New Roman"/>
          <w:sz w:val="24"/>
          <w:szCs w:val="24"/>
          <w:lang w:val="en-US"/>
        </w:rPr>
      </w:pPr>
    </w:p>
    <w:p w14:paraId="13B64849" w14:textId="32DEE492" w:rsidR="002F5B65" w:rsidRDefault="00EF4E47">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References</w:t>
      </w:r>
    </w:p>
    <w:p w14:paraId="0C28460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Alroy, J., Marshall, C. R., Bambach, R. K., </w:t>
      </w:r>
      <w:proofErr w:type="spellStart"/>
      <w:r w:rsidRPr="00D87D6F">
        <w:rPr>
          <w:rFonts w:ascii="Times New Roman" w:hAnsi="Times New Roman" w:cs="Times New Roman"/>
          <w:sz w:val="24"/>
          <w:szCs w:val="24"/>
          <w:lang w:val="en-US"/>
        </w:rPr>
        <w:t>Bezusko</w:t>
      </w:r>
      <w:proofErr w:type="spellEnd"/>
      <w:r w:rsidRPr="00D87D6F">
        <w:rPr>
          <w:rFonts w:ascii="Times New Roman" w:hAnsi="Times New Roman" w:cs="Times New Roman"/>
          <w:sz w:val="24"/>
          <w:szCs w:val="24"/>
          <w:lang w:val="en-US"/>
        </w:rPr>
        <w:t xml:space="preserve">, K., Foote, M., </w:t>
      </w:r>
      <w:proofErr w:type="spellStart"/>
      <w:r w:rsidRPr="00D87D6F">
        <w:rPr>
          <w:rFonts w:ascii="Times New Roman" w:hAnsi="Times New Roman" w:cs="Times New Roman"/>
          <w:sz w:val="24"/>
          <w:szCs w:val="24"/>
          <w:lang w:val="en-US"/>
        </w:rPr>
        <w:t>Fürsich</w:t>
      </w:r>
      <w:proofErr w:type="spellEnd"/>
      <w:r w:rsidRPr="00D87D6F">
        <w:rPr>
          <w:rFonts w:ascii="Times New Roman" w:hAnsi="Times New Roman" w:cs="Times New Roman"/>
          <w:sz w:val="24"/>
          <w:szCs w:val="24"/>
          <w:lang w:val="en-US"/>
        </w:rPr>
        <w:t xml:space="preserve">, et al., (2001). Effects of sampling standardization on estimates of phanerozoic marine diversification. </w:t>
      </w:r>
      <w:r w:rsidRPr="00D87D6F">
        <w:rPr>
          <w:rFonts w:ascii="Times New Roman" w:hAnsi="Times New Roman" w:cs="Times New Roman"/>
          <w:i/>
          <w:iCs/>
          <w:sz w:val="24"/>
          <w:szCs w:val="24"/>
          <w:lang w:val="en-US"/>
        </w:rPr>
        <w:t>Proceedings of the National Academy of Sciences of the United States of America</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98</w:t>
      </w:r>
      <w:r w:rsidRPr="00D87D6F">
        <w:rPr>
          <w:rFonts w:ascii="Times New Roman" w:hAnsi="Times New Roman" w:cs="Times New Roman"/>
          <w:sz w:val="24"/>
          <w:szCs w:val="24"/>
          <w:lang w:val="en-US"/>
        </w:rPr>
        <w:t xml:space="preserve">(11), 6261–6266.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10.1073/pnas.111144698</w:t>
      </w:r>
    </w:p>
    <w:p w14:paraId="0013D1B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B3754">
        <w:rPr>
          <w:rFonts w:ascii="Times New Roman" w:hAnsi="Times New Roman" w:cs="Times New Roman"/>
          <w:sz w:val="24"/>
          <w:szCs w:val="24"/>
          <w:lang w:val="pt-BR"/>
        </w:rPr>
        <w:t>Alzate</w:t>
      </w:r>
      <w:proofErr w:type="spellEnd"/>
      <w:r w:rsidRPr="00DB3754">
        <w:rPr>
          <w:rFonts w:ascii="Times New Roman" w:hAnsi="Times New Roman" w:cs="Times New Roman"/>
          <w:sz w:val="24"/>
          <w:szCs w:val="24"/>
          <w:lang w:val="pt-BR"/>
        </w:rPr>
        <w:t xml:space="preserve">, A., </w:t>
      </w:r>
      <w:proofErr w:type="spellStart"/>
      <w:r w:rsidRPr="00DB3754">
        <w:rPr>
          <w:rFonts w:ascii="Times New Roman" w:hAnsi="Times New Roman" w:cs="Times New Roman"/>
          <w:sz w:val="24"/>
          <w:szCs w:val="24"/>
          <w:lang w:val="pt-BR"/>
        </w:rPr>
        <w:t>Rozzi</w:t>
      </w:r>
      <w:proofErr w:type="spellEnd"/>
      <w:r w:rsidRPr="00DB3754">
        <w:rPr>
          <w:rFonts w:ascii="Times New Roman" w:hAnsi="Times New Roman" w:cs="Times New Roman"/>
          <w:sz w:val="24"/>
          <w:szCs w:val="24"/>
          <w:lang w:val="pt-BR"/>
        </w:rPr>
        <w:t xml:space="preserve">, R., Velasco, J. A., Robertson, D. R., </w:t>
      </w:r>
      <w:proofErr w:type="spellStart"/>
      <w:r w:rsidRPr="00DB3754">
        <w:rPr>
          <w:rFonts w:ascii="Times New Roman" w:hAnsi="Times New Roman" w:cs="Times New Roman"/>
          <w:sz w:val="24"/>
          <w:szCs w:val="24"/>
          <w:lang w:val="pt-BR"/>
        </w:rPr>
        <w:t>Zizka</w:t>
      </w:r>
      <w:proofErr w:type="spellEnd"/>
      <w:r w:rsidRPr="00DB3754">
        <w:rPr>
          <w:rFonts w:ascii="Times New Roman" w:hAnsi="Times New Roman" w:cs="Times New Roman"/>
          <w:sz w:val="24"/>
          <w:szCs w:val="24"/>
          <w:lang w:val="pt-BR"/>
        </w:rPr>
        <w:t xml:space="preserve">, A., Tobias, J. A., ... </w:t>
      </w:r>
      <w:r w:rsidRPr="00D87D6F">
        <w:rPr>
          <w:rFonts w:ascii="Times New Roman" w:hAnsi="Times New Roman" w:cs="Times New Roman"/>
          <w:sz w:val="24"/>
          <w:szCs w:val="24"/>
          <w:lang w:val="en-US"/>
        </w:rPr>
        <w:t xml:space="preserve">&amp; </w:t>
      </w:r>
      <w:proofErr w:type="spellStart"/>
      <w:r w:rsidRPr="00D87D6F">
        <w:rPr>
          <w:rFonts w:ascii="Times New Roman" w:hAnsi="Times New Roman" w:cs="Times New Roman"/>
          <w:sz w:val="24"/>
          <w:szCs w:val="24"/>
          <w:lang w:val="en-US"/>
        </w:rPr>
        <w:t>Onstein</w:t>
      </w:r>
      <w:proofErr w:type="spellEnd"/>
      <w:r w:rsidRPr="00D87D6F">
        <w:rPr>
          <w:rFonts w:ascii="Times New Roman" w:hAnsi="Times New Roman" w:cs="Times New Roman"/>
          <w:sz w:val="24"/>
          <w:szCs w:val="24"/>
          <w:lang w:val="en-US"/>
        </w:rPr>
        <w:t>, R. E. (2023). The evolutionary age-range size relationship is modulated by insularity and dispersal in plants and animals</w:t>
      </w:r>
      <w:r w:rsidRPr="00D87D6F">
        <w:rPr>
          <w:rFonts w:ascii="Times New Roman" w:hAnsi="Times New Roman" w:cs="Times New Roman"/>
          <w:i/>
          <w:iCs/>
          <w:sz w:val="24"/>
          <w:szCs w:val="24"/>
          <w:lang w:val="en-US"/>
        </w:rPr>
        <w:t xml:space="preserve">. </w:t>
      </w:r>
      <w:proofErr w:type="spellStart"/>
      <w:r w:rsidRPr="00D87D6F">
        <w:rPr>
          <w:rFonts w:ascii="Times New Roman" w:hAnsi="Times New Roman" w:cs="Times New Roman"/>
          <w:i/>
          <w:iCs/>
          <w:sz w:val="24"/>
          <w:szCs w:val="24"/>
          <w:lang w:val="en-US"/>
        </w:rPr>
        <w:t>bioRxiv</w:t>
      </w:r>
      <w:proofErr w:type="spellEnd"/>
      <w:r w:rsidRPr="00D87D6F">
        <w:rPr>
          <w:rFonts w:ascii="Times New Roman" w:hAnsi="Times New Roman" w:cs="Times New Roman"/>
          <w:sz w:val="24"/>
          <w:szCs w:val="24"/>
          <w:lang w:val="en-US"/>
        </w:rPr>
        <w:t xml:space="preserve">, 2023-11.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10.1101/2023.11.11.566377</w:t>
      </w:r>
    </w:p>
    <w:p w14:paraId="13620CE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Aze, T., Ezard, T. H. G., Purvis, A., </w:t>
      </w:r>
      <w:proofErr w:type="spellStart"/>
      <w:r w:rsidRPr="00D87D6F">
        <w:rPr>
          <w:rFonts w:ascii="Times New Roman" w:hAnsi="Times New Roman" w:cs="Times New Roman"/>
          <w:sz w:val="24"/>
          <w:szCs w:val="24"/>
          <w:lang w:val="en-US"/>
        </w:rPr>
        <w:t>Coxall</w:t>
      </w:r>
      <w:proofErr w:type="spellEnd"/>
      <w:r w:rsidRPr="00D87D6F">
        <w:rPr>
          <w:rFonts w:ascii="Times New Roman" w:hAnsi="Times New Roman" w:cs="Times New Roman"/>
          <w:sz w:val="24"/>
          <w:szCs w:val="24"/>
          <w:lang w:val="en-US"/>
        </w:rPr>
        <w:t xml:space="preserve">, H. K., Stewart, D. R. M., Wade, B. S., &amp; Pearson, P. N. (2011). A phylogeny of Cenozoic </w:t>
      </w:r>
      <w:proofErr w:type="spellStart"/>
      <w:r w:rsidRPr="00D87D6F">
        <w:rPr>
          <w:rFonts w:ascii="Times New Roman" w:hAnsi="Times New Roman" w:cs="Times New Roman"/>
          <w:sz w:val="24"/>
          <w:szCs w:val="24"/>
          <w:lang w:val="en-US"/>
        </w:rPr>
        <w:t>macroperforate</w:t>
      </w:r>
      <w:proofErr w:type="spellEnd"/>
      <w:r w:rsidRPr="00D87D6F">
        <w:rPr>
          <w:rFonts w:ascii="Times New Roman" w:hAnsi="Times New Roman" w:cs="Times New Roman"/>
          <w:sz w:val="24"/>
          <w:szCs w:val="24"/>
          <w:lang w:val="en-US"/>
        </w:rPr>
        <w:t xml:space="preserve"> planktonic foraminifera from fossil data. </w:t>
      </w:r>
      <w:r w:rsidRPr="00D87D6F">
        <w:rPr>
          <w:rFonts w:ascii="Times New Roman" w:hAnsi="Times New Roman" w:cs="Times New Roman"/>
          <w:i/>
          <w:iCs/>
          <w:sz w:val="24"/>
          <w:szCs w:val="24"/>
          <w:lang w:val="en-US"/>
        </w:rPr>
        <w:t>Biological Reviews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86</w:t>
      </w:r>
      <w:r w:rsidRPr="00D87D6F">
        <w:rPr>
          <w:rFonts w:ascii="Times New Roman" w:hAnsi="Times New Roman" w:cs="Times New Roman"/>
          <w:sz w:val="24"/>
          <w:szCs w:val="24"/>
          <w:lang w:val="en-US"/>
        </w:rPr>
        <w:t xml:space="preserve">(4), 900–927.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10.1111/j.1469-185X.</w:t>
      </w:r>
      <w:proofErr w:type="gramStart"/>
      <w:r w:rsidRPr="00D87D6F">
        <w:rPr>
          <w:rFonts w:ascii="Times New Roman" w:hAnsi="Times New Roman" w:cs="Times New Roman"/>
          <w:sz w:val="24"/>
          <w:szCs w:val="24"/>
          <w:lang w:val="en-US"/>
        </w:rPr>
        <w:t>2011.00178.x</w:t>
      </w:r>
      <w:proofErr w:type="gramEnd"/>
    </w:p>
    <w:p w14:paraId="33962AE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Balmford, A. (1996). Extinction filters and current resilience: The significance of past selection pressures for conservation biology. </w:t>
      </w:r>
      <w:r w:rsidRPr="00D87D6F">
        <w:rPr>
          <w:rFonts w:ascii="Times New Roman" w:hAnsi="Times New Roman" w:cs="Times New Roman"/>
          <w:i/>
          <w:iCs/>
          <w:sz w:val="24"/>
          <w:szCs w:val="24"/>
          <w:lang w:val="en-US"/>
        </w:rPr>
        <w:t>Trends in Ecology and Evolution</w:t>
      </w:r>
      <w:r w:rsidRPr="00D87D6F">
        <w:rPr>
          <w:rFonts w:ascii="Times New Roman" w:hAnsi="Times New Roman" w:cs="Times New Roman"/>
          <w:sz w:val="24"/>
          <w:szCs w:val="24"/>
          <w:lang w:val="en-US"/>
        </w:rPr>
        <w:t xml:space="preserve">.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10.1016/0169-5347(96)10026-4</w:t>
      </w:r>
    </w:p>
    <w:p w14:paraId="22F8A26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Bapst, D. W., &amp; Hopkins, M. J. (2017). Comparing cal3 and other a posteriori time-scaling approaches in a case study with the </w:t>
      </w:r>
      <w:proofErr w:type="spellStart"/>
      <w:r w:rsidRPr="00D87D6F">
        <w:rPr>
          <w:rFonts w:ascii="Times New Roman" w:hAnsi="Times New Roman" w:cs="Times New Roman"/>
          <w:sz w:val="24"/>
          <w:szCs w:val="24"/>
          <w:lang w:val="en-US"/>
        </w:rPr>
        <w:t>pterocephaliid</w:t>
      </w:r>
      <w:proofErr w:type="spellEnd"/>
      <w:r w:rsidRPr="00D87D6F">
        <w:rPr>
          <w:rFonts w:ascii="Times New Roman" w:hAnsi="Times New Roman" w:cs="Times New Roman"/>
          <w:sz w:val="24"/>
          <w:szCs w:val="24"/>
          <w:lang w:val="en-US"/>
        </w:rPr>
        <w:t xml:space="preserve"> trilobites. </w:t>
      </w:r>
      <w:r w:rsidRPr="00D87D6F">
        <w:rPr>
          <w:rFonts w:ascii="Times New Roman" w:hAnsi="Times New Roman" w:cs="Times New Roman"/>
          <w:i/>
          <w:iCs/>
          <w:sz w:val="24"/>
          <w:szCs w:val="24"/>
          <w:lang w:val="en-US"/>
        </w:rPr>
        <w:t>Paleobiology, 43</w:t>
      </w:r>
      <w:r w:rsidRPr="00D87D6F">
        <w:rPr>
          <w:rFonts w:ascii="Times New Roman" w:hAnsi="Times New Roman" w:cs="Times New Roman"/>
          <w:sz w:val="24"/>
          <w:szCs w:val="24"/>
          <w:lang w:val="en-US"/>
        </w:rPr>
        <w:t xml:space="preserve">(1), 49-67.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10.1017/pab.2016.34</w:t>
      </w:r>
    </w:p>
    <w:p w14:paraId="377AF973"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Barido-</w:t>
      </w:r>
      <w:proofErr w:type="spellStart"/>
      <w:r w:rsidRPr="00D87D6F">
        <w:rPr>
          <w:rFonts w:ascii="Times New Roman" w:hAnsi="Times New Roman" w:cs="Times New Roman"/>
          <w:sz w:val="24"/>
          <w:szCs w:val="24"/>
          <w:lang w:val="en-US"/>
        </w:rPr>
        <w:t>Sottani</w:t>
      </w:r>
      <w:proofErr w:type="spellEnd"/>
      <w:r w:rsidRPr="00D87D6F">
        <w:rPr>
          <w:rFonts w:ascii="Times New Roman" w:hAnsi="Times New Roman" w:cs="Times New Roman"/>
          <w:sz w:val="24"/>
          <w:szCs w:val="24"/>
          <w:lang w:val="en-US"/>
        </w:rPr>
        <w:t xml:space="preserve">, J., Pett, W., O’Reilly, J. E., &amp; Warnock, R. C. M. (2019). </w:t>
      </w:r>
      <w:proofErr w:type="spellStart"/>
      <w:r w:rsidRPr="00D87D6F">
        <w:rPr>
          <w:rFonts w:ascii="Times New Roman" w:hAnsi="Times New Roman" w:cs="Times New Roman"/>
          <w:sz w:val="24"/>
          <w:szCs w:val="24"/>
          <w:lang w:val="en-US"/>
        </w:rPr>
        <w:t>FossilSim</w:t>
      </w:r>
      <w:proofErr w:type="spellEnd"/>
      <w:r w:rsidRPr="00D87D6F">
        <w:rPr>
          <w:rFonts w:ascii="Times New Roman" w:hAnsi="Times New Roman" w:cs="Times New Roman"/>
          <w:sz w:val="24"/>
          <w:szCs w:val="24"/>
          <w:lang w:val="en-US"/>
        </w:rPr>
        <w:t xml:space="preserve">: An R package for simulating fossil occurrence data under mechanistic models of preservation and recovery. </w:t>
      </w:r>
      <w:r w:rsidRPr="00D87D6F">
        <w:rPr>
          <w:rFonts w:ascii="Times New Roman" w:hAnsi="Times New Roman" w:cs="Times New Roman"/>
          <w:i/>
          <w:iCs/>
          <w:sz w:val="24"/>
          <w:szCs w:val="24"/>
          <w:lang w:val="en-US"/>
        </w:rPr>
        <w:t>Methods in Ecology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10</w:t>
      </w:r>
      <w:r w:rsidRPr="00D87D6F">
        <w:rPr>
          <w:rFonts w:ascii="Times New Roman" w:hAnsi="Times New Roman" w:cs="Times New Roman"/>
          <w:sz w:val="24"/>
          <w:szCs w:val="24"/>
          <w:lang w:val="en-US"/>
        </w:rPr>
        <w:t xml:space="preserve">(6), 835–840.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10.1111/2041-210X.13170</w:t>
      </w:r>
    </w:p>
    <w:p w14:paraId="03C074D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Barraclough, T. G., &amp; Vogler, A. P. (2000). Detecting the geographical pattern of speciation from species-level phylogenies. </w:t>
      </w:r>
      <w:r w:rsidRPr="00D87D6F">
        <w:rPr>
          <w:rFonts w:ascii="Times New Roman" w:hAnsi="Times New Roman" w:cs="Times New Roman"/>
          <w:i/>
          <w:iCs/>
          <w:sz w:val="24"/>
          <w:szCs w:val="24"/>
          <w:lang w:val="en-US"/>
        </w:rPr>
        <w:t>The American Naturalist</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155</w:t>
      </w:r>
      <w:r w:rsidRPr="00D87D6F">
        <w:rPr>
          <w:rFonts w:ascii="Times New Roman" w:hAnsi="Times New Roman" w:cs="Times New Roman"/>
          <w:sz w:val="24"/>
          <w:szCs w:val="24"/>
          <w:lang w:val="en-US"/>
        </w:rPr>
        <w:t xml:space="preserve">(4), 419–434.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10.1086/303332</w:t>
      </w:r>
    </w:p>
    <w:p w14:paraId="094E26B5"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Barraclough, T. G., Vogler, A. P., &amp; Harvey, P. H. (1998). Revealing the factors that </w:t>
      </w:r>
      <w:r w:rsidRPr="00D87D6F">
        <w:rPr>
          <w:rFonts w:ascii="Times New Roman" w:hAnsi="Times New Roman" w:cs="Times New Roman"/>
          <w:sz w:val="24"/>
          <w:szCs w:val="24"/>
          <w:lang w:val="en-US"/>
        </w:rPr>
        <w:lastRenderedPageBreak/>
        <w:t xml:space="preserve">promote speciation. </w:t>
      </w:r>
      <w:r w:rsidRPr="00D87D6F">
        <w:rPr>
          <w:rFonts w:ascii="Times New Roman" w:hAnsi="Times New Roman" w:cs="Times New Roman"/>
          <w:i/>
          <w:iCs/>
          <w:sz w:val="24"/>
          <w:szCs w:val="24"/>
          <w:lang w:val="en-US"/>
        </w:rPr>
        <w:t>Philosophical Transactions of the Royal Society B: Biological Sciences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353</w:t>
      </w:r>
      <w:r w:rsidRPr="00D87D6F">
        <w:rPr>
          <w:rFonts w:ascii="Times New Roman" w:hAnsi="Times New Roman" w:cs="Times New Roman"/>
          <w:sz w:val="24"/>
          <w:szCs w:val="24"/>
          <w:lang w:val="en-US"/>
        </w:rPr>
        <w:t xml:space="preserve">(1366), 241–249.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10.1098/rstb.1998.0206</w:t>
      </w:r>
    </w:p>
    <w:p w14:paraId="162FAAC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Bambach, R. K. (2006). Phanerozoic biodiversity mass extinctions. </w:t>
      </w:r>
      <w:r w:rsidRPr="00D87D6F">
        <w:rPr>
          <w:rFonts w:ascii="Times New Roman" w:hAnsi="Times New Roman" w:cs="Times New Roman"/>
          <w:i/>
          <w:iCs/>
          <w:sz w:val="24"/>
          <w:szCs w:val="24"/>
          <w:lang w:val="en-US"/>
        </w:rPr>
        <w:t>Annual Review of Earth and Planetary Sciences, 34</w:t>
      </w:r>
      <w:r w:rsidRPr="00D87D6F">
        <w:rPr>
          <w:rFonts w:ascii="Times New Roman" w:hAnsi="Times New Roman" w:cs="Times New Roman"/>
          <w:sz w:val="24"/>
          <w:szCs w:val="24"/>
          <w:lang w:val="en-US"/>
        </w:rPr>
        <w:t xml:space="preserve">, 127-155.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10.1146/annurev.earth.33.092203.122654</w:t>
      </w:r>
    </w:p>
    <w:p w14:paraId="3DB635A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Baum, D. A., Smith, S. D. W., &amp; Donovan, S. S. S. (2005). The tree-thinking challenge. </w:t>
      </w:r>
      <w:r w:rsidRPr="00D87D6F">
        <w:rPr>
          <w:rFonts w:ascii="Times New Roman" w:hAnsi="Times New Roman" w:cs="Times New Roman"/>
          <w:i/>
          <w:iCs/>
          <w:sz w:val="24"/>
          <w:szCs w:val="24"/>
          <w:lang w:val="en-US"/>
        </w:rPr>
        <w:t>Science</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310</w:t>
      </w:r>
      <w:r w:rsidRPr="00D87D6F">
        <w:rPr>
          <w:rFonts w:ascii="Times New Roman" w:hAnsi="Times New Roman" w:cs="Times New Roman"/>
          <w:sz w:val="24"/>
          <w:szCs w:val="24"/>
          <w:lang w:val="en-US"/>
        </w:rPr>
        <w:t xml:space="preserve">(5750), 979–980.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10.1126/science.1117727</w:t>
      </w:r>
    </w:p>
    <w:p w14:paraId="12363B5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fr-FR"/>
        </w:rPr>
        <w:t xml:space="preserve">Beaulieu, J. M., &amp; </w:t>
      </w:r>
      <w:proofErr w:type="spellStart"/>
      <w:r w:rsidRPr="00DB3754">
        <w:rPr>
          <w:rFonts w:ascii="Times New Roman" w:hAnsi="Times New Roman" w:cs="Times New Roman"/>
          <w:sz w:val="24"/>
          <w:szCs w:val="24"/>
          <w:lang w:val="fr-FR"/>
        </w:rPr>
        <w:t>O’Meara</w:t>
      </w:r>
      <w:proofErr w:type="spellEnd"/>
      <w:r w:rsidRPr="00DB3754">
        <w:rPr>
          <w:rFonts w:ascii="Times New Roman" w:hAnsi="Times New Roman" w:cs="Times New Roman"/>
          <w:sz w:val="24"/>
          <w:szCs w:val="24"/>
          <w:lang w:val="fr-FR"/>
        </w:rPr>
        <w:t xml:space="preserve">, B. C. (2016). </w:t>
      </w:r>
      <w:r w:rsidRPr="00D87D6F">
        <w:rPr>
          <w:rFonts w:ascii="Times New Roman" w:hAnsi="Times New Roman" w:cs="Times New Roman"/>
          <w:sz w:val="24"/>
          <w:szCs w:val="24"/>
          <w:lang w:val="en-US"/>
        </w:rPr>
        <w:t xml:space="preserve">Detecting hidden diversification shifts in models of trait-dependent speciation and extinction. </w:t>
      </w:r>
      <w:r w:rsidRPr="00D87D6F">
        <w:rPr>
          <w:rFonts w:ascii="Times New Roman" w:hAnsi="Times New Roman" w:cs="Times New Roman"/>
          <w:i/>
          <w:iCs/>
          <w:sz w:val="24"/>
          <w:szCs w:val="24"/>
          <w:lang w:val="en-US"/>
        </w:rPr>
        <w:t>Systematic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65</w:t>
      </w:r>
      <w:r w:rsidRPr="00D87D6F">
        <w:rPr>
          <w:rFonts w:ascii="Times New Roman" w:hAnsi="Times New Roman" w:cs="Times New Roman"/>
          <w:sz w:val="24"/>
          <w:szCs w:val="24"/>
          <w:lang w:val="en-US"/>
        </w:rPr>
        <w:t xml:space="preserve">(4), 583–601.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10.1093/</w:t>
      </w:r>
      <w:proofErr w:type="spellStart"/>
      <w:r w:rsidRPr="00D87D6F">
        <w:rPr>
          <w:rFonts w:ascii="Times New Roman" w:hAnsi="Times New Roman" w:cs="Times New Roman"/>
          <w:sz w:val="24"/>
          <w:szCs w:val="24"/>
          <w:lang w:val="en-US"/>
        </w:rPr>
        <w:t>sysbio</w:t>
      </w:r>
      <w:proofErr w:type="spellEnd"/>
      <w:r w:rsidRPr="00D87D6F">
        <w:rPr>
          <w:rFonts w:ascii="Times New Roman" w:hAnsi="Times New Roman" w:cs="Times New Roman"/>
          <w:sz w:val="24"/>
          <w:szCs w:val="24"/>
          <w:lang w:val="en-US"/>
        </w:rPr>
        <w:t>/syw022</w:t>
      </w:r>
    </w:p>
    <w:p w14:paraId="458E4381"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pt-BR"/>
        </w:rPr>
      </w:pPr>
      <w:r w:rsidRPr="00D87D6F">
        <w:rPr>
          <w:rFonts w:ascii="Times New Roman" w:hAnsi="Times New Roman" w:cs="Times New Roman"/>
          <w:sz w:val="24"/>
          <w:szCs w:val="24"/>
          <w:lang w:val="en-US"/>
        </w:rPr>
        <w:t xml:space="preserve">Benton, M. J. (2013). Origins of biodiversity. </w:t>
      </w:r>
      <w:proofErr w:type="spellStart"/>
      <w:r w:rsidRPr="00DB3754">
        <w:rPr>
          <w:rFonts w:ascii="Times New Roman" w:hAnsi="Times New Roman" w:cs="Times New Roman"/>
          <w:i/>
          <w:iCs/>
          <w:sz w:val="24"/>
          <w:szCs w:val="24"/>
          <w:lang w:val="pt-BR"/>
        </w:rPr>
        <w:t>Palaeontology</w:t>
      </w:r>
      <w:proofErr w:type="spellEnd"/>
      <w:r w:rsidRPr="00DB3754">
        <w:rPr>
          <w:rFonts w:ascii="Times New Roman" w:hAnsi="Times New Roman" w:cs="Times New Roman"/>
          <w:sz w:val="24"/>
          <w:szCs w:val="24"/>
          <w:lang w:val="pt-BR"/>
        </w:rPr>
        <w:t xml:space="preserve">. </w:t>
      </w:r>
      <w:proofErr w:type="spellStart"/>
      <w:r w:rsidRPr="00DB3754">
        <w:rPr>
          <w:rFonts w:ascii="Times New Roman" w:hAnsi="Times New Roman" w:cs="Times New Roman"/>
          <w:sz w:val="24"/>
          <w:szCs w:val="24"/>
          <w:lang w:val="pt-BR"/>
        </w:rPr>
        <w:t>doi</w:t>
      </w:r>
      <w:proofErr w:type="spellEnd"/>
      <w:r w:rsidRPr="00DB3754">
        <w:rPr>
          <w:rFonts w:ascii="Times New Roman" w:hAnsi="Times New Roman" w:cs="Times New Roman"/>
          <w:sz w:val="24"/>
          <w:szCs w:val="24"/>
          <w:lang w:val="pt-BR"/>
        </w:rPr>
        <w:t>: 10.1111/pala.12012</w:t>
      </w:r>
    </w:p>
    <w:p w14:paraId="7DC084B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B3754">
        <w:rPr>
          <w:rFonts w:ascii="Times New Roman" w:hAnsi="Times New Roman" w:cs="Times New Roman"/>
          <w:sz w:val="24"/>
          <w:szCs w:val="24"/>
          <w:lang w:val="pt-BR"/>
        </w:rPr>
        <w:t>Benton</w:t>
      </w:r>
      <w:proofErr w:type="spellEnd"/>
      <w:r w:rsidRPr="00DB3754">
        <w:rPr>
          <w:rFonts w:ascii="Times New Roman" w:hAnsi="Times New Roman" w:cs="Times New Roman"/>
          <w:sz w:val="24"/>
          <w:szCs w:val="24"/>
          <w:lang w:val="pt-BR"/>
        </w:rPr>
        <w:t xml:space="preserve">, M. J. (2016). </w:t>
      </w:r>
      <w:r w:rsidRPr="00D87D6F">
        <w:rPr>
          <w:rFonts w:ascii="Times New Roman" w:hAnsi="Times New Roman" w:cs="Times New Roman"/>
          <w:sz w:val="24"/>
          <w:szCs w:val="24"/>
          <w:lang w:val="en-US"/>
        </w:rPr>
        <w:t xml:space="preserve">Origins of Biodiversity. </w:t>
      </w:r>
      <w:proofErr w:type="spellStart"/>
      <w:r w:rsidRPr="00D87D6F">
        <w:rPr>
          <w:rFonts w:ascii="Times New Roman" w:hAnsi="Times New Roman" w:cs="Times New Roman"/>
          <w:i/>
          <w:iCs/>
          <w:sz w:val="24"/>
          <w:szCs w:val="24"/>
          <w:lang w:val="en-US"/>
        </w:rPr>
        <w:t>PLoS</w:t>
      </w:r>
      <w:proofErr w:type="spellEnd"/>
      <w:r w:rsidRPr="00D87D6F">
        <w:rPr>
          <w:rFonts w:ascii="Times New Roman" w:hAnsi="Times New Roman" w:cs="Times New Roman"/>
          <w:i/>
          <w:iCs/>
          <w:sz w:val="24"/>
          <w:szCs w:val="24"/>
          <w:lang w:val="en-US"/>
        </w:rPr>
        <w:t xml:space="preserve">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14</w:t>
      </w:r>
      <w:r w:rsidRPr="00D87D6F">
        <w:rPr>
          <w:rFonts w:ascii="Times New Roman" w:hAnsi="Times New Roman" w:cs="Times New Roman"/>
          <w:sz w:val="24"/>
          <w:szCs w:val="24"/>
          <w:lang w:val="en-US"/>
        </w:rPr>
        <w:t xml:space="preserve">(11), 1–7.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10.1371/journal.pbio.2000724</w:t>
      </w:r>
    </w:p>
    <w:p w14:paraId="5DB0BDB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Benton, M. J. (2023). Extinctions: How life survives, adapts and evolves. Thames &amp; Hudson.</w:t>
      </w:r>
    </w:p>
    <w:p w14:paraId="606C0AB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Blackwell, M. (2011). The Fungi: 1, 2, 3… 5.1 million </w:t>
      </w:r>
      <w:proofErr w:type="gramStart"/>
      <w:r w:rsidRPr="00D87D6F">
        <w:rPr>
          <w:rFonts w:ascii="Times New Roman" w:hAnsi="Times New Roman" w:cs="Times New Roman"/>
          <w:sz w:val="24"/>
          <w:szCs w:val="24"/>
          <w:lang w:val="en-US"/>
        </w:rPr>
        <w:t>species?.</w:t>
      </w:r>
      <w:proofErr w:type="gramEnd"/>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American journal of botany, 98</w:t>
      </w:r>
      <w:r w:rsidRPr="00D87D6F">
        <w:rPr>
          <w:rFonts w:ascii="Times New Roman" w:hAnsi="Times New Roman" w:cs="Times New Roman"/>
          <w:sz w:val="24"/>
          <w:szCs w:val="24"/>
          <w:lang w:val="en-US"/>
        </w:rPr>
        <w:t xml:space="preserve">(3), 426-438.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10.3732/ajb.1000298</w:t>
      </w:r>
    </w:p>
    <w:p w14:paraId="2BE3455A"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pt-BR"/>
        </w:rPr>
      </w:pPr>
      <w:proofErr w:type="spellStart"/>
      <w:r w:rsidRPr="00DB3754">
        <w:rPr>
          <w:rFonts w:ascii="Times New Roman" w:hAnsi="Times New Roman" w:cs="Times New Roman"/>
          <w:sz w:val="24"/>
          <w:szCs w:val="24"/>
          <w:lang w:val="fr-FR"/>
        </w:rPr>
        <w:t>Brée</w:t>
      </w:r>
      <w:proofErr w:type="spellEnd"/>
      <w:r w:rsidRPr="00DB3754">
        <w:rPr>
          <w:rFonts w:ascii="Times New Roman" w:hAnsi="Times New Roman" w:cs="Times New Roman"/>
          <w:sz w:val="24"/>
          <w:szCs w:val="24"/>
          <w:lang w:val="fr-FR"/>
        </w:rPr>
        <w:t xml:space="preserve">, B., Condamine, F. L., &amp; Guinot, G. (2022). </w:t>
      </w:r>
      <w:r w:rsidRPr="00D87D6F">
        <w:rPr>
          <w:rFonts w:ascii="Times New Roman" w:hAnsi="Times New Roman" w:cs="Times New Roman"/>
          <w:sz w:val="24"/>
          <w:szCs w:val="24"/>
          <w:lang w:val="en-US"/>
        </w:rPr>
        <w:t xml:space="preserve">Combining </w:t>
      </w:r>
      <w:proofErr w:type="spellStart"/>
      <w:r w:rsidRPr="00D87D6F">
        <w:rPr>
          <w:rFonts w:ascii="Times New Roman" w:hAnsi="Times New Roman" w:cs="Times New Roman"/>
          <w:sz w:val="24"/>
          <w:szCs w:val="24"/>
          <w:lang w:val="en-US"/>
        </w:rPr>
        <w:t>palaeontological</w:t>
      </w:r>
      <w:proofErr w:type="spellEnd"/>
      <w:r w:rsidRPr="00D87D6F">
        <w:rPr>
          <w:rFonts w:ascii="Times New Roman" w:hAnsi="Times New Roman" w:cs="Times New Roman"/>
          <w:sz w:val="24"/>
          <w:szCs w:val="24"/>
          <w:lang w:val="en-US"/>
        </w:rPr>
        <w:t xml:space="preserve"> and neontological data shows a delayed diversification burst of carcharhiniform sharks likely mediated by environmental change. </w:t>
      </w:r>
      <w:proofErr w:type="spellStart"/>
      <w:r w:rsidRPr="00DB3754">
        <w:rPr>
          <w:rFonts w:ascii="Times New Roman" w:hAnsi="Times New Roman" w:cs="Times New Roman"/>
          <w:i/>
          <w:iCs/>
          <w:sz w:val="24"/>
          <w:szCs w:val="24"/>
          <w:lang w:val="pt-BR"/>
        </w:rPr>
        <w:t>Scientific</w:t>
      </w:r>
      <w:proofErr w:type="spellEnd"/>
      <w:r w:rsidRPr="00DB3754">
        <w:rPr>
          <w:rFonts w:ascii="Times New Roman" w:hAnsi="Times New Roman" w:cs="Times New Roman"/>
          <w:i/>
          <w:iCs/>
          <w:sz w:val="24"/>
          <w:szCs w:val="24"/>
          <w:lang w:val="pt-BR"/>
        </w:rPr>
        <w:t xml:space="preserve"> Reports</w:t>
      </w:r>
      <w:r w:rsidRPr="00DB3754">
        <w:rPr>
          <w:rFonts w:ascii="Times New Roman" w:hAnsi="Times New Roman" w:cs="Times New Roman"/>
          <w:sz w:val="24"/>
          <w:szCs w:val="24"/>
          <w:lang w:val="pt-BR"/>
        </w:rPr>
        <w:t xml:space="preserve">, </w:t>
      </w:r>
      <w:r w:rsidRPr="00DB3754">
        <w:rPr>
          <w:rFonts w:ascii="Times New Roman" w:hAnsi="Times New Roman" w:cs="Times New Roman"/>
          <w:i/>
          <w:iCs/>
          <w:sz w:val="24"/>
          <w:szCs w:val="24"/>
          <w:lang w:val="pt-BR"/>
        </w:rPr>
        <w:t>12</w:t>
      </w:r>
      <w:r w:rsidRPr="00DB3754">
        <w:rPr>
          <w:rFonts w:ascii="Times New Roman" w:hAnsi="Times New Roman" w:cs="Times New Roman"/>
          <w:sz w:val="24"/>
          <w:szCs w:val="24"/>
          <w:lang w:val="pt-BR"/>
        </w:rPr>
        <w:t xml:space="preserve">(1), 21906. </w:t>
      </w:r>
      <w:proofErr w:type="spellStart"/>
      <w:r w:rsidRPr="00DB3754">
        <w:rPr>
          <w:rFonts w:ascii="Times New Roman" w:hAnsi="Times New Roman" w:cs="Times New Roman"/>
          <w:sz w:val="24"/>
          <w:szCs w:val="24"/>
          <w:lang w:val="pt-BR"/>
        </w:rPr>
        <w:t>doi</w:t>
      </w:r>
      <w:proofErr w:type="spellEnd"/>
      <w:r w:rsidRPr="00DB3754">
        <w:rPr>
          <w:rFonts w:ascii="Times New Roman" w:hAnsi="Times New Roman" w:cs="Times New Roman"/>
          <w:sz w:val="24"/>
          <w:szCs w:val="24"/>
          <w:lang w:val="pt-BR"/>
        </w:rPr>
        <w:t>:</w:t>
      </w:r>
      <w:r w:rsidRPr="00DB3754">
        <w:rPr>
          <w:lang w:val="pt-BR"/>
        </w:rPr>
        <w:t xml:space="preserve"> </w:t>
      </w:r>
      <w:r w:rsidRPr="00DB3754">
        <w:rPr>
          <w:rFonts w:ascii="Times New Roman" w:hAnsi="Times New Roman" w:cs="Times New Roman"/>
          <w:sz w:val="24"/>
          <w:szCs w:val="24"/>
          <w:lang w:val="pt-BR"/>
        </w:rPr>
        <w:t xml:space="preserve">10.1038/s41598-022-26010-7 </w:t>
      </w:r>
    </w:p>
    <w:p w14:paraId="48E85CB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pt-BR"/>
        </w:rPr>
        <w:t xml:space="preserve">Caetano, D. S., &amp; Quental, T. B. (2022). </w:t>
      </w:r>
      <w:r w:rsidRPr="00D87D6F">
        <w:rPr>
          <w:rFonts w:ascii="Times New Roman" w:hAnsi="Times New Roman" w:cs="Times New Roman"/>
          <w:sz w:val="24"/>
          <w:szCs w:val="24"/>
          <w:lang w:val="en-US"/>
        </w:rPr>
        <w:t xml:space="preserve">How important is budding </w:t>
      </w:r>
      <w:proofErr w:type="spellStart"/>
      <w:r w:rsidRPr="00D87D6F">
        <w:rPr>
          <w:rFonts w:ascii="Times New Roman" w:hAnsi="Times New Roman" w:cs="Times New Roman"/>
          <w:sz w:val="24"/>
          <w:szCs w:val="24"/>
          <w:lang w:val="en-US"/>
        </w:rPr>
        <w:t>speciaiton</w:t>
      </w:r>
      <w:proofErr w:type="spellEnd"/>
      <w:r w:rsidRPr="00D87D6F">
        <w:rPr>
          <w:rFonts w:ascii="Times New Roman" w:hAnsi="Times New Roman" w:cs="Times New Roman"/>
          <w:sz w:val="24"/>
          <w:szCs w:val="24"/>
          <w:lang w:val="en-US"/>
        </w:rPr>
        <w:t xml:space="preserve"> for comparative studies? </w:t>
      </w:r>
      <w:proofErr w:type="spellStart"/>
      <w:r w:rsidRPr="00D87D6F">
        <w:rPr>
          <w:rFonts w:ascii="Times New Roman" w:hAnsi="Times New Roman" w:cs="Times New Roman"/>
          <w:i/>
          <w:iCs/>
          <w:sz w:val="24"/>
          <w:szCs w:val="24"/>
          <w:lang w:val="en-US"/>
        </w:rPr>
        <w:t>BioRxiv</w:t>
      </w:r>
      <w:proofErr w:type="spellEnd"/>
      <w:r w:rsidRPr="00D87D6F">
        <w:rPr>
          <w:rFonts w:ascii="Times New Roman" w:hAnsi="Times New Roman" w:cs="Times New Roman"/>
          <w:sz w:val="24"/>
          <w:szCs w:val="24"/>
          <w:lang w:val="en-US"/>
        </w:rPr>
        <w:t xml:space="preserve">.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10.1101/2022.05.24.493296</w:t>
      </w:r>
    </w:p>
    <w:p w14:paraId="153AD71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Callaway, E. (2017). Oldest </w:t>
      </w:r>
      <w:r w:rsidRPr="00D87D6F">
        <w:rPr>
          <w:rFonts w:ascii="Times New Roman" w:hAnsi="Times New Roman" w:cs="Times New Roman"/>
          <w:i/>
          <w:iCs/>
          <w:sz w:val="24"/>
          <w:szCs w:val="24"/>
          <w:lang w:val="en-US"/>
        </w:rPr>
        <w:t>Homo sapiens</w:t>
      </w:r>
      <w:r w:rsidRPr="00D87D6F">
        <w:rPr>
          <w:rFonts w:ascii="Times New Roman" w:hAnsi="Times New Roman" w:cs="Times New Roman"/>
          <w:sz w:val="24"/>
          <w:szCs w:val="24"/>
          <w:lang w:val="en-US"/>
        </w:rPr>
        <w:t xml:space="preserve"> fossil claim rewrites our species’ history. </w:t>
      </w:r>
      <w:r w:rsidRPr="00D87D6F">
        <w:rPr>
          <w:rFonts w:ascii="Times New Roman" w:hAnsi="Times New Roman" w:cs="Times New Roman"/>
          <w:i/>
          <w:iCs/>
          <w:sz w:val="24"/>
          <w:szCs w:val="24"/>
          <w:lang w:val="en-US"/>
        </w:rPr>
        <w:t>Nature</w:t>
      </w:r>
      <w:r w:rsidRPr="00D87D6F">
        <w:rPr>
          <w:rFonts w:ascii="Times New Roman" w:hAnsi="Times New Roman" w:cs="Times New Roman"/>
          <w:sz w:val="24"/>
          <w:szCs w:val="24"/>
          <w:lang w:val="en-US"/>
        </w:rPr>
        <w:t xml:space="preserve">, 546, 289-293.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10.1038/nature.2017.22114</w:t>
      </w:r>
    </w:p>
    <w:p w14:paraId="0D596C3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Carrillo, J. D., Faurby, S., Silvestro, D., </w:t>
      </w:r>
      <w:proofErr w:type="spellStart"/>
      <w:r w:rsidRPr="00D87D6F">
        <w:rPr>
          <w:rFonts w:ascii="Times New Roman" w:hAnsi="Times New Roman" w:cs="Times New Roman"/>
          <w:sz w:val="24"/>
          <w:szCs w:val="24"/>
          <w:lang w:val="en-US"/>
        </w:rPr>
        <w:t>Zizka</w:t>
      </w:r>
      <w:proofErr w:type="spellEnd"/>
      <w:r w:rsidRPr="00D87D6F">
        <w:rPr>
          <w:rFonts w:ascii="Times New Roman" w:hAnsi="Times New Roman" w:cs="Times New Roman"/>
          <w:sz w:val="24"/>
          <w:szCs w:val="24"/>
          <w:lang w:val="en-US"/>
        </w:rPr>
        <w:t xml:space="preserve">, A., Jaramillo, C., Bacon, C. D., &amp; Antonelli, A. (2020). Disproportionate extinction of South American mammals drove the asymmetry of the Great American Biotic Interchange. </w:t>
      </w:r>
      <w:r w:rsidRPr="00D87D6F">
        <w:rPr>
          <w:rFonts w:ascii="Times New Roman" w:hAnsi="Times New Roman" w:cs="Times New Roman"/>
          <w:i/>
          <w:iCs/>
          <w:sz w:val="24"/>
          <w:szCs w:val="24"/>
          <w:lang w:val="en-US"/>
        </w:rPr>
        <w:t>Proceedings of the National Academy of Sciences of the United States of America</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117</w:t>
      </w:r>
      <w:r w:rsidRPr="00D87D6F">
        <w:rPr>
          <w:rFonts w:ascii="Times New Roman" w:hAnsi="Times New Roman" w:cs="Times New Roman"/>
          <w:sz w:val="24"/>
          <w:szCs w:val="24"/>
          <w:lang w:val="en-US"/>
        </w:rPr>
        <w:t xml:space="preserve">(42), 26281–26287.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10.1073/pnas.2009397117</w:t>
      </w:r>
    </w:p>
    <w:p w14:paraId="3A982C14"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Carrillo, J. D., </w:t>
      </w:r>
      <w:proofErr w:type="spellStart"/>
      <w:r w:rsidRPr="00D87D6F">
        <w:rPr>
          <w:rFonts w:ascii="Times New Roman" w:hAnsi="Times New Roman" w:cs="Times New Roman"/>
          <w:sz w:val="24"/>
          <w:szCs w:val="24"/>
          <w:lang w:val="en-US"/>
        </w:rPr>
        <w:t>Forasiepi</w:t>
      </w:r>
      <w:proofErr w:type="spellEnd"/>
      <w:r w:rsidRPr="00D87D6F">
        <w:rPr>
          <w:rFonts w:ascii="Times New Roman" w:hAnsi="Times New Roman" w:cs="Times New Roman"/>
          <w:sz w:val="24"/>
          <w:szCs w:val="24"/>
          <w:lang w:val="en-US"/>
        </w:rPr>
        <w:t xml:space="preserve">, A., Jaramillo, C., Sánchez-Villagra, M. R., &amp; Richardson, J. E. (2015). Neotropical mammal diversity and the Great American Biotic Interchange: </w:t>
      </w:r>
      <w:r w:rsidRPr="00D87D6F">
        <w:rPr>
          <w:rFonts w:ascii="Times New Roman" w:hAnsi="Times New Roman" w:cs="Times New Roman"/>
          <w:sz w:val="24"/>
          <w:szCs w:val="24"/>
          <w:lang w:val="en-US"/>
        </w:rPr>
        <w:lastRenderedPageBreak/>
        <w:t xml:space="preserve">spatial and temporal variation in South America’s fossil record. </w:t>
      </w:r>
      <w:r w:rsidRPr="00D87D6F">
        <w:rPr>
          <w:rFonts w:ascii="Times New Roman" w:hAnsi="Times New Roman" w:cs="Times New Roman"/>
          <w:i/>
          <w:iCs/>
          <w:sz w:val="24"/>
          <w:szCs w:val="24"/>
          <w:lang w:val="en-US"/>
        </w:rPr>
        <w:t xml:space="preserve">Frontiers in genetics, 5, </w:t>
      </w:r>
      <w:r w:rsidRPr="00D87D6F">
        <w:rPr>
          <w:rFonts w:ascii="Times New Roman" w:hAnsi="Times New Roman" w:cs="Times New Roman"/>
          <w:sz w:val="24"/>
          <w:szCs w:val="24"/>
          <w:lang w:val="en-US"/>
        </w:rPr>
        <w:t xml:space="preserve">451.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10.3389/fgene.2014.00451</w:t>
      </w:r>
    </w:p>
    <w:p w14:paraId="7ADFCF68"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Chang, J., </w:t>
      </w:r>
      <w:proofErr w:type="spellStart"/>
      <w:r w:rsidRPr="00D87D6F">
        <w:rPr>
          <w:rFonts w:ascii="Times New Roman" w:hAnsi="Times New Roman" w:cs="Times New Roman"/>
          <w:sz w:val="24"/>
          <w:szCs w:val="24"/>
          <w:lang w:val="en-US"/>
        </w:rPr>
        <w:t>Rabosky</w:t>
      </w:r>
      <w:proofErr w:type="spellEnd"/>
      <w:r w:rsidRPr="00D87D6F">
        <w:rPr>
          <w:rFonts w:ascii="Times New Roman" w:hAnsi="Times New Roman" w:cs="Times New Roman"/>
          <w:sz w:val="24"/>
          <w:szCs w:val="24"/>
          <w:lang w:val="en-US"/>
        </w:rPr>
        <w:t xml:space="preserve">, D. L., &amp; Alfaro, M. E. (2020). Estimating diversification rates on incompletely sampled phylogenies: theoretical concerns and practical solutions. </w:t>
      </w:r>
      <w:r w:rsidRPr="00D87D6F">
        <w:rPr>
          <w:rFonts w:ascii="Times New Roman" w:hAnsi="Times New Roman" w:cs="Times New Roman"/>
          <w:i/>
          <w:iCs/>
          <w:sz w:val="24"/>
          <w:szCs w:val="24"/>
          <w:lang w:val="en-US"/>
        </w:rPr>
        <w:t>Systematic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69</w:t>
      </w:r>
      <w:r w:rsidRPr="00D87D6F">
        <w:rPr>
          <w:rFonts w:ascii="Times New Roman" w:hAnsi="Times New Roman" w:cs="Times New Roman"/>
          <w:sz w:val="24"/>
          <w:szCs w:val="24"/>
          <w:lang w:val="en-US"/>
        </w:rPr>
        <w:t xml:space="preserve">(3), 602–611.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10.1093/</w:t>
      </w:r>
      <w:proofErr w:type="spellStart"/>
      <w:r w:rsidRPr="00D87D6F">
        <w:rPr>
          <w:rFonts w:ascii="Times New Roman" w:hAnsi="Times New Roman" w:cs="Times New Roman"/>
          <w:sz w:val="24"/>
          <w:szCs w:val="24"/>
          <w:lang w:val="en-US"/>
        </w:rPr>
        <w:t>sysbio</w:t>
      </w:r>
      <w:proofErr w:type="spellEnd"/>
      <w:r w:rsidRPr="00D87D6F">
        <w:rPr>
          <w:rFonts w:ascii="Times New Roman" w:hAnsi="Times New Roman" w:cs="Times New Roman"/>
          <w:sz w:val="24"/>
          <w:szCs w:val="24"/>
          <w:lang w:val="en-US"/>
        </w:rPr>
        <w:t>/syz081</w:t>
      </w:r>
    </w:p>
    <w:p w14:paraId="7724C84E"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pt-BR"/>
        </w:rPr>
      </w:pPr>
      <w:r w:rsidRPr="00D87D6F">
        <w:rPr>
          <w:rFonts w:ascii="Times New Roman" w:hAnsi="Times New Roman" w:cs="Times New Roman"/>
          <w:sz w:val="24"/>
          <w:szCs w:val="24"/>
          <w:lang w:val="en-US"/>
        </w:rPr>
        <w:t xml:space="preserve">Davies, T. J., Smith, G. F., </w:t>
      </w:r>
      <w:proofErr w:type="spellStart"/>
      <w:r w:rsidRPr="00D87D6F">
        <w:rPr>
          <w:rFonts w:ascii="Times New Roman" w:hAnsi="Times New Roman" w:cs="Times New Roman"/>
          <w:sz w:val="24"/>
          <w:szCs w:val="24"/>
          <w:lang w:val="en-US"/>
        </w:rPr>
        <w:t>Bellstedt</w:t>
      </w:r>
      <w:proofErr w:type="spellEnd"/>
      <w:r w:rsidRPr="00D87D6F">
        <w:rPr>
          <w:rFonts w:ascii="Times New Roman" w:hAnsi="Times New Roman" w:cs="Times New Roman"/>
          <w:sz w:val="24"/>
          <w:szCs w:val="24"/>
          <w:lang w:val="en-US"/>
        </w:rPr>
        <w:t xml:space="preserve">, D. U., Boatwright, J. S., </w:t>
      </w:r>
      <w:proofErr w:type="spellStart"/>
      <w:r w:rsidRPr="00D87D6F">
        <w:rPr>
          <w:rFonts w:ascii="Times New Roman" w:hAnsi="Times New Roman" w:cs="Times New Roman"/>
          <w:sz w:val="24"/>
          <w:szCs w:val="24"/>
          <w:lang w:val="en-US"/>
        </w:rPr>
        <w:t>Bytebier</w:t>
      </w:r>
      <w:proofErr w:type="spellEnd"/>
      <w:r w:rsidRPr="00D87D6F">
        <w:rPr>
          <w:rFonts w:ascii="Times New Roman" w:hAnsi="Times New Roman" w:cs="Times New Roman"/>
          <w:sz w:val="24"/>
          <w:szCs w:val="24"/>
          <w:lang w:val="en-US"/>
        </w:rPr>
        <w:t xml:space="preserve">, B., Cowling, R. M., et al., (2011). Extinction risk and diversification are linked in a plant biodiversity hotspot. </w:t>
      </w:r>
      <w:r w:rsidRPr="00DB3754">
        <w:rPr>
          <w:rFonts w:ascii="Times New Roman" w:hAnsi="Times New Roman" w:cs="Times New Roman"/>
          <w:i/>
          <w:iCs/>
          <w:sz w:val="24"/>
          <w:szCs w:val="24"/>
          <w:lang w:val="pt-BR"/>
        </w:rPr>
        <w:t xml:space="preserve">PLoS </w:t>
      </w:r>
      <w:proofErr w:type="spellStart"/>
      <w:r w:rsidRPr="00DB3754">
        <w:rPr>
          <w:rFonts w:ascii="Times New Roman" w:hAnsi="Times New Roman" w:cs="Times New Roman"/>
          <w:i/>
          <w:iCs/>
          <w:sz w:val="24"/>
          <w:szCs w:val="24"/>
          <w:lang w:val="pt-BR"/>
        </w:rPr>
        <w:t>Biology</w:t>
      </w:r>
      <w:proofErr w:type="spellEnd"/>
      <w:r w:rsidRPr="00DB3754">
        <w:rPr>
          <w:rFonts w:ascii="Times New Roman" w:hAnsi="Times New Roman" w:cs="Times New Roman"/>
          <w:sz w:val="24"/>
          <w:szCs w:val="24"/>
          <w:lang w:val="pt-BR"/>
        </w:rPr>
        <w:t xml:space="preserve">. 9(5), e1000620. </w:t>
      </w:r>
      <w:proofErr w:type="spellStart"/>
      <w:r w:rsidRPr="00DB3754">
        <w:rPr>
          <w:rFonts w:ascii="Times New Roman" w:hAnsi="Times New Roman" w:cs="Times New Roman"/>
          <w:sz w:val="24"/>
          <w:szCs w:val="24"/>
          <w:lang w:val="pt-BR"/>
        </w:rPr>
        <w:t>doi</w:t>
      </w:r>
      <w:proofErr w:type="spellEnd"/>
      <w:r w:rsidRPr="00DB3754">
        <w:rPr>
          <w:rFonts w:ascii="Times New Roman" w:hAnsi="Times New Roman" w:cs="Times New Roman"/>
          <w:sz w:val="24"/>
          <w:szCs w:val="24"/>
          <w:lang w:val="pt-BR"/>
        </w:rPr>
        <w:t>: 10.1371/journal.pbio.1000620</w:t>
      </w:r>
    </w:p>
    <w:p w14:paraId="59255E88"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pt-BR"/>
        </w:rPr>
        <w:t xml:space="preserve">Diniz Filho, J. A. F., Jardim, L., Guedes, J. J., Meyer, L., </w:t>
      </w:r>
      <w:proofErr w:type="spellStart"/>
      <w:r w:rsidRPr="00DB3754">
        <w:rPr>
          <w:rFonts w:ascii="Times New Roman" w:hAnsi="Times New Roman" w:cs="Times New Roman"/>
          <w:sz w:val="24"/>
          <w:szCs w:val="24"/>
          <w:lang w:val="pt-BR"/>
        </w:rPr>
        <w:t>Stropp</w:t>
      </w:r>
      <w:proofErr w:type="spellEnd"/>
      <w:r w:rsidRPr="00DB3754">
        <w:rPr>
          <w:rFonts w:ascii="Times New Roman" w:hAnsi="Times New Roman" w:cs="Times New Roman"/>
          <w:sz w:val="24"/>
          <w:szCs w:val="24"/>
          <w:lang w:val="pt-BR"/>
        </w:rPr>
        <w:t xml:space="preserve">, J., </w:t>
      </w:r>
      <w:proofErr w:type="spellStart"/>
      <w:r w:rsidRPr="00DB3754">
        <w:rPr>
          <w:rFonts w:ascii="Times New Roman" w:hAnsi="Times New Roman" w:cs="Times New Roman"/>
          <w:sz w:val="24"/>
          <w:szCs w:val="24"/>
          <w:lang w:val="pt-BR"/>
        </w:rPr>
        <w:t>Frateles</w:t>
      </w:r>
      <w:proofErr w:type="spellEnd"/>
      <w:r w:rsidRPr="00DB3754">
        <w:rPr>
          <w:rFonts w:ascii="Times New Roman" w:hAnsi="Times New Roman" w:cs="Times New Roman"/>
          <w:sz w:val="24"/>
          <w:szCs w:val="24"/>
          <w:lang w:val="pt-BR"/>
        </w:rPr>
        <w:t xml:space="preserve">, L. E. F., ... </w:t>
      </w:r>
      <w:r w:rsidRPr="00D87D6F">
        <w:rPr>
          <w:rFonts w:ascii="Times New Roman" w:hAnsi="Times New Roman" w:cs="Times New Roman"/>
          <w:sz w:val="24"/>
          <w:szCs w:val="24"/>
          <w:lang w:val="en-US"/>
        </w:rPr>
        <w:t xml:space="preserve">&amp; </w:t>
      </w:r>
      <w:proofErr w:type="spellStart"/>
      <w:r w:rsidRPr="00D87D6F">
        <w:rPr>
          <w:rFonts w:ascii="Times New Roman" w:hAnsi="Times New Roman" w:cs="Times New Roman"/>
          <w:sz w:val="24"/>
          <w:szCs w:val="24"/>
          <w:lang w:val="en-US"/>
        </w:rPr>
        <w:t>Hortal</w:t>
      </w:r>
      <w:proofErr w:type="spellEnd"/>
      <w:r w:rsidRPr="00D87D6F">
        <w:rPr>
          <w:rFonts w:ascii="Times New Roman" w:hAnsi="Times New Roman" w:cs="Times New Roman"/>
          <w:sz w:val="24"/>
          <w:szCs w:val="24"/>
          <w:lang w:val="en-US"/>
        </w:rPr>
        <w:t xml:space="preserve">, J. (2023). Macroecological links between the Linnean, Wallacean, and Darwinian shortfalls. </w:t>
      </w:r>
      <w:r w:rsidRPr="00D87D6F">
        <w:rPr>
          <w:rFonts w:ascii="Times New Roman" w:hAnsi="Times New Roman" w:cs="Times New Roman"/>
          <w:i/>
          <w:iCs/>
          <w:sz w:val="24"/>
          <w:szCs w:val="24"/>
          <w:lang w:val="en-US"/>
        </w:rPr>
        <w:t>Frontiers of Biogeography</w:t>
      </w:r>
      <w:r w:rsidRPr="00D87D6F">
        <w:rPr>
          <w:rFonts w:ascii="Times New Roman" w:hAnsi="Times New Roman" w:cs="Times New Roman"/>
          <w:sz w:val="24"/>
          <w:szCs w:val="24"/>
          <w:lang w:val="en-US"/>
        </w:rPr>
        <w:t xml:space="preserve">, 15(2).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10.21425/F5FBG59566</w:t>
      </w:r>
    </w:p>
    <w:p w14:paraId="09A86D8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Eldredge, N., Thompson, J. N., Brakefield, P. M., </w:t>
      </w:r>
      <w:proofErr w:type="spellStart"/>
      <w:r w:rsidRPr="00D87D6F">
        <w:rPr>
          <w:rFonts w:ascii="Times New Roman" w:hAnsi="Times New Roman" w:cs="Times New Roman"/>
          <w:sz w:val="24"/>
          <w:szCs w:val="24"/>
          <w:lang w:val="en-US"/>
        </w:rPr>
        <w:t>Gavrilets</w:t>
      </w:r>
      <w:proofErr w:type="spellEnd"/>
      <w:r w:rsidRPr="00D87D6F">
        <w:rPr>
          <w:rFonts w:ascii="Times New Roman" w:hAnsi="Times New Roman" w:cs="Times New Roman"/>
          <w:sz w:val="24"/>
          <w:szCs w:val="24"/>
          <w:lang w:val="en-US"/>
        </w:rPr>
        <w:t xml:space="preserve">, S., Jablonski, D., Jackson, J. B. C., et al., (2005). The dynamics of evolutionary stasis. </w:t>
      </w:r>
      <w:r w:rsidRPr="00D87D6F">
        <w:rPr>
          <w:rFonts w:ascii="Times New Roman" w:hAnsi="Times New Roman" w:cs="Times New Roman"/>
          <w:i/>
          <w:iCs/>
          <w:sz w:val="24"/>
          <w:szCs w:val="24"/>
          <w:lang w:val="en-US"/>
        </w:rPr>
        <w:t>Paleobiology</w:t>
      </w:r>
      <w:r w:rsidRPr="00D87D6F">
        <w:rPr>
          <w:rFonts w:ascii="Times New Roman" w:hAnsi="Times New Roman" w:cs="Times New Roman"/>
          <w:sz w:val="24"/>
          <w:szCs w:val="24"/>
          <w:lang w:val="en-US"/>
        </w:rPr>
        <w:t xml:space="preserve"> 31(S2), 133-145.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10.1666/0094-8373(2005)031</w:t>
      </w:r>
    </w:p>
    <w:p w14:paraId="1D7EEA5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Emerson, B. C., &amp; Patiño, J. (2018). Anagenesis, cladogenesis, and speciation on islands. </w:t>
      </w:r>
      <w:r w:rsidRPr="00D87D6F">
        <w:rPr>
          <w:rFonts w:ascii="Times New Roman" w:hAnsi="Times New Roman" w:cs="Times New Roman"/>
          <w:i/>
          <w:iCs/>
          <w:sz w:val="24"/>
          <w:szCs w:val="24"/>
          <w:lang w:val="en-US"/>
        </w:rPr>
        <w:t>Trends in Ecology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33</w:t>
      </w:r>
      <w:r w:rsidRPr="00D87D6F">
        <w:rPr>
          <w:rFonts w:ascii="Times New Roman" w:hAnsi="Times New Roman" w:cs="Times New Roman"/>
          <w:sz w:val="24"/>
          <w:szCs w:val="24"/>
          <w:lang w:val="en-US"/>
        </w:rPr>
        <w:t xml:space="preserve">(7), 488–491.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10.1016/j.tree.2018.04.006</w:t>
      </w:r>
    </w:p>
    <w:p w14:paraId="28F14069"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Fitzpatrick, B. M., &amp; </w:t>
      </w:r>
      <w:proofErr w:type="spellStart"/>
      <w:r w:rsidRPr="00D87D6F">
        <w:rPr>
          <w:rFonts w:ascii="Times New Roman" w:hAnsi="Times New Roman" w:cs="Times New Roman"/>
          <w:sz w:val="24"/>
          <w:szCs w:val="24"/>
          <w:lang w:val="en-US"/>
        </w:rPr>
        <w:t>Turelli</w:t>
      </w:r>
      <w:proofErr w:type="spellEnd"/>
      <w:r w:rsidRPr="00D87D6F">
        <w:rPr>
          <w:rFonts w:ascii="Times New Roman" w:hAnsi="Times New Roman" w:cs="Times New Roman"/>
          <w:sz w:val="24"/>
          <w:szCs w:val="24"/>
          <w:lang w:val="en-US"/>
        </w:rPr>
        <w:t xml:space="preserve">, M. (2006). The geography of mammalian speciation: mixed signals from phylogenies and range maps. </w:t>
      </w:r>
      <w:r w:rsidRPr="00D87D6F">
        <w:rPr>
          <w:rFonts w:ascii="Times New Roman" w:hAnsi="Times New Roman" w:cs="Times New Roman"/>
          <w:i/>
          <w:iCs/>
          <w:sz w:val="24"/>
          <w:szCs w:val="24"/>
          <w:lang w:val="en-US"/>
        </w:rPr>
        <w:t>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60</w:t>
      </w:r>
      <w:r w:rsidRPr="00D87D6F">
        <w:rPr>
          <w:rFonts w:ascii="Times New Roman" w:hAnsi="Times New Roman" w:cs="Times New Roman"/>
          <w:sz w:val="24"/>
          <w:szCs w:val="24"/>
          <w:lang w:val="en-US"/>
        </w:rPr>
        <w:t xml:space="preserve">(3), 601–615.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10.1111/j.0014-</w:t>
      </w:r>
      <w:proofErr w:type="gramStart"/>
      <w:r w:rsidRPr="00D87D6F">
        <w:rPr>
          <w:rFonts w:ascii="Times New Roman" w:hAnsi="Times New Roman" w:cs="Times New Roman"/>
          <w:sz w:val="24"/>
          <w:szCs w:val="24"/>
          <w:lang w:val="en-US"/>
        </w:rPr>
        <w:t>3820.2006.tb</w:t>
      </w:r>
      <w:proofErr w:type="gramEnd"/>
      <w:r w:rsidRPr="00D87D6F">
        <w:rPr>
          <w:rFonts w:ascii="Times New Roman" w:hAnsi="Times New Roman" w:cs="Times New Roman"/>
          <w:sz w:val="24"/>
          <w:szCs w:val="24"/>
          <w:lang w:val="en-US"/>
        </w:rPr>
        <w:t>01140.x</w:t>
      </w:r>
    </w:p>
    <w:p w14:paraId="4A40BB1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87D6F">
        <w:rPr>
          <w:rFonts w:ascii="Times New Roman" w:hAnsi="Times New Roman" w:cs="Times New Roman"/>
          <w:sz w:val="24"/>
          <w:szCs w:val="24"/>
          <w:lang w:val="en-US"/>
        </w:rPr>
        <w:t>Fjeldså</w:t>
      </w:r>
      <w:proofErr w:type="spellEnd"/>
      <w:r w:rsidRPr="00D87D6F">
        <w:rPr>
          <w:rFonts w:ascii="Times New Roman" w:hAnsi="Times New Roman" w:cs="Times New Roman"/>
          <w:sz w:val="24"/>
          <w:szCs w:val="24"/>
          <w:lang w:val="en-US"/>
        </w:rPr>
        <w:t xml:space="preserve">, J., Bowie, R. C. K., &amp; Rahbek, C. (2012). The role of mountain ranges in the diversification of birds. </w:t>
      </w:r>
      <w:r w:rsidRPr="00D87D6F">
        <w:rPr>
          <w:rFonts w:ascii="Times New Roman" w:hAnsi="Times New Roman" w:cs="Times New Roman"/>
          <w:i/>
          <w:iCs/>
          <w:sz w:val="24"/>
          <w:szCs w:val="24"/>
          <w:lang w:val="en-US"/>
        </w:rPr>
        <w:t>Annual Review of Ecology, Evolution, and Systematics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43</w:t>
      </w:r>
      <w:r w:rsidRPr="00D87D6F">
        <w:rPr>
          <w:rFonts w:ascii="Times New Roman" w:hAnsi="Times New Roman" w:cs="Times New Roman"/>
          <w:sz w:val="24"/>
          <w:szCs w:val="24"/>
          <w:lang w:val="en-US"/>
        </w:rPr>
        <w:t xml:space="preserve">, 249–265.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10.1146/annurev-ecolsys-102710-145113</w:t>
      </w:r>
    </w:p>
    <w:p w14:paraId="305604A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Foote, M. (1996). On the probability of ancestors in the fossil record. </w:t>
      </w:r>
      <w:r w:rsidRPr="00D87D6F">
        <w:rPr>
          <w:rFonts w:ascii="Times New Roman" w:hAnsi="Times New Roman" w:cs="Times New Roman"/>
          <w:i/>
          <w:iCs/>
          <w:sz w:val="24"/>
          <w:szCs w:val="24"/>
          <w:lang w:val="en-US"/>
        </w:rPr>
        <w:t>Paleobiology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22</w:t>
      </w:r>
      <w:r w:rsidRPr="00D87D6F">
        <w:rPr>
          <w:rFonts w:ascii="Times New Roman" w:hAnsi="Times New Roman" w:cs="Times New Roman"/>
          <w:sz w:val="24"/>
          <w:szCs w:val="24"/>
          <w:lang w:val="en-US"/>
        </w:rPr>
        <w:t xml:space="preserve">(2), 141–151.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10.1017/S0094837300016146</w:t>
      </w:r>
    </w:p>
    <w:p w14:paraId="6EFD1CF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Foote, M., &amp; Raup, D. M. (1996). </w:t>
      </w:r>
      <w:r w:rsidRPr="00D87D6F">
        <w:rPr>
          <w:rFonts w:ascii="Times New Roman" w:hAnsi="Times New Roman" w:cs="Times New Roman"/>
          <w:i/>
          <w:iCs/>
          <w:sz w:val="24"/>
          <w:szCs w:val="24"/>
          <w:lang w:val="en-US"/>
        </w:rPr>
        <w:t>Fossil preservation and the stratigraphic ranges of taxa</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Paleobiology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22</w:t>
      </w:r>
      <w:r w:rsidRPr="00D87D6F">
        <w:rPr>
          <w:rFonts w:ascii="Times New Roman" w:hAnsi="Times New Roman" w:cs="Times New Roman"/>
          <w:sz w:val="24"/>
          <w:szCs w:val="24"/>
          <w:lang w:val="en-US"/>
        </w:rPr>
        <w:t xml:space="preserve">(2), 121–140.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10.1017/S0094837300016134</w:t>
      </w:r>
    </w:p>
    <w:p w14:paraId="7F4DD0B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Freer, J. J., Collins, R. A., Tarling, G. A., Collins, M. A., Partridge, J. C., &amp; Genner, M. J. (2022). Global phylogeography of </w:t>
      </w:r>
      <w:proofErr w:type="spellStart"/>
      <w:r w:rsidRPr="00D87D6F">
        <w:rPr>
          <w:rFonts w:ascii="Times New Roman" w:hAnsi="Times New Roman" w:cs="Times New Roman"/>
          <w:sz w:val="24"/>
          <w:szCs w:val="24"/>
          <w:lang w:val="en-US"/>
        </w:rPr>
        <w:t>hyperdiverse</w:t>
      </w:r>
      <w:proofErr w:type="spellEnd"/>
      <w:r w:rsidRPr="00D87D6F">
        <w:rPr>
          <w:rFonts w:ascii="Times New Roman" w:hAnsi="Times New Roman" w:cs="Times New Roman"/>
          <w:sz w:val="24"/>
          <w:szCs w:val="24"/>
          <w:lang w:val="en-US"/>
        </w:rPr>
        <w:t xml:space="preserve"> lanternfishes indicates sympatric speciation in the deep sea</w:t>
      </w:r>
      <w:r w:rsidRPr="00D87D6F">
        <w:rPr>
          <w:rFonts w:ascii="Times New Roman" w:hAnsi="Times New Roman" w:cs="Times New Roman"/>
          <w:i/>
          <w:iCs/>
          <w:sz w:val="24"/>
          <w:szCs w:val="24"/>
          <w:lang w:val="en-US"/>
        </w:rPr>
        <w:t>. Global Ecology and Biogeography, 31</w:t>
      </w:r>
      <w:r w:rsidRPr="00D87D6F">
        <w:rPr>
          <w:rFonts w:ascii="Times New Roman" w:hAnsi="Times New Roman" w:cs="Times New Roman"/>
          <w:sz w:val="24"/>
          <w:szCs w:val="24"/>
          <w:lang w:val="en-US"/>
        </w:rPr>
        <w:t xml:space="preserve">(11), 2353-2367.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10.1111/geb.13586</w:t>
      </w:r>
    </w:p>
    <w:p w14:paraId="674D6009"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Gaston, K. J., &amp; Blackburn, T. M. (1997). Evolutionary age and risk of extinction in the </w:t>
      </w:r>
      <w:r w:rsidRPr="00D87D6F">
        <w:rPr>
          <w:rFonts w:ascii="Times New Roman" w:hAnsi="Times New Roman" w:cs="Times New Roman"/>
          <w:sz w:val="24"/>
          <w:szCs w:val="24"/>
          <w:lang w:val="en-US"/>
        </w:rPr>
        <w:lastRenderedPageBreak/>
        <w:t xml:space="preserve">global avifauna. </w:t>
      </w:r>
      <w:r w:rsidRPr="00D87D6F">
        <w:rPr>
          <w:rFonts w:ascii="Times New Roman" w:hAnsi="Times New Roman" w:cs="Times New Roman"/>
          <w:i/>
          <w:iCs/>
          <w:sz w:val="24"/>
          <w:szCs w:val="24"/>
          <w:lang w:val="en-US"/>
        </w:rPr>
        <w:t xml:space="preserve">Evolutionary Ecology, </w:t>
      </w:r>
      <w:r w:rsidRPr="00D87D6F">
        <w:rPr>
          <w:rFonts w:ascii="Times New Roman" w:hAnsi="Times New Roman" w:cs="Times New Roman"/>
          <w:sz w:val="24"/>
          <w:szCs w:val="24"/>
          <w:lang w:val="en-US"/>
        </w:rPr>
        <w:t xml:space="preserve">11, 557–565.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10.1007/s10682-997-1511-4</w:t>
      </w:r>
    </w:p>
    <w:p w14:paraId="1E6A2BD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87D6F">
        <w:rPr>
          <w:rFonts w:ascii="Times New Roman" w:hAnsi="Times New Roman" w:cs="Times New Roman"/>
          <w:sz w:val="24"/>
          <w:szCs w:val="24"/>
          <w:lang w:val="en-US"/>
        </w:rPr>
        <w:t>Gernhard</w:t>
      </w:r>
      <w:proofErr w:type="spellEnd"/>
      <w:r w:rsidRPr="00D87D6F">
        <w:rPr>
          <w:rFonts w:ascii="Times New Roman" w:hAnsi="Times New Roman" w:cs="Times New Roman"/>
          <w:sz w:val="24"/>
          <w:szCs w:val="24"/>
          <w:lang w:val="en-US"/>
        </w:rPr>
        <w:t xml:space="preserve">, T. (2008). The conditioned reconstructed process. </w:t>
      </w:r>
      <w:r w:rsidRPr="00D87D6F">
        <w:rPr>
          <w:rFonts w:ascii="Times New Roman" w:hAnsi="Times New Roman" w:cs="Times New Roman"/>
          <w:i/>
          <w:iCs/>
          <w:sz w:val="24"/>
          <w:szCs w:val="24"/>
          <w:lang w:val="en-US"/>
        </w:rPr>
        <w:t>Journal of theoretical biology, 253</w:t>
      </w:r>
      <w:r w:rsidRPr="00D87D6F">
        <w:rPr>
          <w:rFonts w:ascii="Times New Roman" w:hAnsi="Times New Roman" w:cs="Times New Roman"/>
          <w:sz w:val="24"/>
          <w:szCs w:val="24"/>
          <w:lang w:val="en-US"/>
        </w:rPr>
        <w:t xml:space="preserve">(4), 769-778.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10.1016/j.jtbi.2008.04.005</w:t>
      </w:r>
    </w:p>
    <w:p w14:paraId="6A20802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Harvey, P. H., May, R. M., &amp; Nee, S. (1994). Phylogenies without fossils. </w:t>
      </w:r>
      <w:r w:rsidRPr="00D87D6F">
        <w:rPr>
          <w:rFonts w:ascii="Times New Roman" w:hAnsi="Times New Roman" w:cs="Times New Roman"/>
          <w:i/>
          <w:iCs/>
          <w:sz w:val="24"/>
          <w:szCs w:val="24"/>
          <w:lang w:val="en-US"/>
        </w:rPr>
        <w:t>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48</w:t>
      </w:r>
      <w:r w:rsidRPr="00D87D6F">
        <w:rPr>
          <w:rFonts w:ascii="Times New Roman" w:hAnsi="Times New Roman" w:cs="Times New Roman"/>
          <w:sz w:val="24"/>
          <w:szCs w:val="24"/>
          <w:lang w:val="en-US"/>
        </w:rPr>
        <w:t xml:space="preserve">(3), 523–529.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10.1111/j.1558-</w:t>
      </w:r>
      <w:proofErr w:type="gramStart"/>
      <w:r w:rsidRPr="00D87D6F">
        <w:rPr>
          <w:rFonts w:ascii="Times New Roman" w:hAnsi="Times New Roman" w:cs="Times New Roman"/>
          <w:sz w:val="24"/>
          <w:szCs w:val="24"/>
          <w:lang w:val="en-US"/>
        </w:rPr>
        <w:t>5646.1994.tb</w:t>
      </w:r>
      <w:proofErr w:type="gramEnd"/>
      <w:r w:rsidRPr="00D87D6F">
        <w:rPr>
          <w:rFonts w:ascii="Times New Roman" w:hAnsi="Times New Roman" w:cs="Times New Roman"/>
          <w:sz w:val="24"/>
          <w:szCs w:val="24"/>
          <w:lang w:val="en-US"/>
        </w:rPr>
        <w:t>01341.x</w:t>
      </w:r>
    </w:p>
    <w:p w14:paraId="7BE1B9C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Heath, T. A., Hedtke, S. M., &amp; Hillis, D. M. (2008). Taxon sampling and the accuracy of phylogenetic analyses. </w:t>
      </w:r>
      <w:r w:rsidRPr="00D87D6F">
        <w:rPr>
          <w:rFonts w:ascii="Times New Roman" w:hAnsi="Times New Roman" w:cs="Times New Roman"/>
          <w:i/>
          <w:iCs/>
          <w:sz w:val="24"/>
          <w:szCs w:val="24"/>
          <w:lang w:val="en-US"/>
        </w:rPr>
        <w:t>Journal of Systematics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46</w:t>
      </w:r>
      <w:r w:rsidRPr="00D87D6F">
        <w:rPr>
          <w:rFonts w:ascii="Times New Roman" w:hAnsi="Times New Roman" w:cs="Times New Roman"/>
          <w:sz w:val="24"/>
          <w:szCs w:val="24"/>
          <w:lang w:val="en-US"/>
        </w:rPr>
        <w:t xml:space="preserve">(3), 239–257.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10.3724/SP.J.1002.2008.08016</w:t>
      </w:r>
    </w:p>
    <w:p w14:paraId="1DA0DE1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Heath, T. A., Huelsenbeck, J. P., &amp; Stadler, T. (2014). The fossilized birth–death process for coherent calibration of divergence-time estimates. </w:t>
      </w:r>
      <w:r w:rsidRPr="00D87D6F">
        <w:rPr>
          <w:rFonts w:ascii="Times New Roman" w:hAnsi="Times New Roman" w:cs="Times New Roman"/>
          <w:i/>
          <w:iCs/>
          <w:sz w:val="24"/>
          <w:szCs w:val="24"/>
          <w:lang w:val="en-US"/>
        </w:rPr>
        <w:t>Proceedings of the National Academy of Sciences, 111</w:t>
      </w:r>
      <w:r w:rsidRPr="00D87D6F">
        <w:rPr>
          <w:rFonts w:ascii="Times New Roman" w:hAnsi="Times New Roman" w:cs="Times New Roman"/>
          <w:sz w:val="24"/>
          <w:szCs w:val="24"/>
          <w:lang w:val="en-US"/>
        </w:rPr>
        <w:t xml:space="preserve">(29), E2957-E2966.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10.1073/pnas.1319091111</w:t>
      </w:r>
    </w:p>
    <w:p w14:paraId="3F73CC7A" w14:textId="77777777" w:rsidR="0095480D" w:rsidRPr="00D87D6F" w:rsidRDefault="0095480D" w:rsidP="0095480D">
      <w:pPr>
        <w:widowControl w:val="0"/>
        <w:spacing w:after="0" w:line="360" w:lineRule="auto"/>
        <w:ind w:left="708" w:hanging="708"/>
        <w:rPr>
          <w:rFonts w:ascii="Times New Roman" w:hAnsi="Times New Roman" w:cs="Times New Roman"/>
          <w:sz w:val="24"/>
          <w:szCs w:val="24"/>
          <w:lang w:val="en-US"/>
        </w:rPr>
      </w:pPr>
      <w:proofErr w:type="spellStart"/>
      <w:r w:rsidRPr="00D87D6F">
        <w:rPr>
          <w:rFonts w:ascii="Times New Roman" w:hAnsi="Times New Roman" w:cs="Times New Roman"/>
          <w:sz w:val="24"/>
          <w:szCs w:val="24"/>
          <w:lang w:val="en-US"/>
        </w:rPr>
        <w:t>Hortal</w:t>
      </w:r>
      <w:proofErr w:type="spellEnd"/>
      <w:r w:rsidRPr="00D87D6F">
        <w:rPr>
          <w:rFonts w:ascii="Times New Roman" w:hAnsi="Times New Roman" w:cs="Times New Roman"/>
          <w:sz w:val="24"/>
          <w:szCs w:val="24"/>
          <w:lang w:val="en-US"/>
        </w:rPr>
        <w:t xml:space="preserve">, J., de Bello, F., Diniz-Filho, J. A. F., </w:t>
      </w:r>
      <w:proofErr w:type="spellStart"/>
      <w:r w:rsidRPr="00D87D6F">
        <w:rPr>
          <w:rFonts w:ascii="Times New Roman" w:hAnsi="Times New Roman" w:cs="Times New Roman"/>
          <w:sz w:val="24"/>
          <w:szCs w:val="24"/>
          <w:lang w:val="en-US"/>
        </w:rPr>
        <w:t>Lewinsohn</w:t>
      </w:r>
      <w:proofErr w:type="spellEnd"/>
      <w:r w:rsidRPr="00D87D6F">
        <w:rPr>
          <w:rFonts w:ascii="Times New Roman" w:hAnsi="Times New Roman" w:cs="Times New Roman"/>
          <w:sz w:val="24"/>
          <w:szCs w:val="24"/>
          <w:lang w:val="en-US"/>
        </w:rPr>
        <w:t xml:space="preserve">, T. M., Lobo, J. M., &amp; Ladle, R. J. (2015). Seven shortfalls that beset large-scale knowledge of biodiversity. </w:t>
      </w:r>
      <w:r w:rsidRPr="00D87D6F">
        <w:rPr>
          <w:rFonts w:ascii="Times New Roman" w:hAnsi="Times New Roman" w:cs="Times New Roman"/>
          <w:i/>
          <w:iCs/>
          <w:sz w:val="24"/>
          <w:szCs w:val="24"/>
          <w:lang w:val="en-US"/>
        </w:rPr>
        <w:t>Annual Review of Ecology, Evolution, and Systematics</w:t>
      </w:r>
      <w:r w:rsidRPr="00D87D6F">
        <w:rPr>
          <w:rFonts w:ascii="Times New Roman" w:hAnsi="Times New Roman" w:cs="Times New Roman"/>
          <w:sz w:val="24"/>
          <w:szCs w:val="24"/>
          <w:lang w:val="en-US"/>
        </w:rPr>
        <w:t xml:space="preserve">, 46, 523-549.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10.1146/annurev-ecolsys-112414-054400</w:t>
      </w:r>
    </w:p>
    <w:p w14:paraId="587834C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IUCN. (2016). IUCN Red List of Threatened Species. Version 2016-2. </w:t>
      </w:r>
      <w:r w:rsidRPr="00D87D6F">
        <w:rPr>
          <w:rFonts w:ascii="Times New Roman" w:hAnsi="Times New Roman" w:cs="Times New Roman"/>
          <w:i/>
          <w:iCs/>
          <w:sz w:val="24"/>
          <w:szCs w:val="24"/>
          <w:lang w:val="en-US"/>
        </w:rPr>
        <w:t>Fourth Quarter</w:t>
      </w:r>
      <w:r w:rsidRPr="00D87D6F">
        <w:rPr>
          <w:rFonts w:ascii="Times New Roman" w:hAnsi="Times New Roman" w:cs="Times New Roman"/>
          <w:sz w:val="24"/>
          <w:szCs w:val="24"/>
          <w:lang w:val="en-US"/>
        </w:rPr>
        <w:t>.</w:t>
      </w:r>
    </w:p>
    <w:p w14:paraId="168E2CB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87D6F">
        <w:rPr>
          <w:rFonts w:ascii="Times New Roman" w:hAnsi="Times New Roman" w:cs="Times New Roman"/>
          <w:sz w:val="24"/>
          <w:szCs w:val="24"/>
          <w:lang w:val="en-US"/>
        </w:rPr>
        <w:t>Jetz</w:t>
      </w:r>
      <w:proofErr w:type="spellEnd"/>
      <w:r w:rsidRPr="00D87D6F">
        <w:rPr>
          <w:rFonts w:ascii="Times New Roman" w:hAnsi="Times New Roman" w:cs="Times New Roman"/>
          <w:sz w:val="24"/>
          <w:szCs w:val="24"/>
          <w:lang w:val="en-US"/>
        </w:rPr>
        <w:t xml:space="preserve">, W., &amp; Pyron, R. A. (2018). The interplay of past diversification and evolutionary isolation with present imperilment across the amphibian tree of life. </w:t>
      </w:r>
      <w:r w:rsidRPr="00D87D6F">
        <w:rPr>
          <w:rFonts w:ascii="Times New Roman" w:hAnsi="Times New Roman" w:cs="Times New Roman"/>
          <w:i/>
          <w:iCs/>
          <w:sz w:val="24"/>
          <w:szCs w:val="24"/>
          <w:lang w:val="en-US"/>
        </w:rPr>
        <w:t>Nature ecology &amp; evolution, 2</w:t>
      </w:r>
      <w:r w:rsidRPr="00D87D6F">
        <w:rPr>
          <w:rFonts w:ascii="Times New Roman" w:hAnsi="Times New Roman" w:cs="Times New Roman"/>
          <w:sz w:val="24"/>
          <w:szCs w:val="24"/>
          <w:lang w:val="en-US"/>
        </w:rPr>
        <w:t xml:space="preserve">(5), 850-858.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10.1038/s41559-018-0515-5</w:t>
      </w:r>
    </w:p>
    <w:p w14:paraId="6756EBB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Johnson, C. N., Delean, S., &amp; Balmford, A. (2002). </w:t>
      </w:r>
      <w:r w:rsidRPr="00D87D6F">
        <w:rPr>
          <w:rFonts w:ascii="Times New Roman" w:hAnsi="Times New Roman" w:cs="Times New Roman"/>
          <w:i/>
          <w:iCs/>
          <w:sz w:val="24"/>
          <w:szCs w:val="24"/>
          <w:lang w:val="en-US"/>
        </w:rPr>
        <w:t>Phylogeny and the selectivity of extinction in Australian marsupials</w:t>
      </w:r>
      <w:r w:rsidRPr="00D87D6F">
        <w:rPr>
          <w:rFonts w:ascii="Times New Roman" w:hAnsi="Times New Roman" w:cs="Times New Roman"/>
          <w:sz w:val="24"/>
          <w:szCs w:val="24"/>
          <w:lang w:val="en-US"/>
        </w:rPr>
        <w:t xml:space="preserve">. 135–142.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10.1017/S1367943002002196</w:t>
      </w:r>
    </w:p>
    <w:p w14:paraId="0C9E510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Kendall, M. G. (1946). </w:t>
      </w:r>
      <w:r w:rsidRPr="00D87D6F">
        <w:rPr>
          <w:rFonts w:ascii="Times New Roman" w:hAnsi="Times New Roman" w:cs="Times New Roman"/>
          <w:i/>
          <w:iCs/>
          <w:sz w:val="24"/>
          <w:szCs w:val="24"/>
          <w:lang w:val="en-US"/>
        </w:rPr>
        <w:t>The advanced theory of statistics</w:t>
      </w:r>
      <w:r w:rsidRPr="00D87D6F">
        <w:rPr>
          <w:rFonts w:ascii="Times New Roman" w:hAnsi="Times New Roman" w:cs="Times New Roman"/>
          <w:sz w:val="24"/>
          <w:szCs w:val="24"/>
          <w:lang w:val="en-US"/>
        </w:rPr>
        <w:t xml:space="preserve"> (2nd ed.). Charles Griffin and Co., Ltd., London.</w:t>
      </w:r>
    </w:p>
    <w:p w14:paraId="3098640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Kennedy, J. D., Marki, P. Z., Reeve, A. H., </w:t>
      </w:r>
      <w:proofErr w:type="spellStart"/>
      <w:r w:rsidRPr="00D87D6F">
        <w:rPr>
          <w:rFonts w:ascii="Times New Roman" w:hAnsi="Times New Roman" w:cs="Times New Roman"/>
          <w:sz w:val="24"/>
          <w:szCs w:val="24"/>
          <w:lang w:val="en-US"/>
        </w:rPr>
        <w:t>Blom</w:t>
      </w:r>
      <w:proofErr w:type="spellEnd"/>
      <w:r w:rsidRPr="00D87D6F">
        <w:rPr>
          <w:rFonts w:ascii="Times New Roman" w:hAnsi="Times New Roman" w:cs="Times New Roman"/>
          <w:sz w:val="24"/>
          <w:szCs w:val="24"/>
          <w:lang w:val="en-US"/>
        </w:rPr>
        <w:t xml:space="preserve">, M. P., </w:t>
      </w:r>
      <w:proofErr w:type="spellStart"/>
      <w:r w:rsidRPr="00D87D6F">
        <w:rPr>
          <w:rFonts w:ascii="Times New Roman" w:hAnsi="Times New Roman" w:cs="Times New Roman"/>
          <w:sz w:val="24"/>
          <w:szCs w:val="24"/>
          <w:lang w:val="en-US"/>
        </w:rPr>
        <w:t>Prawiradilaga</w:t>
      </w:r>
      <w:proofErr w:type="spellEnd"/>
      <w:r w:rsidRPr="00D87D6F">
        <w:rPr>
          <w:rFonts w:ascii="Times New Roman" w:hAnsi="Times New Roman" w:cs="Times New Roman"/>
          <w:sz w:val="24"/>
          <w:szCs w:val="24"/>
          <w:lang w:val="en-US"/>
        </w:rPr>
        <w:t xml:space="preserve">, D. M., </w:t>
      </w:r>
      <w:proofErr w:type="spellStart"/>
      <w:r w:rsidRPr="00D87D6F">
        <w:rPr>
          <w:rFonts w:ascii="Times New Roman" w:hAnsi="Times New Roman" w:cs="Times New Roman"/>
          <w:sz w:val="24"/>
          <w:szCs w:val="24"/>
          <w:lang w:val="en-US"/>
        </w:rPr>
        <w:t>Haryoko</w:t>
      </w:r>
      <w:proofErr w:type="spellEnd"/>
      <w:r w:rsidRPr="00D87D6F">
        <w:rPr>
          <w:rFonts w:ascii="Times New Roman" w:hAnsi="Times New Roman" w:cs="Times New Roman"/>
          <w:sz w:val="24"/>
          <w:szCs w:val="24"/>
          <w:lang w:val="en-US"/>
        </w:rPr>
        <w:t>, T., ... &amp; Jønsson, K. A. (2022). Diversification and community assembly of the world’s largest tropical island</w:t>
      </w:r>
      <w:r w:rsidRPr="00D87D6F">
        <w:rPr>
          <w:rFonts w:ascii="Times New Roman" w:hAnsi="Times New Roman" w:cs="Times New Roman"/>
          <w:i/>
          <w:iCs/>
          <w:sz w:val="24"/>
          <w:szCs w:val="24"/>
          <w:lang w:val="en-US"/>
        </w:rPr>
        <w:t>. Global Ecology and Biogeography, 31</w:t>
      </w:r>
      <w:r w:rsidRPr="00D87D6F">
        <w:rPr>
          <w:rFonts w:ascii="Times New Roman" w:hAnsi="Times New Roman" w:cs="Times New Roman"/>
          <w:sz w:val="24"/>
          <w:szCs w:val="24"/>
          <w:lang w:val="en-US"/>
        </w:rPr>
        <w:t xml:space="preserve">(6), 1078-1089.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10.1111/geb.13484</w:t>
      </w:r>
    </w:p>
    <w:p w14:paraId="6142F1A8"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López-Martínez, A. M., </w:t>
      </w:r>
      <w:proofErr w:type="spellStart"/>
      <w:r w:rsidRPr="00D87D6F">
        <w:rPr>
          <w:rFonts w:ascii="Times New Roman" w:hAnsi="Times New Roman" w:cs="Times New Roman"/>
          <w:sz w:val="24"/>
          <w:szCs w:val="24"/>
          <w:lang w:val="en-US"/>
        </w:rPr>
        <w:t>Schonenberger</w:t>
      </w:r>
      <w:proofErr w:type="spellEnd"/>
      <w:r w:rsidRPr="00D87D6F">
        <w:rPr>
          <w:rFonts w:ascii="Times New Roman" w:hAnsi="Times New Roman" w:cs="Times New Roman"/>
          <w:sz w:val="24"/>
          <w:szCs w:val="24"/>
          <w:lang w:val="en-US"/>
        </w:rPr>
        <w:t xml:space="preserve">, J., von Balthazar, M., González-Martínez, C. A., Ramírez-Barahona, S., </w:t>
      </w:r>
      <w:proofErr w:type="spellStart"/>
      <w:r w:rsidRPr="00D87D6F">
        <w:rPr>
          <w:rFonts w:ascii="Times New Roman" w:hAnsi="Times New Roman" w:cs="Times New Roman"/>
          <w:sz w:val="24"/>
          <w:szCs w:val="24"/>
          <w:lang w:val="en-US"/>
        </w:rPr>
        <w:t>Sauquet</w:t>
      </w:r>
      <w:proofErr w:type="spellEnd"/>
      <w:r w:rsidRPr="00D87D6F">
        <w:rPr>
          <w:rFonts w:ascii="Times New Roman" w:hAnsi="Times New Roman" w:cs="Times New Roman"/>
          <w:sz w:val="24"/>
          <w:szCs w:val="24"/>
          <w:lang w:val="en-US"/>
        </w:rPr>
        <w:t xml:space="preserve">, H., &amp; </w:t>
      </w:r>
      <w:proofErr w:type="spellStart"/>
      <w:r w:rsidRPr="00D87D6F">
        <w:rPr>
          <w:rFonts w:ascii="Times New Roman" w:hAnsi="Times New Roman" w:cs="Times New Roman"/>
          <w:sz w:val="24"/>
          <w:szCs w:val="24"/>
          <w:lang w:val="en-US"/>
        </w:rPr>
        <w:t>Magallón</w:t>
      </w:r>
      <w:proofErr w:type="spellEnd"/>
      <w:r w:rsidRPr="00D87D6F">
        <w:rPr>
          <w:rFonts w:ascii="Times New Roman" w:hAnsi="Times New Roman" w:cs="Times New Roman"/>
          <w:sz w:val="24"/>
          <w:szCs w:val="24"/>
          <w:lang w:val="en-US"/>
        </w:rPr>
        <w:t xml:space="preserve">, S. (2023). Integrating fossil flowers into the Angiosperm phylogeny using molecular and morphological evidence. </w:t>
      </w:r>
      <w:r w:rsidRPr="00D87D6F">
        <w:rPr>
          <w:rFonts w:ascii="Times New Roman" w:hAnsi="Times New Roman" w:cs="Times New Roman"/>
          <w:i/>
          <w:iCs/>
          <w:sz w:val="24"/>
          <w:szCs w:val="24"/>
          <w:lang w:val="en-US"/>
        </w:rPr>
        <w:t>Systematic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syad017</w:t>
      </w:r>
      <w:r w:rsidRPr="00D87D6F">
        <w:rPr>
          <w:rFonts w:ascii="Times New Roman" w:hAnsi="Times New Roman" w:cs="Times New Roman"/>
          <w:sz w:val="24"/>
          <w:szCs w:val="24"/>
          <w:lang w:val="en-US"/>
        </w:rPr>
        <w:t xml:space="preserve">.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10.1093/</w:t>
      </w:r>
      <w:proofErr w:type="spellStart"/>
      <w:r w:rsidRPr="00D87D6F">
        <w:rPr>
          <w:rFonts w:ascii="Times New Roman" w:hAnsi="Times New Roman" w:cs="Times New Roman"/>
          <w:sz w:val="24"/>
          <w:szCs w:val="24"/>
          <w:lang w:val="en-US"/>
        </w:rPr>
        <w:t>sysbio</w:t>
      </w:r>
      <w:proofErr w:type="spellEnd"/>
      <w:r w:rsidRPr="00D87D6F">
        <w:rPr>
          <w:rFonts w:ascii="Times New Roman" w:hAnsi="Times New Roman" w:cs="Times New Roman"/>
          <w:sz w:val="24"/>
          <w:szCs w:val="24"/>
          <w:lang w:val="en-US"/>
        </w:rPr>
        <w:t>/syad017</w:t>
      </w:r>
    </w:p>
    <w:p w14:paraId="603D96F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87D6F">
        <w:rPr>
          <w:rFonts w:ascii="Times New Roman" w:hAnsi="Times New Roman" w:cs="Times New Roman"/>
          <w:sz w:val="24"/>
          <w:szCs w:val="24"/>
          <w:lang w:val="en-US"/>
        </w:rPr>
        <w:lastRenderedPageBreak/>
        <w:t>Losos</w:t>
      </w:r>
      <w:proofErr w:type="spellEnd"/>
      <w:r w:rsidRPr="00D87D6F">
        <w:rPr>
          <w:rFonts w:ascii="Times New Roman" w:hAnsi="Times New Roman" w:cs="Times New Roman"/>
          <w:sz w:val="24"/>
          <w:szCs w:val="24"/>
          <w:lang w:val="en-US"/>
        </w:rPr>
        <w:t xml:space="preserve">, J. B., &amp; Glor, R. E. (2003). Phylogenetic comparative methods and the geography of speciation. </w:t>
      </w:r>
      <w:r w:rsidRPr="00D87D6F">
        <w:rPr>
          <w:rFonts w:ascii="Times New Roman" w:hAnsi="Times New Roman" w:cs="Times New Roman"/>
          <w:i/>
          <w:iCs/>
          <w:sz w:val="24"/>
          <w:szCs w:val="24"/>
          <w:lang w:val="en-US"/>
        </w:rPr>
        <w:t>Trends in Ecology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18</w:t>
      </w:r>
      <w:r w:rsidRPr="00D87D6F">
        <w:rPr>
          <w:rFonts w:ascii="Times New Roman" w:hAnsi="Times New Roman" w:cs="Times New Roman"/>
          <w:sz w:val="24"/>
          <w:szCs w:val="24"/>
          <w:lang w:val="en-US"/>
        </w:rPr>
        <w:t xml:space="preserve">(5), 220–227.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10.1016/S0169-5347(03)00037-5</w:t>
      </w:r>
    </w:p>
    <w:p w14:paraId="35D47E6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Louca, S., &amp; Pennell, M. W. (2020). Extant </w:t>
      </w:r>
      <w:proofErr w:type="spellStart"/>
      <w:r w:rsidRPr="00D87D6F">
        <w:rPr>
          <w:rFonts w:ascii="Times New Roman" w:hAnsi="Times New Roman" w:cs="Times New Roman"/>
          <w:sz w:val="24"/>
          <w:szCs w:val="24"/>
          <w:lang w:val="en-US"/>
        </w:rPr>
        <w:t>timetrees</w:t>
      </w:r>
      <w:proofErr w:type="spellEnd"/>
      <w:r w:rsidRPr="00D87D6F">
        <w:rPr>
          <w:rFonts w:ascii="Times New Roman" w:hAnsi="Times New Roman" w:cs="Times New Roman"/>
          <w:sz w:val="24"/>
          <w:szCs w:val="24"/>
          <w:lang w:val="en-US"/>
        </w:rPr>
        <w:t xml:space="preserve"> are consistent with a myriad of diversification histories. </w:t>
      </w:r>
      <w:r w:rsidRPr="00D87D6F">
        <w:rPr>
          <w:rFonts w:ascii="Times New Roman" w:hAnsi="Times New Roman" w:cs="Times New Roman"/>
          <w:i/>
          <w:iCs/>
          <w:sz w:val="24"/>
          <w:szCs w:val="24"/>
          <w:lang w:val="en-US"/>
        </w:rPr>
        <w:t>Nature, 580</w:t>
      </w:r>
      <w:r w:rsidRPr="00D87D6F">
        <w:rPr>
          <w:rFonts w:ascii="Times New Roman" w:hAnsi="Times New Roman" w:cs="Times New Roman"/>
          <w:sz w:val="24"/>
          <w:szCs w:val="24"/>
          <w:lang w:val="en-US"/>
        </w:rPr>
        <w:t xml:space="preserve">(7804), 502-505.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10.1038/s41586-020-2176-1</w:t>
      </w:r>
    </w:p>
    <w:p w14:paraId="34013F7B"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pt-BR"/>
        </w:rPr>
      </w:pPr>
      <w:r w:rsidRPr="00D87D6F">
        <w:rPr>
          <w:rFonts w:ascii="Times New Roman" w:hAnsi="Times New Roman" w:cs="Times New Roman"/>
          <w:sz w:val="24"/>
          <w:szCs w:val="24"/>
          <w:lang w:val="en-US"/>
        </w:rPr>
        <w:t xml:space="preserve">Louca, S., &amp; Pennell, M. W. (2021). Why extinction estimates from extant phylogenies are so often zero. </w:t>
      </w:r>
      <w:proofErr w:type="spellStart"/>
      <w:r w:rsidRPr="00DB3754">
        <w:rPr>
          <w:rFonts w:ascii="Times New Roman" w:hAnsi="Times New Roman" w:cs="Times New Roman"/>
          <w:i/>
          <w:iCs/>
          <w:sz w:val="24"/>
          <w:szCs w:val="24"/>
          <w:lang w:val="pt-BR"/>
        </w:rPr>
        <w:t>Current</w:t>
      </w:r>
      <w:proofErr w:type="spellEnd"/>
      <w:r w:rsidRPr="00DB3754">
        <w:rPr>
          <w:rFonts w:ascii="Times New Roman" w:hAnsi="Times New Roman" w:cs="Times New Roman"/>
          <w:i/>
          <w:iCs/>
          <w:sz w:val="24"/>
          <w:szCs w:val="24"/>
          <w:lang w:val="pt-BR"/>
        </w:rPr>
        <w:t xml:space="preserve"> </w:t>
      </w:r>
      <w:proofErr w:type="spellStart"/>
      <w:r w:rsidRPr="00DB3754">
        <w:rPr>
          <w:rFonts w:ascii="Times New Roman" w:hAnsi="Times New Roman" w:cs="Times New Roman"/>
          <w:i/>
          <w:iCs/>
          <w:sz w:val="24"/>
          <w:szCs w:val="24"/>
          <w:lang w:val="pt-BR"/>
        </w:rPr>
        <w:t>Biology</w:t>
      </w:r>
      <w:proofErr w:type="spellEnd"/>
      <w:r w:rsidRPr="00DB3754">
        <w:rPr>
          <w:rFonts w:ascii="Times New Roman" w:hAnsi="Times New Roman" w:cs="Times New Roman"/>
          <w:i/>
          <w:iCs/>
          <w:sz w:val="24"/>
          <w:szCs w:val="24"/>
          <w:lang w:val="pt-BR"/>
        </w:rPr>
        <w:t>, 31</w:t>
      </w:r>
      <w:r w:rsidRPr="00DB3754">
        <w:rPr>
          <w:rFonts w:ascii="Times New Roman" w:hAnsi="Times New Roman" w:cs="Times New Roman"/>
          <w:sz w:val="24"/>
          <w:szCs w:val="24"/>
          <w:lang w:val="pt-BR"/>
        </w:rPr>
        <w:t xml:space="preserve">(14), 3168-3173. </w:t>
      </w:r>
      <w:proofErr w:type="spellStart"/>
      <w:r w:rsidRPr="00DB3754">
        <w:rPr>
          <w:rFonts w:ascii="Times New Roman" w:hAnsi="Times New Roman" w:cs="Times New Roman"/>
          <w:sz w:val="24"/>
          <w:szCs w:val="24"/>
          <w:lang w:val="pt-BR"/>
        </w:rPr>
        <w:t>doi</w:t>
      </w:r>
      <w:proofErr w:type="spellEnd"/>
      <w:r w:rsidRPr="00DB3754">
        <w:rPr>
          <w:rFonts w:ascii="Times New Roman" w:hAnsi="Times New Roman" w:cs="Times New Roman"/>
          <w:sz w:val="24"/>
          <w:szCs w:val="24"/>
          <w:lang w:val="pt-BR"/>
        </w:rPr>
        <w:t>: 10.1016/j.cub.2021.04.066</w:t>
      </w:r>
    </w:p>
    <w:p w14:paraId="2EED2F45"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B3754">
        <w:rPr>
          <w:rFonts w:ascii="Times New Roman" w:hAnsi="Times New Roman" w:cs="Times New Roman"/>
          <w:sz w:val="24"/>
          <w:szCs w:val="24"/>
          <w:lang w:val="pt-BR"/>
        </w:rPr>
        <w:t>Meiri</w:t>
      </w:r>
      <w:proofErr w:type="spellEnd"/>
      <w:r w:rsidRPr="00DB3754">
        <w:rPr>
          <w:rFonts w:ascii="Times New Roman" w:hAnsi="Times New Roman" w:cs="Times New Roman"/>
          <w:sz w:val="24"/>
          <w:szCs w:val="24"/>
          <w:lang w:val="pt-BR"/>
        </w:rPr>
        <w:t xml:space="preserve">, S., Raia, P., &amp; Santos, A. M. (2018). </w:t>
      </w:r>
      <w:r w:rsidRPr="00D87D6F">
        <w:rPr>
          <w:rFonts w:ascii="Times New Roman" w:hAnsi="Times New Roman" w:cs="Times New Roman"/>
          <w:sz w:val="24"/>
          <w:szCs w:val="24"/>
          <w:lang w:val="en-US"/>
        </w:rPr>
        <w:t xml:space="preserve">Anagenesis and cladogenesis are useful island biogeography terms. </w:t>
      </w:r>
      <w:r w:rsidRPr="00D87D6F">
        <w:rPr>
          <w:rFonts w:ascii="Times New Roman" w:hAnsi="Times New Roman" w:cs="Times New Roman"/>
          <w:i/>
          <w:iCs/>
          <w:sz w:val="24"/>
          <w:szCs w:val="24"/>
          <w:lang w:val="en-US"/>
        </w:rPr>
        <w:t>Trends in Ecology &amp; Evolution, 33</w:t>
      </w:r>
      <w:r w:rsidRPr="00D87D6F">
        <w:rPr>
          <w:rFonts w:ascii="Times New Roman" w:hAnsi="Times New Roman" w:cs="Times New Roman"/>
          <w:sz w:val="24"/>
          <w:szCs w:val="24"/>
          <w:lang w:val="en-US"/>
        </w:rPr>
        <w:t xml:space="preserve">(12), 895-896.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10.1016/j.tree.2018.09.005</w:t>
      </w:r>
    </w:p>
    <w:p w14:paraId="5C3B3EE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Mora, C., Tittensor, D. P., </w:t>
      </w:r>
      <w:proofErr w:type="spellStart"/>
      <w:r w:rsidRPr="00D87D6F">
        <w:rPr>
          <w:rFonts w:ascii="Times New Roman" w:hAnsi="Times New Roman" w:cs="Times New Roman"/>
          <w:sz w:val="24"/>
          <w:szCs w:val="24"/>
          <w:lang w:val="en-US"/>
        </w:rPr>
        <w:t>Adl</w:t>
      </w:r>
      <w:proofErr w:type="spellEnd"/>
      <w:r w:rsidRPr="00D87D6F">
        <w:rPr>
          <w:rFonts w:ascii="Times New Roman" w:hAnsi="Times New Roman" w:cs="Times New Roman"/>
          <w:sz w:val="24"/>
          <w:szCs w:val="24"/>
          <w:lang w:val="en-US"/>
        </w:rPr>
        <w:t xml:space="preserve">, S., Simpson, A. G., &amp; Worm, B. (2011). How many species are there on Earth and in the </w:t>
      </w:r>
      <w:proofErr w:type="gramStart"/>
      <w:r w:rsidRPr="00D87D6F">
        <w:rPr>
          <w:rFonts w:ascii="Times New Roman" w:hAnsi="Times New Roman" w:cs="Times New Roman"/>
          <w:sz w:val="24"/>
          <w:szCs w:val="24"/>
          <w:lang w:val="en-US"/>
        </w:rPr>
        <w:t>ocean?.</w:t>
      </w:r>
      <w:proofErr w:type="gramEnd"/>
      <w:r w:rsidRPr="00D87D6F">
        <w:rPr>
          <w:rFonts w:ascii="Times New Roman" w:hAnsi="Times New Roman" w:cs="Times New Roman"/>
          <w:sz w:val="24"/>
          <w:szCs w:val="24"/>
          <w:lang w:val="en-US"/>
        </w:rPr>
        <w:t xml:space="preserve"> </w:t>
      </w:r>
      <w:proofErr w:type="spellStart"/>
      <w:r w:rsidRPr="00D87D6F">
        <w:rPr>
          <w:rFonts w:ascii="Times New Roman" w:hAnsi="Times New Roman" w:cs="Times New Roman"/>
          <w:i/>
          <w:iCs/>
          <w:sz w:val="24"/>
          <w:szCs w:val="24"/>
          <w:lang w:val="en-US"/>
        </w:rPr>
        <w:t>PLoS</w:t>
      </w:r>
      <w:proofErr w:type="spellEnd"/>
      <w:r w:rsidRPr="00D87D6F">
        <w:rPr>
          <w:rFonts w:ascii="Times New Roman" w:hAnsi="Times New Roman" w:cs="Times New Roman"/>
          <w:i/>
          <w:iCs/>
          <w:sz w:val="24"/>
          <w:szCs w:val="24"/>
          <w:lang w:val="en-US"/>
        </w:rPr>
        <w:t xml:space="preserve"> biology, 9</w:t>
      </w:r>
      <w:r w:rsidRPr="00D87D6F">
        <w:rPr>
          <w:rFonts w:ascii="Times New Roman" w:hAnsi="Times New Roman" w:cs="Times New Roman"/>
          <w:sz w:val="24"/>
          <w:szCs w:val="24"/>
          <w:lang w:val="en-US"/>
        </w:rPr>
        <w:t xml:space="preserve">(8), e1001127.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10.1371/journal.pbio.1001127</w:t>
      </w:r>
    </w:p>
    <w:p w14:paraId="67E8559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Moura, M. R., &amp; </w:t>
      </w:r>
      <w:proofErr w:type="spellStart"/>
      <w:r w:rsidRPr="00D87D6F">
        <w:rPr>
          <w:rFonts w:ascii="Times New Roman" w:hAnsi="Times New Roman" w:cs="Times New Roman"/>
          <w:sz w:val="24"/>
          <w:szCs w:val="24"/>
          <w:lang w:val="en-US"/>
        </w:rPr>
        <w:t>Jetz</w:t>
      </w:r>
      <w:proofErr w:type="spellEnd"/>
      <w:r w:rsidRPr="00D87D6F">
        <w:rPr>
          <w:rFonts w:ascii="Times New Roman" w:hAnsi="Times New Roman" w:cs="Times New Roman"/>
          <w:sz w:val="24"/>
          <w:szCs w:val="24"/>
          <w:lang w:val="en-US"/>
        </w:rPr>
        <w:t xml:space="preserve">, W. (2021). Shortfalls and opportunities in terrestrial vertebrate species discovery. </w:t>
      </w:r>
      <w:r w:rsidRPr="00D87D6F">
        <w:rPr>
          <w:rFonts w:ascii="Times New Roman" w:hAnsi="Times New Roman" w:cs="Times New Roman"/>
          <w:i/>
          <w:iCs/>
          <w:sz w:val="24"/>
          <w:szCs w:val="24"/>
          <w:lang w:val="en-US"/>
        </w:rPr>
        <w:t>Nature Ecology &amp; Evolution</w:t>
      </w:r>
      <w:r w:rsidRPr="00D87D6F">
        <w:rPr>
          <w:rFonts w:ascii="Times New Roman" w:hAnsi="Times New Roman" w:cs="Times New Roman"/>
          <w:sz w:val="24"/>
          <w:szCs w:val="24"/>
          <w:lang w:val="en-US"/>
        </w:rPr>
        <w:t xml:space="preserve">, 5(5), 631-639.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10.1038/s41559-021-01411-5</w:t>
      </w:r>
    </w:p>
    <w:p w14:paraId="57296F5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Mynard, P., Algar, A., Lancaster, L., </w:t>
      </w:r>
      <w:proofErr w:type="spellStart"/>
      <w:r w:rsidRPr="00D87D6F">
        <w:rPr>
          <w:rFonts w:ascii="Times New Roman" w:hAnsi="Times New Roman" w:cs="Times New Roman"/>
          <w:sz w:val="24"/>
          <w:szCs w:val="24"/>
          <w:lang w:val="en-US"/>
        </w:rPr>
        <w:t>Bocedi</w:t>
      </w:r>
      <w:proofErr w:type="spellEnd"/>
      <w:r w:rsidRPr="00D87D6F">
        <w:rPr>
          <w:rFonts w:ascii="Times New Roman" w:hAnsi="Times New Roman" w:cs="Times New Roman"/>
          <w:sz w:val="24"/>
          <w:szCs w:val="24"/>
          <w:lang w:val="en-US"/>
        </w:rPr>
        <w:t xml:space="preserve">, G., Fahri, F., </w:t>
      </w:r>
      <w:proofErr w:type="spellStart"/>
      <w:r w:rsidRPr="00D87D6F">
        <w:rPr>
          <w:rFonts w:ascii="Times New Roman" w:hAnsi="Times New Roman" w:cs="Times New Roman"/>
          <w:sz w:val="24"/>
          <w:szCs w:val="24"/>
          <w:lang w:val="en-US"/>
        </w:rPr>
        <w:t>Gubry-Rangin</w:t>
      </w:r>
      <w:proofErr w:type="spellEnd"/>
      <w:r w:rsidRPr="00D87D6F">
        <w:rPr>
          <w:rFonts w:ascii="Times New Roman" w:hAnsi="Times New Roman" w:cs="Times New Roman"/>
          <w:sz w:val="24"/>
          <w:szCs w:val="24"/>
          <w:lang w:val="en-US"/>
        </w:rPr>
        <w:t xml:space="preserve">, C., et al., (2023). Impact of phylogenetic tree completeness and misspecification of sampling fractions on trait dependent diversification models. </w:t>
      </w:r>
      <w:r w:rsidRPr="00D87D6F">
        <w:rPr>
          <w:rFonts w:ascii="Times New Roman" w:hAnsi="Times New Roman" w:cs="Times New Roman"/>
          <w:i/>
          <w:iCs/>
          <w:sz w:val="24"/>
          <w:szCs w:val="24"/>
          <w:lang w:val="en-US"/>
        </w:rPr>
        <w:t>Systematic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72</w:t>
      </w:r>
      <w:r w:rsidRPr="00D87D6F">
        <w:rPr>
          <w:rFonts w:ascii="Times New Roman" w:hAnsi="Times New Roman" w:cs="Times New Roman"/>
          <w:sz w:val="24"/>
          <w:szCs w:val="24"/>
          <w:lang w:val="en-US"/>
        </w:rPr>
        <w:t xml:space="preserve">(1), 106–119.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10.1093/</w:t>
      </w:r>
      <w:proofErr w:type="spellStart"/>
      <w:r w:rsidRPr="00D87D6F">
        <w:rPr>
          <w:rFonts w:ascii="Times New Roman" w:hAnsi="Times New Roman" w:cs="Times New Roman"/>
          <w:sz w:val="24"/>
          <w:szCs w:val="24"/>
          <w:lang w:val="en-US"/>
        </w:rPr>
        <w:t>sysbio</w:t>
      </w:r>
      <w:proofErr w:type="spellEnd"/>
      <w:r w:rsidRPr="00D87D6F">
        <w:rPr>
          <w:rFonts w:ascii="Times New Roman" w:hAnsi="Times New Roman" w:cs="Times New Roman"/>
          <w:sz w:val="24"/>
          <w:szCs w:val="24"/>
          <w:lang w:val="en-US"/>
        </w:rPr>
        <w:t>/syad001</w:t>
      </w:r>
    </w:p>
    <w:p w14:paraId="6BA1D18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Nee, S., May, R. M., &amp; Harvey, P. H. (1994). The reconstructed evolutionary process. </w:t>
      </w:r>
      <w:r w:rsidRPr="00D87D6F">
        <w:rPr>
          <w:rFonts w:ascii="Times New Roman" w:hAnsi="Times New Roman" w:cs="Times New Roman"/>
          <w:i/>
          <w:iCs/>
          <w:sz w:val="24"/>
          <w:szCs w:val="24"/>
          <w:lang w:val="en-US"/>
        </w:rPr>
        <w:t>Philosophical Transactions of the Royal Society of London. Series B: Biological Sciences, 344</w:t>
      </w:r>
      <w:r w:rsidRPr="00D87D6F">
        <w:rPr>
          <w:rFonts w:ascii="Times New Roman" w:hAnsi="Times New Roman" w:cs="Times New Roman"/>
          <w:sz w:val="24"/>
          <w:szCs w:val="24"/>
          <w:lang w:val="en-US"/>
        </w:rPr>
        <w:t xml:space="preserve">(1309), 305-311.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10.1098/rstb.1994.0068</w:t>
      </w:r>
    </w:p>
    <w:p w14:paraId="39F0B96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Nee, S., &amp; May, R. M. (1997). Extinction and the loss of evolutionary history. </w:t>
      </w:r>
      <w:r w:rsidRPr="00D87D6F">
        <w:rPr>
          <w:rFonts w:ascii="Times New Roman" w:hAnsi="Times New Roman" w:cs="Times New Roman"/>
          <w:i/>
          <w:iCs/>
          <w:sz w:val="24"/>
          <w:szCs w:val="24"/>
          <w:lang w:val="en-US"/>
        </w:rPr>
        <w:t>Science</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278</w:t>
      </w:r>
      <w:r w:rsidRPr="00D87D6F">
        <w:rPr>
          <w:rFonts w:ascii="Times New Roman" w:hAnsi="Times New Roman" w:cs="Times New Roman"/>
          <w:sz w:val="24"/>
          <w:szCs w:val="24"/>
          <w:lang w:val="en-US"/>
        </w:rPr>
        <w:t xml:space="preserve">(5338), 692–694.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10.1126/science.278.5338.692</w:t>
      </w:r>
    </w:p>
    <w:p w14:paraId="6304B00D"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Ondo, I., Dhanjal-Adams, K., </w:t>
      </w:r>
      <w:proofErr w:type="spellStart"/>
      <w:r w:rsidRPr="00D87D6F">
        <w:rPr>
          <w:rFonts w:ascii="Times New Roman" w:hAnsi="Times New Roman" w:cs="Times New Roman"/>
          <w:sz w:val="24"/>
          <w:szCs w:val="24"/>
          <w:lang w:val="en-US"/>
        </w:rPr>
        <w:t>Pironon</w:t>
      </w:r>
      <w:proofErr w:type="spellEnd"/>
      <w:r w:rsidRPr="00D87D6F">
        <w:rPr>
          <w:rFonts w:ascii="Times New Roman" w:hAnsi="Times New Roman" w:cs="Times New Roman"/>
          <w:sz w:val="24"/>
          <w:szCs w:val="24"/>
          <w:lang w:val="en-US"/>
        </w:rPr>
        <w:t xml:space="preserve">, S., Silvestro, D., </w:t>
      </w:r>
      <w:proofErr w:type="spellStart"/>
      <w:r w:rsidRPr="00D87D6F">
        <w:rPr>
          <w:rFonts w:ascii="Times New Roman" w:hAnsi="Times New Roman" w:cs="Times New Roman"/>
          <w:sz w:val="24"/>
          <w:szCs w:val="24"/>
          <w:lang w:val="en-US"/>
        </w:rPr>
        <w:t>Deklerck</w:t>
      </w:r>
      <w:proofErr w:type="spellEnd"/>
      <w:r w:rsidRPr="00D87D6F">
        <w:rPr>
          <w:rFonts w:ascii="Times New Roman" w:hAnsi="Times New Roman" w:cs="Times New Roman"/>
          <w:sz w:val="24"/>
          <w:szCs w:val="24"/>
          <w:lang w:val="en-US"/>
        </w:rPr>
        <w:t xml:space="preserve">, V., Grace, O., ... &amp; Antonelli, A. (2023). Plant diversity </w:t>
      </w:r>
      <w:proofErr w:type="spellStart"/>
      <w:r w:rsidRPr="00D87D6F">
        <w:rPr>
          <w:rFonts w:ascii="Times New Roman" w:hAnsi="Times New Roman" w:cs="Times New Roman"/>
          <w:sz w:val="24"/>
          <w:szCs w:val="24"/>
          <w:lang w:val="en-US"/>
        </w:rPr>
        <w:t>darkspots</w:t>
      </w:r>
      <w:proofErr w:type="spellEnd"/>
      <w:r w:rsidRPr="00D87D6F">
        <w:rPr>
          <w:rFonts w:ascii="Times New Roman" w:hAnsi="Times New Roman" w:cs="Times New Roman"/>
          <w:sz w:val="24"/>
          <w:szCs w:val="24"/>
          <w:lang w:val="en-US"/>
        </w:rPr>
        <w:t xml:space="preserve"> for global collection priorities. </w:t>
      </w:r>
      <w:proofErr w:type="spellStart"/>
      <w:r w:rsidRPr="00D87D6F">
        <w:rPr>
          <w:rFonts w:ascii="Times New Roman" w:hAnsi="Times New Roman" w:cs="Times New Roman"/>
          <w:i/>
          <w:iCs/>
          <w:sz w:val="24"/>
          <w:szCs w:val="24"/>
          <w:lang w:val="en-US"/>
        </w:rPr>
        <w:t>bioRxiv</w:t>
      </w:r>
      <w:proofErr w:type="spellEnd"/>
      <w:r w:rsidRPr="00D87D6F">
        <w:rPr>
          <w:rFonts w:ascii="Times New Roman" w:hAnsi="Times New Roman" w:cs="Times New Roman"/>
          <w:sz w:val="24"/>
          <w:szCs w:val="24"/>
          <w:lang w:val="en-US"/>
        </w:rPr>
        <w:t xml:space="preserve">, 2023-09.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10.1101/2023.09.12.557387</w:t>
      </w:r>
    </w:p>
    <w:p w14:paraId="45E2DF8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Parry, L. A. (2021). Evolution: no extinction? No </w:t>
      </w:r>
      <w:proofErr w:type="gramStart"/>
      <w:r w:rsidRPr="00D87D6F">
        <w:rPr>
          <w:rFonts w:ascii="Times New Roman" w:hAnsi="Times New Roman" w:cs="Times New Roman"/>
          <w:sz w:val="24"/>
          <w:szCs w:val="24"/>
          <w:lang w:val="en-US"/>
        </w:rPr>
        <w:t>way!.</w:t>
      </w:r>
      <w:proofErr w:type="gramEnd"/>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Current Biology, 31</w:t>
      </w:r>
      <w:r w:rsidRPr="00D87D6F">
        <w:rPr>
          <w:rFonts w:ascii="Times New Roman" w:hAnsi="Times New Roman" w:cs="Times New Roman"/>
          <w:sz w:val="24"/>
          <w:szCs w:val="24"/>
          <w:lang w:val="en-US"/>
        </w:rPr>
        <w:t xml:space="preserve">(14), R907-R909.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10.1016/j.cub.2021.05.044</w:t>
      </w:r>
    </w:p>
    <w:p w14:paraId="2BA7159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lastRenderedPageBreak/>
        <w:t xml:space="preserve">Pearson, P. N. (1995). Investigating age-dependency of species extinction rates using dynamic survivorship analysis. </w:t>
      </w:r>
      <w:r w:rsidRPr="00D87D6F">
        <w:rPr>
          <w:rFonts w:ascii="Times New Roman" w:hAnsi="Times New Roman" w:cs="Times New Roman"/>
          <w:i/>
          <w:iCs/>
          <w:sz w:val="24"/>
          <w:szCs w:val="24"/>
          <w:lang w:val="en-US"/>
        </w:rPr>
        <w:t>Historical Biology</w:t>
      </w:r>
      <w:r w:rsidRPr="00D87D6F">
        <w:rPr>
          <w:rFonts w:ascii="Times New Roman" w:hAnsi="Times New Roman" w:cs="Times New Roman"/>
          <w:sz w:val="24"/>
          <w:szCs w:val="24"/>
          <w:lang w:val="en-US"/>
        </w:rPr>
        <w:t xml:space="preserve">, 10(2), 119–136.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10.1080/10292389509380516</w:t>
      </w:r>
    </w:p>
    <w:p w14:paraId="43F414E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Pie, M. R., &amp; Caron, F. (2023). Substantial variation in species ages among vertebrate clades. </w:t>
      </w:r>
      <w:proofErr w:type="spellStart"/>
      <w:r w:rsidRPr="00D87D6F">
        <w:rPr>
          <w:rFonts w:ascii="Times New Roman" w:hAnsi="Times New Roman" w:cs="Times New Roman"/>
          <w:i/>
          <w:iCs/>
          <w:sz w:val="24"/>
          <w:szCs w:val="24"/>
          <w:lang w:val="en-US"/>
        </w:rPr>
        <w:t>BioRxiv</w:t>
      </w:r>
      <w:proofErr w:type="spellEnd"/>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06</w:t>
      </w:r>
      <w:r w:rsidRPr="00D87D6F">
        <w:rPr>
          <w:rFonts w:ascii="Times New Roman" w:hAnsi="Times New Roman" w:cs="Times New Roman"/>
          <w:sz w:val="24"/>
          <w:szCs w:val="24"/>
          <w:lang w:val="en-US"/>
        </w:rPr>
        <w:t xml:space="preserve">.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10.1101/2023.06.08.544238</w:t>
      </w:r>
    </w:p>
    <w:p w14:paraId="05D1B91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Pimm, S. L., Jenkins, C. N., Abell, R., Brooks, T. M., Gittleman, J. L., Joppa, L. N., … Sexton, J. O. (2014). The biodiversity of species and their rates of extinction, distribution, and protection. </w:t>
      </w:r>
      <w:r w:rsidRPr="00D87D6F">
        <w:rPr>
          <w:rFonts w:ascii="Times New Roman" w:hAnsi="Times New Roman" w:cs="Times New Roman"/>
          <w:i/>
          <w:iCs/>
          <w:sz w:val="24"/>
          <w:szCs w:val="24"/>
          <w:lang w:val="en-US"/>
        </w:rPr>
        <w:t>Science</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344</w:t>
      </w:r>
      <w:r w:rsidRPr="00D87D6F">
        <w:rPr>
          <w:rFonts w:ascii="Times New Roman" w:hAnsi="Times New Roman" w:cs="Times New Roman"/>
          <w:sz w:val="24"/>
          <w:szCs w:val="24"/>
          <w:lang w:val="en-US"/>
        </w:rPr>
        <w:t xml:space="preserve">(6187).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10.1126/science.1246752</w:t>
      </w:r>
    </w:p>
    <w:p w14:paraId="59B71194"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R Core Team. (2019). R: A language and environment for statistical computing. Vienna, Austria: </w:t>
      </w:r>
      <w:r w:rsidRPr="00D87D6F">
        <w:rPr>
          <w:rFonts w:ascii="Times New Roman" w:hAnsi="Times New Roman" w:cs="Times New Roman"/>
          <w:i/>
          <w:iCs/>
          <w:sz w:val="24"/>
          <w:szCs w:val="24"/>
          <w:lang w:val="en-US"/>
        </w:rPr>
        <w:t>R Foundation for Statistical Computing</w:t>
      </w:r>
      <w:r w:rsidRPr="00D87D6F">
        <w:rPr>
          <w:rFonts w:ascii="Times New Roman" w:hAnsi="Times New Roman" w:cs="Times New Roman"/>
          <w:sz w:val="24"/>
          <w:szCs w:val="24"/>
          <w:lang w:val="en-US"/>
        </w:rPr>
        <w:t>. Retrieved from https://www.r-project.org/</w:t>
      </w:r>
    </w:p>
    <w:p w14:paraId="5F2A53A0"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fr-FR"/>
        </w:rPr>
      </w:pPr>
      <w:proofErr w:type="spellStart"/>
      <w:r w:rsidRPr="00D87D6F">
        <w:rPr>
          <w:rFonts w:ascii="Times New Roman" w:hAnsi="Times New Roman" w:cs="Times New Roman"/>
          <w:sz w:val="24"/>
          <w:szCs w:val="24"/>
          <w:lang w:val="en-US"/>
        </w:rPr>
        <w:t>Rabosky</w:t>
      </w:r>
      <w:proofErr w:type="spellEnd"/>
      <w:r w:rsidRPr="00D87D6F">
        <w:rPr>
          <w:rFonts w:ascii="Times New Roman" w:hAnsi="Times New Roman" w:cs="Times New Roman"/>
          <w:sz w:val="24"/>
          <w:szCs w:val="24"/>
          <w:lang w:val="en-US"/>
        </w:rPr>
        <w:t xml:space="preserve">, D. L. (2010). Extinction rates should not be estimated from molecular phylogenies. </w:t>
      </w:r>
      <w:r w:rsidRPr="00DB3754">
        <w:rPr>
          <w:rFonts w:ascii="Times New Roman" w:hAnsi="Times New Roman" w:cs="Times New Roman"/>
          <w:i/>
          <w:iCs/>
          <w:sz w:val="24"/>
          <w:szCs w:val="24"/>
          <w:lang w:val="fr-FR"/>
        </w:rPr>
        <w:t>Evolution</w:t>
      </w:r>
      <w:r w:rsidRPr="00DB3754">
        <w:rPr>
          <w:rFonts w:ascii="Times New Roman" w:hAnsi="Times New Roman" w:cs="Times New Roman"/>
          <w:sz w:val="24"/>
          <w:szCs w:val="24"/>
          <w:lang w:val="fr-FR"/>
        </w:rPr>
        <w:t xml:space="preserve">, 64(6), 1816–1824. </w:t>
      </w:r>
      <w:proofErr w:type="spellStart"/>
      <w:proofErr w:type="gramStart"/>
      <w:r w:rsidRPr="00DB3754">
        <w:rPr>
          <w:rFonts w:ascii="Times New Roman" w:hAnsi="Times New Roman" w:cs="Times New Roman"/>
          <w:sz w:val="24"/>
          <w:szCs w:val="24"/>
          <w:lang w:val="fr-FR"/>
        </w:rPr>
        <w:t>doi</w:t>
      </w:r>
      <w:proofErr w:type="spellEnd"/>
      <w:r w:rsidRPr="00DB3754">
        <w:rPr>
          <w:rFonts w:ascii="Times New Roman" w:hAnsi="Times New Roman" w:cs="Times New Roman"/>
          <w:sz w:val="24"/>
          <w:szCs w:val="24"/>
          <w:lang w:val="fr-FR"/>
        </w:rPr>
        <w:t>:</w:t>
      </w:r>
      <w:proofErr w:type="gramEnd"/>
      <w:r w:rsidRPr="00DB3754">
        <w:rPr>
          <w:rFonts w:ascii="Times New Roman" w:hAnsi="Times New Roman" w:cs="Times New Roman"/>
          <w:sz w:val="24"/>
          <w:szCs w:val="24"/>
          <w:lang w:val="fr-FR"/>
        </w:rPr>
        <w:t xml:space="preserve"> 10.1111/j.1558-5646.2009.00926.x</w:t>
      </w:r>
    </w:p>
    <w:p w14:paraId="75D6FA7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fr-FR"/>
        </w:rPr>
        <w:t>Rivas-</w:t>
      </w:r>
      <w:proofErr w:type="spellStart"/>
      <w:r w:rsidRPr="00DB3754">
        <w:rPr>
          <w:rFonts w:ascii="Times New Roman" w:hAnsi="Times New Roman" w:cs="Times New Roman"/>
          <w:sz w:val="24"/>
          <w:szCs w:val="24"/>
          <w:lang w:val="fr-FR"/>
        </w:rPr>
        <w:t>Gonzáles</w:t>
      </w:r>
      <w:proofErr w:type="spellEnd"/>
      <w:r w:rsidRPr="00DB3754">
        <w:rPr>
          <w:rFonts w:ascii="Times New Roman" w:hAnsi="Times New Roman" w:cs="Times New Roman"/>
          <w:sz w:val="24"/>
          <w:szCs w:val="24"/>
          <w:lang w:val="fr-FR"/>
        </w:rPr>
        <w:t xml:space="preserve">, I., Rousselle, M., Li, F., Zhou, L., </w:t>
      </w:r>
      <w:proofErr w:type="spellStart"/>
      <w:r w:rsidRPr="00DB3754">
        <w:rPr>
          <w:rFonts w:ascii="Times New Roman" w:hAnsi="Times New Roman" w:cs="Times New Roman"/>
          <w:sz w:val="24"/>
          <w:szCs w:val="24"/>
          <w:lang w:val="fr-FR"/>
        </w:rPr>
        <w:t>Dutheil</w:t>
      </w:r>
      <w:proofErr w:type="spellEnd"/>
      <w:r w:rsidRPr="00DB3754">
        <w:rPr>
          <w:rFonts w:ascii="Times New Roman" w:hAnsi="Times New Roman" w:cs="Times New Roman"/>
          <w:sz w:val="24"/>
          <w:szCs w:val="24"/>
          <w:lang w:val="fr-FR"/>
        </w:rPr>
        <w:t xml:space="preserve">, J., Munch, K., et al., (2023). </w:t>
      </w:r>
      <w:r w:rsidRPr="00D87D6F">
        <w:rPr>
          <w:rFonts w:ascii="Times New Roman" w:hAnsi="Times New Roman" w:cs="Times New Roman"/>
          <w:sz w:val="24"/>
          <w:szCs w:val="24"/>
          <w:lang w:val="en-US"/>
        </w:rPr>
        <w:t xml:space="preserve">Pervasive incomplete lineage sorting </w:t>
      </w:r>
      <w:proofErr w:type="gramStart"/>
      <w:r w:rsidRPr="00D87D6F">
        <w:rPr>
          <w:rFonts w:ascii="Times New Roman" w:hAnsi="Times New Roman" w:cs="Times New Roman"/>
          <w:sz w:val="24"/>
          <w:szCs w:val="24"/>
          <w:lang w:val="en-US"/>
        </w:rPr>
        <w:t>illuminates</w:t>
      </w:r>
      <w:proofErr w:type="gramEnd"/>
      <w:r w:rsidRPr="00D87D6F">
        <w:rPr>
          <w:rFonts w:ascii="Times New Roman" w:hAnsi="Times New Roman" w:cs="Times New Roman"/>
          <w:sz w:val="24"/>
          <w:szCs w:val="24"/>
          <w:lang w:val="en-US"/>
        </w:rPr>
        <w:t xml:space="preserve"> speciation and selection in primates. </w:t>
      </w:r>
      <w:r w:rsidRPr="00D87D6F">
        <w:rPr>
          <w:rFonts w:ascii="Times New Roman" w:hAnsi="Times New Roman" w:cs="Times New Roman"/>
          <w:i/>
          <w:iCs/>
          <w:sz w:val="24"/>
          <w:szCs w:val="24"/>
          <w:lang w:val="en-US"/>
        </w:rPr>
        <w:t>Science</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380</w:t>
      </w:r>
      <w:r w:rsidRPr="00D87D6F">
        <w:rPr>
          <w:rFonts w:ascii="Times New Roman" w:hAnsi="Times New Roman" w:cs="Times New Roman"/>
          <w:sz w:val="24"/>
          <w:szCs w:val="24"/>
          <w:lang w:val="en-US"/>
        </w:rPr>
        <w:t xml:space="preserve">(6648), eabn4409.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w:t>
      </w:r>
      <w:r w:rsidRPr="00D87D6F">
        <w:rPr>
          <w:lang w:val="en-US"/>
        </w:rPr>
        <w:t xml:space="preserve"> </w:t>
      </w:r>
      <w:r w:rsidRPr="00D87D6F">
        <w:rPr>
          <w:rFonts w:ascii="Times New Roman" w:hAnsi="Times New Roman" w:cs="Times New Roman"/>
          <w:sz w:val="24"/>
          <w:szCs w:val="24"/>
          <w:lang w:val="en-US"/>
        </w:rPr>
        <w:t>10.1126/</w:t>
      </w:r>
      <w:proofErr w:type="gramStart"/>
      <w:r w:rsidRPr="00D87D6F">
        <w:rPr>
          <w:rFonts w:ascii="Times New Roman" w:hAnsi="Times New Roman" w:cs="Times New Roman"/>
          <w:sz w:val="24"/>
          <w:szCs w:val="24"/>
          <w:lang w:val="en-US"/>
        </w:rPr>
        <w:t>science.abn</w:t>
      </w:r>
      <w:proofErr w:type="gramEnd"/>
      <w:r w:rsidRPr="00D87D6F">
        <w:rPr>
          <w:rFonts w:ascii="Times New Roman" w:hAnsi="Times New Roman" w:cs="Times New Roman"/>
          <w:sz w:val="24"/>
          <w:szCs w:val="24"/>
          <w:lang w:val="en-US"/>
        </w:rPr>
        <w:t xml:space="preserve">4409 </w:t>
      </w:r>
    </w:p>
    <w:p w14:paraId="5352884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Roopnarine, P. D., Byars, G., Fitzgerald, P., Paleobiology, S., &amp; Winter, N. (1999). Anagenetic evolution, </w:t>
      </w:r>
      <w:proofErr w:type="spellStart"/>
      <w:r w:rsidRPr="00D87D6F">
        <w:rPr>
          <w:rFonts w:ascii="Times New Roman" w:hAnsi="Times New Roman" w:cs="Times New Roman"/>
          <w:sz w:val="24"/>
          <w:szCs w:val="24"/>
          <w:lang w:val="en-US"/>
        </w:rPr>
        <w:t>stratophenetic</w:t>
      </w:r>
      <w:proofErr w:type="spellEnd"/>
      <w:r w:rsidRPr="00D87D6F">
        <w:rPr>
          <w:rFonts w:ascii="Times New Roman" w:hAnsi="Times New Roman" w:cs="Times New Roman"/>
          <w:sz w:val="24"/>
          <w:szCs w:val="24"/>
          <w:lang w:val="en-US"/>
        </w:rPr>
        <w:t xml:space="preserve"> patterns, and random walk models. </w:t>
      </w:r>
      <w:r w:rsidRPr="00D87D6F">
        <w:rPr>
          <w:rFonts w:ascii="Times New Roman" w:hAnsi="Times New Roman" w:cs="Times New Roman"/>
          <w:i/>
          <w:iCs/>
          <w:sz w:val="24"/>
          <w:szCs w:val="24"/>
          <w:lang w:val="en-US"/>
        </w:rPr>
        <w:t xml:space="preserve">Paleobiology, </w:t>
      </w:r>
      <w:r w:rsidRPr="00D87D6F">
        <w:rPr>
          <w:rFonts w:ascii="Times New Roman" w:hAnsi="Times New Roman" w:cs="Times New Roman"/>
          <w:sz w:val="24"/>
          <w:szCs w:val="24"/>
          <w:lang w:val="en-US"/>
        </w:rPr>
        <w:t xml:space="preserve">25(1), 41–57.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10.1666/0094-8373(1999)0252.3.CO;2</w:t>
      </w:r>
    </w:p>
    <w:p w14:paraId="20440EA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Rosenblum, E. B., Sarver, B. A. J., Brown, J. W., Des Roches, S., Hardwick, K. M., Hether, T. D., et al., (2012). Goldilocks meets Santa Rosalia: an ephemeral speciation model explains patterns of diversification across time scales. </w:t>
      </w:r>
      <w:r w:rsidRPr="00D87D6F">
        <w:rPr>
          <w:rFonts w:ascii="Times New Roman" w:hAnsi="Times New Roman" w:cs="Times New Roman"/>
          <w:i/>
          <w:iCs/>
          <w:sz w:val="24"/>
          <w:szCs w:val="24"/>
          <w:lang w:val="en-US"/>
        </w:rPr>
        <w:t>Evolutionary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39</w:t>
      </w:r>
      <w:r w:rsidRPr="00D87D6F">
        <w:rPr>
          <w:rFonts w:ascii="Times New Roman" w:hAnsi="Times New Roman" w:cs="Times New Roman"/>
          <w:sz w:val="24"/>
          <w:szCs w:val="24"/>
          <w:lang w:val="en-US"/>
        </w:rPr>
        <w:t xml:space="preserve">(2), 255–261.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10.1007/s11692-012-9171-x</w:t>
      </w:r>
    </w:p>
    <w:p w14:paraId="6DF2C8E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Schnitzler, J., &amp; </w:t>
      </w:r>
      <w:proofErr w:type="spellStart"/>
      <w:r w:rsidRPr="00D87D6F">
        <w:rPr>
          <w:rFonts w:ascii="Times New Roman" w:hAnsi="Times New Roman" w:cs="Times New Roman"/>
          <w:sz w:val="24"/>
          <w:szCs w:val="24"/>
          <w:lang w:val="en-US"/>
        </w:rPr>
        <w:t>Zizka</w:t>
      </w:r>
      <w:proofErr w:type="spellEnd"/>
      <w:r w:rsidRPr="00D87D6F">
        <w:rPr>
          <w:rFonts w:ascii="Times New Roman" w:hAnsi="Times New Roman" w:cs="Times New Roman"/>
          <w:sz w:val="24"/>
          <w:szCs w:val="24"/>
          <w:lang w:val="en-US"/>
        </w:rPr>
        <w:t xml:space="preserve">, G. (2011). A Bayesian framework to estimate diversification rates and their variation through time and space. </w:t>
      </w:r>
      <w:r w:rsidRPr="00D87D6F">
        <w:rPr>
          <w:rFonts w:ascii="Times New Roman" w:hAnsi="Times New Roman" w:cs="Times New Roman"/>
          <w:i/>
          <w:iCs/>
          <w:sz w:val="24"/>
          <w:szCs w:val="24"/>
          <w:lang w:val="en-US"/>
        </w:rPr>
        <w:t>BMC evolutionary biology, 11</w:t>
      </w:r>
      <w:r w:rsidRPr="00D87D6F">
        <w:rPr>
          <w:rFonts w:ascii="Times New Roman" w:hAnsi="Times New Roman" w:cs="Times New Roman"/>
          <w:sz w:val="24"/>
          <w:szCs w:val="24"/>
          <w:lang w:val="en-US"/>
        </w:rPr>
        <w:t xml:space="preserve">, 1-15.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10.1186/1471-2148-11-311</w:t>
      </w:r>
    </w:p>
    <w:p w14:paraId="161119A9"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Salamin, N., &amp; Schnitzler, J. (2014). </w:t>
      </w:r>
      <w:proofErr w:type="spellStart"/>
      <w:r w:rsidRPr="00D87D6F">
        <w:rPr>
          <w:rFonts w:ascii="Times New Roman" w:hAnsi="Times New Roman" w:cs="Times New Roman"/>
          <w:sz w:val="24"/>
          <w:szCs w:val="24"/>
          <w:lang w:val="en-US"/>
        </w:rPr>
        <w:t>PyRate</w:t>
      </w:r>
      <w:proofErr w:type="spellEnd"/>
      <w:r w:rsidRPr="00D87D6F">
        <w:rPr>
          <w:rFonts w:ascii="Times New Roman" w:hAnsi="Times New Roman" w:cs="Times New Roman"/>
          <w:sz w:val="24"/>
          <w:szCs w:val="24"/>
          <w:lang w:val="en-US"/>
        </w:rPr>
        <w:t xml:space="preserve">: a new program to estimate speciation and extinction rates from incomplete fossil data. </w:t>
      </w:r>
      <w:r w:rsidRPr="00D87D6F">
        <w:rPr>
          <w:rFonts w:ascii="Times New Roman" w:hAnsi="Times New Roman" w:cs="Times New Roman"/>
          <w:i/>
          <w:iCs/>
          <w:sz w:val="24"/>
          <w:szCs w:val="24"/>
          <w:lang w:val="en-US"/>
        </w:rPr>
        <w:t>Methods in Ecology and Evolution2</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5</w:t>
      </w:r>
      <w:r w:rsidRPr="00D87D6F">
        <w:rPr>
          <w:rFonts w:ascii="Times New Roman" w:hAnsi="Times New Roman" w:cs="Times New Roman"/>
          <w:sz w:val="24"/>
          <w:szCs w:val="24"/>
          <w:lang w:val="en-US"/>
        </w:rPr>
        <w:t xml:space="preserve">(10), 1126–1131.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10.1111/2041-210X.12263</w:t>
      </w:r>
    </w:p>
    <w:p w14:paraId="29122B9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Castiglione, S., </w:t>
      </w:r>
      <w:proofErr w:type="spellStart"/>
      <w:r w:rsidRPr="00D87D6F">
        <w:rPr>
          <w:rFonts w:ascii="Times New Roman" w:hAnsi="Times New Roman" w:cs="Times New Roman"/>
          <w:sz w:val="24"/>
          <w:szCs w:val="24"/>
          <w:lang w:val="en-US"/>
        </w:rPr>
        <w:t>Mondanaro</w:t>
      </w:r>
      <w:proofErr w:type="spellEnd"/>
      <w:r w:rsidRPr="00D87D6F">
        <w:rPr>
          <w:rFonts w:ascii="Times New Roman" w:hAnsi="Times New Roman" w:cs="Times New Roman"/>
          <w:sz w:val="24"/>
          <w:szCs w:val="24"/>
          <w:lang w:val="en-US"/>
        </w:rPr>
        <w:t xml:space="preserve">, A., Serio, C., Melchionna, M., </w:t>
      </w:r>
      <w:proofErr w:type="spellStart"/>
      <w:r w:rsidRPr="00D87D6F">
        <w:rPr>
          <w:rFonts w:ascii="Times New Roman" w:hAnsi="Times New Roman" w:cs="Times New Roman"/>
          <w:sz w:val="24"/>
          <w:szCs w:val="24"/>
          <w:lang w:val="en-US"/>
        </w:rPr>
        <w:t>Piras</w:t>
      </w:r>
      <w:proofErr w:type="spellEnd"/>
      <w:r w:rsidRPr="00D87D6F">
        <w:rPr>
          <w:rFonts w:ascii="Times New Roman" w:hAnsi="Times New Roman" w:cs="Times New Roman"/>
          <w:sz w:val="24"/>
          <w:szCs w:val="24"/>
          <w:lang w:val="en-US"/>
        </w:rPr>
        <w:t xml:space="preserve">, P., et al., (2020). A 450 million years long latitudinal gradient in age-dependent extinction. </w:t>
      </w:r>
      <w:r w:rsidRPr="00D87D6F">
        <w:rPr>
          <w:rFonts w:ascii="Times New Roman" w:hAnsi="Times New Roman" w:cs="Times New Roman"/>
          <w:i/>
          <w:iCs/>
          <w:sz w:val="24"/>
          <w:szCs w:val="24"/>
          <w:lang w:val="en-US"/>
        </w:rPr>
        <w:lastRenderedPageBreak/>
        <w:t>Ecology Letters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23</w:t>
      </w:r>
      <w:r w:rsidRPr="00D87D6F">
        <w:rPr>
          <w:rFonts w:ascii="Times New Roman" w:hAnsi="Times New Roman" w:cs="Times New Roman"/>
          <w:sz w:val="24"/>
          <w:szCs w:val="24"/>
          <w:lang w:val="en-US"/>
        </w:rPr>
        <w:t xml:space="preserve">(3), 439–446.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10.1111/ele.13441</w:t>
      </w:r>
    </w:p>
    <w:p w14:paraId="391FB08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Salamin, N., Antonelli, A., &amp; Meyer, X. (2019). Improved estimation of macroevolutionary rates from fossil data using a Bayesian framework. </w:t>
      </w:r>
      <w:r w:rsidRPr="00D87D6F">
        <w:rPr>
          <w:rFonts w:ascii="Times New Roman" w:hAnsi="Times New Roman" w:cs="Times New Roman"/>
          <w:i/>
          <w:iCs/>
          <w:sz w:val="24"/>
          <w:szCs w:val="24"/>
          <w:lang w:val="en-US"/>
        </w:rPr>
        <w:t>Paleobiology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45</w:t>
      </w:r>
      <w:r w:rsidRPr="00D87D6F">
        <w:rPr>
          <w:rFonts w:ascii="Times New Roman" w:hAnsi="Times New Roman" w:cs="Times New Roman"/>
          <w:sz w:val="24"/>
          <w:szCs w:val="24"/>
          <w:lang w:val="en-US"/>
        </w:rPr>
        <w:t xml:space="preserve">(4), 546–570.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10.1017/pab.2019.23</w:t>
      </w:r>
    </w:p>
    <w:p w14:paraId="0FC3EF0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Warnock, R. C. M., </w:t>
      </w:r>
      <w:proofErr w:type="spellStart"/>
      <w:r w:rsidRPr="00D87D6F">
        <w:rPr>
          <w:rFonts w:ascii="Times New Roman" w:hAnsi="Times New Roman" w:cs="Times New Roman"/>
          <w:sz w:val="24"/>
          <w:szCs w:val="24"/>
          <w:lang w:val="en-US"/>
        </w:rPr>
        <w:t>Gavryushkina</w:t>
      </w:r>
      <w:proofErr w:type="spellEnd"/>
      <w:r w:rsidRPr="00D87D6F">
        <w:rPr>
          <w:rFonts w:ascii="Times New Roman" w:hAnsi="Times New Roman" w:cs="Times New Roman"/>
          <w:sz w:val="24"/>
          <w:szCs w:val="24"/>
          <w:lang w:val="en-US"/>
        </w:rPr>
        <w:t xml:space="preserve">, A., &amp; Stadler, T. (2018). Closing the gap between </w:t>
      </w:r>
      <w:proofErr w:type="spellStart"/>
      <w:r w:rsidRPr="00D87D6F">
        <w:rPr>
          <w:rFonts w:ascii="Times New Roman" w:hAnsi="Times New Roman" w:cs="Times New Roman"/>
          <w:sz w:val="24"/>
          <w:szCs w:val="24"/>
          <w:lang w:val="en-US"/>
        </w:rPr>
        <w:t>palaeontological</w:t>
      </w:r>
      <w:proofErr w:type="spellEnd"/>
      <w:r w:rsidRPr="00D87D6F">
        <w:rPr>
          <w:rFonts w:ascii="Times New Roman" w:hAnsi="Times New Roman" w:cs="Times New Roman"/>
          <w:sz w:val="24"/>
          <w:szCs w:val="24"/>
          <w:lang w:val="en-US"/>
        </w:rPr>
        <w:t xml:space="preserve"> and neontological speciation and extinction rate estimates. </w:t>
      </w:r>
      <w:r w:rsidRPr="00D87D6F">
        <w:rPr>
          <w:rFonts w:ascii="Times New Roman" w:hAnsi="Times New Roman" w:cs="Times New Roman"/>
          <w:i/>
          <w:iCs/>
          <w:sz w:val="24"/>
          <w:szCs w:val="24"/>
          <w:lang w:val="en-US"/>
        </w:rPr>
        <w:t>Nature Communications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9</w:t>
      </w:r>
      <w:r w:rsidRPr="00D87D6F">
        <w:rPr>
          <w:rFonts w:ascii="Times New Roman" w:hAnsi="Times New Roman" w:cs="Times New Roman"/>
          <w:sz w:val="24"/>
          <w:szCs w:val="24"/>
          <w:lang w:val="en-US"/>
        </w:rPr>
        <w:t xml:space="preserve">(1).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10.1038/s41467-018-07622-y</w:t>
      </w:r>
    </w:p>
    <w:p w14:paraId="6AB4C989"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Simpson, George Gaylord. (1984). </w:t>
      </w:r>
      <w:r w:rsidRPr="00D87D6F">
        <w:rPr>
          <w:rFonts w:ascii="Times New Roman" w:hAnsi="Times New Roman" w:cs="Times New Roman"/>
          <w:i/>
          <w:iCs/>
          <w:sz w:val="24"/>
          <w:szCs w:val="24"/>
          <w:lang w:val="en-US"/>
        </w:rPr>
        <w:t>Tempo and mode in evolution</w:t>
      </w:r>
      <w:r w:rsidRPr="00D87D6F">
        <w:rPr>
          <w:rFonts w:ascii="Times New Roman" w:hAnsi="Times New Roman" w:cs="Times New Roman"/>
          <w:sz w:val="24"/>
          <w:szCs w:val="24"/>
          <w:lang w:val="en-US"/>
        </w:rPr>
        <w:t>. Columbia University Press.</w:t>
      </w:r>
    </w:p>
    <w:p w14:paraId="34A4743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Skeels, A., &amp; Cardillo, M. (2019). Reconstructing the geography of speciation from contemporary biodiversity data. </w:t>
      </w:r>
      <w:r w:rsidRPr="00D87D6F">
        <w:rPr>
          <w:rFonts w:ascii="Times New Roman" w:hAnsi="Times New Roman" w:cs="Times New Roman"/>
          <w:i/>
          <w:iCs/>
          <w:sz w:val="24"/>
          <w:szCs w:val="24"/>
          <w:lang w:val="en-US"/>
        </w:rPr>
        <w:t>American Naturalist</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193</w:t>
      </w:r>
      <w:r w:rsidRPr="00D87D6F">
        <w:rPr>
          <w:rFonts w:ascii="Times New Roman" w:hAnsi="Times New Roman" w:cs="Times New Roman"/>
          <w:sz w:val="24"/>
          <w:szCs w:val="24"/>
          <w:lang w:val="en-US"/>
        </w:rPr>
        <w:t xml:space="preserve">(2), 240–255.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10.1086/701125</w:t>
      </w:r>
    </w:p>
    <w:p w14:paraId="240C68C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Slater, G. J., &amp; Harmon, L. J. (2013). Unifying fossils and phylogenies for comparative analyses of diversification and trait evolution. </w:t>
      </w:r>
      <w:r w:rsidRPr="00D87D6F">
        <w:rPr>
          <w:rFonts w:ascii="Times New Roman" w:hAnsi="Times New Roman" w:cs="Times New Roman"/>
          <w:i/>
          <w:iCs/>
          <w:sz w:val="24"/>
          <w:szCs w:val="24"/>
          <w:lang w:val="en-US"/>
        </w:rPr>
        <w:t>Methods in Ecology and Evolution</w:t>
      </w:r>
      <w:r w:rsidRPr="00D87D6F">
        <w:rPr>
          <w:rFonts w:ascii="Times New Roman" w:hAnsi="Times New Roman" w:cs="Times New Roman"/>
          <w:sz w:val="24"/>
          <w:szCs w:val="24"/>
          <w:lang w:val="en-US"/>
        </w:rPr>
        <w:t xml:space="preserve">, 4(8), 699-702.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10.1111/2041-210X.12091</w:t>
      </w:r>
    </w:p>
    <w:p w14:paraId="0B1D917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Sonne, J., Dalsgaard, B., Borregaard, M. K., Kennedy, J., </w:t>
      </w:r>
      <w:proofErr w:type="spellStart"/>
      <w:r w:rsidRPr="00D87D6F">
        <w:rPr>
          <w:rFonts w:ascii="Times New Roman" w:hAnsi="Times New Roman" w:cs="Times New Roman"/>
          <w:sz w:val="24"/>
          <w:szCs w:val="24"/>
          <w:lang w:val="en-US"/>
        </w:rPr>
        <w:t>Fjeldså</w:t>
      </w:r>
      <w:proofErr w:type="spellEnd"/>
      <w:r w:rsidRPr="00D87D6F">
        <w:rPr>
          <w:rFonts w:ascii="Times New Roman" w:hAnsi="Times New Roman" w:cs="Times New Roman"/>
          <w:sz w:val="24"/>
          <w:szCs w:val="24"/>
          <w:lang w:val="en-US"/>
        </w:rPr>
        <w:t xml:space="preserve">, J., &amp; Rahbek, C. (2022). Biodiversity cradles and museums segregating within hotspots of endemism. </w:t>
      </w:r>
      <w:r w:rsidRPr="00D87D6F">
        <w:rPr>
          <w:rFonts w:ascii="Times New Roman" w:hAnsi="Times New Roman" w:cs="Times New Roman"/>
          <w:i/>
          <w:iCs/>
          <w:sz w:val="24"/>
          <w:szCs w:val="24"/>
          <w:lang w:val="en-US"/>
        </w:rPr>
        <w:t>Proceedings of the Royal Society B: Biological Sciences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289</w:t>
      </w:r>
      <w:r w:rsidRPr="00D87D6F">
        <w:rPr>
          <w:rFonts w:ascii="Times New Roman" w:hAnsi="Times New Roman" w:cs="Times New Roman"/>
          <w:sz w:val="24"/>
          <w:szCs w:val="24"/>
          <w:lang w:val="en-US"/>
        </w:rPr>
        <w:t xml:space="preserve">(1981), 20221102.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10.1098/rspb.2022.1102</w:t>
      </w:r>
    </w:p>
    <w:p w14:paraId="0862218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Stadler, T. (2011). Mammalian phylogeny reveals recent diversification rate shifts. </w:t>
      </w:r>
      <w:r w:rsidRPr="00D87D6F">
        <w:rPr>
          <w:rFonts w:ascii="Times New Roman" w:hAnsi="Times New Roman" w:cs="Times New Roman"/>
          <w:i/>
          <w:iCs/>
          <w:sz w:val="24"/>
          <w:szCs w:val="24"/>
          <w:lang w:val="en-US"/>
        </w:rPr>
        <w:t>Proceedings of the National Academy of Sciences, 108</w:t>
      </w:r>
      <w:r w:rsidRPr="00D87D6F">
        <w:rPr>
          <w:rFonts w:ascii="Times New Roman" w:hAnsi="Times New Roman" w:cs="Times New Roman"/>
          <w:sz w:val="24"/>
          <w:szCs w:val="24"/>
          <w:lang w:val="en-US"/>
        </w:rPr>
        <w:t xml:space="preserve">(15), 6187-6192.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10.1073/pnas.1016876108</w:t>
      </w:r>
    </w:p>
    <w:p w14:paraId="37ADF53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Stadler, T. (2013). Recovering speciation and extinction dynamics based on phylogenies. </w:t>
      </w:r>
      <w:r w:rsidRPr="00D87D6F">
        <w:rPr>
          <w:rFonts w:ascii="Times New Roman" w:hAnsi="Times New Roman" w:cs="Times New Roman"/>
          <w:i/>
          <w:iCs/>
          <w:sz w:val="24"/>
          <w:szCs w:val="24"/>
          <w:lang w:val="en-US"/>
        </w:rPr>
        <w:t>Journal of evolutionary biology, 26</w:t>
      </w:r>
      <w:r w:rsidRPr="00D87D6F">
        <w:rPr>
          <w:rFonts w:ascii="Times New Roman" w:hAnsi="Times New Roman" w:cs="Times New Roman"/>
          <w:sz w:val="24"/>
          <w:szCs w:val="24"/>
          <w:lang w:val="en-US"/>
        </w:rPr>
        <w:t xml:space="preserve">(6), 1203-1219.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10.1111/jeb.12139</w:t>
      </w:r>
    </w:p>
    <w:p w14:paraId="27A5146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Stadler, T., </w:t>
      </w:r>
      <w:proofErr w:type="spellStart"/>
      <w:r w:rsidRPr="00D87D6F">
        <w:rPr>
          <w:rFonts w:ascii="Times New Roman" w:hAnsi="Times New Roman" w:cs="Times New Roman"/>
          <w:sz w:val="24"/>
          <w:szCs w:val="24"/>
          <w:lang w:val="en-US"/>
        </w:rPr>
        <w:t>Gavryushkina</w:t>
      </w:r>
      <w:proofErr w:type="spellEnd"/>
      <w:r w:rsidRPr="00D87D6F">
        <w:rPr>
          <w:rFonts w:ascii="Times New Roman" w:hAnsi="Times New Roman" w:cs="Times New Roman"/>
          <w:sz w:val="24"/>
          <w:szCs w:val="24"/>
          <w:lang w:val="en-US"/>
        </w:rPr>
        <w:t xml:space="preserve">, A., Warnock, R. C., Drummond, A. J., &amp; Heath, T. A. (2018). The fossilized birth-death model for the analysis of stratigraphic range data under different speciation modes. </w:t>
      </w:r>
      <w:r w:rsidRPr="00D87D6F">
        <w:rPr>
          <w:rFonts w:ascii="Times New Roman" w:hAnsi="Times New Roman" w:cs="Times New Roman"/>
          <w:i/>
          <w:iCs/>
          <w:sz w:val="24"/>
          <w:szCs w:val="24"/>
          <w:lang w:val="en-US"/>
        </w:rPr>
        <w:t>Journal of theoretical biology, 447</w:t>
      </w:r>
      <w:r w:rsidRPr="00D87D6F">
        <w:rPr>
          <w:rFonts w:ascii="Times New Roman" w:hAnsi="Times New Roman" w:cs="Times New Roman"/>
          <w:sz w:val="24"/>
          <w:szCs w:val="24"/>
          <w:lang w:val="en-US"/>
        </w:rPr>
        <w:t xml:space="preserve">, 41-55.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10.1016/j.jtbi.2018.03.005</w:t>
      </w:r>
    </w:p>
    <w:p w14:paraId="030C6998"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fr-FR"/>
        </w:rPr>
      </w:pPr>
      <w:r w:rsidRPr="00D87D6F">
        <w:rPr>
          <w:rFonts w:ascii="Times New Roman" w:hAnsi="Times New Roman" w:cs="Times New Roman"/>
          <w:sz w:val="24"/>
          <w:szCs w:val="24"/>
          <w:lang w:val="en-US"/>
        </w:rPr>
        <w:t xml:space="preserve">Stadler T (2019). </w:t>
      </w:r>
      <w:proofErr w:type="spellStart"/>
      <w:r w:rsidRPr="00D87D6F">
        <w:rPr>
          <w:rFonts w:ascii="Times New Roman" w:hAnsi="Times New Roman" w:cs="Times New Roman"/>
          <w:sz w:val="24"/>
          <w:szCs w:val="24"/>
          <w:lang w:val="en-US"/>
        </w:rPr>
        <w:t>TreeSim</w:t>
      </w:r>
      <w:proofErr w:type="spellEnd"/>
      <w:r w:rsidRPr="00D87D6F">
        <w:rPr>
          <w:rFonts w:ascii="Times New Roman" w:hAnsi="Times New Roman" w:cs="Times New Roman"/>
          <w:sz w:val="24"/>
          <w:szCs w:val="24"/>
          <w:lang w:val="en-US"/>
        </w:rPr>
        <w:t xml:space="preserve">: Simulating Phylogenetic Trees. </w:t>
      </w:r>
      <w:r w:rsidRPr="00DB3754">
        <w:rPr>
          <w:rFonts w:ascii="Times New Roman" w:hAnsi="Times New Roman" w:cs="Times New Roman"/>
          <w:sz w:val="24"/>
          <w:szCs w:val="24"/>
          <w:lang w:val="fr-FR"/>
        </w:rPr>
        <w:t>R package version</w:t>
      </w:r>
    </w:p>
    <w:p w14:paraId="0E3BAC36"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fr-FR"/>
        </w:rPr>
      </w:pPr>
      <w:r w:rsidRPr="00DB3754">
        <w:rPr>
          <w:rFonts w:ascii="Times New Roman" w:hAnsi="Times New Roman" w:cs="Times New Roman"/>
          <w:sz w:val="24"/>
          <w:szCs w:val="24"/>
          <w:lang w:val="fr-FR"/>
        </w:rPr>
        <w:t xml:space="preserve">  2.4, https://CRAN.R-project.org/package=TreeSim</w:t>
      </w:r>
    </w:p>
    <w:p w14:paraId="224A4BB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Swenson, N. G. (2019). </w:t>
      </w:r>
      <w:r w:rsidRPr="00D87D6F">
        <w:rPr>
          <w:rFonts w:ascii="Times New Roman" w:hAnsi="Times New Roman" w:cs="Times New Roman"/>
          <w:i/>
          <w:iCs/>
          <w:sz w:val="24"/>
          <w:szCs w:val="24"/>
          <w:lang w:val="en-US"/>
        </w:rPr>
        <w:t>Phylogenetic ecology: A history, critique, and remodeling</w:t>
      </w:r>
      <w:r w:rsidRPr="00D87D6F">
        <w:rPr>
          <w:rFonts w:ascii="Times New Roman" w:hAnsi="Times New Roman" w:cs="Times New Roman"/>
          <w:sz w:val="24"/>
          <w:szCs w:val="24"/>
          <w:lang w:val="en-US"/>
        </w:rPr>
        <w:t xml:space="preserve">. </w:t>
      </w:r>
      <w:r w:rsidRPr="00D87D6F">
        <w:rPr>
          <w:rFonts w:ascii="Times New Roman" w:hAnsi="Times New Roman" w:cs="Times New Roman"/>
          <w:sz w:val="24"/>
          <w:szCs w:val="24"/>
          <w:lang w:val="en-US"/>
        </w:rPr>
        <w:lastRenderedPageBreak/>
        <w:t>University of Chicago Press.</w:t>
      </w:r>
    </w:p>
    <w:p w14:paraId="1748846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87D6F">
        <w:rPr>
          <w:rFonts w:ascii="Times New Roman" w:hAnsi="Times New Roman" w:cs="Times New Roman"/>
          <w:sz w:val="24"/>
          <w:szCs w:val="24"/>
          <w:lang w:val="en-US"/>
        </w:rPr>
        <w:t>Tanentzap</w:t>
      </w:r>
      <w:proofErr w:type="spellEnd"/>
      <w:r w:rsidRPr="00D87D6F">
        <w:rPr>
          <w:rFonts w:ascii="Times New Roman" w:hAnsi="Times New Roman" w:cs="Times New Roman"/>
          <w:sz w:val="24"/>
          <w:szCs w:val="24"/>
          <w:lang w:val="en-US"/>
        </w:rPr>
        <w:t xml:space="preserve">, A. J., Brandt, A. J., </w:t>
      </w:r>
      <w:proofErr w:type="spellStart"/>
      <w:r w:rsidRPr="00D87D6F">
        <w:rPr>
          <w:rFonts w:ascii="Times New Roman" w:hAnsi="Times New Roman" w:cs="Times New Roman"/>
          <w:sz w:val="24"/>
          <w:szCs w:val="24"/>
          <w:lang w:val="en-US"/>
        </w:rPr>
        <w:t>Smissen</w:t>
      </w:r>
      <w:proofErr w:type="spellEnd"/>
      <w:r w:rsidRPr="00D87D6F">
        <w:rPr>
          <w:rFonts w:ascii="Times New Roman" w:hAnsi="Times New Roman" w:cs="Times New Roman"/>
          <w:sz w:val="24"/>
          <w:szCs w:val="24"/>
          <w:lang w:val="en-US"/>
        </w:rPr>
        <w:t xml:space="preserve">, R. D., Heenan, P. B., Fukami, T., &amp; Lee, W. G. (2015). When do plant radiations influence community assembly? The importance of historical contingency in the race for niche space. </w:t>
      </w:r>
      <w:r w:rsidRPr="00D87D6F">
        <w:rPr>
          <w:rFonts w:ascii="Times New Roman" w:hAnsi="Times New Roman" w:cs="Times New Roman"/>
          <w:i/>
          <w:iCs/>
          <w:sz w:val="24"/>
          <w:szCs w:val="24"/>
          <w:lang w:val="en-US"/>
        </w:rPr>
        <w:t>New Phytologist</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207</w:t>
      </w:r>
      <w:r w:rsidRPr="00D87D6F">
        <w:rPr>
          <w:rFonts w:ascii="Times New Roman" w:hAnsi="Times New Roman" w:cs="Times New Roman"/>
          <w:sz w:val="24"/>
          <w:szCs w:val="24"/>
          <w:lang w:val="en-US"/>
        </w:rPr>
        <w:t xml:space="preserve">(2), 468–479.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10.1111/nph.13362</w:t>
      </w:r>
    </w:p>
    <w:p w14:paraId="540B343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87D6F">
        <w:rPr>
          <w:rFonts w:ascii="Times New Roman" w:hAnsi="Times New Roman" w:cs="Times New Roman"/>
          <w:sz w:val="24"/>
          <w:szCs w:val="24"/>
          <w:lang w:val="en-US"/>
        </w:rPr>
        <w:t>Tanentzap</w:t>
      </w:r>
      <w:proofErr w:type="spellEnd"/>
      <w:r w:rsidRPr="00D87D6F">
        <w:rPr>
          <w:rFonts w:ascii="Times New Roman" w:hAnsi="Times New Roman" w:cs="Times New Roman"/>
          <w:sz w:val="24"/>
          <w:szCs w:val="24"/>
          <w:lang w:val="en-US"/>
        </w:rPr>
        <w:t xml:space="preserve">, A. J., Igea, J., Johnston, M. G., &amp; Larcombe, M. J. (2020). Does evolutionary history correlate with contemporary extinction risk by influencing range size dynamics? </w:t>
      </w:r>
      <w:r w:rsidRPr="00D87D6F">
        <w:rPr>
          <w:rFonts w:ascii="Times New Roman" w:hAnsi="Times New Roman" w:cs="Times New Roman"/>
          <w:i/>
          <w:iCs/>
          <w:sz w:val="24"/>
          <w:szCs w:val="24"/>
          <w:lang w:val="en-US"/>
        </w:rPr>
        <w:t>American Naturalist</w:t>
      </w:r>
      <w:r w:rsidRPr="00D87D6F">
        <w:rPr>
          <w:rFonts w:ascii="Times New Roman" w:hAnsi="Times New Roman" w:cs="Times New Roman"/>
          <w:sz w:val="24"/>
          <w:szCs w:val="24"/>
          <w:lang w:val="en-US"/>
        </w:rPr>
        <w:t xml:space="preserve">, 195(3), 569–576.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10.1086/707207</w:t>
      </w:r>
    </w:p>
    <w:p w14:paraId="4CDFC813"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Thomas, G. H., Hartmann, K., </w:t>
      </w:r>
      <w:proofErr w:type="spellStart"/>
      <w:r w:rsidRPr="00D87D6F">
        <w:rPr>
          <w:rFonts w:ascii="Times New Roman" w:hAnsi="Times New Roman" w:cs="Times New Roman"/>
          <w:sz w:val="24"/>
          <w:szCs w:val="24"/>
          <w:lang w:val="en-US"/>
        </w:rPr>
        <w:t>Jetz</w:t>
      </w:r>
      <w:proofErr w:type="spellEnd"/>
      <w:r w:rsidRPr="00D87D6F">
        <w:rPr>
          <w:rFonts w:ascii="Times New Roman" w:hAnsi="Times New Roman" w:cs="Times New Roman"/>
          <w:sz w:val="24"/>
          <w:szCs w:val="24"/>
          <w:lang w:val="en-US"/>
        </w:rPr>
        <w:t xml:space="preserve">, W., Joy, J. B., </w:t>
      </w:r>
      <w:proofErr w:type="spellStart"/>
      <w:r w:rsidRPr="00D87D6F">
        <w:rPr>
          <w:rFonts w:ascii="Times New Roman" w:hAnsi="Times New Roman" w:cs="Times New Roman"/>
          <w:sz w:val="24"/>
          <w:szCs w:val="24"/>
          <w:lang w:val="en-US"/>
        </w:rPr>
        <w:t>Mimoto</w:t>
      </w:r>
      <w:proofErr w:type="spellEnd"/>
      <w:r w:rsidRPr="00D87D6F">
        <w:rPr>
          <w:rFonts w:ascii="Times New Roman" w:hAnsi="Times New Roman" w:cs="Times New Roman"/>
          <w:sz w:val="24"/>
          <w:szCs w:val="24"/>
          <w:lang w:val="en-US"/>
        </w:rPr>
        <w:t xml:space="preserve">, A., &amp; Mooers, A. O. (2013). PASTIS: An R package to facilitate phylogenetic assembly with soft taxonomic inferences. </w:t>
      </w:r>
      <w:r w:rsidRPr="00D87D6F">
        <w:rPr>
          <w:rFonts w:ascii="Times New Roman" w:hAnsi="Times New Roman" w:cs="Times New Roman"/>
          <w:i/>
          <w:iCs/>
          <w:sz w:val="24"/>
          <w:szCs w:val="24"/>
          <w:lang w:val="en-US"/>
        </w:rPr>
        <w:t>Methods in Ecology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w:t>
      </w:r>
      <w:r w:rsidRPr="00D87D6F">
        <w:rPr>
          <w:rFonts w:ascii="Times New Roman" w:hAnsi="Times New Roman" w:cs="Times New Roman"/>
          <w:sz w:val="24"/>
          <w:szCs w:val="24"/>
          <w:lang w:val="en-US"/>
        </w:rPr>
        <w:t xml:space="preserve">(11), 1011–1017.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10.1111/2041-210X.12117</w:t>
      </w:r>
    </w:p>
    <w:p w14:paraId="400B586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Tonini, J. F. R., Beard, K. H., Ferreira, R. B., </w:t>
      </w:r>
      <w:proofErr w:type="spellStart"/>
      <w:r w:rsidRPr="00D87D6F">
        <w:rPr>
          <w:rFonts w:ascii="Times New Roman" w:hAnsi="Times New Roman" w:cs="Times New Roman"/>
          <w:sz w:val="24"/>
          <w:szCs w:val="24"/>
          <w:lang w:val="en-US"/>
        </w:rPr>
        <w:t>Jetz</w:t>
      </w:r>
      <w:proofErr w:type="spellEnd"/>
      <w:r w:rsidRPr="00D87D6F">
        <w:rPr>
          <w:rFonts w:ascii="Times New Roman" w:hAnsi="Times New Roman" w:cs="Times New Roman"/>
          <w:sz w:val="24"/>
          <w:szCs w:val="24"/>
          <w:lang w:val="en-US"/>
        </w:rPr>
        <w:t xml:space="preserve">, W., &amp; Pyron, R. A. (2016). Fully-sampled phylogenies of squamates reveal evolutionary patterns in threat status. </w:t>
      </w:r>
      <w:r w:rsidRPr="00D87D6F">
        <w:rPr>
          <w:rFonts w:ascii="Times New Roman" w:hAnsi="Times New Roman" w:cs="Times New Roman"/>
          <w:i/>
          <w:iCs/>
          <w:sz w:val="24"/>
          <w:szCs w:val="24"/>
          <w:lang w:val="en-US"/>
        </w:rPr>
        <w:t>Biological Conservation, 204</w:t>
      </w:r>
      <w:r w:rsidRPr="00D87D6F">
        <w:rPr>
          <w:rFonts w:ascii="Times New Roman" w:hAnsi="Times New Roman" w:cs="Times New Roman"/>
          <w:sz w:val="24"/>
          <w:szCs w:val="24"/>
          <w:lang w:val="en-US"/>
        </w:rPr>
        <w:t xml:space="preserve">, 23-31.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10.1016/j.biocon.2016.03.039</w:t>
      </w:r>
    </w:p>
    <w:p w14:paraId="0E4BE0B5"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Upham, N. S., Esselstyn, J. A., &amp; </w:t>
      </w:r>
      <w:proofErr w:type="spellStart"/>
      <w:r w:rsidRPr="00D87D6F">
        <w:rPr>
          <w:rFonts w:ascii="Times New Roman" w:hAnsi="Times New Roman" w:cs="Times New Roman"/>
          <w:sz w:val="24"/>
          <w:szCs w:val="24"/>
          <w:lang w:val="en-US"/>
        </w:rPr>
        <w:t>Jetz</w:t>
      </w:r>
      <w:proofErr w:type="spellEnd"/>
      <w:r w:rsidRPr="00D87D6F">
        <w:rPr>
          <w:rFonts w:ascii="Times New Roman" w:hAnsi="Times New Roman" w:cs="Times New Roman"/>
          <w:sz w:val="24"/>
          <w:szCs w:val="24"/>
          <w:lang w:val="en-US"/>
        </w:rPr>
        <w:t xml:space="preserve">, W. (2019). Inferring the mammal tree: Species-level sets of phylogenies for questions in ecology, evolution, and conservation. In </w:t>
      </w:r>
      <w:proofErr w:type="spellStart"/>
      <w:r w:rsidRPr="00D87D6F">
        <w:rPr>
          <w:rFonts w:ascii="Times New Roman" w:hAnsi="Times New Roman" w:cs="Times New Roman"/>
          <w:i/>
          <w:iCs/>
          <w:sz w:val="24"/>
          <w:szCs w:val="24"/>
          <w:lang w:val="en-US"/>
        </w:rPr>
        <w:t>PLoS</w:t>
      </w:r>
      <w:proofErr w:type="spellEnd"/>
      <w:r w:rsidRPr="00D87D6F">
        <w:rPr>
          <w:rFonts w:ascii="Times New Roman" w:hAnsi="Times New Roman" w:cs="Times New Roman"/>
          <w:i/>
          <w:iCs/>
          <w:sz w:val="24"/>
          <w:szCs w:val="24"/>
          <w:lang w:val="en-US"/>
        </w:rPr>
        <w:t xml:space="preserve"> Biology</w:t>
      </w:r>
      <w:r w:rsidRPr="00D87D6F">
        <w:rPr>
          <w:rFonts w:ascii="Times New Roman" w:hAnsi="Times New Roman" w:cs="Times New Roman"/>
          <w:sz w:val="24"/>
          <w:szCs w:val="24"/>
          <w:lang w:val="en-US"/>
        </w:rPr>
        <w:t xml:space="preserve">, 17(12), e3000494.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10.1371/journal.pbio.3000494</w:t>
      </w:r>
    </w:p>
    <w:p w14:paraId="0FF83F7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Van Valen, L. (1973). A new evolutionary law. </w:t>
      </w:r>
      <w:r w:rsidRPr="00D87D6F">
        <w:rPr>
          <w:rFonts w:ascii="Times New Roman" w:hAnsi="Times New Roman" w:cs="Times New Roman"/>
          <w:i/>
          <w:iCs/>
          <w:sz w:val="24"/>
          <w:szCs w:val="24"/>
          <w:lang w:val="en-US"/>
        </w:rPr>
        <w:t>Evolutionary Theory</w:t>
      </w:r>
      <w:r w:rsidRPr="00D87D6F">
        <w:rPr>
          <w:rFonts w:ascii="Times New Roman" w:hAnsi="Times New Roman" w:cs="Times New Roman"/>
          <w:sz w:val="24"/>
          <w:szCs w:val="24"/>
          <w:lang w:val="en-US"/>
        </w:rPr>
        <w:t>. 1, 1–30.</w:t>
      </w:r>
    </w:p>
    <w:p w14:paraId="41A6BB0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Vaux, F., </w:t>
      </w:r>
      <w:proofErr w:type="spellStart"/>
      <w:r w:rsidRPr="00D87D6F">
        <w:rPr>
          <w:rFonts w:ascii="Times New Roman" w:hAnsi="Times New Roman" w:cs="Times New Roman"/>
          <w:sz w:val="24"/>
          <w:szCs w:val="24"/>
          <w:lang w:val="en-US"/>
        </w:rPr>
        <w:t>Trewick</w:t>
      </w:r>
      <w:proofErr w:type="spellEnd"/>
      <w:r w:rsidRPr="00D87D6F">
        <w:rPr>
          <w:rFonts w:ascii="Times New Roman" w:hAnsi="Times New Roman" w:cs="Times New Roman"/>
          <w:sz w:val="24"/>
          <w:szCs w:val="24"/>
          <w:lang w:val="en-US"/>
        </w:rPr>
        <w:t xml:space="preserve">, S. A., &amp; Morgan-Richards, M. (2016). Lineages, splits and divergence challenge whether the terms anagenesis and cladogenesis are necessary. </w:t>
      </w:r>
      <w:r w:rsidRPr="00D87D6F">
        <w:rPr>
          <w:rFonts w:ascii="Times New Roman" w:hAnsi="Times New Roman" w:cs="Times New Roman"/>
          <w:i/>
          <w:iCs/>
          <w:sz w:val="24"/>
          <w:szCs w:val="24"/>
          <w:lang w:val="en-US"/>
        </w:rPr>
        <w:t>Biological Journal of the Linnean Society</w:t>
      </w:r>
      <w:r w:rsidRPr="00D87D6F">
        <w:rPr>
          <w:rFonts w:ascii="Times New Roman" w:hAnsi="Times New Roman" w:cs="Times New Roman"/>
          <w:sz w:val="24"/>
          <w:szCs w:val="24"/>
          <w:lang w:val="en-US"/>
        </w:rPr>
        <w:t xml:space="preserve">, 117(2), 165-176.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10.1111/bij.12665</w:t>
      </w:r>
    </w:p>
    <w:p w14:paraId="3461C16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Verde </w:t>
      </w:r>
      <w:proofErr w:type="spellStart"/>
      <w:r w:rsidRPr="00D87D6F">
        <w:rPr>
          <w:rFonts w:ascii="Times New Roman" w:hAnsi="Times New Roman" w:cs="Times New Roman"/>
          <w:sz w:val="24"/>
          <w:szCs w:val="24"/>
          <w:lang w:val="en-US"/>
        </w:rPr>
        <w:t>Arregoitia</w:t>
      </w:r>
      <w:proofErr w:type="spellEnd"/>
      <w:r w:rsidRPr="00D87D6F">
        <w:rPr>
          <w:rFonts w:ascii="Times New Roman" w:hAnsi="Times New Roman" w:cs="Times New Roman"/>
          <w:sz w:val="24"/>
          <w:szCs w:val="24"/>
          <w:lang w:val="en-US"/>
        </w:rPr>
        <w:t xml:space="preserve">, L. D., Blomberg, S. P., &amp; Fisher, D. O. (2013). Phylogenetic correlates of extinction risk in mammals: Species in older lineages are not at greater risk. </w:t>
      </w:r>
      <w:r w:rsidRPr="00D87D6F">
        <w:rPr>
          <w:rFonts w:ascii="Times New Roman" w:hAnsi="Times New Roman" w:cs="Times New Roman"/>
          <w:i/>
          <w:iCs/>
          <w:sz w:val="24"/>
          <w:szCs w:val="24"/>
          <w:lang w:val="en-US"/>
        </w:rPr>
        <w:t>Proceedings of the Royal Society B: Biological Sciences</w:t>
      </w:r>
      <w:r w:rsidRPr="00D87D6F">
        <w:rPr>
          <w:rFonts w:ascii="Times New Roman" w:hAnsi="Times New Roman" w:cs="Times New Roman"/>
          <w:sz w:val="24"/>
          <w:szCs w:val="24"/>
          <w:lang w:val="en-US"/>
        </w:rPr>
        <w:t xml:space="preserve"> 280(1765), 20131092.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10.1098/rspb.2013.1092</w:t>
      </w:r>
    </w:p>
    <w:p w14:paraId="254464C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Wagner, P. J., Erwin, D. H., &amp; Anstey, R. L. (1995). Phylogenetic patterns as tests of speciation models. In </w:t>
      </w:r>
      <w:r w:rsidRPr="00D87D6F">
        <w:rPr>
          <w:rFonts w:ascii="Times New Roman" w:hAnsi="Times New Roman" w:cs="Times New Roman"/>
          <w:i/>
          <w:iCs/>
          <w:sz w:val="24"/>
          <w:szCs w:val="24"/>
          <w:lang w:val="en-US"/>
        </w:rPr>
        <w:t xml:space="preserve">New approaches to </w:t>
      </w:r>
      <w:proofErr w:type="spellStart"/>
      <w:r w:rsidRPr="00D87D6F">
        <w:rPr>
          <w:rFonts w:ascii="Times New Roman" w:hAnsi="Times New Roman" w:cs="Times New Roman"/>
          <w:i/>
          <w:iCs/>
          <w:sz w:val="24"/>
          <w:szCs w:val="24"/>
          <w:lang w:val="en-US"/>
        </w:rPr>
        <w:t>speciaiton</w:t>
      </w:r>
      <w:proofErr w:type="spellEnd"/>
      <w:r w:rsidRPr="00D87D6F">
        <w:rPr>
          <w:rFonts w:ascii="Times New Roman" w:hAnsi="Times New Roman" w:cs="Times New Roman"/>
          <w:i/>
          <w:iCs/>
          <w:sz w:val="24"/>
          <w:szCs w:val="24"/>
          <w:lang w:val="en-US"/>
        </w:rPr>
        <w:t xml:space="preserve"> in the fossil record</w:t>
      </w:r>
      <w:r w:rsidRPr="00D87D6F">
        <w:rPr>
          <w:rFonts w:ascii="Times New Roman" w:hAnsi="Times New Roman" w:cs="Times New Roman"/>
          <w:sz w:val="24"/>
          <w:szCs w:val="24"/>
          <w:lang w:val="en-US"/>
        </w:rPr>
        <w:t xml:space="preserve"> (pp. 87–122). New York: Columbia University Press.</w:t>
      </w:r>
    </w:p>
    <w:p w14:paraId="4BDC0003"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Warnock, R. C., Heath, T. A., &amp; Stadler, T. (2020). Assessing the impact of incomplete species sampling on estimates of speciation and extinction rates. </w:t>
      </w:r>
      <w:r w:rsidRPr="00D87D6F">
        <w:rPr>
          <w:rFonts w:ascii="Times New Roman" w:hAnsi="Times New Roman" w:cs="Times New Roman"/>
          <w:i/>
          <w:iCs/>
          <w:sz w:val="24"/>
          <w:szCs w:val="24"/>
          <w:lang w:val="en-US"/>
        </w:rPr>
        <w:t>Paleobiology, 46</w:t>
      </w:r>
      <w:r w:rsidRPr="00D87D6F">
        <w:rPr>
          <w:rFonts w:ascii="Times New Roman" w:hAnsi="Times New Roman" w:cs="Times New Roman"/>
          <w:sz w:val="24"/>
          <w:szCs w:val="24"/>
          <w:lang w:val="en-US"/>
        </w:rPr>
        <w:t xml:space="preserve">(2), </w:t>
      </w:r>
      <w:r w:rsidRPr="00D87D6F">
        <w:rPr>
          <w:rFonts w:ascii="Times New Roman" w:hAnsi="Times New Roman" w:cs="Times New Roman"/>
          <w:sz w:val="24"/>
          <w:szCs w:val="24"/>
          <w:lang w:val="en-US"/>
        </w:rPr>
        <w:lastRenderedPageBreak/>
        <w:t xml:space="preserve">137-157.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10.1017/pab.2020.12</w:t>
      </w:r>
    </w:p>
    <w:p w14:paraId="51F9506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Wiens, J. J. (2023). How many species are there on Earth? Progress and problems. </w:t>
      </w:r>
      <w:proofErr w:type="spellStart"/>
      <w:r w:rsidRPr="00D87D6F">
        <w:rPr>
          <w:rFonts w:ascii="Times New Roman" w:hAnsi="Times New Roman" w:cs="Times New Roman"/>
          <w:i/>
          <w:iCs/>
          <w:sz w:val="24"/>
          <w:szCs w:val="24"/>
          <w:lang w:val="en-US"/>
        </w:rPr>
        <w:t>PLoS</w:t>
      </w:r>
      <w:proofErr w:type="spellEnd"/>
      <w:r w:rsidRPr="00D87D6F">
        <w:rPr>
          <w:rFonts w:ascii="Times New Roman" w:hAnsi="Times New Roman" w:cs="Times New Roman"/>
          <w:i/>
          <w:iCs/>
          <w:sz w:val="24"/>
          <w:szCs w:val="24"/>
          <w:lang w:val="en-US"/>
        </w:rPr>
        <w:t xml:space="preserve"> biology, 21</w:t>
      </w:r>
      <w:r w:rsidRPr="00D87D6F">
        <w:rPr>
          <w:rFonts w:ascii="Times New Roman" w:hAnsi="Times New Roman" w:cs="Times New Roman"/>
          <w:sz w:val="24"/>
          <w:szCs w:val="24"/>
          <w:lang w:val="en-US"/>
        </w:rPr>
        <w:t xml:space="preserve">(11), e3002388.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10.1371/journal.pbio.3002388</w:t>
      </w:r>
    </w:p>
    <w:p w14:paraId="648D522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Yang, Z., &amp; </w:t>
      </w:r>
      <w:proofErr w:type="spellStart"/>
      <w:r w:rsidRPr="00D87D6F">
        <w:rPr>
          <w:rFonts w:ascii="Times New Roman" w:hAnsi="Times New Roman" w:cs="Times New Roman"/>
          <w:sz w:val="24"/>
          <w:szCs w:val="24"/>
          <w:lang w:val="en-US"/>
        </w:rPr>
        <w:t>Rannala</w:t>
      </w:r>
      <w:proofErr w:type="spellEnd"/>
      <w:r w:rsidRPr="00D87D6F">
        <w:rPr>
          <w:rFonts w:ascii="Times New Roman" w:hAnsi="Times New Roman" w:cs="Times New Roman"/>
          <w:sz w:val="24"/>
          <w:szCs w:val="24"/>
          <w:lang w:val="en-US"/>
        </w:rPr>
        <w:t xml:space="preserve">, B. (1997). Bayesian phylogenetic inference using DNA sequences: a Markov Chain Monte Carlo method. </w:t>
      </w:r>
      <w:r w:rsidRPr="00D87D6F">
        <w:rPr>
          <w:rFonts w:ascii="Times New Roman" w:hAnsi="Times New Roman" w:cs="Times New Roman"/>
          <w:i/>
          <w:iCs/>
          <w:sz w:val="24"/>
          <w:szCs w:val="24"/>
          <w:lang w:val="en-US"/>
        </w:rPr>
        <w:t>Molecular biology and evolution, 14</w:t>
      </w:r>
      <w:r w:rsidRPr="00D87D6F">
        <w:rPr>
          <w:rFonts w:ascii="Times New Roman" w:hAnsi="Times New Roman" w:cs="Times New Roman"/>
          <w:sz w:val="24"/>
          <w:szCs w:val="24"/>
          <w:lang w:val="en-US"/>
        </w:rPr>
        <w:t xml:space="preserve">(7), 717-724.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10.1093/oxfordjournals.molbev.a025811</w:t>
      </w:r>
    </w:p>
    <w:p w14:paraId="75DB54F9" w14:textId="77777777" w:rsidR="0095480D" w:rsidRPr="0095480D" w:rsidRDefault="0095480D">
      <w:pPr>
        <w:spacing w:after="0" w:line="360" w:lineRule="auto"/>
        <w:jc w:val="both"/>
        <w:rPr>
          <w:rFonts w:ascii="Times New Roman" w:hAnsi="Times New Roman" w:cs="Times New Roman"/>
          <w:sz w:val="24"/>
          <w:szCs w:val="24"/>
          <w:lang w:val="en-US"/>
        </w:rPr>
      </w:pPr>
    </w:p>
    <w:p w14:paraId="3F69E8AB" w14:textId="77777777" w:rsidR="0095480D" w:rsidRDefault="0095480D">
      <w:pPr>
        <w:spacing w:after="0" w:line="360" w:lineRule="auto"/>
        <w:jc w:val="both"/>
        <w:rPr>
          <w:rFonts w:ascii="Times New Roman" w:hAnsi="Times New Roman" w:cs="Times New Roman"/>
          <w:b/>
          <w:bCs/>
          <w:sz w:val="24"/>
          <w:szCs w:val="24"/>
          <w:lang w:val="en-US"/>
        </w:rPr>
      </w:pPr>
    </w:p>
    <w:sectPr w:rsidR="0095480D">
      <w:pgSz w:w="12240" w:h="15840"/>
      <w:pgMar w:top="1417" w:right="1701" w:bottom="1417" w:left="1701" w:header="0" w:footer="0" w:gutter="0"/>
      <w:lnNumType w:countBy="1" w:distance="283" w:restart="continuous"/>
      <w:cols w:space="720"/>
      <w:formProt w:val="0"/>
      <w:docGrid w:linePitch="360" w:charSpace="12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arlos Calderon del Cid" w:date="2024-02-01T11:18:00Z" w:initials="CC">
    <w:p w14:paraId="781F899D" w14:textId="77777777" w:rsidR="00DB3754" w:rsidRDefault="00DB3754">
      <w:pPr>
        <w:pStyle w:val="Textocomentario"/>
        <w:rPr>
          <w:rFonts w:ascii="Times New Roman" w:hAnsi="Times New Roman" w:cs="Times New Roman"/>
          <w:sz w:val="24"/>
          <w:szCs w:val="24"/>
          <w:lang w:val="en-US"/>
        </w:rPr>
      </w:pPr>
      <w:r>
        <w:rPr>
          <w:rStyle w:val="Refdecomentario"/>
        </w:rPr>
        <w:annotationRef/>
      </w:r>
      <w:r>
        <w:rPr>
          <w:rFonts w:ascii="Times New Roman" w:hAnsi="Times New Roman" w:cs="Times New Roman"/>
          <w:sz w:val="24"/>
          <w:szCs w:val="24"/>
          <w:lang w:val="en-US"/>
        </w:rPr>
        <w:t xml:space="preserve">All speciation modes may reflect plausible biological processes, and evidence for each mode has been found in the fossil record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{"citationItems":[{"id":"ITEM-1","itemData":{"author":[{"dropping-particle":"","family":"Simpson","given":"George Gaylord","non-dropping-particle":"","parse-names":false,"suffix":""}],"id":"ITEM-1","issued":{"date-parts":[["1984"]]},"publisher":"Columbia University Press","title":"Tempo and mode in evolution","type":"book"},"uris":["http://www.mendeley.com/documents/?uuid=8cc95ac9-ef11-474c-a3f8-1fa0581f51cc"]},{"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George Gaylord Simpson, 1984)","plainTextFormattedCitation":"(Foote, 1996; George Gaylord Simpson, 1984)","previouslyFormattedCitation":"(Foote, 1996; George Gaylord Simpson, 1984)"},"properties":{"noteIndex":0},"schema":"https://github.com/citation-style-language/schema/raw/master/csl-citation.json"}</w:instrText>
      </w:r>
      <w:r>
        <w:rPr>
          <w:rFonts w:ascii="Times New Roman" w:hAnsi="Times New Roman" w:cs="Times New Roman"/>
          <w:sz w:val="24"/>
          <w:szCs w:val="24"/>
          <w:lang w:val="en-US"/>
        </w:rPr>
        <w:fldChar w:fldCharType="separate"/>
      </w:r>
      <w:r w:rsidRPr="00B14922">
        <w:rPr>
          <w:rFonts w:ascii="Times New Roman" w:hAnsi="Times New Roman" w:cs="Times New Roman"/>
          <w:noProof/>
          <w:sz w:val="24"/>
          <w:szCs w:val="24"/>
          <w:lang w:val="en-US"/>
        </w:rPr>
        <w:t>(Foote, 1996; Simpson, 1984)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in extant species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{"citationItems":[{"id":"ITEM-1","itemData":{"DOI":"10.1086/701125","ISBN":"0000000299","ISSN":"00030147","PMID":"30720363","abstract":"Inferring the geographic mode of speciation could help reveal the evolutionary and ecological mechanisms that underlie the generation of biodiversity. Comparative methods have sought to reconstruct the geographic speciation history of clades, using data on phylogeny and species geographic ranges. However, inference from comparative methods has been limited by uncertainty over whether contemporary biodiversity data retain the historic signal of speciation. We constructed a process-based simulation model to determine the influence of speciation mode and postspeciation range evolution on current biodiversity patterns. The simulations suggest that the signal of speciation history remains detectable in species distributions and phylogeny, even when species ranges have evolved substantially through time. We extracted this signal by using a combination of summary statistics that had good power to distinguish speciation modes and then used these statistics to infer the speciation history of 30 plant and animal clades. The results point to broad taxonomic patterns in the modes of speciation, with strongest support for founder speciation in mammals and birds and strongest support for sympatric speciation in plants. Our model and analyses show that broad-scale comparative methods can be a powerful complementary approach to more focused genomic analyses in the study of the patterns and mechanisms of speciation.","author":[{"dropping-particle":"","family":"Skeels","given":"Alexander","non-dropping-particle":"","parse-names":false,"suffix":""},{"dropping-particle":"","family":"Cardillo","given":"Marcel","non-dropping-particle":"","parse-names":false,"suffix":""}],"container-title":"American Naturalist","id":"ITEM-1","issue":"2","issued":{"date-parts":[["2019"]]},"page":"240-255","title":"Reconstructing the geography of speciation from contemporary biodiversity data","type":"article-journal","volume":"193"},"uris":["http://www.mendeley.com/documents/?uuid=63188970-7221-41d0-9df9-df0b467c4581"]}],"mendeley":{"formattedCitation":"(Skeels &amp; Cardillo, 2019)","plainTextFormattedCitation":"(Skeels &amp; Cardillo, 2019)","previouslyFormattedCitation":"(Skeels &amp; Cardillo, 2019)"},"properties":{"noteIndex":0},"schema":"https://github.com/citation-style-language/schema/raw/master/csl-citation.json"}</w:instrText>
      </w:r>
      <w:r>
        <w:rPr>
          <w:rFonts w:ascii="Times New Roman" w:hAnsi="Times New Roman" w:cs="Times New Roman"/>
          <w:sz w:val="24"/>
          <w:szCs w:val="24"/>
          <w:lang w:val="en-US"/>
        </w:rPr>
        <w:fldChar w:fldCharType="separate"/>
      </w:r>
      <w:r w:rsidRPr="00B14922">
        <w:rPr>
          <w:rFonts w:ascii="Times New Roman" w:hAnsi="Times New Roman" w:cs="Times New Roman"/>
          <w:noProof/>
          <w:sz w:val="24"/>
          <w:szCs w:val="24"/>
          <w:lang w:val="en-US"/>
        </w:rPr>
        <w:t>(Skeels &amp; Cardillo,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Bifurcating speciation can be linked with vicariance or allopatric speciation </w:t>
      </w:r>
      <w:r>
        <w:rPr>
          <w:sz w:val="22"/>
          <w:szCs w:val="22"/>
        </w:rPr>
        <w:fldChar w:fldCharType="begin" w:fldLock="1"/>
      </w:r>
      <w:r>
        <w:rPr>
          <w:rFonts w:ascii="Times New Roman" w:hAnsi="Times New Roman" w:cs="Times New Roman"/>
          <w:sz w:val="24"/>
          <w:szCs w:val="24"/>
          <w:lang w:val="en-US"/>
        </w:rPr>
        <w:instrText>ADDIN CSL_CITATION {"citationItems":[{"id":"ITEM-1","itemData":{"author":[{"dropping-particle":"","family":"Willmann","given":"R.","non-dropping-particle":"","parse-names":false,"suffix":""},{"dropping-particle":"","family":"Meier","given":"R.","non-dropping-particle":"","parse-names":false,"suffix":""}],"container-title":"Species concepts and phylogenetic theory: a debate","id":"ITEM-1","issued":{"date-parts":[["2000"]]},"page":"101-118","publisher":"Columbia University Press","publisher-place":"New York","title":"A critique from the Hennigian species concept perspective","type":"chapter"},"uris":["http://www.mendeley.com/documents/?uuid=04d5a98b-5576-47fe-b2b3-19ca95bf16bd"]}],"mendeley":{"formattedCitation":"(Willmann &amp; Meier, 2000)","plainTextFormattedCitation":"(Willmann &amp; Meier, 2000)","previouslyFormattedCitation":"(Willmann &amp; Meier, 2000)"},"properties":{"noteIndex":0},"schema":"https://github.com/citation-style-language/schema/raw/master/csl-citation.json"}</w:instrText>
      </w:r>
      <w:r>
        <w:rPr>
          <w:rFonts w:ascii="Times New Roman" w:hAnsi="Times New Roman" w:cs="Times New Roman"/>
          <w:sz w:val="24"/>
          <w:szCs w:val="24"/>
          <w:lang w:val="en-US"/>
        </w:rPr>
        <w:fldChar w:fldCharType="separate"/>
      </w:r>
      <w:r w:rsidRPr="00B14922">
        <w:rPr>
          <w:rFonts w:ascii="Times New Roman" w:hAnsi="Times New Roman" w:cs="Times New Roman"/>
          <w:noProof/>
          <w:sz w:val="24"/>
          <w:szCs w:val="24"/>
          <w:lang w:val="en-US"/>
        </w:rPr>
        <w:t>(Willmann &amp; Meier,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w:t>
      </w:r>
      <w:proofErr w:type="spellStart"/>
      <w:r>
        <w:rPr>
          <w:rFonts w:ascii="Times New Roman" w:hAnsi="Times New Roman" w:cs="Times New Roman"/>
          <w:sz w:val="24"/>
          <w:szCs w:val="24"/>
          <w:lang w:val="en-US"/>
        </w:rPr>
        <w:t>Hennigian</w:t>
      </w:r>
      <w:proofErr w:type="spellEnd"/>
      <w:r>
        <w:rPr>
          <w:rFonts w:ascii="Times New Roman" w:hAnsi="Times New Roman" w:cs="Times New Roman"/>
          <w:sz w:val="24"/>
          <w:szCs w:val="24"/>
          <w:lang w:val="en-US"/>
        </w:rPr>
        <w:t xml:space="preserve"> species concept considers all speciation events as bifurcating </w:t>
      </w:r>
      <w:r>
        <w:rPr>
          <w:sz w:val="22"/>
          <w:szCs w:val="22"/>
        </w:rPr>
        <w:fldChar w:fldCharType="begin" w:fldLock="1"/>
      </w:r>
      <w:r>
        <w:rPr>
          <w:rFonts w:ascii="Times New Roman" w:hAnsi="Times New Roman" w:cs="Times New Roman"/>
          <w:sz w:val="24"/>
          <w:szCs w:val="24"/>
          <w:lang w:val="en-US"/>
        </w:rPr>
        <w:instrText>ADDIN CSL_CITATION {"citationItems":[{"id":"ITEM-1","itemData":{"author":[{"dropping-particle":"","family":"Henning","given":"W.","non-dropping-particle":"","parse-names":false,"suffix":""}],"id":"ITEM-1","issued":{"date-parts":[["1999"]]},"publisher":"University of Illinois Press","title":"Phylogenetic systematics","type":"book"},"uris":["http://www.mendeley.com/documents/?uuid=408a74a3-4767-43e3-bc0d-e169f96102db"]}],"mendeley":{"formattedCitation":"(Henning, 1999)","plainTextFormattedCitation":"(Henning, 1999)","previouslyFormattedCitation":"(Henning, 1999)"},"properties":{"noteIndex":0},"schema":"https://github.com/citation-style-language/schema/raw/master/csl-citation.json"}</w:instrText>
      </w:r>
      <w:r>
        <w:rPr>
          <w:rFonts w:ascii="Times New Roman" w:hAnsi="Times New Roman" w:cs="Times New Roman"/>
          <w:sz w:val="24"/>
          <w:szCs w:val="24"/>
          <w:lang w:val="en-US"/>
        </w:rPr>
        <w:fldChar w:fldCharType="separate"/>
      </w:r>
      <w:r w:rsidRPr="00B14922">
        <w:rPr>
          <w:rFonts w:ascii="Times New Roman" w:hAnsi="Times New Roman" w:cs="Times New Roman"/>
          <w:noProof/>
          <w:sz w:val="24"/>
          <w:szCs w:val="24"/>
          <w:lang w:val="en-US"/>
        </w:rPr>
        <w:t>(Henning,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this speciation mode, phylogenetic ages equal species ages when there is no extinction and all species are sampled. Budding speciation can be interpreted as the result of </w:t>
      </w:r>
      <w:proofErr w:type="spellStart"/>
      <w:r>
        <w:rPr>
          <w:rFonts w:ascii="Times New Roman" w:hAnsi="Times New Roman" w:cs="Times New Roman"/>
          <w:sz w:val="24"/>
          <w:szCs w:val="24"/>
          <w:lang w:val="en-US"/>
        </w:rPr>
        <w:t>parapatric</w:t>
      </w:r>
      <w:proofErr w:type="spellEnd"/>
      <w:r>
        <w:rPr>
          <w:rFonts w:ascii="Times New Roman" w:hAnsi="Times New Roman" w:cs="Times New Roman"/>
          <w:sz w:val="24"/>
          <w:szCs w:val="24"/>
          <w:lang w:val="en-US"/>
        </w:rPr>
        <w:t xml:space="preserve">, peripatric, and founder-event speciation </w:t>
      </w:r>
      <w:r>
        <w:rPr>
          <w:sz w:val="22"/>
          <w:szCs w:val="22"/>
        </w:rPr>
        <w:fldChar w:fldCharType="begin" w:fldLock="1"/>
      </w:r>
      <w:r>
        <w:rPr>
          <w:rFonts w:ascii="Times New Roman" w:hAnsi="Times New Roman" w:cs="Times New Roman"/>
          <w:sz w:val="24"/>
          <w:szCs w:val="24"/>
          <w:lang w:val="en-US"/>
        </w:rPr>
        <w:instrText>ADDIN CSL_CITATION {"citationItems":[{"id":"ITEM-1","itemData":{"author":[{"dropping-particle":"","family":"Caetano","given":"D.S.","non-dropping-particle":"","parse-names":false,"suffix":""},{"dropping-particle":"","family":"Quental","given":"Tiago B.","non-dropping-particle":"","parse-names":false,"suffix":""}],"container-title":"bioRxiv","id":"ITEM-1","issued":{"date-parts":[["2022"]]},"title":"How important is budding speciaiton for comparative studies?","type":"article-journal"},"uris":["http://www.mendeley.com/documents/?uuid=74b1fabf-98ad-4c1b-8684-5bb3d8aa8fca"]},{"id":"ITEM-2","itemData":{"DOI":"10.1098/rspb.2013.2980","ISSN":"14712954","abstract":"A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Sciences","id":"ITEM-2","issue":"1778","issued":{"date-parts":[["2014"]]},"title":"The geography and ecology of plant speciation: Range overlap and niche divergence in sister species","type":"article-journal","volume":"281"},"uris":["http://www.mendeley.com/documents/?uuid=04d179a2-1329-43da-bd1e-d1df32454710"]}],"mendeley":{"formattedCitation":"(Anacker &amp; Strauss, 2014; Caetano &amp; Quental, 2022)","plainTextFormattedCitation":"(Anacker &amp; Strauss, 2014; Caetano &amp; Quental, 2022)","previouslyFormattedCitation":"(Anacker &amp; Strauss, 2014;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sidRPr="00B14922">
        <w:rPr>
          <w:rFonts w:ascii="Times New Roman" w:hAnsi="Times New Roman" w:cs="Times New Roman"/>
          <w:noProof/>
          <w:sz w:val="24"/>
          <w:szCs w:val="24"/>
          <w:lang w:val="en-US"/>
        </w:rPr>
        <w:t>(Anacker &amp; Strauss, 2014;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is related to the evolutionary species concept, which considers any species as descendant of an ancestral lineage with its own evolutionary identity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{"citationItems":[{"id":"ITEM-1","itemData":{"author":[{"dropping-particle":"","family":"Simpson","given":"Geroge G.","non-dropping-particle":"","parse-names":false,"suffix":""}],"container-title":"Evolution","id":"ITEM-1","issue":"4","issued":{"date-parts":[["1951"]]},"page":"285-298","title":"The species concept","type":"article-journal","volume":"5"},"uris":["http://www.mendeley.com/documents/?uuid=191ebb9e-77a3-4c66-8f8e-a07cad6abbca"]},{"id":"ITEM-2","itemData":{"author":[{"dropping-particle":"","family":"Simpson","given":"George Gaylord","non-dropping-particle":"","parse-names":false,"suffix":""}],"id":"ITEM-2","issued":{"date-parts":[["1961"]]},"publisher":"Columbia University Press","title":"Principles of animal taxonomy","type":"book"},"uris":["http://www.mendeley.com/documents/?uuid=a2db1d6c-9e87-403b-9f77-1044052d2e36"]}],"mendeley":{"formattedCitation":"(George Gaylord Simpson, 1961; Geroge G. Simpson, 1951)","manualFormatting":"(Simpson 1951, but see Simpson 1961)","plainTextFormattedCitation":"(George Gaylord Simpson, 1961; Geroge G. Simpson, 1951)","previouslyFormattedCitation":"(George Gaylord Simpson, 1961; Geroge G. Simpson, 1951)"},"properties":{"noteIndex":0},"schema":"https://github.com/citation-style-language/schema/raw/master/csl-citation.json"}</w:instrText>
      </w:r>
      <w:r>
        <w:rPr>
          <w:rFonts w:ascii="Times New Roman" w:hAnsi="Times New Roman" w:cs="Times New Roman"/>
          <w:sz w:val="24"/>
          <w:szCs w:val="24"/>
          <w:lang w:val="en-US"/>
        </w:rPr>
        <w:fldChar w:fldCharType="separate"/>
      </w:r>
      <w:r w:rsidRPr="00095DFB">
        <w:rPr>
          <w:rFonts w:ascii="Times New Roman" w:hAnsi="Times New Roman" w:cs="Times New Roman"/>
          <w:noProof/>
          <w:sz w:val="24"/>
          <w:szCs w:val="24"/>
          <w:lang w:val="en-US"/>
        </w:rPr>
        <w:t>(Simpson 1951,</w:t>
      </w:r>
      <w:r>
        <w:rPr>
          <w:rFonts w:ascii="Times New Roman" w:hAnsi="Times New Roman" w:cs="Times New Roman"/>
          <w:noProof/>
          <w:sz w:val="24"/>
          <w:szCs w:val="24"/>
          <w:lang w:val="en-US"/>
        </w:rPr>
        <w:t xml:space="preserve"> but see Simpson</w:t>
      </w:r>
      <w:r w:rsidRPr="00095DFB">
        <w:rPr>
          <w:rFonts w:ascii="Times New Roman" w:hAnsi="Times New Roman" w:cs="Times New Roman"/>
          <w:noProof/>
          <w:sz w:val="24"/>
          <w:szCs w:val="24"/>
          <w:lang w:val="en-US"/>
        </w:rPr>
        <w:t xml:space="preserve"> 1961)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 phylogenetic tree typically lacks information about which of the two descendent branches is the new species after a speciation event </w:t>
      </w:r>
      <w:r>
        <w:rPr>
          <w:sz w:val="22"/>
          <w:szCs w:val="22"/>
        </w:rPr>
        <w:fldChar w:fldCharType="begin" w:fldLock="1"/>
      </w:r>
      <w:r>
        <w:rPr>
          <w:rFonts w:ascii="Times New Roman" w:hAnsi="Times New Roman" w:cs="Times New Roman"/>
          <w:sz w:val="24"/>
          <w:szCs w:val="24"/>
          <w:lang w:val="en-US"/>
        </w:rPr>
        <w:instrText>ADDIN CSL_CITATION {"citationItems":[{"id":"ITEM-1","itemData":{"DOI":"10.1111/j.1469-185X.2011.00178.x","ISSN":"1469185X","abstract":"We present a complete phylogeny of macroperforate planktonic foraminifer species of the Cenozoic Era (~65 million years ago to present). The phylogeny is developed from a large body of palaeontological work that details the evolutionary relationships and stratigraphic (time) distributions of species-level taxa identified from morphology ('morphospecies'). Morphospecies are assigned to morphogroups and ecogroups depending on test morphology and inferred habitat, respectively. Because gradual evolution is well documented in this clade, we have identified many instances of morphospecies intergrading over time, allowing us to eliminate 'pseudospeciation' and 'pseudoextinction' from the record and thereby permit the construction of a more natural phylogeny based on inferred biological lineages. Each cladogenetic event is determined as either budding or bifurcating depending on the pattern of morphological change at the time of branching. This lineage phylogeny provides palaeontologically calibrated ages for each divergence that are entirely independent of molecular data. The tree provides a model system for macroevolutionary studies in the fossil record addressing questions of speciation, extinction, and rates and patterns of evolution. © 2011 The Authors. Biological Reviews © 2011 Cambridge Philosophical Society.","author":[{"dropping-particle":"","family":"Aze","given":"Tracy","non-dropping-particle":"","parse-names":false,"suffix":""},{"dropping-particle":"","family":"Ezard","given":"Thomas H.G.","non-dropping-particle":"","parse-names":false,"suffix":""},{"dropping-particle":"","family":"Purvis","given":"Andy","non-dropping-particle":"","parse-names":false,"suffix":""},{"dropping-particle":"","family":"Coxall","given":"Helen K.","non-dropping-particle":"","parse-names":false,"suffix":""},{"dropping-particle":"","family":"Stewart","given":"Duncan R.M.","non-dropping-particle":"","parse-names":false,"suffix":""},{"dropping-particle":"","family":"Wade","given":"Bridget S.","non-dropping-particle":"","parse-names":false,"suffix":""},{"dropping-particle":"","family":"Pearson","given":"Paul N.","non-dropping-particle":"","parse-names":false,"suffix":""}],"container-title":"Biological Reviews","id":"ITEM-1","issue":"4","issued":{"date-parts":[["2011"]]},"page":"900-927","title":"A phylogeny of Cenozoic macroperforate planktonic foraminifera from fossil data","type":"article-journal","volume":"86"},"uris":["http://www.mendeley.com/documents/?uuid=09eb6731-fca4-4073-9358-834d52997dc5"]}],"mendeley":{"formattedCitation":"(Aze et al., 2011)","manualFormatting":"(but see Aze et al. 2011)","plainTextFormattedCitation":"(Aze et al., 2011)","previouslyFormattedCitation":"(Aze et al., 2011)"},"properties":{"noteIndex":0},"schema":"https://github.com/citation-style-language/schema/raw/master/csl-citation.json"}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(but see Aze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Thus, in the absence of extinction, the phylogenetic age of one sister species will equal its species age while the other will be older but without the possibility to identify which one is which. Anagenetic speciation is not associated with a branching event but can be used to describe different species or morphospecies </w:t>
      </w:r>
      <w:r>
        <w:rPr>
          <w:sz w:val="22"/>
          <w:szCs w:val="22"/>
        </w:rPr>
        <w:fldChar w:fldCharType="begin" w:fldLock="1"/>
      </w:r>
      <w:r>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Pr>
          <w:rFonts w:ascii="Times New Roman" w:hAnsi="Times New Roman" w:cs="Times New Roman"/>
          <w:sz w:val="24"/>
          <w:szCs w:val="24"/>
          <w:lang w:val="en-US"/>
        </w:rPr>
        <w:fldChar w:fldCharType="separate"/>
      </w:r>
      <w:r w:rsidRPr="00B14922">
        <w:rPr>
          <w:rFonts w:ascii="Times New Roman" w:hAnsi="Times New Roman" w:cs="Times New Roman"/>
          <w:noProof/>
          <w:sz w:val="24"/>
          <w:szCs w:val="24"/>
          <w:lang w:val="en-US"/>
        </w:rPr>
        <w:t>(Emerson &amp; Patiño,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delimited by substantial phenotypic change occurring along a lineage </w:t>
      </w:r>
      <w:r>
        <w:rPr>
          <w:sz w:val="22"/>
          <w:szCs w:val="22"/>
        </w:rPr>
        <w:fldChar w:fldCharType="begin" w:fldLock="1"/>
      </w:r>
      <w:r>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Byars, Fitzgerald, Paleobiology, &amp; Winter, 1999)","plainTextFormattedCitation":"(Roopnarine, Byars, Fitzgerald, Paleobiology, &amp; Winter, 1999)","previouslyFormattedCitation":"(Roopnarine, Byars, Fitzgerald, Paleobiology, &amp; Winter, 1999)"},"properties":{"noteIndex":0},"schema":"https://github.com/citation-style-language/schema/raw/master/csl-citation.json"}</w:instrText>
      </w:r>
      <w:r>
        <w:rPr>
          <w:rFonts w:ascii="Times New Roman" w:hAnsi="Times New Roman" w:cs="Times New Roman"/>
          <w:sz w:val="24"/>
          <w:szCs w:val="24"/>
          <w:lang w:val="en-US"/>
        </w:rPr>
        <w:fldChar w:fldCharType="separate"/>
      </w:r>
      <w:r w:rsidRPr="00B14922">
        <w:rPr>
          <w:rFonts w:ascii="Times New Roman" w:hAnsi="Times New Roman" w:cs="Times New Roman"/>
          <w:noProof/>
          <w:sz w:val="24"/>
          <w:szCs w:val="24"/>
          <w:lang w:val="en-US"/>
        </w:rPr>
        <w:t>(Roopnarine</w:t>
      </w:r>
      <w:r>
        <w:rPr>
          <w:rFonts w:ascii="Times New Roman" w:hAnsi="Times New Roman" w:cs="Times New Roman"/>
          <w:noProof/>
          <w:sz w:val="24"/>
          <w:szCs w:val="24"/>
          <w:lang w:val="en-US"/>
        </w:rPr>
        <w:t xml:space="preserve"> et al.</w:t>
      </w:r>
      <w:r w:rsidRPr="00B14922">
        <w:rPr>
          <w:rFonts w:ascii="Times New Roman" w:hAnsi="Times New Roman" w:cs="Times New Roman"/>
          <w:noProof/>
          <w:sz w:val="24"/>
          <w:szCs w:val="24"/>
          <w:lang w:val="en-US"/>
        </w:rPr>
        <w:t>,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will cause a higher phylogenetic age than the genuine species age</w:t>
      </w:r>
    </w:p>
    <w:p w14:paraId="55C8B658" w14:textId="35FBCBE9" w:rsidR="005F29A3" w:rsidRPr="00DB3754" w:rsidRDefault="005F29A3">
      <w:pPr>
        <w:pStyle w:val="Textocomentario"/>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C8B6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4639A4C" w16cex:dateUtc="2024-02-01T14: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C8B658" w16cid:durableId="14639A4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charset w:val="00"/>
    <w:family w:val="roman"/>
    <w:pitch w:val="default"/>
  </w:font>
  <w:font w:name="Lohit Devanagari">
    <w:altName w:val="Cambria"/>
    <w:charset w:val="00"/>
    <w:family w:val="roman"/>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s Calderon del Cid">
    <w15:presenceInfo w15:providerId="Windows Live" w15:userId="0f3ba8ef2a3529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W1MDA1MTAzMDU3MTdV0lEKTi0uzszPAykwrAUA0WFSviwAAAA="/>
  </w:docVars>
  <w:rsids>
    <w:rsidRoot w:val="002F5B65"/>
    <w:rsid w:val="0000567C"/>
    <w:rsid w:val="000063E8"/>
    <w:rsid w:val="0001048A"/>
    <w:rsid w:val="00011D54"/>
    <w:rsid w:val="000264D4"/>
    <w:rsid w:val="000362C3"/>
    <w:rsid w:val="000648E4"/>
    <w:rsid w:val="0006617F"/>
    <w:rsid w:val="00085AE8"/>
    <w:rsid w:val="00093108"/>
    <w:rsid w:val="00095B47"/>
    <w:rsid w:val="00097E90"/>
    <w:rsid w:val="000A5F90"/>
    <w:rsid w:val="000C2119"/>
    <w:rsid w:val="000C5674"/>
    <w:rsid w:val="000E3A88"/>
    <w:rsid w:val="000E4411"/>
    <w:rsid w:val="000F3BFD"/>
    <w:rsid w:val="000F78DC"/>
    <w:rsid w:val="0010029D"/>
    <w:rsid w:val="0011686F"/>
    <w:rsid w:val="00124FD3"/>
    <w:rsid w:val="0012638B"/>
    <w:rsid w:val="001351FA"/>
    <w:rsid w:val="00145F97"/>
    <w:rsid w:val="0016385D"/>
    <w:rsid w:val="001761ED"/>
    <w:rsid w:val="0019202E"/>
    <w:rsid w:val="001A11CC"/>
    <w:rsid w:val="001A30B1"/>
    <w:rsid w:val="001A5262"/>
    <w:rsid w:val="001B521A"/>
    <w:rsid w:val="001C1F2C"/>
    <w:rsid w:val="001C4A1E"/>
    <w:rsid w:val="001E36FF"/>
    <w:rsid w:val="002006E1"/>
    <w:rsid w:val="00205513"/>
    <w:rsid w:val="0021393F"/>
    <w:rsid w:val="002231BE"/>
    <w:rsid w:val="00223C29"/>
    <w:rsid w:val="00227F0A"/>
    <w:rsid w:val="00236840"/>
    <w:rsid w:val="00241EF5"/>
    <w:rsid w:val="002425EC"/>
    <w:rsid w:val="00243208"/>
    <w:rsid w:val="002915BF"/>
    <w:rsid w:val="0029343B"/>
    <w:rsid w:val="002B2DED"/>
    <w:rsid w:val="002C07C8"/>
    <w:rsid w:val="002D167E"/>
    <w:rsid w:val="002E0C35"/>
    <w:rsid w:val="002F5B65"/>
    <w:rsid w:val="00303305"/>
    <w:rsid w:val="0033393E"/>
    <w:rsid w:val="00337E7F"/>
    <w:rsid w:val="00342B27"/>
    <w:rsid w:val="00350EF5"/>
    <w:rsid w:val="00356E92"/>
    <w:rsid w:val="0037255B"/>
    <w:rsid w:val="003915E5"/>
    <w:rsid w:val="003D2D61"/>
    <w:rsid w:val="003E6467"/>
    <w:rsid w:val="003E72AB"/>
    <w:rsid w:val="00407D22"/>
    <w:rsid w:val="004252FF"/>
    <w:rsid w:val="00440265"/>
    <w:rsid w:val="0044412B"/>
    <w:rsid w:val="004454DE"/>
    <w:rsid w:val="004574EA"/>
    <w:rsid w:val="00464F75"/>
    <w:rsid w:val="00467ED6"/>
    <w:rsid w:val="004759B7"/>
    <w:rsid w:val="004844D1"/>
    <w:rsid w:val="004A6BEB"/>
    <w:rsid w:val="004C2EEE"/>
    <w:rsid w:val="004C7F78"/>
    <w:rsid w:val="004D44AC"/>
    <w:rsid w:val="004D78D6"/>
    <w:rsid w:val="004F7837"/>
    <w:rsid w:val="0050225B"/>
    <w:rsid w:val="00507105"/>
    <w:rsid w:val="005121E1"/>
    <w:rsid w:val="005123FD"/>
    <w:rsid w:val="005152A1"/>
    <w:rsid w:val="00525F40"/>
    <w:rsid w:val="00545189"/>
    <w:rsid w:val="0057704F"/>
    <w:rsid w:val="005824A0"/>
    <w:rsid w:val="00594323"/>
    <w:rsid w:val="005D3F39"/>
    <w:rsid w:val="005F0130"/>
    <w:rsid w:val="005F29A3"/>
    <w:rsid w:val="005F7F57"/>
    <w:rsid w:val="00635C42"/>
    <w:rsid w:val="006523FE"/>
    <w:rsid w:val="00675A13"/>
    <w:rsid w:val="006866E0"/>
    <w:rsid w:val="0069077E"/>
    <w:rsid w:val="006943BB"/>
    <w:rsid w:val="00696586"/>
    <w:rsid w:val="006A26EC"/>
    <w:rsid w:val="006A5FDC"/>
    <w:rsid w:val="006B45D8"/>
    <w:rsid w:val="006B647D"/>
    <w:rsid w:val="006C5B57"/>
    <w:rsid w:val="006D19FA"/>
    <w:rsid w:val="006E7F67"/>
    <w:rsid w:val="006F2DC1"/>
    <w:rsid w:val="00700798"/>
    <w:rsid w:val="0070741D"/>
    <w:rsid w:val="00716A85"/>
    <w:rsid w:val="007178A1"/>
    <w:rsid w:val="00727F12"/>
    <w:rsid w:val="007403F6"/>
    <w:rsid w:val="00750182"/>
    <w:rsid w:val="007515D9"/>
    <w:rsid w:val="00754602"/>
    <w:rsid w:val="00764DF4"/>
    <w:rsid w:val="007840AE"/>
    <w:rsid w:val="00790821"/>
    <w:rsid w:val="007942EA"/>
    <w:rsid w:val="007A4F03"/>
    <w:rsid w:val="007C72BB"/>
    <w:rsid w:val="007D3A15"/>
    <w:rsid w:val="007E527D"/>
    <w:rsid w:val="007E795A"/>
    <w:rsid w:val="007F0F9B"/>
    <w:rsid w:val="00806815"/>
    <w:rsid w:val="00812772"/>
    <w:rsid w:val="00820C45"/>
    <w:rsid w:val="00884320"/>
    <w:rsid w:val="008902E5"/>
    <w:rsid w:val="008938E3"/>
    <w:rsid w:val="00896016"/>
    <w:rsid w:val="00896E81"/>
    <w:rsid w:val="008A42EA"/>
    <w:rsid w:val="008C00FD"/>
    <w:rsid w:val="008D52B9"/>
    <w:rsid w:val="008F2A59"/>
    <w:rsid w:val="00903D0C"/>
    <w:rsid w:val="00907524"/>
    <w:rsid w:val="00917DB4"/>
    <w:rsid w:val="00933EF5"/>
    <w:rsid w:val="00947DFC"/>
    <w:rsid w:val="0095480D"/>
    <w:rsid w:val="009718D6"/>
    <w:rsid w:val="009748AE"/>
    <w:rsid w:val="00976D6B"/>
    <w:rsid w:val="009B403B"/>
    <w:rsid w:val="009B6965"/>
    <w:rsid w:val="009F2883"/>
    <w:rsid w:val="00A14B57"/>
    <w:rsid w:val="00A612A9"/>
    <w:rsid w:val="00A62495"/>
    <w:rsid w:val="00A75D42"/>
    <w:rsid w:val="00A76107"/>
    <w:rsid w:val="00A82359"/>
    <w:rsid w:val="00A91352"/>
    <w:rsid w:val="00A93419"/>
    <w:rsid w:val="00AD57A0"/>
    <w:rsid w:val="00AF59FD"/>
    <w:rsid w:val="00AF5B5A"/>
    <w:rsid w:val="00B04A58"/>
    <w:rsid w:val="00B07C5B"/>
    <w:rsid w:val="00B17A45"/>
    <w:rsid w:val="00B71743"/>
    <w:rsid w:val="00B83590"/>
    <w:rsid w:val="00BA3368"/>
    <w:rsid w:val="00BB04DB"/>
    <w:rsid w:val="00BB789E"/>
    <w:rsid w:val="00BC2E92"/>
    <w:rsid w:val="00BC4BC9"/>
    <w:rsid w:val="00BD5F06"/>
    <w:rsid w:val="00BF79FC"/>
    <w:rsid w:val="00C04FE0"/>
    <w:rsid w:val="00C11432"/>
    <w:rsid w:val="00C23A89"/>
    <w:rsid w:val="00C26D49"/>
    <w:rsid w:val="00C323D6"/>
    <w:rsid w:val="00C36F8A"/>
    <w:rsid w:val="00C57BDF"/>
    <w:rsid w:val="00C67857"/>
    <w:rsid w:val="00C8309F"/>
    <w:rsid w:val="00C8515C"/>
    <w:rsid w:val="00C95B31"/>
    <w:rsid w:val="00CB2AB3"/>
    <w:rsid w:val="00CC4D91"/>
    <w:rsid w:val="00CD03DE"/>
    <w:rsid w:val="00CD0E42"/>
    <w:rsid w:val="00CD1BCA"/>
    <w:rsid w:val="00CE20EA"/>
    <w:rsid w:val="00CE5651"/>
    <w:rsid w:val="00CF3811"/>
    <w:rsid w:val="00D15952"/>
    <w:rsid w:val="00D65122"/>
    <w:rsid w:val="00D8611F"/>
    <w:rsid w:val="00D94F29"/>
    <w:rsid w:val="00DA67B7"/>
    <w:rsid w:val="00DB3754"/>
    <w:rsid w:val="00DD4E03"/>
    <w:rsid w:val="00DE0679"/>
    <w:rsid w:val="00DE0D69"/>
    <w:rsid w:val="00DE4C50"/>
    <w:rsid w:val="00E05A84"/>
    <w:rsid w:val="00E27C9F"/>
    <w:rsid w:val="00E34B8B"/>
    <w:rsid w:val="00E46122"/>
    <w:rsid w:val="00E5702E"/>
    <w:rsid w:val="00E575CE"/>
    <w:rsid w:val="00E671F6"/>
    <w:rsid w:val="00E80B68"/>
    <w:rsid w:val="00E86095"/>
    <w:rsid w:val="00E91041"/>
    <w:rsid w:val="00EA151C"/>
    <w:rsid w:val="00EC63C3"/>
    <w:rsid w:val="00EC67B6"/>
    <w:rsid w:val="00ED16B5"/>
    <w:rsid w:val="00EE2CBB"/>
    <w:rsid w:val="00EF4E47"/>
    <w:rsid w:val="00F019C3"/>
    <w:rsid w:val="00F130EC"/>
    <w:rsid w:val="00F53AE8"/>
    <w:rsid w:val="00F5460E"/>
    <w:rsid w:val="00F6503B"/>
    <w:rsid w:val="00F7472C"/>
    <w:rsid w:val="00F77900"/>
    <w:rsid w:val="00F947B5"/>
    <w:rsid w:val="00FA63CB"/>
    <w:rsid w:val="00FB302A"/>
    <w:rsid w:val="00FB63D5"/>
    <w:rsid w:val="00FC0D51"/>
    <w:rsid w:val="00FC117A"/>
    <w:rsid w:val="00FE107E"/>
    <w:rsid w:val="00FE36A9"/>
    <w:rsid w:val="00FE5690"/>
    <w:rsid w:val="00FF4B20"/>
    <w:rsid w:val="00FF5970"/>
    <w:rsid w:val="00FF79B1"/>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71DD0F"/>
  <w15:docId w15:val="{2E14F1C8-6F9E-4B4C-89E0-C3C8E5228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style>
  <w:style w:type="character" w:styleId="Refdecomentario">
    <w:name w:val="annotation reference"/>
    <w:basedOn w:val="Fuentedeprrafopredeter"/>
    <w:uiPriority w:val="99"/>
    <w:semiHidden/>
    <w:unhideWhenUsed/>
    <w:qFormat/>
    <w:rsid w:val="00837BDB"/>
    <w:rPr>
      <w:sz w:val="16"/>
      <w:szCs w:val="16"/>
    </w:rPr>
  </w:style>
  <w:style w:type="character" w:customStyle="1" w:styleId="TextocomentarioCar">
    <w:name w:val="Texto comentario Car"/>
    <w:basedOn w:val="Fuentedeprrafopredeter"/>
    <w:link w:val="Textocomentario"/>
    <w:uiPriority w:val="99"/>
    <w:qFormat/>
    <w:rsid w:val="00837BDB"/>
    <w:rPr>
      <w:sz w:val="20"/>
      <w:szCs w:val="20"/>
    </w:rPr>
  </w:style>
  <w:style w:type="character" w:customStyle="1" w:styleId="AsuntodelcomentarioCar">
    <w:name w:val="Asunto del comentario Car"/>
    <w:basedOn w:val="TextocomentarioCar"/>
    <w:link w:val="Asuntodelcomentario"/>
    <w:uiPriority w:val="99"/>
    <w:semiHidden/>
    <w:qFormat/>
    <w:rsid w:val="00837BDB"/>
    <w:rPr>
      <w:b/>
      <w:bCs/>
      <w:sz w:val="20"/>
      <w:szCs w:val="20"/>
    </w:rPr>
  </w:style>
  <w:style w:type="character" w:styleId="Hipervnculo">
    <w:name w:val="Hyperlink"/>
    <w:basedOn w:val="Fuentedeprrafopredeter"/>
    <w:uiPriority w:val="99"/>
    <w:unhideWhenUsed/>
    <w:rsid w:val="00E3054A"/>
    <w:rPr>
      <w:color w:val="0000FF"/>
      <w:u w:val="single"/>
    </w:rPr>
  </w:style>
  <w:style w:type="character" w:styleId="Mencinsinresolver">
    <w:name w:val="Unresolved Mention"/>
    <w:basedOn w:val="Fuentedeprrafopredeter"/>
    <w:uiPriority w:val="99"/>
    <w:semiHidden/>
    <w:unhideWhenUsed/>
    <w:qFormat/>
    <w:rsid w:val="00F36DFC"/>
    <w:rPr>
      <w:color w:val="605E5C"/>
      <w:shd w:val="clear" w:color="auto" w:fill="E1DFDD"/>
    </w:rPr>
  </w:style>
  <w:style w:type="character" w:customStyle="1" w:styleId="LineNumber1">
    <w:name w:val="Line Number1"/>
    <w:qFormat/>
  </w:style>
  <w:style w:type="character" w:styleId="Textodelmarcadordeposicin">
    <w:name w:val="Placeholder Text"/>
    <w:basedOn w:val="Fuentedeprrafopredeter"/>
    <w:uiPriority w:val="99"/>
    <w:semiHidden/>
    <w:qFormat/>
    <w:rsid w:val="00050C70"/>
    <w:rPr>
      <w:color w:val="808080"/>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comentario">
    <w:name w:val="annotation text"/>
    <w:basedOn w:val="Normal"/>
    <w:link w:val="TextocomentarioCar"/>
    <w:uiPriority w:val="99"/>
    <w:unhideWhenUsed/>
    <w:qFormat/>
    <w:rsid w:val="00837BDB"/>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37BDB"/>
    <w:rPr>
      <w:b/>
      <w:bCs/>
    </w:rPr>
  </w:style>
  <w:style w:type="paragraph" w:styleId="Prrafodelista">
    <w:name w:val="List Paragraph"/>
    <w:basedOn w:val="Normal"/>
    <w:uiPriority w:val="34"/>
    <w:qFormat/>
    <w:rsid w:val="00440DED"/>
    <w:pPr>
      <w:ind w:left="720"/>
      <w:contextualSpacing/>
    </w:pPr>
  </w:style>
  <w:style w:type="paragraph" w:styleId="Revisin">
    <w:name w:val="Revision"/>
    <w:uiPriority w:val="99"/>
    <w:semiHidden/>
    <w:qFormat/>
    <w:rsid w:val="008D01CA"/>
  </w:style>
  <w:style w:type="character" w:customStyle="1" w:styleId="apple-converted-space">
    <w:name w:val="apple-converted-space"/>
    <w:basedOn w:val="Fuentedeprrafopredeter"/>
    <w:rsid w:val="00B71743"/>
  </w:style>
  <w:style w:type="character" w:styleId="Hipervnculovisitado">
    <w:name w:val="FollowedHyperlink"/>
    <w:basedOn w:val="Fuentedeprrafopredeter"/>
    <w:uiPriority w:val="99"/>
    <w:semiHidden/>
    <w:unhideWhenUsed/>
    <w:rsid w:val="002D16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000520">
      <w:bodyDiv w:val="1"/>
      <w:marLeft w:val="0"/>
      <w:marRight w:val="0"/>
      <w:marTop w:val="0"/>
      <w:marBottom w:val="0"/>
      <w:divBdr>
        <w:top w:val="none" w:sz="0" w:space="0" w:color="auto"/>
        <w:left w:val="none" w:sz="0" w:space="0" w:color="auto"/>
        <w:bottom w:val="none" w:sz="0" w:space="0" w:color="auto"/>
        <w:right w:val="none" w:sz="0" w:space="0" w:color="auto"/>
      </w:divBdr>
      <w:divsChild>
        <w:div w:id="1249658960">
          <w:marLeft w:val="0"/>
          <w:marRight w:val="0"/>
          <w:marTop w:val="0"/>
          <w:marBottom w:val="0"/>
          <w:divBdr>
            <w:top w:val="none" w:sz="0" w:space="0" w:color="auto"/>
            <w:left w:val="none" w:sz="0" w:space="0" w:color="auto"/>
            <w:bottom w:val="none" w:sz="0" w:space="0" w:color="auto"/>
            <w:right w:val="none" w:sz="0" w:space="0" w:color="auto"/>
          </w:divBdr>
        </w:div>
      </w:divsChild>
    </w:div>
    <w:div w:id="1032608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emf"/><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wmf"/><Relationship Id="rId24"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wm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1402</TotalTime>
  <Pages>31</Pages>
  <Words>27201</Words>
  <Characters>149608</Characters>
  <Application>Microsoft Office Word</Application>
  <DocSecurity>0</DocSecurity>
  <Lines>1246</Lines>
  <Paragraphs>352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dc:description/>
  <cp:lastModifiedBy>Carlos Calderon del Cid</cp:lastModifiedBy>
  <cp:revision>23</cp:revision>
  <cp:lastPrinted>2023-11-29T01:25:00Z</cp:lastPrinted>
  <dcterms:created xsi:type="dcterms:W3CDTF">2023-11-24T04:07:00Z</dcterms:created>
  <dcterms:modified xsi:type="dcterms:W3CDTF">2024-02-06T19:32:00Z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Mendeley Citation Style_1">
    <vt:lpwstr>http://www.zotero.org/styles/functional-ecology</vt:lpwstr>
  </property>
  <property fmtid="{D5CDD505-2E9C-101B-9397-08002B2CF9AE}" pid="5" name="Mendeley Document_1">
    <vt:lpwstr>True</vt:lpwstr>
  </property>
  <property fmtid="{D5CDD505-2E9C-101B-9397-08002B2CF9AE}" pid="6" name="Mendeley Recent Style Id 0_1">
    <vt:lpwstr>http://www.zotero.org/styles/acta-ecologica-sinica</vt:lpwstr>
  </property>
  <property fmtid="{D5CDD505-2E9C-101B-9397-08002B2CF9AE}" pid="7" name="Mendeley Recent Style Id 1_1">
    <vt:lpwstr>http://www.zotero.org/styles/biotropica</vt:lpwstr>
  </property>
  <property fmtid="{D5CDD505-2E9C-101B-9397-08002B2CF9AE}" pid="8" name="Mendeley Recent Style Id 2_1">
    <vt:lpwstr>http://www.zotero.org/styles/chicago-author-date</vt:lpwstr>
  </property>
  <property fmtid="{D5CDD505-2E9C-101B-9397-08002B2CF9AE}" pid="9" name="Mendeley Recent Style Id 3_1">
    <vt:lpwstr>https://csl.mendeley.com/styles/522853061/elsevier-communityecology-2</vt:lpwstr>
  </property>
  <property fmtid="{D5CDD505-2E9C-101B-9397-08002B2CF9AE}" pid="10" name="Mendeley Recent Style Id 4_1">
    <vt:lpwstr>http://csl.mendeley.com/styles/522853061/elsevier-communityecology-2</vt:lpwstr>
  </property>
  <property fmtid="{D5CDD505-2E9C-101B-9397-08002B2CF9AE}" pid="11" name="Mendeley Recent Style Id 5_1">
    <vt:lpwstr>http://www.zotero.org/styles/functional-ecology</vt:lpwstr>
  </property>
  <property fmtid="{D5CDD505-2E9C-101B-9397-08002B2CF9AE}" pid="12" name="Mendeley Recent Style Id 6_1">
    <vt:lpwstr>http://www.zotero.org/styles/fungal-ecology</vt:lpwstr>
  </property>
  <property fmtid="{D5CDD505-2E9C-101B-9397-08002B2CF9AE}" pid="13" name="Mendeley Recent Style Id 7_1">
    <vt:lpwstr>http://www.zotero.org/styles/harvard1</vt:lpwstr>
  </property>
  <property fmtid="{D5CDD505-2E9C-101B-9397-08002B2CF9AE}" pid="14" name="Mendeley Recent Style Id 8_1">
    <vt:lpwstr>http://www.zotero.org/styles/nature</vt:lpwstr>
  </property>
  <property fmtid="{D5CDD505-2E9C-101B-9397-08002B2CF9AE}" pid="15" name="Mendeley Recent Style Id 9_1">
    <vt:lpwstr>http://www.zotero.org/styles/vancouver</vt:lpwstr>
  </property>
  <property fmtid="{D5CDD505-2E9C-101B-9397-08002B2CF9AE}" pid="16" name="Mendeley Recent Style Name 0_1">
    <vt:lpwstr>Acta Ecologica Sinica</vt:lpwstr>
  </property>
  <property fmtid="{D5CDD505-2E9C-101B-9397-08002B2CF9AE}" pid="17" name="Mendeley Recent Style Name 1_1">
    <vt:lpwstr>Biotropica</vt:lpwstr>
  </property>
  <property fmtid="{D5CDD505-2E9C-101B-9397-08002B2CF9AE}" pid="18" name="Mendeley Recent Style Name 2_1">
    <vt:lpwstr>Chicago Manual of Style 17th edition (author-date)</vt:lpwstr>
  </property>
  <property fmtid="{D5CDD505-2E9C-101B-9397-08002B2CF9AE}" pid="19" name="Mendeley Recent Style Name 3_1">
    <vt:lpwstr>Elsevier - Harvard (with titles) - Carlos Calderón</vt:lpwstr>
  </property>
  <property fmtid="{D5CDD505-2E9C-101B-9397-08002B2CF9AE}" pid="20" name="Mendeley Recent Style Name 4_1">
    <vt:lpwstr>Elsevier - Harvard (with titles) - Carlos Calderón</vt:lpwstr>
  </property>
  <property fmtid="{D5CDD505-2E9C-101B-9397-08002B2CF9AE}" pid="21" name="Mendeley Recent Style Name 5_1">
    <vt:lpwstr>Functional Ecology</vt:lpwstr>
  </property>
  <property fmtid="{D5CDD505-2E9C-101B-9397-08002B2CF9AE}" pid="22" name="Mendeley Recent Style Name 6_1">
    <vt:lpwstr>Fungal Ecology</vt:lpwstr>
  </property>
  <property fmtid="{D5CDD505-2E9C-101B-9397-08002B2CF9AE}" pid="23" name="Mendeley Recent Style Name 7_1">
    <vt:lpwstr>Harvard reference format 1 (deprecated)</vt:lpwstr>
  </property>
  <property fmtid="{D5CDD505-2E9C-101B-9397-08002B2CF9AE}" pid="24" name="Mendeley Recent Style Name 8_1">
    <vt:lpwstr>Nature</vt:lpwstr>
  </property>
  <property fmtid="{D5CDD505-2E9C-101B-9397-08002B2CF9AE}" pid="25" name="Mendeley Recent Style Name 9_1">
    <vt:lpwstr>Vancouver</vt:lpwstr>
  </property>
  <property fmtid="{D5CDD505-2E9C-101B-9397-08002B2CF9AE}" pid="26" name="Mendeley Unique User Id_1">
    <vt:lpwstr>3ba7b455-8efd-3feb-9c7d-6730b08ebc95</vt:lpwstr>
  </property>
  <property fmtid="{D5CDD505-2E9C-101B-9397-08002B2CF9AE}" pid="27" name="ScaleCrop">
    <vt:bool>false</vt:bool>
  </property>
  <property fmtid="{D5CDD505-2E9C-101B-9397-08002B2CF9AE}" pid="28" name="ShareDoc">
    <vt:bool>false</vt:bool>
  </property>
  <property fmtid="{D5CDD505-2E9C-101B-9397-08002B2CF9AE}" pid="29" name="GrammarlyDocumentId">
    <vt:lpwstr>2edf1cd716aa8a06ab41d8e57c0f6383d6b850c1675df7ad110d12e79430b652</vt:lpwstr>
  </property>
</Properties>
</file>