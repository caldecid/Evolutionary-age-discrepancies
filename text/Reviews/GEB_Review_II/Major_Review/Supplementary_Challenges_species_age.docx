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BF837" w14:textId="77777777" w:rsidR="009A23C2" w:rsidRDefault="00000000">
      <w:pPr>
        <w:spacing w:after="0" w:line="360"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SUPPLEMENTARY MATERIAL</w:t>
      </w:r>
    </w:p>
    <w:p w14:paraId="742DFE97" w14:textId="77777777" w:rsidR="009A23C2" w:rsidRDefault="009A23C2">
      <w:pPr>
        <w:spacing w:after="0" w:line="360" w:lineRule="auto"/>
        <w:jc w:val="both"/>
        <w:rPr>
          <w:rFonts w:ascii="Times New Roman" w:hAnsi="Times New Roman" w:cs="Times New Roman"/>
          <w:b/>
          <w:bCs/>
          <w:sz w:val="28"/>
          <w:szCs w:val="28"/>
          <w:lang w:val="en-US"/>
        </w:rPr>
      </w:pPr>
    </w:p>
    <w:p w14:paraId="6C5E60AA" w14:textId="5716D0D8" w:rsidR="009A23C2" w:rsidRDefault="009F5F32">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Challenges in estimating species age from phylogenetic trees</w:t>
      </w:r>
    </w:p>
    <w:p w14:paraId="7BAF455A" w14:textId="77777777" w:rsidR="009A23C2" w:rsidRDefault="009A23C2">
      <w:pPr>
        <w:spacing w:after="0" w:line="360" w:lineRule="auto"/>
        <w:jc w:val="both"/>
        <w:rPr>
          <w:rFonts w:ascii="Times New Roman" w:hAnsi="Times New Roman" w:cs="Times New Roman"/>
          <w:b/>
          <w:bCs/>
          <w:sz w:val="24"/>
          <w:szCs w:val="24"/>
          <w:lang w:val="en-US"/>
        </w:rPr>
      </w:pPr>
    </w:p>
    <w:p w14:paraId="0E04879B" w14:textId="77777777" w:rsidR="009A23C2" w:rsidRDefault="009A23C2">
      <w:pPr>
        <w:spacing w:after="0" w:line="360" w:lineRule="auto"/>
        <w:jc w:val="both"/>
        <w:rPr>
          <w:rFonts w:ascii="Times New Roman" w:hAnsi="Times New Roman" w:cs="Times New Roman"/>
          <w:b/>
          <w:bCs/>
          <w:sz w:val="24"/>
          <w:szCs w:val="24"/>
          <w:lang w:val="en-US"/>
        </w:rPr>
      </w:pPr>
    </w:p>
    <w:p w14:paraId="5ED30D2A" w14:textId="775AB1D7" w:rsidR="009A23C2"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Carlos Calderón del Cid</w:t>
      </w:r>
      <w:r>
        <w:rPr>
          <w:rFonts w:ascii="Times New Roman" w:hAnsi="Times New Roman" w:cs="Times New Roman"/>
          <w:sz w:val="24"/>
          <w:szCs w:val="24"/>
          <w:vertAlign w:val="superscript"/>
          <w:lang w:val="en-US"/>
        </w:rPr>
        <w:t>1,2</w:t>
      </w:r>
      <w:r>
        <w:rPr>
          <w:rFonts w:ascii="Times New Roman" w:hAnsi="Times New Roman" w:cs="Times New Roman"/>
          <w:sz w:val="24"/>
          <w:szCs w:val="24"/>
          <w:lang w:val="en-US"/>
        </w:rPr>
        <w:t>, Torsten Hauffe</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 Juan D. Carrillo</w:t>
      </w: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w:t>
      </w:r>
      <w:r w:rsidR="001F0E3F">
        <w:rPr>
          <w:rFonts w:ascii="Times New Roman" w:hAnsi="Times New Roman" w:cs="Times New Roman"/>
          <w:sz w:val="24"/>
          <w:szCs w:val="24"/>
          <w:lang w:val="en-US"/>
        </w:rPr>
        <w:t xml:space="preserve"> Rachel C. M. Warnock</w:t>
      </w:r>
      <w:r w:rsidR="001F0E3F">
        <w:rPr>
          <w:rFonts w:ascii="Times New Roman" w:hAnsi="Times New Roman" w:cs="Times New Roman"/>
          <w:sz w:val="24"/>
          <w:szCs w:val="24"/>
          <w:vertAlign w:val="superscript"/>
          <w:lang w:val="en-US"/>
        </w:rPr>
        <w:t>3</w:t>
      </w:r>
      <w:r w:rsidR="001F0E3F">
        <w:rPr>
          <w:rFonts w:ascii="Times New Roman" w:hAnsi="Times New Roman" w:cs="Times New Roman"/>
          <w:sz w:val="24"/>
          <w:szCs w:val="24"/>
          <w:lang w:val="en-US"/>
        </w:rPr>
        <w:t>,</w:t>
      </w:r>
      <w:r>
        <w:rPr>
          <w:rFonts w:ascii="Times New Roman" w:hAnsi="Times New Roman" w:cs="Times New Roman"/>
          <w:sz w:val="24"/>
          <w:szCs w:val="24"/>
          <w:lang w:val="en-US"/>
        </w:rPr>
        <w:t xml:space="preserve"> Daniele Silvestro</w:t>
      </w:r>
      <w:r>
        <w:rPr>
          <w:rFonts w:ascii="Times New Roman" w:hAnsi="Times New Roman" w:cs="Times New Roman"/>
          <w:sz w:val="24"/>
          <w:szCs w:val="24"/>
          <w:vertAlign w:val="superscript"/>
          <w:lang w:val="en-US"/>
        </w:rPr>
        <w:t>2,</w:t>
      </w:r>
      <w:r w:rsidR="001F0E3F">
        <w:rPr>
          <w:rFonts w:ascii="Times New Roman" w:hAnsi="Times New Roman" w:cs="Times New Roman"/>
          <w:sz w:val="24"/>
          <w:szCs w:val="24"/>
          <w:vertAlign w:val="superscript"/>
          <w:lang w:val="en-US"/>
        </w:rPr>
        <w:t>4</w:t>
      </w:r>
    </w:p>
    <w:p w14:paraId="61ACE583" w14:textId="77777777" w:rsidR="009A23C2" w:rsidRDefault="009A23C2">
      <w:pPr>
        <w:spacing w:after="0" w:line="360" w:lineRule="auto"/>
        <w:jc w:val="both"/>
        <w:rPr>
          <w:rFonts w:ascii="Times New Roman" w:hAnsi="Times New Roman" w:cs="Times New Roman"/>
          <w:sz w:val="24"/>
          <w:szCs w:val="24"/>
          <w:lang w:val="en-US"/>
        </w:rPr>
      </w:pPr>
    </w:p>
    <w:p w14:paraId="40EDC9F3" w14:textId="77777777" w:rsidR="009A23C2" w:rsidRDefault="009A23C2">
      <w:pPr>
        <w:spacing w:after="0" w:line="360" w:lineRule="auto"/>
        <w:jc w:val="both"/>
        <w:rPr>
          <w:rFonts w:ascii="Times New Roman" w:hAnsi="Times New Roman" w:cs="Times New Roman"/>
          <w:sz w:val="24"/>
          <w:szCs w:val="24"/>
          <w:lang w:val="en-US"/>
        </w:rPr>
      </w:pPr>
    </w:p>
    <w:p w14:paraId="7D6956AD" w14:textId="77777777" w:rsidR="009A23C2" w:rsidRDefault="009A23C2">
      <w:pPr>
        <w:spacing w:after="0" w:line="360" w:lineRule="auto"/>
        <w:jc w:val="both"/>
        <w:rPr>
          <w:rFonts w:ascii="Times New Roman" w:hAnsi="Times New Roman" w:cs="Times New Roman"/>
          <w:sz w:val="24"/>
          <w:szCs w:val="24"/>
          <w:lang w:val="en-US"/>
        </w:rPr>
      </w:pPr>
    </w:p>
    <w:p w14:paraId="4D2F1E29" w14:textId="77777777" w:rsidR="009A23C2" w:rsidRDefault="009A23C2">
      <w:pPr>
        <w:spacing w:after="0" w:line="360" w:lineRule="auto"/>
        <w:jc w:val="both"/>
        <w:rPr>
          <w:rFonts w:ascii="Times New Roman" w:hAnsi="Times New Roman" w:cs="Times New Roman"/>
          <w:sz w:val="24"/>
          <w:szCs w:val="24"/>
          <w:lang w:val="en-US"/>
        </w:rPr>
      </w:pPr>
    </w:p>
    <w:p w14:paraId="23A4F9B7" w14:textId="77777777" w:rsidR="009A23C2"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1</w:t>
      </w:r>
      <w:r>
        <w:rPr>
          <w:rFonts w:ascii="Times New Roman" w:hAnsi="Times New Roman" w:cs="Times New Roman"/>
          <w:sz w:val="24"/>
          <w:szCs w:val="24"/>
          <w:lang w:val="en-US"/>
        </w:rPr>
        <w:t xml:space="preserve">Laboratório de </w:t>
      </w:r>
      <w:proofErr w:type="spellStart"/>
      <w:r>
        <w:rPr>
          <w:rFonts w:ascii="Times New Roman" w:hAnsi="Times New Roman" w:cs="Times New Roman"/>
          <w:sz w:val="24"/>
          <w:szCs w:val="24"/>
          <w:lang w:val="en-US"/>
        </w:rPr>
        <w:t>Ecologia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Espacial</w:t>
      </w:r>
      <w:proofErr w:type="spellEnd"/>
      <w:r>
        <w:rPr>
          <w:rFonts w:ascii="Times New Roman" w:hAnsi="Times New Roman" w:cs="Times New Roman"/>
          <w:sz w:val="24"/>
          <w:szCs w:val="24"/>
          <w:lang w:val="en-US"/>
        </w:rPr>
        <w:t xml:space="preserve">, Instituto de </w:t>
      </w:r>
      <w:proofErr w:type="spellStart"/>
      <w:r>
        <w:rPr>
          <w:rFonts w:ascii="Times New Roman" w:hAnsi="Times New Roman" w:cs="Times New Roman"/>
          <w:sz w:val="24"/>
          <w:szCs w:val="24"/>
          <w:lang w:val="en-US"/>
        </w:rPr>
        <w:t>Biologia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Universidade</w:t>
      </w:r>
      <w:proofErr w:type="spellEnd"/>
      <w:r>
        <w:rPr>
          <w:rFonts w:ascii="Times New Roman" w:hAnsi="Times New Roman" w:cs="Times New Roman"/>
          <w:sz w:val="24"/>
          <w:szCs w:val="24"/>
          <w:lang w:val="en-US"/>
        </w:rPr>
        <w:t xml:space="preserve"> Federal da Bahia, CEP 40170-110, Salvador, Bahia, </w:t>
      </w:r>
      <w:proofErr w:type="spellStart"/>
      <w:r>
        <w:rPr>
          <w:rFonts w:ascii="Times New Roman" w:hAnsi="Times New Roman" w:cs="Times New Roman"/>
          <w:sz w:val="24"/>
          <w:szCs w:val="24"/>
          <w:lang w:val="en-US"/>
        </w:rPr>
        <w:t>Brasil</w:t>
      </w:r>
      <w:proofErr w:type="spellEnd"/>
    </w:p>
    <w:p w14:paraId="0B0CADC3" w14:textId="77777777" w:rsidR="009A23C2"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2</w:t>
      </w:r>
      <w:r>
        <w:rPr>
          <w:rFonts w:ascii="Times New Roman" w:hAnsi="Times New Roman" w:cs="Times New Roman"/>
          <w:sz w:val="24"/>
          <w:szCs w:val="24"/>
          <w:lang w:val="en-US"/>
        </w:rPr>
        <w:t>Department of Biology, University of Fribourg, Switzerland and Swiss Institute of Bioinformatics, Fribourg, Switzerland</w:t>
      </w:r>
    </w:p>
    <w:p w14:paraId="633509CA" w14:textId="34ABCF64" w:rsidR="001F0E3F" w:rsidRPr="001F0E3F" w:rsidRDefault="001F0E3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3</w:t>
      </w:r>
      <w:r>
        <w:rPr>
          <w:rFonts w:ascii="Times New Roman" w:hAnsi="Times New Roman" w:cs="Times New Roman"/>
          <w:sz w:val="24"/>
          <w:szCs w:val="24"/>
          <w:lang w:val="en-US"/>
        </w:rPr>
        <w:t>Erlangen</w:t>
      </w:r>
    </w:p>
    <w:p w14:paraId="0072C1E0" w14:textId="34B2870E" w:rsidR="009A23C2" w:rsidRDefault="001F0E3F">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vertAlign w:val="superscript"/>
          <w:lang w:val="en-US"/>
        </w:rPr>
        <w:t>4</w:t>
      </w:r>
      <w:r>
        <w:rPr>
          <w:rFonts w:ascii="Times New Roman" w:hAnsi="Times New Roman" w:cs="Times New Roman"/>
          <w:sz w:val="24"/>
          <w:szCs w:val="24"/>
          <w:lang w:val="en-US"/>
        </w:rPr>
        <w:t>Department of Biological and Environmental Sciences and Gothenburg Global Biodiversity Centre, University of Gothenburg, Sweden</w:t>
      </w:r>
    </w:p>
    <w:p w14:paraId="4D844C0C" w14:textId="77777777" w:rsidR="009A23C2" w:rsidRDefault="009A23C2">
      <w:pPr>
        <w:spacing w:after="0" w:line="360" w:lineRule="auto"/>
        <w:ind w:firstLine="709"/>
        <w:jc w:val="both"/>
        <w:rPr>
          <w:rFonts w:ascii="Times New Roman" w:hAnsi="Times New Roman" w:cs="Times New Roman"/>
          <w:b/>
          <w:bCs/>
          <w:sz w:val="24"/>
          <w:szCs w:val="24"/>
          <w:lang w:val="en-US"/>
        </w:rPr>
      </w:pPr>
    </w:p>
    <w:p w14:paraId="67663F80" w14:textId="77777777" w:rsidR="009A23C2" w:rsidRDefault="009A23C2">
      <w:pPr>
        <w:spacing w:after="0" w:line="360" w:lineRule="auto"/>
        <w:jc w:val="both"/>
        <w:rPr>
          <w:rFonts w:ascii="Times New Roman" w:hAnsi="Times New Roman" w:cs="Times New Roman"/>
          <w:b/>
          <w:bCs/>
          <w:sz w:val="24"/>
          <w:szCs w:val="24"/>
          <w:lang w:val="en-US"/>
        </w:rPr>
      </w:pPr>
    </w:p>
    <w:p w14:paraId="589F0051" w14:textId="77777777" w:rsidR="009A23C2" w:rsidRDefault="009A23C2">
      <w:pPr>
        <w:spacing w:after="0" w:line="360" w:lineRule="auto"/>
        <w:jc w:val="both"/>
        <w:rPr>
          <w:rFonts w:ascii="Times New Roman" w:hAnsi="Times New Roman" w:cs="Times New Roman"/>
          <w:b/>
          <w:bCs/>
          <w:sz w:val="24"/>
          <w:szCs w:val="24"/>
          <w:lang w:val="en-US"/>
        </w:rPr>
      </w:pPr>
    </w:p>
    <w:p w14:paraId="66DC1610" w14:textId="77777777" w:rsidR="009A23C2" w:rsidRDefault="009A23C2">
      <w:pPr>
        <w:spacing w:after="0" w:line="360" w:lineRule="auto"/>
        <w:jc w:val="both"/>
        <w:rPr>
          <w:rFonts w:ascii="Times New Roman" w:hAnsi="Times New Roman" w:cs="Times New Roman"/>
          <w:b/>
          <w:bCs/>
          <w:sz w:val="24"/>
          <w:szCs w:val="24"/>
          <w:lang w:val="en-US"/>
        </w:rPr>
      </w:pPr>
    </w:p>
    <w:p w14:paraId="24476092" w14:textId="77777777" w:rsidR="009A23C2" w:rsidRDefault="009A23C2">
      <w:pPr>
        <w:spacing w:after="0" w:line="360" w:lineRule="auto"/>
        <w:jc w:val="both"/>
        <w:rPr>
          <w:rFonts w:ascii="Times New Roman" w:hAnsi="Times New Roman" w:cs="Times New Roman"/>
          <w:b/>
          <w:bCs/>
          <w:sz w:val="24"/>
          <w:szCs w:val="24"/>
          <w:lang w:val="en-US"/>
        </w:rPr>
      </w:pPr>
    </w:p>
    <w:p w14:paraId="61508512" w14:textId="77777777" w:rsidR="009A23C2" w:rsidRDefault="009A23C2">
      <w:pPr>
        <w:spacing w:after="0" w:line="360" w:lineRule="auto"/>
        <w:jc w:val="both"/>
        <w:rPr>
          <w:rFonts w:ascii="Times New Roman" w:hAnsi="Times New Roman" w:cs="Times New Roman"/>
          <w:b/>
          <w:bCs/>
          <w:sz w:val="24"/>
          <w:szCs w:val="24"/>
          <w:lang w:val="en-US"/>
        </w:rPr>
      </w:pPr>
    </w:p>
    <w:p w14:paraId="690E010B" w14:textId="77777777" w:rsidR="009A23C2" w:rsidRDefault="009A23C2">
      <w:pPr>
        <w:spacing w:after="0" w:line="360" w:lineRule="auto"/>
        <w:jc w:val="both"/>
        <w:rPr>
          <w:rFonts w:ascii="Times New Roman" w:hAnsi="Times New Roman" w:cs="Times New Roman"/>
          <w:b/>
          <w:bCs/>
          <w:sz w:val="24"/>
          <w:szCs w:val="24"/>
          <w:lang w:val="en-US"/>
        </w:rPr>
      </w:pPr>
    </w:p>
    <w:p w14:paraId="594AE65A" w14:textId="77777777" w:rsidR="009A23C2" w:rsidRDefault="009A23C2">
      <w:pPr>
        <w:spacing w:after="0" w:line="360" w:lineRule="auto"/>
        <w:jc w:val="both"/>
        <w:rPr>
          <w:rFonts w:ascii="Times New Roman" w:hAnsi="Times New Roman" w:cs="Times New Roman"/>
          <w:b/>
          <w:bCs/>
          <w:sz w:val="24"/>
          <w:szCs w:val="24"/>
          <w:lang w:val="en-US"/>
        </w:rPr>
      </w:pPr>
    </w:p>
    <w:p w14:paraId="2973DEFE" w14:textId="77777777" w:rsidR="009A23C2" w:rsidRDefault="009A23C2">
      <w:pPr>
        <w:spacing w:after="0" w:line="360" w:lineRule="auto"/>
        <w:jc w:val="both"/>
        <w:rPr>
          <w:rFonts w:ascii="Times New Roman" w:hAnsi="Times New Roman" w:cs="Times New Roman"/>
          <w:b/>
          <w:bCs/>
          <w:sz w:val="24"/>
          <w:szCs w:val="24"/>
          <w:lang w:val="en-US"/>
        </w:rPr>
      </w:pPr>
    </w:p>
    <w:p w14:paraId="5D3E7703" w14:textId="77777777" w:rsidR="009A23C2" w:rsidRDefault="009A23C2">
      <w:pPr>
        <w:spacing w:after="0" w:line="360" w:lineRule="auto"/>
        <w:jc w:val="both"/>
        <w:rPr>
          <w:rFonts w:ascii="Times New Roman" w:hAnsi="Times New Roman" w:cs="Times New Roman"/>
          <w:b/>
          <w:bCs/>
          <w:sz w:val="24"/>
          <w:szCs w:val="24"/>
          <w:lang w:val="en-US"/>
        </w:rPr>
      </w:pPr>
    </w:p>
    <w:p w14:paraId="40688588" w14:textId="77777777" w:rsidR="009A23C2" w:rsidRDefault="009A23C2">
      <w:pPr>
        <w:spacing w:after="0" w:line="360" w:lineRule="auto"/>
        <w:jc w:val="both"/>
        <w:rPr>
          <w:rFonts w:ascii="Times New Roman" w:hAnsi="Times New Roman" w:cs="Times New Roman"/>
          <w:b/>
          <w:bCs/>
          <w:sz w:val="24"/>
          <w:szCs w:val="24"/>
          <w:lang w:val="en-US"/>
        </w:rPr>
      </w:pPr>
    </w:p>
    <w:p w14:paraId="06F03757" w14:textId="77777777" w:rsidR="009A23C2" w:rsidRDefault="009A23C2">
      <w:pPr>
        <w:spacing w:after="0" w:line="360" w:lineRule="auto"/>
        <w:jc w:val="both"/>
        <w:rPr>
          <w:rFonts w:ascii="Times New Roman" w:hAnsi="Times New Roman" w:cs="Times New Roman"/>
          <w:b/>
          <w:bCs/>
          <w:sz w:val="24"/>
          <w:szCs w:val="24"/>
          <w:lang w:val="en-US"/>
        </w:rPr>
      </w:pPr>
    </w:p>
    <w:p w14:paraId="4887A98C" w14:textId="20A37622" w:rsidR="009A23C2" w:rsidRDefault="00000000">
      <w:pPr>
        <w:spacing w:after="0" w:line="360" w:lineRule="auto"/>
        <w:jc w:val="both"/>
        <w:rPr>
          <w:rFonts w:ascii="Times New Roman" w:hAnsi="Times New Roman" w:cs="Times New Roman"/>
          <w:b/>
          <w:bCs/>
          <w:sz w:val="24"/>
          <w:szCs w:val="24"/>
          <w:lang w:val="en-US"/>
        </w:rPr>
      </w:pPr>
      <w:del w:id="0" w:author="Carlos Calderon del Cid" w:date="2024-02-27T10:01:00Z">
        <w:r w:rsidDel="009F5F32">
          <w:rPr>
            <w:noProof/>
          </w:rPr>
          <w:lastRenderedPageBreak/>
          <w:drawing>
            <wp:inline distT="0" distB="0" distL="0" distR="0" wp14:anchorId="4CB7B928" wp14:editId="39F7B238">
              <wp:extent cx="5502910" cy="3884930"/>
              <wp:effectExtent l="0" t="0" r="0" b="0"/>
              <wp:docPr id="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4"/>
                      <pic:cNvPicPr>
                        <a:picLocks noChangeAspect="1" noChangeArrowheads="1"/>
                      </pic:cNvPicPr>
                    </pic:nvPicPr>
                    <pic:blipFill>
                      <a:blip r:embed="rId5"/>
                      <a:stretch>
                        <a:fillRect/>
                      </a:stretch>
                    </pic:blipFill>
                    <pic:spPr bwMode="auto">
                      <a:xfrm>
                        <a:off x="0" y="0"/>
                        <a:ext cx="5502910" cy="3884930"/>
                      </a:xfrm>
                      <a:prstGeom prst="rect">
                        <a:avLst/>
                      </a:prstGeom>
                    </pic:spPr>
                  </pic:pic>
                </a:graphicData>
              </a:graphic>
            </wp:inline>
          </w:drawing>
        </w:r>
      </w:del>
    </w:p>
    <w:p w14:paraId="2E20D6DB" w14:textId="3D92A54F" w:rsidR="009F5F32" w:rsidRDefault="009F5F32">
      <w:pPr>
        <w:spacing w:after="0" w:line="360" w:lineRule="auto"/>
        <w:jc w:val="both"/>
        <w:rPr>
          <w:ins w:id="1" w:author="Carlos Calderon del Cid" w:date="2024-02-27T10:01:00Z"/>
          <w:rFonts w:ascii="Times New Roman" w:hAnsi="Times New Roman" w:cs="Times New Roman"/>
          <w:b/>
          <w:bCs/>
          <w:sz w:val="24"/>
          <w:szCs w:val="24"/>
          <w:lang w:val="en-US"/>
        </w:rPr>
      </w:pPr>
      <w:ins w:id="2" w:author="Carlos Calderon del Cid" w:date="2024-02-27T10:01:00Z">
        <w:r>
          <w:rPr>
            <w:rFonts w:ascii="Times New Roman" w:hAnsi="Times New Roman" w:cs="Times New Roman"/>
            <w:b/>
            <w:bCs/>
            <w:noProof/>
            <w:sz w:val="24"/>
            <w:szCs w:val="24"/>
            <w:lang w:val="en-US"/>
          </w:rPr>
          <w:lastRenderedPageBreak/>
          <w:drawing>
            <wp:inline distT="0" distB="0" distL="0" distR="0" wp14:anchorId="3DDC9853" wp14:editId="6F438690">
              <wp:extent cx="5109210" cy="6012774"/>
              <wp:effectExtent l="0" t="0" r="0" b="7620"/>
              <wp:docPr id="819837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37594" name="Imagen 81983759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15754" cy="6020475"/>
                      </a:xfrm>
                      <a:prstGeom prst="rect">
                        <a:avLst/>
                      </a:prstGeom>
                    </pic:spPr>
                  </pic:pic>
                </a:graphicData>
              </a:graphic>
            </wp:inline>
          </w:drawing>
        </w:r>
      </w:ins>
    </w:p>
    <w:p w14:paraId="17802865" w14:textId="01B7C487" w:rsidR="009A23C2"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Figure S</w:t>
      </w:r>
      <w:r w:rsidR="001F0E3F">
        <w:rPr>
          <w:rFonts w:ascii="Times New Roman" w:hAnsi="Times New Roman" w:cs="Times New Roman"/>
          <w:b/>
          <w:bCs/>
          <w:sz w:val="24"/>
          <w:szCs w:val="24"/>
          <w:lang w:val="en-US"/>
        </w:rPr>
        <w:t>M</w:t>
      </w:r>
      <w:r>
        <w:rPr>
          <w:rFonts w:ascii="Times New Roman" w:hAnsi="Times New Roman" w:cs="Times New Roman"/>
          <w:b/>
          <w:bCs/>
          <w:sz w:val="24"/>
          <w:szCs w:val="24"/>
          <w:lang w:val="en-US"/>
        </w:rPr>
        <w:t xml:space="preserve">1. </w:t>
      </w:r>
      <w:ins w:id="3" w:author="Carlos Calderon del Cid" w:date="2024-02-27T10:01:00Z">
        <w:r w:rsidR="009F5F32">
          <w:rPr>
            <w:rFonts w:ascii="Times New Roman" w:hAnsi="Times New Roman" w:cs="Times New Roman"/>
            <w:b/>
            <w:bCs/>
            <w:sz w:val="24"/>
            <w:szCs w:val="24"/>
            <w:lang w:val="en-US"/>
          </w:rPr>
          <w:t xml:space="preserve">A) </w:t>
        </w:r>
      </w:ins>
      <w:r>
        <w:rPr>
          <w:rFonts w:ascii="Times New Roman" w:hAnsi="Times New Roman" w:cs="Times New Roman"/>
          <w:sz w:val="24"/>
          <w:szCs w:val="24"/>
          <w:lang w:val="en-US"/>
        </w:rPr>
        <w:t xml:space="preserve">True age versus phylogenetic age at low and high extinction fraction for Anagenetic-bifurcating </w:t>
      </w:r>
      <w:del w:id="4" w:author="Carlos Calderon del Cid" w:date="2024-02-27T10:02:00Z">
        <w:r w:rsidDel="009F5F32">
          <w:rPr>
            <w:rFonts w:ascii="Times New Roman" w:hAnsi="Times New Roman" w:cs="Times New Roman"/>
            <w:sz w:val="24"/>
            <w:szCs w:val="24"/>
            <w:lang w:val="en-US"/>
          </w:rPr>
          <w:delText xml:space="preserve">(left) </w:delText>
        </w:r>
      </w:del>
      <w:r>
        <w:rPr>
          <w:rFonts w:ascii="Times New Roman" w:hAnsi="Times New Roman" w:cs="Times New Roman"/>
          <w:sz w:val="24"/>
          <w:szCs w:val="24"/>
          <w:lang w:val="en-US"/>
        </w:rPr>
        <w:t xml:space="preserve">and Anagenetic-budding </w:t>
      </w:r>
      <w:del w:id="5" w:author="Carlos Calderon del Cid" w:date="2024-02-27T10:02:00Z">
        <w:r w:rsidDel="009F5F32">
          <w:rPr>
            <w:rFonts w:ascii="Times New Roman" w:hAnsi="Times New Roman" w:cs="Times New Roman"/>
            <w:sz w:val="24"/>
            <w:szCs w:val="24"/>
            <w:lang w:val="en-US"/>
          </w:rPr>
          <w:delText xml:space="preserve">(right) </w:delText>
        </w:r>
      </w:del>
      <w:r>
        <w:rPr>
          <w:rFonts w:ascii="Times New Roman" w:hAnsi="Times New Roman" w:cs="Times New Roman"/>
          <w:sz w:val="24"/>
          <w:szCs w:val="24"/>
          <w:lang w:val="en-US"/>
        </w:rPr>
        <w:t xml:space="preserve">speciation. Each point represents a species. True and phylogenetic ages are scaled to the root age of the correspondent phylogenetic tree. </w:t>
      </w:r>
      <w:ins w:id="6" w:author="Carlos Calderon del Cid" w:date="2024-02-27T10:01:00Z">
        <w:r w:rsidR="009F5F32">
          <w:rPr>
            <w:rFonts w:ascii="Times New Roman" w:hAnsi="Times New Roman" w:cs="Times New Roman"/>
            <w:sz w:val="24"/>
            <w:szCs w:val="24"/>
            <w:lang w:val="en-US"/>
          </w:rPr>
          <w:t xml:space="preserve">B) </w:t>
        </w:r>
      </w:ins>
      <w:ins w:id="7" w:author="Carlos Calderon del Cid" w:date="2024-02-27T10:02:00Z">
        <w:r w:rsidR="009F5F32">
          <w:rPr>
            <w:rFonts w:ascii="Times New Roman" w:hAnsi="Times New Roman" w:cs="Times New Roman"/>
            <w:sz w:val="24"/>
            <w:szCs w:val="24"/>
            <w:lang w:val="en-US"/>
          </w:rPr>
          <w:t>Percentage of underestimations, correct estimations, and overestimations at low and high extinction fraction for Anagenetic-bifurcating and Anagenetic-budding speciation</w:t>
        </w:r>
      </w:ins>
    </w:p>
    <w:p w14:paraId="2A9A5793" w14:textId="77777777" w:rsidR="009A23C2" w:rsidRDefault="009A23C2">
      <w:pPr>
        <w:spacing w:after="0" w:line="360" w:lineRule="auto"/>
        <w:jc w:val="both"/>
        <w:rPr>
          <w:rFonts w:ascii="Times New Roman" w:hAnsi="Times New Roman" w:cs="Times New Roman"/>
          <w:sz w:val="24"/>
          <w:szCs w:val="24"/>
          <w:lang w:val="en-US"/>
        </w:rPr>
      </w:pPr>
    </w:p>
    <w:p w14:paraId="7E1E74AC" w14:textId="77777777" w:rsidR="009A23C2" w:rsidRDefault="009A23C2">
      <w:pPr>
        <w:spacing w:after="0" w:line="360" w:lineRule="auto"/>
        <w:jc w:val="both"/>
        <w:rPr>
          <w:rFonts w:ascii="Times New Roman" w:hAnsi="Times New Roman" w:cs="Times New Roman"/>
          <w:b/>
          <w:bCs/>
          <w:sz w:val="24"/>
          <w:szCs w:val="24"/>
          <w:lang w:val="en-US"/>
        </w:rPr>
      </w:pPr>
    </w:p>
    <w:p w14:paraId="716ED541" w14:textId="1407C17A" w:rsidR="009A23C2" w:rsidRDefault="009F5F32">
      <w:pPr>
        <w:spacing w:after="0" w:line="360" w:lineRule="auto"/>
        <w:jc w:val="both"/>
        <w:rPr>
          <w:rFonts w:ascii="Times New Roman" w:hAnsi="Times New Roman" w:cs="Times New Roman"/>
          <w:b/>
          <w:bCs/>
          <w:sz w:val="24"/>
          <w:szCs w:val="24"/>
          <w:lang w:val="en-US"/>
        </w:rPr>
      </w:pPr>
      <w:ins w:id="8" w:author="Carlos Calderon del Cid" w:date="2024-02-27T10:03:00Z">
        <w:r>
          <w:rPr>
            <w:rFonts w:ascii="Times New Roman" w:hAnsi="Times New Roman" w:cs="Times New Roman"/>
            <w:b/>
            <w:bCs/>
            <w:noProof/>
            <w:sz w:val="24"/>
            <w:szCs w:val="24"/>
            <w:lang w:val="en-US"/>
          </w:rPr>
          <w:lastRenderedPageBreak/>
          <w:drawing>
            <wp:inline distT="0" distB="0" distL="0" distR="0" wp14:anchorId="08961AD3" wp14:editId="671B2F4D">
              <wp:extent cx="5612130" cy="3302000"/>
              <wp:effectExtent l="0" t="0" r="7620" b="0"/>
              <wp:docPr id="150131214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312147" name="Imagen 1501312147"/>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3302000"/>
                      </a:xfrm>
                      <a:prstGeom prst="rect">
                        <a:avLst/>
                      </a:prstGeom>
                    </pic:spPr>
                  </pic:pic>
                </a:graphicData>
              </a:graphic>
            </wp:inline>
          </w:drawing>
        </w:r>
      </w:ins>
    </w:p>
    <w:p w14:paraId="43F818AC" w14:textId="77777777" w:rsidR="009A23C2" w:rsidRDefault="009A23C2">
      <w:pPr>
        <w:spacing w:after="0" w:line="360" w:lineRule="auto"/>
        <w:jc w:val="both"/>
        <w:rPr>
          <w:rFonts w:ascii="Times New Roman" w:hAnsi="Times New Roman" w:cs="Times New Roman"/>
          <w:b/>
          <w:bCs/>
          <w:sz w:val="24"/>
          <w:szCs w:val="24"/>
          <w:lang w:val="en-US"/>
        </w:rPr>
      </w:pPr>
    </w:p>
    <w:p w14:paraId="1FD75448" w14:textId="77777777" w:rsidR="009A23C2" w:rsidRDefault="009A23C2">
      <w:pPr>
        <w:spacing w:after="0" w:line="360" w:lineRule="auto"/>
        <w:jc w:val="both"/>
        <w:rPr>
          <w:rFonts w:ascii="Times New Roman" w:hAnsi="Times New Roman" w:cs="Times New Roman"/>
          <w:b/>
          <w:bCs/>
          <w:sz w:val="24"/>
          <w:szCs w:val="24"/>
          <w:lang w:val="en-US"/>
        </w:rPr>
      </w:pPr>
    </w:p>
    <w:p w14:paraId="22C900CF" w14:textId="77777777" w:rsidR="009A23C2" w:rsidRDefault="009A23C2">
      <w:pPr>
        <w:spacing w:after="0" w:line="360" w:lineRule="auto"/>
        <w:jc w:val="both"/>
        <w:rPr>
          <w:rFonts w:ascii="Times New Roman" w:hAnsi="Times New Roman" w:cs="Times New Roman"/>
          <w:b/>
          <w:bCs/>
          <w:sz w:val="24"/>
          <w:szCs w:val="24"/>
          <w:lang w:val="en-US"/>
        </w:rPr>
      </w:pPr>
    </w:p>
    <w:p w14:paraId="1430D6F3" w14:textId="77777777" w:rsidR="009A23C2" w:rsidRDefault="009A23C2">
      <w:pPr>
        <w:spacing w:after="0" w:line="360" w:lineRule="auto"/>
        <w:jc w:val="both"/>
        <w:rPr>
          <w:rFonts w:ascii="Times New Roman" w:hAnsi="Times New Roman" w:cs="Times New Roman"/>
          <w:b/>
          <w:bCs/>
          <w:sz w:val="24"/>
          <w:szCs w:val="24"/>
          <w:lang w:val="en-US"/>
        </w:rPr>
      </w:pPr>
    </w:p>
    <w:p w14:paraId="30B2E246" w14:textId="77777777" w:rsidR="009A23C2" w:rsidRDefault="009A23C2">
      <w:pPr>
        <w:spacing w:after="0" w:line="360" w:lineRule="auto"/>
        <w:jc w:val="both"/>
        <w:rPr>
          <w:rFonts w:ascii="Times New Roman" w:hAnsi="Times New Roman" w:cs="Times New Roman"/>
          <w:b/>
          <w:bCs/>
          <w:sz w:val="24"/>
          <w:szCs w:val="24"/>
          <w:lang w:val="en-US"/>
        </w:rPr>
      </w:pPr>
    </w:p>
    <w:p w14:paraId="599F6188" w14:textId="5D26D7E3" w:rsidR="009A23C2" w:rsidRDefault="00000000">
      <w:pPr>
        <w:spacing w:after="0" w:line="360" w:lineRule="auto"/>
        <w:jc w:val="both"/>
        <w:rPr>
          <w:rFonts w:ascii="Times New Roman" w:hAnsi="Times New Roman" w:cs="Times New Roman"/>
          <w:b/>
          <w:bCs/>
          <w:sz w:val="24"/>
          <w:szCs w:val="24"/>
          <w:lang w:val="en-US"/>
        </w:rPr>
      </w:pPr>
      <w:del w:id="9" w:author="Carlos Calderon del Cid" w:date="2024-02-27T10:03:00Z">
        <w:r w:rsidDel="009F5F32">
          <w:rPr>
            <w:noProof/>
          </w:rPr>
          <w:drawing>
            <wp:inline distT="0" distB="0" distL="0" distR="0" wp14:anchorId="22CA9358" wp14:editId="36350944">
              <wp:extent cx="5724525" cy="3368040"/>
              <wp:effectExtent l="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5"/>
                      <pic:cNvPicPr>
                        <a:picLocks noChangeAspect="1" noChangeArrowheads="1"/>
                      </pic:cNvPicPr>
                    </pic:nvPicPr>
                    <pic:blipFill>
                      <a:blip r:embed="rId8"/>
                      <a:stretch>
                        <a:fillRect/>
                      </a:stretch>
                    </pic:blipFill>
                    <pic:spPr bwMode="auto">
                      <a:xfrm>
                        <a:off x="0" y="0"/>
                        <a:ext cx="5724525" cy="3368040"/>
                      </a:xfrm>
                      <a:prstGeom prst="rect">
                        <a:avLst/>
                      </a:prstGeom>
                    </pic:spPr>
                  </pic:pic>
                </a:graphicData>
              </a:graphic>
            </wp:inline>
          </w:drawing>
        </w:r>
      </w:del>
    </w:p>
    <w:p w14:paraId="526D90E5" w14:textId="5A13AB7F" w:rsidR="009A23C2"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Figure S</w:t>
      </w:r>
      <w:r w:rsidR="001F0E3F">
        <w:rPr>
          <w:rFonts w:ascii="Times New Roman" w:hAnsi="Times New Roman" w:cs="Times New Roman"/>
          <w:b/>
          <w:bCs/>
          <w:sz w:val="24"/>
          <w:szCs w:val="24"/>
          <w:lang w:val="en-US"/>
        </w:rPr>
        <w:t>M</w:t>
      </w:r>
      <w:r>
        <w:rPr>
          <w:rFonts w:ascii="Times New Roman" w:hAnsi="Times New Roman" w:cs="Times New Roman"/>
          <w:b/>
          <w:bCs/>
          <w:sz w:val="24"/>
          <w:szCs w:val="24"/>
          <w:lang w:val="en-US"/>
        </w:rPr>
        <w:t xml:space="preserve">2. </w:t>
      </w:r>
      <w:r>
        <w:rPr>
          <w:rFonts w:ascii="Times New Roman" w:hAnsi="Times New Roman" w:cs="Times New Roman"/>
          <w:sz w:val="24"/>
          <w:szCs w:val="24"/>
          <w:lang w:val="en-US"/>
        </w:rPr>
        <w:t xml:space="preserve">Error in equating phylogenetic age with speciation age. The error was quantified as mean absolute percentage error (MAPE) between the true and phylogenetic ages across all species for each tree simulated under Anagenetic-bifurcating (left) and Anagenetic-budding speciation (right). Each dot represents one replicate of the 300 trees for each speciation mode using different rates of speciation and extinction fraction. </w:t>
      </w:r>
      <w:ins w:id="10" w:author="Carlos Calderon del Cid" w:date="2024-02-27T10:03:00Z">
        <w:r w:rsidR="009F5F32">
          <w:rPr>
            <w:rFonts w:ascii="Times New Roman" w:hAnsi="Times New Roman" w:cs="Times New Roman"/>
            <w:sz w:val="24"/>
            <w:szCs w:val="24"/>
            <w:lang w:val="en-US"/>
          </w:rPr>
          <w:t xml:space="preserve">The dashed black lines represent the MAPE trend along extinction fraction. </w:t>
        </w:r>
      </w:ins>
    </w:p>
    <w:p w14:paraId="505C9002" w14:textId="77777777" w:rsidR="009A23C2" w:rsidRDefault="009A23C2">
      <w:pPr>
        <w:spacing w:after="0" w:line="360" w:lineRule="auto"/>
        <w:jc w:val="both"/>
        <w:rPr>
          <w:rFonts w:ascii="Times New Roman" w:hAnsi="Times New Roman" w:cs="Times New Roman"/>
          <w:b/>
          <w:bCs/>
          <w:sz w:val="24"/>
          <w:szCs w:val="24"/>
          <w:lang w:val="en-US"/>
        </w:rPr>
      </w:pPr>
    </w:p>
    <w:p w14:paraId="0A0D8F5F" w14:textId="77777777" w:rsidR="009A23C2" w:rsidRDefault="009A23C2">
      <w:pPr>
        <w:spacing w:after="0" w:line="360" w:lineRule="auto"/>
        <w:jc w:val="both"/>
        <w:rPr>
          <w:rFonts w:ascii="Times New Roman" w:hAnsi="Times New Roman" w:cs="Times New Roman"/>
          <w:b/>
          <w:bCs/>
          <w:sz w:val="24"/>
          <w:szCs w:val="24"/>
          <w:lang w:val="en-US"/>
        </w:rPr>
      </w:pPr>
    </w:p>
    <w:p w14:paraId="4541DF8A" w14:textId="77777777" w:rsidR="009A23C2" w:rsidRDefault="009A23C2">
      <w:pPr>
        <w:spacing w:after="0" w:line="360" w:lineRule="auto"/>
        <w:jc w:val="both"/>
        <w:rPr>
          <w:rFonts w:ascii="Times New Roman" w:hAnsi="Times New Roman" w:cs="Times New Roman"/>
          <w:b/>
          <w:bCs/>
          <w:sz w:val="24"/>
          <w:szCs w:val="24"/>
          <w:lang w:val="en-US"/>
        </w:rPr>
      </w:pPr>
    </w:p>
    <w:p w14:paraId="0B299B89" w14:textId="77777777" w:rsidR="009A23C2" w:rsidRDefault="009A23C2">
      <w:pPr>
        <w:spacing w:after="0" w:line="360" w:lineRule="auto"/>
        <w:jc w:val="both"/>
        <w:rPr>
          <w:rFonts w:ascii="Times New Roman" w:hAnsi="Times New Roman" w:cs="Times New Roman"/>
          <w:b/>
          <w:bCs/>
          <w:sz w:val="24"/>
          <w:szCs w:val="24"/>
          <w:lang w:val="en-US"/>
        </w:rPr>
      </w:pPr>
    </w:p>
    <w:p w14:paraId="5640878C" w14:textId="77777777" w:rsidR="009A23C2" w:rsidRDefault="009A23C2">
      <w:pPr>
        <w:spacing w:after="0" w:line="360" w:lineRule="auto"/>
        <w:jc w:val="both"/>
        <w:rPr>
          <w:rFonts w:ascii="Times New Roman" w:hAnsi="Times New Roman" w:cs="Times New Roman"/>
          <w:b/>
          <w:bCs/>
          <w:sz w:val="24"/>
          <w:szCs w:val="24"/>
          <w:lang w:val="en-US"/>
        </w:rPr>
      </w:pPr>
    </w:p>
    <w:p w14:paraId="049CE938" w14:textId="77777777" w:rsidR="009A23C2" w:rsidRDefault="009A23C2">
      <w:pPr>
        <w:spacing w:after="0" w:line="360" w:lineRule="auto"/>
        <w:jc w:val="both"/>
        <w:rPr>
          <w:rFonts w:ascii="Times New Roman" w:hAnsi="Times New Roman" w:cs="Times New Roman"/>
          <w:b/>
          <w:bCs/>
          <w:sz w:val="24"/>
          <w:szCs w:val="24"/>
          <w:lang w:val="en-US"/>
        </w:rPr>
      </w:pPr>
    </w:p>
    <w:p w14:paraId="12ABB747" w14:textId="77777777" w:rsidR="009A23C2" w:rsidRDefault="009A23C2">
      <w:pPr>
        <w:spacing w:after="0" w:line="360" w:lineRule="auto"/>
        <w:jc w:val="both"/>
        <w:rPr>
          <w:rFonts w:ascii="Times New Roman" w:hAnsi="Times New Roman" w:cs="Times New Roman"/>
          <w:b/>
          <w:bCs/>
          <w:sz w:val="24"/>
          <w:szCs w:val="24"/>
          <w:lang w:val="en-US"/>
        </w:rPr>
      </w:pPr>
    </w:p>
    <w:p w14:paraId="60A2DF88" w14:textId="77777777" w:rsidR="009A23C2" w:rsidRDefault="009A23C2">
      <w:pPr>
        <w:spacing w:after="0" w:line="360" w:lineRule="auto"/>
        <w:jc w:val="both"/>
        <w:rPr>
          <w:rFonts w:ascii="Times New Roman" w:hAnsi="Times New Roman" w:cs="Times New Roman"/>
          <w:b/>
          <w:bCs/>
          <w:sz w:val="24"/>
          <w:szCs w:val="24"/>
          <w:lang w:val="en-US"/>
        </w:rPr>
      </w:pPr>
    </w:p>
    <w:p w14:paraId="63663BD9" w14:textId="77777777" w:rsidR="009A23C2" w:rsidRDefault="009A23C2">
      <w:pPr>
        <w:spacing w:after="0" w:line="360" w:lineRule="auto"/>
        <w:jc w:val="both"/>
        <w:rPr>
          <w:rFonts w:ascii="Times New Roman" w:hAnsi="Times New Roman" w:cs="Times New Roman"/>
          <w:b/>
          <w:bCs/>
          <w:sz w:val="24"/>
          <w:szCs w:val="24"/>
          <w:lang w:val="en-US"/>
        </w:rPr>
      </w:pPr>
    </w:p>
    <w:p w14:paraId="6412CCB2" w14:textId="77777777" w:rsidR="009A23C2" w:rsidRDefault="009A23C2">
      <w:pPr>
        <w:spacing w:after="0" w:line="360" w:lineRule="auto"/>
        <w:jc w:val="both"/>
        <w:rPr>
          <w:rFonts w:ascii="Times New Roman" w:hAnsi="Times New Roman" w:cs="Times New Roman"/>
          <w:b/>
          <w:bCs/>
          <w:sz w:val="24"/>
          <w:szCs w:val="24"/>
          <w:lang w:val="en-US"/>
        </w:rPr>
      </w:pPr>
    </w:p>
    <w:p w14:paraId="4043B2D6" w14:textId="77777777" w:rsidR="009A23C2" w:rsidRDefault="009A23C2">
      <w:pPr>
        <w:spacing w:after="0" w:line="360" w:lineRule="auto"/>
        <w:jc w:val="both"/>
        <w:rPr>
          <w:rFonts w:ascii="Times New Roman" w:hAnsi="Times New Roman" w:cs="Times New Roman"/>
          <w:b/>
          <w:bCs/>
          <w:sz w:val="24"/>
          <w:szCs w:val="24"/>
          <w:lang w:val="en-US"/>
        </w:rPr>
      </w:pPr>
    </w:p>
    <w:p w14:paraId="0030A459" w14:textId="77777777" w:rsidR="009A23C2" w:rsidRDefault="009A23C2">
      <w:pPr>
        <w:spacing w:after="0" w:line="360" w:lineRule="auto"/>
        <w:jc w:val="both"/>
        <w:rPr>
          <w:rFonts w:ascii="Times New Roman" w:hAnsi="Times New Roman" w:cs="Times New Roman"/>
          <w:b/>
          <w:bCs/>
          <w:sz w:val="24"/>
          <w:szCs w:val="24"/>
          <w:lang w:val="en-US"/>
        </w:rPr>
      </w:pPr>
    </w:p>
    <w:p w14:paraId="23F6C386" w14:textId="01D4833E" w:rsidR="009A23C2" w:rsidRDefault="00000000">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72D9C186" w14:textId="38EC6B0D" w:rsidR="001F0E3F" w:rsidRDefault="001F0E3F">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60D3A6EA" wp14:editId="32B74D01">
            <wp:extent cx="5398135" cy="5398135"/>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9"/>
                    <a:stretch>
                      <a:fillRect/>
                    </a:stretch>
                  </pic:blipFill>
                  <pic:spPr bwMode="auto">
                    <a:xfrm>
                      <a:off x="0" y="0"/>
                      <a:ext cx="5398135" cy="5398135"/>
                    </a:xfrm>
                    <a:prstGeom prst="rect">
                      <a:avLst/>
                    </a:prstGeom>
                  </pic:spPr>
                </pic:pic>
              </a:graphicData>
            </a:graphic>
          </wp:inline>
        </w:drawing>
      </w:r>
    </w:p>
    <w:p w14:paraId="587BDA8F" w14:textId="7C57E5FF" w:rsidR="001F0E3F" w:rsidRDefault="001F0E3F" w:rsidP="001F0E3F">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SM3. </w:t>
      </w:r>
      <w:r>
        <w:rPr>
          <w:rFonts w:ascii="Times New Roman" w:hAnsi="Times New Roman" w:cs="Times New Roman"/>
          <w:sz w:val="24"/>
          <w:szCs w:val="24"/>
          <w:lang w:val="en-US"/>
        </w:rPr>
        <w:t>Error in estimating the relative age of species. For each of the 1000 simulations under bifurcating (left) and budding (right) speciation, combined with three different extinction levels, we selected the oldest and youngest species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oldest species was estimated to be in fact younger than the phylogenetic youngest species, and therefore, the comparison of phylogenetic ages is qualitatively wrong. </w:t>
      </w:r>
    </w:p>
    <w:p w14:paraId="00250C02" w14:textId="77777777" w:rsidR="001F0E3F" w:rsidRDefault="001F0E3F">
      <w:pPr>
        <w:spacing w:after="0" w:line="360" w:lineRule="auto"/>
        <w:jc w:val="both"/>
        <w:rPr>
          <w:rFonts w:ascii="Times New Roman" w:hAnsi="Times New Roman" w:cs="Times New Roman"/>
          <w:sz w:val="24"/>
          <w:szCs w:val="24"/>
          <w:lang w:val="en-US"/>
        </w:rPr>
      </w:pPr>
    </w:p>
    <w:p w14:paraId="1B3E6E4C" w14:textId="77777777" w:rsidR="001F0E3F" w:rsidRDefault="001F0E3F">
      <w:pPr>
        <w:spacing w:after="0" w:line="360" w:lineRule="auto"/>
        <w:jc w:val="both"/>
        <w:rPr>
          <w:rFonts w:ascii="Times New Roman" w:hAnsi="Times New Roman" w:cs="Times New Roman"/>
          <w:sz w:val="24"/>
          <w:szCs w:val="24"/>
          <w:lang w:val="en-US"/>
        </w:rPr>
      </w:pPr>
    </w:p>
    <w:p w14:paraId="5274D3A8" w14:textId="77777777" w:rsidR="001F0E3F" w:rsidRDefault="001F0E3F">
      <w:pPr>
        <w:spacing w:after="0" w:line="360" w:lineRule="auto"/>
        <w:jc w:val="both"/>
        <w:rPr>
          <w:rFonts w:ascii="Times New Roman" w:hAnsi="Times New Roman" w:cs="Times New Roman"/>
          <w:sz w:val="24"/>
          <w:szCs w:val="24"/>
          <w:lang w:val="en-US"/>
        </w:rPr>
      </w:pPr>
    </w:p>
    <w:p w14:paraId="21196816" w14:textId="4968A74B" w:rsidR="001F0E3F" w:rsidRDefault="001F0E3F">
      <w:pPr>
        <w:spacing w:after="0" w:line="360" w:lineRule="auto"/>
        <w:jc w:val="both"/>
        <w:rPr>
          <w:rFonts w:ascii="Times New Roman" w:hAnsi="Times New Roman" w:cs="Times New Roman"/>
          <w:sz w:val="24"/>
          <w:szCs w:val="24"/>
          <w:lang w:val="en-US"/>
        </w:rPr>
      </w:pPr>
      <w:r>
        <w:rPr>
          <w:noProof/>
        </w:rPr>
        <w:lastRenderedPageBreak/>
        <w:drawing>
          <wp:inline distT="0" distB="0" distL="0" distR="0" wp14:anchorId="4EE6BECA" wp14:editId="05321D5C">
            <wp:extent cx="5398135" cy="5398135"/>
            <wp:effectExtent l="0" t="0" r="0" b="0"/>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0"/>
                    <a:stretch>
                      <a:fillRect/>
                    </a:stretch>
                  </pic:blipFill>
                  <pic:spPr bwMode="auto">
                    <a:xfrm>
                      <a:off x="0" y="0"/>
                      <a:ext cx="5398135" cy="5398135"/>
                    </a:xfrm>
                    <a:prstGeom prst="rect">
                      <a:avLst/>
                    </a:prstGeom>
                  </pic:spPr>
                </pic:pic>
              </a:graphicData>
            </a:graphic>
          </wp:inline>
        </w:drawing>
      </w:r>
    </w:p>
    <w:p w14:paraId="78521DEF" w14:textId="595DE5FA" w:rsidR="001F0E3F" w:rsidRDefault="001F0E3F" w:rsidP="001F0E3F">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Figure SM4. </w:t>
      </w:r>
      <w:r>
        <w:rPr>
          <w:rFonts w:ascii="Times New Roman" w:hAnsi="Times New Roman" w:cs="Times New Roman"/>
          <w:sz w:val="24"/>
          <w:szCs w:val="24"/>
          <w:lang w:val="en-US"/>
        </w:rPr>
        <w:t>Risk to confuse older with younger random species. For each of the 1000 simulations under bifurcating (left) and budding (right) speciation, combined with three different extinction levels, we selected two random species and defined which was the older and younger according to the phylogenetic ages, and calculated the difference in their true ages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A </w:t>
      </w:r>
      <w:proofErr w:type="spellStart"/>
      <w:r>
        <w:rPr>
          <w:rFonts w:ascii="Times New Roman" w:eastAsia="DengXian" w:hAnsi="Times New Roman" w:cs="Times New Roman"/>
          <w:sz w:val="24"/>
          <w:szCs w:val="24"/>
          <w:lang w:val="en-US"/>
        </w:rPr>
        <w:t>Δ</w:t>
      </w:r>
      <w:r>
        <w:rPr>
          <w:rFonts w:ascii="Times New Roman" w:hAnsi="Times New Roman" w:cs="Times New Roman"/>
          <w:sz w:val="24"/>
          <w:szCs w:val="24"/>
          <w:lang w:val="en-US"/>
        </w:rPr>
        <w:t>True</w:t>
      </w:r>
      <w:proofErr w:type="spellEnd"/>
      <w:r>
        <w:rPr>
          <w:rFonts w:ascii="Times New Roman" w:hAnsi="Times New Roman" w:cs="Times New Roman"/>
          <w:sz w:val="24"/>
          <w:szCs w:val="24"/>
          <w:lang w:val="en-US"/>
        </w:rPr>
        <w:t xml:space="preserve"> age smaller than 0 indicates that the phylogenetic older species was in fact younger than the phylogenetic younger species, and therefore, the comparison of phylogenetic ages is qualitatively wrong. </w:t>
      </w:r>
    </w:p>
    <w:p w14:paraId="5F5BEFC0" w14:textId="77777777" w:rsidR="001F0E3F" w:rsidRDefault="001F0E3F">
      <w:pPr>
        <w:spacing w:after="0" w:line="360" w:lineRule="auto"/>
        <w:jc w:val="both"/>
        <w:rPr>
          <w:rFonts w:ascii="Times New Roman" w:hAnsi="Times New Roman" w:cs="Times New Roman"/>
          <w:sz w:val="24"/>
          <w:szCs w:val="24"/>
          <w:lang w:val="en-US"/>
        </w:rPr>
      </w:pPr>
    </w:p>
    <w:p w14:paraId="3A02D0CC" w14:textId="77777777" w:rsidR="009B2FE6" w:rsidRDefault="009B2FE6">
      <w:pPr>
        <w:spacing w:after="0" w:line="360" w:lineRule="auto"/>
        <w:jc w:val="both"/>
        <w:rPr>
          <w:rFonts w:ascii="Times New Roman" w:hAnsi="Times New Roman" w:cs="Times New Roman"/>
          <w:sz w:val="24"/>
          <w:szCs w:val="24"/>
          <w:lang w:val="en-US"/>
        </w:rPr>
      </w:pPr>
    </w:p>
    <w:p w14:paraId="3C2EB4F6" w14:textId="77777777" w:rsidR="009B2FE6" w:rsidRDefault="009B2FE6">
      <w:pPr>
        <w:spacing w:after="0" w:line="360" w:lineRule="auto"/>
        <w:jc w:val="both"/>
        <w:rPr>
          <w:rFonts w:ascii="Times New Roman" w:hAnsi="Times New Roman" w:cs="Times New Roman"/>
          <w:sz w:val="24"/>
          <w:szCs w:val="24"/>
          <w:lang w:val="en-US"/>
        </w:rPr>
      </w:pPr>
    </w:p>
    <w:p w14:paraId="74F7AAF6" w14:textId="7B51AABD" w:rsidR="009B2FE6" w:rsidRDefault="009B2FE6">
      <w:pPr>
        <w:spacing w:after="0" w:line="360" w:lineRule="auto"/>
        <w:jc w:val="both"/>
        <w:rPr>
          <w:rFonts w:ascii="Times New Roman" w:hAnsi="Times New Roman" w:cs="Times New Roman"/>
          <w:b/>
          <w:bCs/>
          <w:sz w:val="24"/>
          <w:szCs w:val="24"/>
          <w:lang w:val="en-US"/>
        </w:rPr>
      </w:pPr>
      <w:r>
        <w:rPr>
          <w:rFonts w:ascii="Times New Roman" w:hAnsi="Times New Roman" w:cs="Times New Roman"/>
          <w:b/>
          <w:bCs/>
          <w:noProof/>
          <w:sz w:val="24"/>
          <w:szCs w:val="24"/>
          <w:lang w:val="en-US"/>
        </w:rPr>
        <w:lastRenderedPageBreak/>
        <w:drawing>
          <wp:inline distT="0" distB="0" distL="0" distR="0" wp14:anchorId="07101EFB" wp14:editId="5664764C">
            <wp:extent cx="5260768" cy="4345486"/>
            <wp:effectExtent l="0" t="0" r="0" b="0"/>
            <wp:docPr id="5458776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877654" name="Imagen 5458776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0384" cy="4353429"/>
                    </a:xfrm>
                    <a:prstGeom prst="rect">
                      <a:avLst/>
                    </a:prstGeom>
                  </pic:spPr>
                </pic:pic>
              </a:graphicData>
            </a:graphic>
          </wp:inline>
        </w:drawing>
      </w:r>
    </w:p>
    <w:p w14:paraId="3B85E256" w14:textId="17A01FFB" w:rsidR="009B2FE6" w:rsidRDefault="009B2FE6">
      <w:pPr>
        <w:spacing w:after="0" w:line="360"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Figure SM5</w:t>
      </w:r>
      <w:r w:rsidRPr="009B2FE6">
        <w:rPr>
          <w:rFonts w:ascii="Times New Roman" w:hAnsi="Times New Roman" w:cs="Times New Roman"/>
          <w:sz w:val="24"/>
          <w:szCs w:val="24"/>
          <w:lang w:val="en-US"/>
        </w:rPr>
        <w:t>. Performance of a probabilistic age estimator. Error in equating the phylogenetic age and the probability estimator point estimates (mean and median) with the true species age for three extinction scenarios (low, intermediate, and high; from left to right). The error was quantified as mean absolute percentage error (MAPE) between the true and point estimates or phylogenetic ages across 100 species for each of 1000 trees for each extinction scenario simulated under bifurcating speciation.</w:t>
      </w:r>
    </w:p>
    <w:p w14:paraId="24AC39AB" w14:textId="77777777" w:rsidR="00D23216" w:rsidRDefault="00D23216">
      <w:pPr>
        <w:spacing w:after="0" w:line="360" w:lineRule="auto"/>
        <w:jc w:val="both"/>
        <w:rPr>
          <w:rFonts w:ascii="Times New Roman" w:hAnsi="Times New Roman" w:cs="Times New Roman"/>
          <w:sz w:val="24"/>
          <w:szCs w:val="24"/>
          <w:lang w:val="en-US"/>
        </w:rPr>
      </w:pPr>
    </w:p>
    <w:p w14:paraId="6039C85D" w14:textId="77777777" w:rsidR="00D23216" w:rsidRDefault="00D23216">
      <w:pPr>
        <w:spacing w:after="0" w:line="360" w:lineRule="auto"/>
        <w:jc w:val="both"/>
        <w:rPr>
          <w:rFonts w:ascii="Times New Roman" w:hAnsi="Times New Roman" w:cs="Times New Roman"/>
          <w:sz w:val="24"/>
          <w:szCs w:val="24"/>
          <w:lang w:val="en-US"/>
        </w:rPr>
      </w:pPr>
    </w:p>
    <w:p w14:paraId="25F72278" w14:textId="77777777" w:rsidR="00D23216" w:rsidRDefault="00D23216">
      <w:pPr>
        <w:spacing w:after="0" w:line="360" w:lineRule="auto"/>
        <w:jc w:val="both"/>
        <w:rPr>
          <w:rFonts w:ascii="Times New Roman" w:hAnsi="Times New Roman" w:cs="Times New Roman"/>
          <w:sz w:val="24"/>
          <w:szCs w:val="24"/>
          <w:lang w:val="en-US"/>
        </w:rPr>
      </w:pPr>
    </w:p>
    <w:p w14:paraId="28B2E6E6" w14:textId="77777777" w:rsidR="00D23216" w:rsidRDefault="00D23216">
      <w:pPr>
        <w:spacing w:after="0" w:line="360" w:lineRule="auto"/>
        <w:jc w:val="both"/>
        <w:rPr>
          <w:rFonts w:ascii="Times New Roman" w:hAnsi="Times New Roman" w:cs="Times New Roman"/>
          <w:sz w:val="24"/>
          <w:szCs w:val="24"/>
          <w:lang w:val="en-US"/>
        </w:rPr>
      </w:pPr>
    </w:p>
    <w:p w14:paraId="5A85B356" w14:textId="77777777" w:rsidR="00D23216" w:rsidRDefault="00D23216">
      <w:pPr>
        <w:spacing w:after="0" w:line="360" w:lineRule="auto"/>
        <w:jc w:val="both"/>
        <w:rPr>
          <w:rFonts w:ascii="Times New Roman" w:hAnsi="Times New Roman" w:cs="Times New Roman"/>
          <w:sz w:val="24"/>
          <w:szCs w:val="24"/>
          <w:lang w:val="en-US"/>
        </w:rPr>
      </w:pPr>
    </w:p>
    <w:p w14:paraId="333A9BCE" w14:textId="77777777" w:rsidR="00D23216" w:rsidRDefault="00D23216">
      <w:pPr>
        <w:spacing w:after="0" w:line="360" w:lineRule="auto"/>
        <w:jc w:val="both"/>
        <w:rPr>
          <w:rFonts w:ascii="Times New Roman" w:hAnsi="Times New Roman" w:cs="Times New Roman"/>
          <w:sz w:val="24"/>
          <w:szCs w:val="24"/>
          <w:lang w:val="en-US"/>
        </w:rPr>
      </w:pPr>
    </w:p>
    <w:p w14:paraId="65299F5C" w14:textId="77777777" w:rsidR="00D23216" w:rsidRDefault="00D23216">
      <w:pPr>
        <w:spacing w:after="0" w:line="360" w:lineRule="auto"/>
        <w:jc w:val="both"/>
        <w:rPr>
          <w:rFonts w:ascii="Times New Roman" w:hAnsi="Times New Roman" w:cs="Times New Roman"/>
          <w:sz w:val="24"/>
          <w:szCs w:val="24"/>
          <w:lang w:val="en-US"/>
        </w:rPr>
      </w:pPr>
    </w:p>
    <w:p w14:paraId="04DE16C7" w14:textId="77777777" w:rsidR="00D23216" w:rsidRDefault="00D23216">
      <w:pPr>
        <w:spacing w:after="0" w:line="360" w:lineRule="auto"/>
        <w:jc w:val="both"/>
        <w:rPr>
          <w:rFonts w:ascii="Times New Roman" w:hAnsi="Times New Roman" w:cs="Times New Roman"/>
          <w:sz w:val="24"/>
          <w:szCs w:val="24"/>
          <w:lang w:val="en-US"/>
        </w:rPr>
      </w:pPr>
    </w:p>
    <w:p w14:paraId="3A663514" w14:textId="377331B1" w:rsidR="00D23216" w:rsidRDefault="00D23216">
      <w:pPr>
        <w:spacing w:after="0" w:line="360" w:lineRule="auto"/>
        <w:jc w:val="both"/>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5946360E" wp14:editId="67B56ADC">
            <wp:extent cx="5782945" cy="2517569"/>
            <wp:effectExtent l="0" t="0" r="8255" b="0"/>
            <wp:docPr id="7333441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44123" name="Imagen 73334412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89821" cy="2520563"/>
                    </a:xfrm>
                    <a:prstGeom prst="rect">
                      <a:avLst/>
                    </a:prstGeom>
                  </pic:spPr>
                </pic:pic>
              </a:graphicData>
            </a:graphic>
          </wp:inline>
        </w:drawing>
      </w:r>
    </w:p>
    <w:p w14:paraId="5C55EE89" w14:textId="77777777" w:rsidR="00D23216" w:rsidRDefault="00D23216">
      <w:pPr>
        <w:spacing w:after="0" w:line="360" w:lineRule="auto"/>
        <w:jc w:val="both"/>
        <w:rPr>
          <w:rFonts w:ascii="Times New Roman" w:hAnsi="Times New Roman" w:cs="Times New Roman"/>
          <w:sz w:val="24"/>
          <w:szCs w:val="24"/>
          <w:lang w:val="en-US"/>
        </w:rPr>
      </w:pPr>
    </w:p>
    <w:p w14:paraId="6FC39050" w14:textId="42C50AD0" w:rsidR="00D05CE2" w:rsidRDefault="00D23216" w:rsidP="00D05CE2">
      <w:pPr>
        <w:spacing w:after="0" w:line="360" w:lineRule="auto"/>
        <w:jc w:val="both"/>
        <w:rPr>
          <w:rFonts w:ascii="Times New Roman" w:hAnsi="Times New Roman" w:cs="Times New Roman"/>
          <w:sz w:val="24"/>
          <w:szCs w:val="24"/>
          <w:lang w:val="en-US"/>
        </w:rPr>
      </w:pPr>
      <w:r>
        <w:rPr>
          <w:rFonts w:ascii="Times New Roman" w:hAnsi="Times New Roman" w:cs="Times New Roman"/>
          <w:b/>
          <w:bCs/>
          <w:lang w:val="en-US"/>
        </w:rPr>
        <w:t xml:space="preserve">Figure SM6. </w:t>
      </w:r>
      <w:r>
        <w:rPr>
          <w:rFonts w:ascii="Times New Roman" w:hAnsi="Times New Roman" w:cs="Times New Roman"/>
          <w:lang w:val="en-US"/>
        </w:rPr>
        <w:t xml:space="preserve">Impact of </w:t>
      </w:r>
      <w:r>
        <w:rPr>
          <w:rFonts w:ascii="Times New Roman" w:hAnsi="Times New Roman" w:cs="Times New Roman"/>
          <w:sz w:val="24"/>
          <w:szCs w:val="24"/>
          <w:lang w:val="en-US"/>
        </w:rPr>
        <w:t>incomplete taxon sampling on detecting an age extinction-risk relationship.</w:t>
      </w:r>
      <w:r w:rsidR="007350E7">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Simulated species ages under </w:t>
      </w:r>
      <w:r w:rsidR="007350E7">
        <w:rPr>
          <w:rFonts w:ascii="Times New Roman" w:hAnsi="Times New Roman" w:cs="Times New Roman"/>
          <w:sz w:val="24"/>
          <w:szCs w:val="24"/>
          <w:lang w:val="en-US"/>
        </w:rPr>
        <w:t>an intermediate extinction scenario</w:t>
      </w:r>
      <w:r>
        <w:rPr>
          <w:rFonts w:ascii="Times New Roman" w:hAnsi="Times New Roman" w:cs="Times New Roman"/>
          <w:sz w:val="24"/>
          <w:szCs w:val="24"/>
          <w:lang w:val="en-US"/>
        </w:rPr>
        <w:t xml:space="preserve"> and assuming bifurcating speciation were binned into conservation status categories, which represents an increase in extinction risk by</w:t>
      </w:r>
      <w:r w:rsidR="007350E7">
        <w:rPr>
          <w:rFonts w:ascii="Times New Roman" w:hAnsi="Times New Roman" w:cs="Times New Roman"/>
          <w:sz w:val="24"/>
          <w:szCs w:val="24"/>
          <w:lang w:val="en-US"/>
        </w:rPr>
        <w:t xml:space="preserve"> true </w:t>
      </w:r>
      <w:r>
        <w:rPr>
          <w:rFonts w:ascii="Times New Roman" w:hAnsi="Times New Roman" w:cs="Times New Roman"/>
          <w:sz w:val="24"/>
          <w:szCs w:val="24"/>
          <w:lang w:val="en-US"/>
        </w:rPr>
        <w:t xml:space="preserve">age (LC = Least Concern; NT = Near Threatened; VU = Vulnerable; EN = Endangered; CR = Critically Endangered). </w:t>
      </w:r>
      <w:r w:rsidR="007350E7">
        <w:rPr>
          <w:rFonts w:ascii="Times New Roman" w:hAnsi="Times New Roman" w:cs="Times New Roman"/>
          <w:sz w:val="24"/>
          <w:szCs w:val="24"/>
          <w:lang w:val="en-US"/>
        </w:rPr>
        <w:t>We used the phylogenetic age from fully sampled phylogenies (green), and two incomplete taxon sampling levels 25% (orange) and 50% (red) of missing extant species</w:t>
      </w:r>
      <w:r w:rsidR="00D05CE2">
        <w:rPr>
          <w:rFonts w:ascii="Times New Roman" w:hAnsi="Times New Roman" w:cs="Times New Roman"/>
          <w:sz w:val="24"/>
          <w:szCs w:val="24"/>
          <w:lang w:val="en-US"/>
        </w:rPr>
        <w:t>,</w:t>
      </w:r>
      <w:r w:rsidR="007350E7">
        <w:rPr>
          <w:rFonts w:ascii="Times New Roman" w:hAnsi="Times New Roman" w:cs="Times New Roman"/>
          <w:sz w:val="24"/>
          <w:szCs w:val="24"/>
          <w:lang w:val="en-US"/>
        </w:rPr>
        <w:t xml:space="preserve"> to</w:t>
      </w:r>
      <w:r w:rsidR="00D05CE2">
        <w:rPr>
          <w:rFonts w:ascii="Times New Roman" w:hAnsi="Times New Roman" w:cs="Times New Roman"/>
          <w:sz w:val="24"/>
          <w:szCs w:val="24"/>
          <w:lang w:val="en-US"/>
        </w:rPr>
        <w:t xml:space="preserve"> calculate the mean age per conservation status category and assess if every mean age increases over the one of the previous </w:t>
      </w:r>
      <w:proofErr w:type="gramStart"/>
      <w:r w:rsidR="00D05CE2">
        <w:rPr>
          <w:rFonts w:ascii="Times New Roman" w:hAnsi="Times New Roman" w:cs="Times New Roman"/>
          <w:sz w:val="24"/>
          <w:szCs w:val="24"/>
          <w:lang w:val="en-US"/>
        </w:rPr>
        <w:t>category</w:t>
      </w:r>
      <w:proofErr w:type="gramEnd"/>
      <w:r w:rsidR="00D05CE2">
        <w:rPr>
          <w:rFonts w:ascii="Times New Roman" w:hAnsi="Times New Roman" w:cs="Times New Roman"/>
          <w:sz w:val="24"/>
          <w:szCs w:val="24"/>
          <w:lang w:val="en-US"/>
        </w:rPr>
        <w:t xml:space="preserve"> with lower extinction risk. The error rate is the percentage across all 1000 phylogenies where the relationship between the mean ages and the conservation status categories is not always increasing (shown by grey lines).</w:t>
      </w:r>
    </w:p>
    <w:p w14:paraId="200A43A2" w14:textId="77777777" w:rsidR="00D23216" w:rsidRDefault="00D23216">
      <w:pPr>
        <w:spacing w:after="0" w:line="360" w:lineRule="auto"/>
        <w:jc w:val="both"/>
        <w:rPr>
          <w:rFonts w:ascii="Times New Roman" w:hAnsi="Times New Roman" w:cs="Times New Roman"/>
          <w:sz w:val="24"/>
          <w:szCs w:val="24"/>
          <w:lang w:val="en-US"/>
        </w:rPr>
      </w:pPr>
    </w:p>
    <w:p w14:paraId="00AA84C3" w14:textId="77777777" w:rsidR="00D23216" w:rsidRDefault="00D23216">
      <w:pPr>
        <w:spacing w:after="0" w:line="360" w:lineRule="auto"/>
        <w:jc w:val="both"/>
        <w:rPr>
          <w:rFonts w:ascii="Times New Roman" w:hAnsi="Times New Roman" w:cs="Times New Roman"/>
          <w:sz w:val="24"/>
          <w:szCs w:val="24"/>
          <w:lang w:val="en-US"/>
        </w:rPr>
      </w:pPr>
    </w:p>
    <w:p w14:paraId="3948AD2F" w14:textId="77777777" w:rsidR="00D23216" w:rsidRDefault="00D23216">
      <w:pPr>
        <w:spacing w:after="0" w:line="360" w:lineRule="auto"/>
        <w:jc w:val="both"/>
        <w:rPr>
          <w:rFonts w:ascii="Times New Roman" w:hAnsi="Times New Roman" w:cs="Times New Roman"/>
          <w:sz w:val="24"/>
          <w:szCs w:val="24"/>
          <w:lang w:val="en-US"/>
        </w:rPr>
      </w:pPr>
    </w:p>
    <w:p w14:paraId="66C63E8C" w14:textId="77777777" w:rsidR="00D23216" w:rsidRDefault="00D23216">
      <w:pPr>
        <w:spacing w:after="0" w:line="360" w:lineRule="auto"/>
        <w:jc w:val="both"/>
        <w:rPr>
          <w:rFonts w:ascii="Times New Roman" w:hAnsi="Times New Roman" w:cs="Times New Roman"/>
          <w:sz w:val="24"/>
          <w:szCs w:val="24"/>
          <w:lang w:val="en-US"/>
        </w:rPr>
      </w:pPr>
    </w:p>
    <w:p w14:paraId="44DBBFA4" w14:textId="77777777" w:rsidR="00D23216" w:rsidRDefault="00D23216">
      <w:pPr>
        <w:spacing w:after="0" w:line="360" w:lineRule="auto"/>
        <w:jc w:val="both"/>
        <w:rPr>
          <w:rFonts w:ascii="Times New Roman" w:hAnsi="Times New Roman" w:cs="Times New Roman"/>
          <w:sz w:val="24"/>
          <w:szCs w:val="24"/>
          <w:lang w:val="en-US"/>
        </w:rPr>
      </w:pPr>
    </w:p>
    <w:sectPr w:rsidR="00D23216">
      <w:pgSz w:w="12240" w:h="15840"/>
      <w:pgMar w:top="1417" w:right="1701" w:bottom="1417" w:left="1701" w:header="0" w:footer="0" w:gutter="0"/>
      <w:lnNumType w:countBy="1" w:distance="283" w:restart="continuous"/>
      <w:cols w:space="720"/>
      <w:formProt w:val="0"/>
      <w:docGrid w:linePitch="360" w:charSpace="819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rlos Calderon del Cid">
    <w15:presenceInfo w15:providerId="Windows Live" w15:userId="0f3ba8ef2a35295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08"/>
  <w:autoHyphenation/>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A23C2"/>
    <w:rsid w:val="001F0E3F"/>
    <w:rsid w:val="0049404B"/>
    <w:rsid w:val="005579C1"/>
    <w:rsid w:val="007350E7"/>
    <w:rsid w:val="009A23C2"/>
    <w:rsid w:val="009B2FE6"/>
    <w:rsid w:val="009F5F32"/>
    <w:rsid w:val="00D05CE2"/>
    <w:rsid w:val="00D23216"/>
    <w:rsid w:val="00D907E2"/>
    <w:rsid w:val="00EA2F20"/>
  </w:rsids>
  <m:mathPr>
    <m:mathFont m:val="Cambria Math"/>
    <m:brkBin m:val="before"/>
    <m:brkBinSub m:val="--"/>
    <m:smallFrac m:val="0"/>
    <m:dispDef/>
    <m:lMargin m:val="0"/>
    <m:rMargin m:val="0"/>
    <m:defJc m:val="centerGroup"/>
    <m:wrapIndent m:val="1440"/>
    <m:intLim m:val="subSup"/>
    <m:naryLim m:val="undOvr"/>
  </m:mathPr>
  <w:themeFontLang w:val="es-GT"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21AE8"/>
  <w15:docId w15:val="{D9479614-634F-4C12-A5BD-F30EF367E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G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merodelnea">
    <w:name w:val="line number"/>
    <w:basedOn w:val="Fuentedeprrafopredeter"/>
    <w:uiPriority w:val="99"/>
    <w:semiHidden/>
    <w:unhideWhenUsed/>
    <w:qFormat/>
    <w:rsid w:val="00890037"/>
  </w:style>
  <w:style w:type="character" w:styleId="Refdecomentario">
    <w:name w:val="annotation reference"/>
    <w:basedOn w:val="Fuentedeprrafopredeter"/>
    <w:uiPriority w:val="99"/>
    <w:semiHidden/>
    <w:unhideWhenUsed/>
    <w:qFormat/>
    <w:rsid w:val="00837BDB"/>
    <w:rPr>
      <w:sz w:val="16"/>
      <w:szCs w:val="16"/>
    </w:rPr>
  </w:style>
  <w:style w:type="character" w:customStyle="1" w:styleId="TextocomentarioCar">
    <w:name w:val="Texto comentario Car"/>
    <w:basedOn w:val="Fuentedeprrafopredeter"/>
    <w:link w:val="Textocomentario"/>
    <w:uiPriority w:val="99"/>
    <w:semiHidden/>
    <w:qFormat/>
    <w:rsid w:val="00837BDB"/>
    <w:rPr>
      <w:sz w:val="20"/>
      <w:szCs w:val="20"/>
    </w:rPr>
  </w:style>
  <w:style w:type="character" w:customStyle="1" w:styleId="AsuntodelcomentarioCar">
    <w:name w:val="Asunto del comentario Car"/>
    <w:basedOn w:val="TextocomentarioCar"/>
    <w:link w:val="Asuntodelcomentario"/>
    <w:uiPriority w:val="99"/>
    <w:semiHidden/>
    <w:qFormat/>
    <w:rsid w:val="00837BDB"/>
    <w:rPr>
      <w:b/>
      <w:bCs/>
      <w:sz w:val="20"/>
      <w:szCs w:val="20"/>
    </w:rPr>
  </w:style>
  <w:style w:type="character" w:styleId="Hipervnculo">
    <w:name w:val="Hyperlink"/>
    <w:basedOn w:val="Fuentedeprrafopredeter"/>
    <w:uiPriority w:val="99"/>
    <w:semiHidden/>
    <w:unhideWhenUsed/>
    <w:rsid w:val="00E3054A"/>
    <w:rPr>
      <w:color w:val="0000FF"/>
      <w:u w:val="single"/>
    </w:rPr>
  </w:style>
  <w:style w:type="character" w:styleId="Mencinsinresolver">
    <w:name w:val="Unresolved Mention"/>
    <w:basedOn w:val="Fuentedeprrafopredeter"/>
    <w:uiPriority w:val="99"/>
    <w:semiHidden/>
    <w:unhideWhenUsed/>
    <w:qFormat/>
    <w:rsid w:val="00F36DFC"/>
    <w:rPr>
      <w:color w:val="605E5C"/>
      <w:shd w:val="clear" w:color="auto" w:fill="E1DFDD"/>
    </w:rPr>
  </w:style>
  <w:style w:type="character" w:customStyle="1" w:styleId="Nmerodelnea1">
    <w:name w:val="Número de línea1"/>
  </w:style>
  <w:style w:type="character" w:styleId="Textodelmarcadordeposicin">
    <w:name w:val="Placeholder Text"/>
    <w:basedOn w:val="Fuentedeprrafopredeter"/>
    <w:uiPriority w:val="99"/>
    <w:semiHidden/>
    <w:qFormat/>
    <w:rsid w:val="00050C70"/>
    <w:rPr>
      <w:color w:val="808080"/>
    </w:rPr>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Textocomentario">
    <w:name w:val="annotation text"/>
    <w:basedOn w:val="Normal"/>
    <w:link w:val="TextocomentarioCar"/>
    <w:uiPriority w:val="99"/>
    <w:semiHidden/>
    <w:unhideWhenUsed/>
    <w:qFormat/>
    <w:rsid w:val="00837BDB"/>
    <w:pPr>
      <w:spacing w:line="240" w:lineRule="auto"/>
    </w:pPr>
    <w:rPr>
      <w:sz w:val="20"/>
      <w:szCs w:val="20"/>
    </w:rPr>
  </w:style>
  <w:style w:type="paragraph" w:styleId="Asuntodelcomentario">
    <w:name w:val="annotation subject"/>
    <w:basedOn w:val="Textocomentario"/>
    <w:link w:val="AsuntodelcomentarioCar"/>
    <w:uiPriority w:val="99"/>
    <w:semiHidden/>
    <w:unhideWhenUsed/>
    <w:qFormat/>
    <w:rsid w:val="00837BDB"/>
    <w:rPr>
      <w:b/>
      <w:bCs/>
    </w:rPr>
  </w:style>
  <w:style w:type="paragraph" w:styleId="Prrafodelista">
    <w:name w:val="List Paragraph"/>
    <w:basedOn w:val="Normal"/>
    <w:uiPriority w:val="34"/>
    <w:qFormat/>
    <w:rsid w:val="00440DED"/>
    <w:pPr>
      <w:ind w:left="720"/>
      <w:contextualSpacing/>
    </w:pPr>
  </w:style>
  <w:style w:type="paragraph" w:styleId="Revisin">
    <w:name w:val="Revision"/>
    <w:uiPriority w:val="99"/>
    <w:semiHidden/>
    <w:qFormat/>
    <w:rsid w:val="008D01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8C145C-BE70-4D4B-8055-48B9A6C7E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9</Pages>
  <Words>648</Words>
  <Characters>3567</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Calderon del Cid</dc:creator>
  <cp:keywords/>
  <dc:description/>
  <cp:lastModifiedBy>Carlos Calderon del Cid</cp:lastModifiedBy>
  <cp:revision>1</cp:revision>
  <dcterms:created xsi:type="dcterms:W3CDTF">2023-11-10T22:15:00Z</dcterms:created>
  <dcterms:modified xsi:type="dcterms:W3CDTF">2024-02-27T14:26:00Z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Mendeley Citation Style_1">
    <vt:lpwstr>http://www.zotero.org/styles/biotropica</vt:lpwstr>
  </property>
  <property fmtid="{D5CDD505-2E9C-101B-9397-08002B2CF9AE}" pid="5" name="Mendeley Document_1">
    <vt:lpwstr>True</vt:lpwstr>
  </property>
  <property fmtid="{D5CDD505-2E9C-101B-9397-08002B2CF9AE}" pid="6" name="Mendeley Recent Style Id 0_1">
    <vt:lpwstr>http://www.zotero.org/styles/acta-ecologica-sinica</vt:lpwstr>
  </property>
  <property fmtid="{D5CDD505-2E9C-101B-9397-08002B2CF9AE}" pid="7" name="Mendeley Recent Style Id 1_1">
    <vt:lpwstr>http://www.zotero.org/styles/biotropica</vt:lpwstr>
  </property>
  <property fmtid="{D5CDD505-2E9C-101B-9397-08002B2CF9AE}" pid="8" name="Mendeley Recent Style Id 2_1">
    <vt:lpwstr>http://www.zotero.org/styles/chicago-author-date</vt:lpwstr>
  </property>
  <property fmtid="{D5CDD505-2E9C-101B-9397-08002B2CF9AE}" pid="9" name="Mendeley Recent Style Id 3_1">
    <vt:lpwstr>https://csl.mendeley.com/styles/522853061/elsevier-communityecology-2</vt:lpwstr>
  </property>
  <property fmtid="{D5CDD505-2E9C-101B-9397-08002B2CF9AE}" pid="10" name="Mendeley Recent Style Id 4_1">
    <vt:lpwstr>http://csl.mendeley.com/styles/522853061/elsevier-communityecology-2</vt:lpwstr>
  </property>
  <property fmtid="{D5CDD505-2E9C-101B-9397-08002B2CF9AE}" pid="11" name="Mendeley Recent Style Id 5_1">
    <vt:lpwstr>http://www.zotero.org/styles/functional-ecology</vt:lpwstr>
  </property>
  <property fmtid="{D5CDD505-2E9C-101B-9397-08002B2CF9AE}" pid="12" name="Mendeley Recent Style Id 6_1">
    <vt:lpwstr>http://www.zotero.org/styles/fungal-ecology</vt:lpwstr>
  </property>
  <property fmtid="{D5CDD505-2E9C-101B-9397-08002B2CF9AE}" pid="13" name="Mendeley Recent Style Id 7_1">
    <vt:lpwstr>http://www.zotero.org/styles/harvard1</vt:lpwstr>
  </property>
  <property fmtid="{D5CDD505-2E9C-101B-9397-08002B2CF9AE}" pid="14" name="Mendeley Recent Style Id 8_1">
    <vt:lpwstr>http://www.zotero.org/styles/nature</vt:lpwstr>
  </property>
  <property fmtid="{D5CDD505-2E9C-101B-9397-08002B2CF9AE}" pid="15" name="Mendeley Recent Style Id 9_1">
    <vt:lpwstr>http://www.zotero.org/styles/vancouver</vt:lpwstr>
  </property>
  <property fmtid="{D5CDD505-2E9C-101B-9397-08002B2CF9AE}" pid="16" name="Mendeley Recent Style Name 0_1">
    <vt:lpwstr>Acta Ecologica Sinica</vt:lpwstr>
  </property>
  <property fmtid="{D5CDD505-2E9C-101B-9397-08002B2CF9AE}" pid="17" name="Mendeley Recent Style Name 1_1">
    <vt:lpwstr>Biotropica</vt:lpwstr>
  </property>
  <property fmtid="{D5CDD505-2E9C-101B-9397-08002B2CF9AE}" pid="18" name="Mendeley Recent Style Name 2_1">
    <vt:lpwstr>Chicago Manual of Style 17th edition (author-date)</vt:lpwstr>
  </property>
  <property fmtid="{D5CDD505-2E9C-101B-9397-08002B2CF9AE}" pid="19" name="Mendeley Recent Style Name 3_1">
    <vt:lpwstr>Elsevier - Harvard (with titles) - Carlos Calderón</vt:lpwstr>
  </property>
  <property fmtid="{D5CDD505-2E9C-101B-9397-08002B2CF9AE}" pid="20" name="Mendeley Recent Style Name 4_1">
    <vt:lpwstr>Elsevier - Harvard (with titles) - Carlos Calderón</vt:lpwstr>
  </property>
  <property fmtid="{D5CDD505-2E9C-101B-9397-08002B2CF9AE}" pid="21" name="Mendeley Recent Style Name 5_1">
    <vt:lpwstr>Functional Ecology</vt:lpwstr>
  </property>
  <property fmtid="{D5CDD505-2E9C-101B-9397-08002B2CF9AE}" pid="22" name="Mendeley Recent Style Name 6_1">
    <vt:lpwstr>Fungal Ecology</vt:lpwstr>
  </property>
  <property fmtid="{D5CDD505-2E9C-101B-9397-08002B2CF9AE}" pid="23" name="Mendeley Recent Style Name 7_1">
    <vt:lpwstr>Harvard reference format 1 (deprecated)</vt:lpwstr>
  </property>
  <property fmtid="{D5CDD505-2E9C-101B-9397-08002B2CF9AE}" pid="24" name="Mendeley Recent Style Name 8_1">
    <vt:lpwstr>Nature</vt:lpwstr>
  </property>
  <property fmtid="{D5CDD505-2E9C-101B-9397-08002B2CF9AE}" pid="25" name="Mendeley Recent Style Name 9_1">
    <vt:lpwstr>Vancouver</vt:lpwstr>
  </property>
  <property fmtid="{D5CDD505-2E9C-101B-9397-08002B2CF9AE}" pid="26" name="Mendeley Unique User Id_1">
    <vt:lpwstr>3ba7b455-8efd-3feb-9c7d-6730b08ebc95</vt:lpwstr>
  </property>
  <property fmtid="{D5CDD505-2E9C-101B-9397-08002B2CF9AE}" pid="27" name="ScaleCrop">
    <vt:bool>false</vt:bool>
  </property>
  <property fmtid="{D5CDD505-2E9C-101B-9397-08002B2CF9AE}" pid="28" name="ShareDoc">
    <vt:bool>false</vt:bool>
  </property>
</Properties>
</file>