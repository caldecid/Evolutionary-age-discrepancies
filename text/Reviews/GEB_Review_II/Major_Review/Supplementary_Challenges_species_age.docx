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F837" w14:textId="77777777" w:rsidR="009A23C2" w:rsidRDefault="00000000">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SUPPLEMENTARY MATERIAL</w:t>
      </w:r>
    </w:p>
    <w:p w14:paraId="742DFE97" w14:textId="77777777" w:rsidR="009A23C2" w:rsidRDefault="009A23C2">
      <w:pPr>
        <w:spacing w:after="0" w:line="360" w:lineRule="auto"/>
        <w:jc w:val="both"/>
        <w:rPr>
          <w:rFonts w:ascii="Times New Roman" w:hAnsi="Times New Roman" w:cs="Times New Roman"/>
          <w:b/>
          <w:bCs/>
          <w:sz w:val="28"/>
          <w:szCs w:val="28"/>
          <w:lang w:val="en-US"/>
        </w:rPr>
      </w:pPr>
    </w:p>
    <w:p w14:paraId="6C5E60AA" w14:textId="5716D0D8" w:rsidR="009A23C2" w:rsidRDefault="009F5F32">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Challenges in estimating species age from phylogenetic trees</w:t>
      </w:r>
    </w:p>
    <w:p w14:paraId="7BAF455A" w14:textId="77777777" w:rsidR="009A23C2" w:rsidRDefault="009A23C2">
      <w:pPr>
        <w:spacing w:after="0" w:line="360" w:lineRule="auto"/>
        <w:jc w:val="both"/>
        <w:rPr>
          <w:rFonts w:ascii="Times New Roman" w:hAnsi="Times New Roman" w:cs="Times New Roman"/>
          <w:b/>
          <w:bCs/>
          <w:sz w:val="24"/>
          <w:szCs w:val="24"/>
          <w:lang w:val="en-US"/>
        </w:rPr>
      </w:pPr>
    </w:p>
    <w:p w14:paraId="0E04879B" w14:textId="77777777" w:rsidR="009A23C2" w:rsidRDefault="009A23C2">
      <w:pPr>
        <w:spacing w:after="0" w:line="360" w:lineRule="auto"/>
        <w:jc w:val="both"/>
        <w:rPr>
          <w:rFonts w:ascii="Times New Roman" w:hAnsi="Times New Roman" w:cs="Times New Roman"/>
          <w:b/>
          <w:bCs/>
          <w:sz w:val="24"/>
          <w:szCs w:val="24"/>
          <w:lang w:val="en-US"/>
        </w:rPr>
      </w:pPr>
    </w:p>
    <w:p w14:paraId="5ED30D2A" w14:textId="775AB1D7" w:rsidR="009A23C2" w:rsidRPr="002C07BC" w:rsidRDefault="00000000">
      <w:pPr>
        <w:spacing w:after="0" w:line="360" w:lineRule="auto"/>
        <w:jc w:val="both"/>
        <w:rPr>
          <w:rFonts w:ascii="Times New Roman" w:hAnsi="Times New Roman" w:cs="Times New Roman"/>
          <w:sz w:val="24"/>
          <w:szCs w:val="24"/>
          <w:lang w:val="es-419"/>
          <w:rPrChange w:id="0" w:author="Carlos Calderon del Cid" w:date="2024-03-04T10:58:00Z">
            <w:rPr>
              <w:rFonts w:ascii="Times New Roman" w:hAnsi="Times New Roman" w:cs="Times New Roman"/>
              <w:sz w:val="24"/>
              <w:szCs w:val="24"/>
              <w:lang w:val="en-US"/>
            </w:rPr>
          </w:rPrChange>
        </w:rPr>
      </w:pPr>
      <w:r w:rsidRPr="002C07BC">
        <w:rPr>
          <w:rFonts w:ascii="Times New Roman" w:hAnsi="Times New Roman" w:cs="Times New Roman"/>
          <w:sz w:val="24"/>
          <w:szCs w:val="24"/>
          <w:lang w:val="es-419"/>
          <w:rPrChange w:id="1" w:author="Carlos Calderon del Cid" w:date="2024-03-04T10:58:00Z">
            <w:rPr>
              <w:rFonts w:ascii="Times New Roman" w:hAnsi="Times New Roman" w:cs="Times New Roman"/>
              <w:sz w:val="24"/>
              <w:szCs w:val="24"/>
              <w:lang w:val="en-US"/>
            </w:rPr>
          </w:rPrChange>
        </w:rPr>
        <w:t>Carlos Calderón del Cid</w:t>
      </w:r>
      <w:r w:rsidRPr="002C07BC">
        <w:rPr>
          <w:rFonts w:ascii="Times New Roman" w:hAnsi="Times New Roman" w:cs="Times New Roman"/>
          <w:sz w:val="24"/>
          <w:szCs w:val="24"/>
          <w:vertAlign w:val="superscript"/>
          <w:lang w:val="es-419"/>
          <w:rPrChange w:id="2" w:author="Carlos Calderon del Cid" w:date="2024-03-04T10:58:00Z">
            <w:rPr>
              <w:rFonts w:ascii="Times New Roman" w:hAnsi="Times New Roman" w:cs="Times New Roman"/>
              <w:sz w:val="24"/>
              <w:szCs w:val="24"/>
              <w:vertAlign w:val="superscript"/>
              <w:lang w:val="en-US"/>
            </w:rPr>
          </w:rPrChange>
        </w:rPr>
        <w:t>1,2</w:t>
      </w:r>
      <w:r w:rsidRPr="002C07BC">
        <w:rPr>
          <w:rFonts w:ascii="Times New Roman" w:hAnsi="Times New Roman" w:cs="Times New Roman"/>
          <w:sz w:val="24"/>
          <w:szCs w:val="24"/>
          <w:lang w:val="es-419"/>
          <w:rPrChange w:id="3" w:author="Carlos Calderon del Cid" w:date="2024-03-04T10:58:00Z">
            <w:rPr>
              <w:rFonts w:ascii="Times New Roman" w:hAnsi="Times New Roman" w:cs="Times New Roman"/>
              <w:sz w:val="24"/>
              <w:szCs w:val="24"/>
              <w:lang w:val="en-US"/>
            </w:rPr>
          </w:rPrChange>
        </w:rPr>
        <w:t>, Torsten Hauffe</w:t>
      </w:r>
      <w:r w:rsidRPr="002C07BC">
        <w:rPr>
          <w:rFonts w:ascii="Times New Roman" w:hAnsi="Times New Roman" w:cs="Times New Roman"/>
          <w:sz w:val="24"/>
          <w:szCs w:val="24"/>
          <w:vertAlign w:val="superscript"/>
          <w:lang w:val="es-419"/>
          <w:rPrChange w:id="4" w:author="Carlos Calderon del Cid" w:date="2024-03-04T10:58:00Z">
            <w:rPr>
              <w:rFonts w:ascii="Times New Roman" w:hAnsi="Times New Roman" w:cs="Times New Roman"/>
              <w:sz w:val="24"/>
              <w:szCs w:val="24"/>
              <w:vertAlign w:val="superscript"/>
              <w:lang w:val="en-US"/>
            </w:rPr>
          </w:rPrChange>
        </w:rPr>
        <w:t>2</w:t>
      </w:r>
      <w:r w:rsidRPr="002C07BC">
        <w:rPr>
          <w:rFonts w:ascii="Times New Roman" w:hAnsi="Times New Roman" w:cs="Times New Roman"/>
          <w:sz w:val="24"/>
          <w:szCs w:val="24"/>
          <w:lang w:val="es-419"/>
          <w:rPrChange w:id="5" w:author="Carlos Calderon del Cid" w:date="2024-03-04T10:58:00Z">
            <w:rPr>
              <w:rFonts w:ascii="Times New Roman" w:hAnsi="Times New Roman" w:cs="Times New Roman"/>
              <w:sz w:val="24"/>
              <w:szCs w:val="24"/>
              <w:lang w:val="en-US"/>
            </w:rPr>
          </w:rPrChange>
        </w:rPr>
        <w:t>, Juan D. Carrillo</w:t>
      </w:r>
      <w:r w:rsidRPr="002C07BC">
        <w:rPr>
          <w:rFonts w:ascii="Times New Roman" w:hAnsi="Times New Roman" w:cs="Times New Roman"/>
          <w:sz w:val="24"/>
          <w:szCs w:val="24"/>
          <w:vertAlign w:val="superscript"/>
          <w:lang w:val="es-419"/>
          <w:rPrChange w:id="6" w:author="Carlos Calderon del Cid" w:date="2024-03-04T10:58:00Z">
            <w:rPr>
              <w:rFonts w:ascii="Times New Roman" w:hAnsi="Times New Roman" w:cs="Times New Roman"/>
              <w:sz w:val="24"/>
              <w:szCs w:val="24"/>
              <w:vertAlign w:val="superscript"/>
              <w:lang w:val="en-US"/>
            </w:rPr>
          </w:rPrChange>
        </w:rPr>
        <w:t>2</w:t>
      </w:r>
      <w:r w:rsidRPr="002C07BC">
        <w:rPr>
          <w:rFonts w:ascii="Times New Roman" w:hAnsi="Times New Roman" w:cs="Times New Roman"/>
          <w:sz w:val="24"/>
          <w:szCs w:val="24"/>
          <w:lang w:val="es-419"/>
          <w:rPrChange w:id="7" w:author="Carlos Calderon del Cid" w:date="2024-03-04T10:58:00Z">
            <w:rPr>
              <w:rFonts w:ascii="Times New Roman" w:hAnsi="Times New Roman" w:cs="Times New Roman"/>
              <w:sz w:val="24"/>
              <w:szCs w:val="24"/>
              <w:lang w:val="en-US"/>
            </w:rPr>
          </w:rPrChange>
        </w:rPr>
        <w:t>,</w:t>
      </w:r>
      <w:r w:rsidR="001F0E3F" w:rsidRPr="002C07BC">
        <w:rPr>
          <w:rFonts w:ascii="Times New Roman" w:hAnsi="Times New Roman" w:cs="Times New Roman"/>
          <w:sz w:val="24"/>
          <w:szCs w:val="24"/>
          <w:lang w:val="es-419"/>
          <w:rPrChange w:id="8" w:author="Carlos Calderon del Cid" w:date="2024-03-04T10:58:00Z">
            <w:rPr>
              <w:rFonts w:ascii="Times New Roman" w:hAnsi="Times New Roman" w:cs="Times New Roman"/>
              <w:sz w:val="24"/>
              <w:szCs w:val="24"/>
              <w:lang w:val="en-US"/>
            </w:rPr>
          </w:rPrChange>
        </w:rPr>
        <w:t xml:space="preserve"> Rachel C. M. Warnock</w:t>
      </w:r>
      <w:r w:rsidR="001F0E3F" w:rsidRPr="002C07BC">
        <w:rPr>
          <w:rFonts w:ascii="Times New Roman" w:hAnsi="Times New Roman" w:cs="Times New Roman"/>
          <w:sz w:val="24"/>
          <w:szCs w:val="24"/>
          <w:vertAlign w:val="superscript"/>
          <w:lang w:val="es-419"/>
          <w:rPrChange w:id="9" w:author="Carlos Calderon del Cid" w:date="2024-03-04T10:58:00Z">
            <w:rPr>
              <w:rFonts w:ascii="Times New Roman" w:hAnsi="Times New Roman" w:cs="Times New Roman"/>
              <w:sz w:val="24"/>
              <w:szCs w:val="24"/>
              <w:vertAlign w:val="superscript"/>
              <w:lang w:val="en-US"/>
            </w:rPr>
          </w:rPrChange>
        </w:rPr>
        <w:t>3</w:t>
      </w:r>
      <w:r w:rsidR="001F0E3F" w:rsidRPr="002C07BC">
        <w:rPr>
          <w:rFonts w:ascii="Times New Roman" w:hAnsi="Times New Roman" w:cs="Times New Roman"/>
          <w:sz w:val="24"/>
          <w:szCs w:val="24"/>
          <w:lang w:val="es-419"/>
          <w:rPrChange w:id="10" w:author="Carlos Calderon del Cid" w:date="2024-03-04T10:58:00Z">
            <w:rPr>
              <w:rFonts w:ascii="Times New Roman" w:hAnsi="Times New Roman" w:cs="Times New Roman"/>
              <w:sz w:val="24"/>
              <w:szCs w:val="24"/>
              <w:lang w:val="en-US"/>
            </w:rPr>
          </w:rPrChange>
        </w:rPr>
        <w:t>,</w:t>
      </w:r>
      <w:r w:rsidRPr="002C07BC">
        <w:rPr>
          <w:rFonts w:ascii="Times New Roman" w:hAnsi="Times New Roman" w:cs="Times New Roman"/>
          <w:sz w:val="24"/>
          <w:szCs w:val="24"/>
          <w:lang w:val="es-419"/>
          <w:rPrChange w:id="11" w:author="Carlos Calderon del Cid" w:date="2024-03-04T10:58:00Z">
            <w:rPr>
              <w:rFonts w:ascii="Times New Roman" w:hAnsi="Times New Roman" w:cs="Times New Roman"/>
              <w:sz w:val="24"/>
              <w:szCs w:val="24"/>
              <w:lang w:val="en-US"/>
            </w:rPr>
          </w:rPrChange>
        </w:rPr>
        <w:t xml:space="preserve"> Daniele Silvestro</w:t>
      </w:r>
      <w:r w:rsidRPr="002C07BC">
        <w:rPr>
          <w:rFonts w:ascii="Times New Roman" w:hAnsi="Times New Roman" w:cs="Times New Roman"/>
          <w:sz w:val="24"/>
          <w:szCs w:val="24"/>
          <w:vertAlign w:val="superscript"/>
          <w:lang w:val="es-419"/>
          <w:rPrChange w:id="12" w:author="Carlos Calderon del Cid" w:date="2024-03-04T10:58:00Z">
            <w:rPr>
              <w:rFonts w:ascii="Times New Roman" w:hAnsi="Times New Roman" w:cs="Times New Roman"/>
              <w:sz w:val="24"/>
              <w:szCs w:val="24"/>
              <w:vertAlign w:val="superscript"/>
              <w:lang w:val="en-US"/>
            </w:rPr>
          </w:rPrChange>
        </w:rPr>
        <w:t>2,</w:t>
      </w:r>
      <w:r w:rsidR="001F0E3F" w:rsidRPr="002C07BC">
        <w:rPr>
          <w:rFonts w:ascii="Times New Roman" w:hAnsi="Times New Roman" w:cs="Times New Roman"/>
          <w:sz w:val="24"/>
          <w:szCs w:val="24"/>
          <w:vertAlign w:val="superscript"/>
          <w:lang w:val="es-419"/>
          <w:rPrChange w:id="13" w:author="Carlos Calderon del Cid" w:date="2024-03-04T10:58:00Z">
            <w:rPr>
              <w:rFonts w:ascii="Times New Roman" w:hAnsi="Times New Roman" w:cs="Times New Roman"/>
              <w:sz w:val="24"/>
              <w:szCs w:val="24"/>
              <w:vertAlign w:val="superscript"/>
              <w:lang w:val="en-US"/>
            </w:rPr>
          </w:rPrChange>
        </w:rPr>
        <w:t>4</w:t>
      </w:r>
    </w:p>
    <w:p w14:paraId="61ACE583" w14:textId="77777777" w:rsidR="009A23C2" w:rsidRPr="002C07BC" w:rsidRDefault="009A23C2">
      <w:pPr>
        <w:spacing w:after="0" w:line="360" w:lineRule="auto"/>
        <w:jc w:val="both"/>
        <w:rPr>
          <w:rFonts w:ascii="Times New Roman" w:hAnsi="Times New Roman" w:cs="Times New Roman"/>
          <w:sz w:val="24"/>
          <w:szCs w:val="24"/>
          <w:lang w:val="es-419"/>
          <w:rPrChange w:id="14" w:author="Carlos Calderon del Cid" w:date="2024-03-04T10:58:00Z">
            <w:rPr>
              <w:rFonts w:ascii="Times New Roman" w:hAnsi="Times New Roman" w:cs="Times New Roman"/>
              <w:sz w:val="24"/>
              <w:szCs w:val="24"/>
              <w:lang w:val="en-US"/>
            </w:rPr>
          </w:rPrChange>
        </w:rPr>
      </w:pPr>
    </w:p>
    <w:p w14:paraId="40EDC9F3" w14:textId="77777777" w:rsidR="009A23C2" w:rsidRPr="002C07BC" w:rsidRDefault="009A23C2">
      <w:pPr>
        <w:spacing w:after="0" w:line="360" w:lineRule="auto"/>
        <w:jc w:val="both"/>
        <w:rPr>
          <w:rFonts w:ascii="Times New Roman" w:hAnsi="Times New Roman" w:cs="Times New Roman"/>
          <w:sz w:val="24"/>
          <w:szCs w:val="24"/>
          <w:lang w:val="es-419"/>
          <w:rPrChange w:id="15" w:author="Carlos Calderon del Cid" w:date="2024-03-04T10:58:00Z">
            <w:rPr>
              <w:rFonts w:ascii="Times New Roman" w:hAnsi="Times New Roman" w:cs="Times New Roman"/>
              <w:sz w:val="24"/>
              <w:szCs w:val="24"/>
              <w:lang w:val="en-US"/>
            </w:rPr>
          </w:rPrChange>
        </w:rPr>
      </w:pPr>
    </w:p>
    <w:p w14:paraId="7D6956AD" w14:textId="77777777" w:rsidR="009A23C2" w:rsidRPr="002C07BC" w:rsidRDefault="009A23C2">
      <w:pPr>
        <w:spacing w:after="0" w:line="360" w:lineRule="auto"/>
        <w:jc w:val="both"/>
        <w:rPr>
          <w:rFonts w:ascii="Times New Roman" w:hAnsi="Times New Roman" w:cs="Times New Roman"/>
          <w:sz w:val="24"/>
          <w:szCs w:val="24"/>
          <w:lang w:val="es-419"/>
          <w:rPrChange w:id="16" w:author="Carlos Calderon del Cid" w:date="2024-03-04T10:58:00Z">
            <w:rPr>
              <w:rFonts w:ascii="Times New Roman" w:hAnsi="Times New Roman" w:cs="Times New Roman"/>
              <w:sz w:val="24"/>
              <w:szCs w:val="24"/>
              <w:lang w:val="en-US"/>
            </w:rPr>
          </w:rPrChange>
        </w:rPr>
      </w:pPr>
    </w:p>
    <w:p w14:paraId="4D2F1E29" w14:textId="77777777" w:rsidR="009A23C2" w:rsidRPr="002C07BC" w:rsidRDefault="009A23C2">
      <w:pPr>
        <w:spacing w:after="0" w:line="360" w:lineRule="auto"/>
        <w:jc w:val="both"/>
        <w:rPr>
          <w:rFonts w:ascii="Times New Roman" w:hAnsi="Times New Roman" w:cs="Times New Roman"/>
          <w:sz w:val="24"/>
          <w:szCs w:val="24"/>
          <w:lang w:val="es-419"/>
          <w:rPrChange w:id="17" w:author="Carlos Calderon del Cid" w:date="2024-03-04T10:58:00Z">
            <w:rPr>
              <w:rFonts w:ascii="Times New Roman" w:hAnsi="Times New Roman" w:cs="Times New Roman"/>
              <w:sz w:val="24"/>
              <w:szCs w:val="24"/>
              <w:lang w:val="en-US"/>
            </w:rPr>
          </w:rPrChange>
        </w:rPr>
      </w:pPr>
    </w:p>
    <w:p w14:paraId="23A4F9B7" w14:textId="77777777" w:rsidR="009A23C2" w:rsidRPr="002C07BC" w:rsidRDefault="00000000">
      <w:pPr>
        <w:spacing w:after="0" w:line="360" w:lineRule="auto"/>
        <w:jc w:val="both"/>
        <w:rPr>
          <w:rFonts w:ascii="Times New Roman" w:hAnsi="Times New Roman" w:cs="Times New Roman"/>
          <w:sz w:val="24"/>
          <w:szCs w:val="24"/>
          <w:lang w:val="pt-BR"/>
          <w:rPrChange w:id="18" w:author="Carlos Calderon del Cid" w:date="2024-03-04T10:58:00Z">
            <w:rPr>
              <w:rFonts w:ascii="Times New Roman" w:hAnsi="Times New Roman" w:cs="Times New Roman"/>
              <w:sz w:val="24"/>
              <w:szCs w:val="24"/>
              <w:lang w:val="en-US"/>
            </w:rPr>
          </w:rPrChange>
        </w:rPr>
      </w:pPr>
      <w:r w:rsidRPr="002C07BC">
        <w:rPr>
          <w:rFonts w:ascii="Times New Roman" w:hAnsi="Times New Roman" w:cs="Times New Roman"/>
          <w:sz w:val="24"/>
          <w:szCs w:val="24"/>
          <w:vertAlign w:val="superscript"/>
          <w:lang w:val="pt-BR"/>
          <w:rPrChange w:id="19" w:author="Carlos Calderon del Cid" w:date="2024-03-04T10:58:00Z">
            <w:rPr>
              <w:rFonts w:ascii="Times New Roman" w:hAnsi="Times New Roman" w:cs="Times New Roman"/>
              <w:sz w:val="24"/>
              <w:szCs w:val="24"/>
              <w:vertAlign w:val="superscript"/>
              <w:lang w:val="en-US"/>
            </w:rPr>
          </w:rPrChange>
        </w:rPr>
        <w:t>1</w:t>
      </w:r>
      <w:r w:rsidRPr="002C07BC">
        <w:rPr>
          <w:rFonts w:ascii="Times New Roman" w:hAnsi="Times New Roman" w:cs="Times New Roman"/>
          <w:sz w:val="24"/>
          <w:szCs w:val="24"/>
          <w:lang w:val="pt-BR"/>
          <w:rPrChange w:id="20" w:author="Carlos Calderon del Cid" w:date="2024-03-04T10:58:00Z">
            <w:rPr>
              <w:rFonts w:ascii="Times New Roman" w:hAnsi="Times New Roman" w:cs="Times New Roman"/>
              <w:sz w:val="24"/>
              <w:szCs w:val="24"/>
              <w:lang w:val="en-US"/>
            </w:rPr>
          </w:rPrChange>
        </w:rPr>
        <w:t>Laboratório de Ecologia Espacial, Instituto de Biologia, Universidade Federal da Bahia, CEP 40170-110, Salvador, Bahia, Brasil</w:t>
      </w:r>
    </w:p>
    <w:p w14:paraId="0B0CADC3" w14:textId="77777777"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633509CA" w14:textId="34ABCF64" w:rsidR="001F0E3F" w:rsidRPr="001F0E3F" w:rsidRDefault="001F0E3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Erlangen</w:t>
      </w:r>
    </w:p>
    <w:p w14:paraId="0072C1E0" w14:textId="34B2870E" w:rsidR="009A23C2" w:rsidRDefault="001F0E3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Department of Biological and Environmental Sciences and Gothenburg Global Biodiversity Centre, University of Gothenburg, Sweden</w:t>
      </w:r>
    </w:p>
    <w:p w14:paraId="4D844C0C" w14:textId="77777777" w:rsidR="009A23C2" w:rsidRDefault="009A23C2">
      <w:pPr>
        <w:spacing w:after="0" w:line="360" w:lineRule="auto"/>
        <w:ind w:firstLine="709"/>
        <w:jc w:val="both"/>
        <w:rPr>
          <w:rFonts w:ascii="Times New Roman" w:hAnsi="Times New Roman" w:cs="Times New Roman"/>
          <w:b/>
          <w:bCs/>
          <w:sz w:val="24"/>
          <w:szCs w:val="24"/>
          <w:lang w:val="en-US"/>
        </w:rPr>
      </w:pPr>
    </w:p>
    <w:p w14:paraId="67663F80" w14:textId="77777777" w:rsidR="009A23C2" w:rsidRDefault="009A23C2">
      <w:pPr>
        <w:spacing w:after="0" w:line="360" w:lineRule="auto"/>
        <w:jc w:val="both"/>
        <w:rPr>
          <w:rFonts w:ascii="Times New Roman" w:hAnsi="Times New Roman" w:cs="Times New Roman"/>
          <w:b/>
          <w:bCs/>
          <w:sz w:val="24"/>
          <w:szCs w:val="24"/>
          <w:lang w:val="en-US"/>
        </w:rPr>
      </w:pPr>
    </w:p>
    <w:p w14:paraId="589F0051" w14:textId="77777777" w:rsidR="009A23C2" w:rsidRDefault="009A23C2">
      <w:pPr>
        <w:spacing w:after="0" w:line="360" w:lineRule="auto"/>
        <w:jc w:val="both"/>
        <w:rPr>
          <w:rFonts w:ascii="Times New Roman" w:hAnsi="Times New Roman" w:cs="Times New Roman"/>
          <w:b/>
          <w:bCs/>
          <w:sz w:val="24"/>
          <w:szCs w:val="24"/>
          <w:lang w:val="en-US"/>
        </w:rPr>
      </w:pPr>
    </w:p>
    <w:p w14:paraId="66DC1610" w14:textId="77777777" w:rsidR="009A23C2" w:rsidRDefault="009A23C2">
      <w:pPr>
        <w:spacing w:after="0" w:line="360" w:lineRule="auto"/>
        <w:jc w:val="both"/>
        <w:rPr>
          <w:rFonts w:ascii="Times New Roman" w:hAnsi="Times New Roman" w:cs="Times New Roman"/>
          <w:b/>
          <w:bCs/>
          <w:sz w:val="24"/>
          <w:szCs w:val="24"/>
          <w:lang w:val="en-US"/>
        </w:rPr>
      </w:pPr>
    </w:p>
    <w:p w14:paraId="24476092" w14:textId="77777777" w:rsidR="009A23C2" w:rsidRDefault="009A23C2">
      <w:pPr>
        <w:spacing w:after="0" w:line="360" w:lineRule="auto"/>
        <w:jc w:val="both"/>
        <w:rPr>
          <w:rFonts w:ascii="Times New Roman" w:hAnsi="Times New Roman" w:cs="Times New Roman"/>
          <w:b/>
          <w:bCs/>
          <w:sz w:val="24"/>
          <w:szCs w:val="24"/>
          <w:lang w:val="en-US"/>
        </w:rPr>
      </w:pPr>
    </w:p>
    <w:p w14:paraId="61508512" w14:textId="77777777" w:rsidR="009A23C2" w:rsidRDefault="009A23C2">
      <w:pPr>
        <w:spacing w:after="0" w:line="360" w:lineRule="auto"/>
        <w:jc w:val="both"/>
        <w:rPr>
          <w:rFonts w:ascii="Times New Roman" w:hAnsi="Times New Roman" w:cs="Times New Roman"/>
          <w:b/>
          <w:bCs/>
          <w:sz w:val="24"/>
          <w:szCs w:val="24"/>
          <w:lang w:val="en-US"/>
        </w:rPr>
      </w:pPr>
    </w:p>
    <w:p w14:paraId="690E010B" w14:textId="77777777" w:rsidR="009A23C2" w:rsidRDefault="009A23C2">
      <w:pPr>
        <w:spacing w:after="0" w:line="360" w:lineRule="auto"/>
        <w:jc w:val="both"/>
        <w:rPr>
          <w:rFonts w:ascii="Times New Roman" w:hAnsi="Times New Roman" w:cs="Times New Roman"/>
          <w:b/>
          <w:bCs/>
          <w:sz w:val="24"/>
          <w:szCs w:val="24"/>
          <w:lang w:val="en-US"/>
        </w:rPr>
      </w:pPr>
    </w:p>
    <w:p w14:paraId="594AE65A" w14:textId="77777777" w:rsidR="009A23C2" w:rsidRDefault="009A23C2">
      <w:pPr>
        <w:spacing w:after="0" w:line="360" w:lineRule="auto"/>
        <w:jc w:val="both"/>
        <w:rPr>
          <w:rFonts w:ascii="Times New Roman" w:hAnsi="Times New Roman" w:cs="Times New Roman"/>
          <w:b/>
          <w:bCs/>
          <w:sz w:val="24"/>
          <w:szCs w:val="24"/>
          <w:lang w:val="en-US"/>
        </w:rPr>
      </w:pPr>
    </w:p>
    <w:p w14:paraId="2973DEFE" w14:textId="77777777" w:rsidR="009A23C2" w:rsidRDefault="009A23C2">
      <w:pPr>
        <w:spacing w:after="0" w:line="360" w:lineRule="auto"/>
        <w:jc w:val="both"/>
        <w:rPr>
          <w:rFonts w:ascii="Times New Roman" w:hAnsi="Times New Roman" w:cs="Times New Roman"/>
          <w:b/>
          <w:bCs/>
          <w:sz w:val="24"/>
          <w:szCs w:val="24"/>
          <w:lang w:val="en-US"/>
        </w:rPr>
      </w:pPr>
    </w:p>
    <w:p w14:paraId="5D3E7703" w14:textId="77777777" w:rsidR="009A23C2" w:rsidRDefault="009A23C2">
      <w:pPr>
        <w:spacing w:after="0" w:line="360" w:lineRule="auto"/>
        <w:jc w:val="both"/>
        <w:rPr>
          <w:rFonts w:ascii="Times New Roman" w:hAnsi="Times New Roman" w:cs="Times New Roman"/>
          <w:b/>
          <w:bCs/>
          <w:sz w:val="24"/>
          <w:szCs w:val="24"/>
          <w:lang w:val="en-US"/>
        </w:rPr>
      </w:pPr>
    </w:p>
    <w:p w14:paraId="40688588" w14:textId="77777777" w:rsidR="009A23C2" w:rsidRDefault="009A23C2">
      <w:pPr>
        <w:spacing w:after="0" w:line="360" w:lineRule="auto"/>
        <w:jc w:val="both"/>
        <w:rPr>
          <w:rFonts w:ascii="Times New Roman" w:hAnsi="Times New Roman" w:cs="Times New Roman"/>
          <w:b/>
          <w:bCs/>
          <w:sz w:val="24"/>
          <w:szCs w:val="24"/>
          <w:lang w:val="en-US"/>
        </w:rPr>
      </w:pPr>
    </w:p>
    <w:p w14:paraId="06F03757" w14:textId="77777777" w:rsidR="009A23C2" w:rsidRDefault="009A23C2">
      <w:pPr>
        <w:spacing w:after="0" w:line="360" w:lineRule="auto"/>
        <w:jc w:val="both"/>
        <w:rPr>
          <w:rFonts w:ascii="Times New Roman" w:hAnsi="Times New Roman" w:cs="Times New Roman"/>
          <w:b/>
          <w:bCs/>
          <w:sz w:val="24"/>
          <w:szCs w:val="24"/>
          <w:lang w:val="en-US"/>
        </w:rPr>
      </w:pPr>
    </w:p>
    <w:p w14:paraId="4887A98C" w14:textId="20A37622" w:rsidR="009A23C2" w:rsidRDefault="00000000">
      <w:pPr>
        <w:spacing w:after="0" w:line="360" w:lineRule="auto"/>
        <w:jc w:val="both"/>
        <w:rPr>
          <w:rFonts w:ascii="Times New Roman" w:hAnsi="Times New Roman" w:cs="Times New Roman"/>
          <w:b/>
          <w:bCs/>
          <w:sz w:val="24"/>
          <w:szCs w:val="24"/>
          <w:lang w:val="en-US"/>
        </w:rPr>
      </w:pPr>
      <w:del w:id="21" w:author="Carlos Calderon del Cid" w:date="2024-02-27T10:01:00Z">
        <w:r w:rsidDel="009F5F32">
          <w:rPr>
            <w:noProof/>
          </w:rPr>
          <w:lastRenderedPageBreak/>
          <w:drawing>
            <wp:inline distT="0" distB="0" distL="0" distR="0" wp14:anchorId="4CB7B928" wp14:editId="39F7B238">
              <wp:extent cx="5502910" cy="388493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pic:cNvPicPr>
                        <a:picLocks noChangeAspect="1" noChangeArrowheads="1"/>
                      </pic:cNvPicPr>
                    </pic:nvPicPr>
                    <pic:blipFill>
                      <a:blip r:embed="rId5"/>
                      <a:stretch>
                        <a:fillRect/>
                      </a:stretch>
                    </pic:blipFill>
                    <pic:spPr bwMode="auto">
                      <a:xfrm>
                        <a:off x="0" y="0"/>
                        <a:ext cx="5502910" cy="3884930"/>
                      </a:xfrm>
                      <a:prstGeom prst="rect">
                        <a:avLst/>
                      </a:prstGeom>
                    </pic:spPr>
                  </pic:pic>
                </a:graphicData>
              </a:graphic>
            </wp:inline>
          </w:drawing>
        </w:r>
      </w:del>
    </w:p>
    <w:p w14:paraId="2E20D6DB" w14:textId="0D4A7307" w:rsidR="009F5F32" w:rsidRDefault="00E65D74">
      <w:pPr>
        <w:spacing w:after="0" w:line="360" w:lineRule="auto"/>
        <w:jc w:val="both"/>
        <w:rPr>
          <w:ins w:id="22" w:author="Carlos Calderon del Cid" w:date="2024-02-27T10:01:00Z"/>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7C2B9E9E" wp14:editId="1666EE54">
            <wp:extent cx="4754880" cy="5598470"/>
            <wp:effectExtent l="0" t="0" r="0" b="0"/>
            <wp:docPr id="1187817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17431" name="Imagen 1187817431"/>
                    <pic:cNvPicPr/>
                  </pic:nvPicPr>
                  <pic:blipFill>
                    <a:blip r:embed="rId6">
                      <a:extLst>
                        <a:ext uri="{28A0092B-C50C-407E-A947-70E740481C1C}">
                          <a14:useLocalDpi xmlns:a14="http://schemas.microsoft.com/office/drawing/2010/main" val="0"/>
                        </a:ext>
                      </a:extLst>
                    </a:blip>
                    <a:stretch>
                      <a:fillRect/>
                    </a:stretch>
                  </pic:blipFill>
                  <pic:spPr>
                    <a:xfrm>
                      <a:off x="0" y="0"/>
                      <a:ext cx="4762548" cy="5607498"/>
                    </a:xfrm>
                    <a:prstGeom prst="rect">
                      <a:avLst/>
                    </a:prstGeom>
                  </pic:spPr>
                </pic:pic>
              </a:graphicData>
            </a:graphic>
          </wp:inline>
        </w:drawing>
      </w:r>
    </w:p>
    <w:p w14:paraId="17802865" w14:textId="4312A0E3"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Figure S</w:t>
      </w:r>
      <w:r w:rsidR="001F0E3F">
        <w:rPr>
          <w:rFonts w:ascii="Times New Roman" w:hAnsi="Times New Roman" w:cs="Times New Roman"/>
          <w:b/>
          <w:bCs/>
          <w:sz w:val="24"/>
          <w:szCs w:val="24"/>
          <w:lang w:val="en-US"/>
        </w:rPr>
        <w:t>M</w:t>
      </w:r>
      <w:r>
        <w:rPr>
          <w:rFonts w:ascii="Times New Roman" w:hAnsi="Times New Roman" w:cs="Times New Roman"/>
          <w:b/>
          <w:bCs/>
          <w:sz w:val="24"/>
          <w:szCs w:val="24"/>
          <w:lang w:val="en-US"/>
        </w:rPr>
        <w:t xml:space="preserve">1. </w:t>
      </w:r>
      <w:ins w:id="23" w:author="Carlos Calderon del Cid" w:date="2024-02-27T10:01:00Z">
        <w:r w:rsidR="009F5F32">
          <w:rPr>
            <w:rFonts w:ascii="Times New Roman" w:hAnsi="Times New Roman" w:cs="Times New Roman"/>
            <w:b/>
            <w:bCs/>
            <w:sz w:val="24"/>
            <w:szCs w:val="24"/>
            <w:lang w:val="en-US"/>
          </w:rPr>
          <w:t xml:space="preserve">A) </w:t>
        </w:r>
      </w:ins>
      <w:r>
        <w:rPr>
          <w:rFonts w:ascii="Times New Roman" w:hAnsi="Times New Roman" w:cs="Times New Roman"/>
          <w:sz w:val="24"/>
          <w:szCs w:val="24"/>
          <w:lang w:val="en-US"/>
        </w:rPr>
        <w:t xml:space="preserve">True age versus phylogenetic age at low and high extinction fraction for Anagenetic-bifurcating </w:t>
      </w:r>
      <w:del w:id="24" w:author="Carlos Calderon del Cid" w:date="2024-02-27T10:02:00Z">
        <w:r w:rsidDel="009F5F32">
          <w:rPr>
            <w:rFonts w:ascii="Times New Roman" w:hAnsi="Times New Roman" w:cs="Times New Roman"/>
            <w:sz w:val="24"/>
            <w:szCs w:val="24"/>
            <w:lang w:val="en-US"/>
          </w:rPr>
          <w:delText xml:space="preserve">(left) </w:delText>
        </w:r>
      </w:del>
      <w:r>
        <w:rPr>
          <w:rFonts w:ascii="Times New Roman" w:hAnsi="Times New Roman" w:cs="Times New Roman"/>
          <w:sz w:val="24"/>
          <w:szCs w:val="24"/>
          <w:lang w:val="en-US"/>
        </w:rPr>
        <w:t xml:space="preserve">and Anagenetic-budding </w:t>
      </w:r>
      <w:del w:id="25" w:author="Carlos Calderon del Cid" w:date="2024-02-27T10:02:00Z">
        <w:r w:rsidDel="009F5F32">
          <w:rPr>
            <w:rFonts w:ascii="Times New Roman" w:hAnsi="Times New Roman" w:cs="Times New Roman"/>
            <w:sz w:val="24"/>
            <w:szCs w:val="24"/>
            <w:lang w:val="en-US"/>
          </w:rPr>
          <w:delText xml:space="preserve">(right) </w:delText>
        </w:r>
      </w:del>
      <w:r>
        <w:rPr>
          <w:rFonts w:ascii="Times New Roman" w:hAnsi="Times New Roman" w:cs="Times New Roman"/>
          <w:sz w:val="24"/>
          <w:szCs w:val="24"/>
          <w:lang w:val="en-US"/>
        </w:rPr>
        <w:t xml:space="preserve">speciation. Each point represents a species. True and phylogenetic ages are scaled to the root age of the correspondent phylogenetic tree. </w:t>
      </w:r>
      <w:ins w:id="26" w:author="Carlos Calderon del Cid" w:date="2024-02-27T10:01:00Z">
        <w:r w:rsidR="009F5F32">
          <w:rPr>
            <w:rFonts w:ascii="Times New Roman" w:hAnsi="Times New Roman" w:cs="Times New Roman"/>
            <w:sz w:val="24"/>
            <w:szCs w:val="24"/>
            <w:lang w:val="en-US"/>
          </w:rPr>
          <w:t xml:space="preserve">B) </w:t>
        </w:r>
      </w:ins>
      <w:ins w:id="27" w:author="Carlos Calderon del Cid" w:date="2024-02-27T10:02:00Z">
        <w:r w:rsidR="009F5F32">
          <w:rPr>
            <w:rFonts w:ascii="Times New Roman" w:hAnsi="Times New Roman" w:cs="Times New Roman"/>
            <w:sz w:val="24"/>
            <w:szCs w:val="24"/>
            <w:lang w:val="en-US"/>
          </w:rPr>
          <w:t>Percentage of underestimations, correct estimations, and overestimations at low and high extinction fraction for Anagenetic-bifurcating and Anagenetic-budding speciation</w:t>
        </w:r>
      </w:ins>
      <w:ins w:id="28" w:author="Carlos Calderon del Cid" w:date="2024-03-04T11:00:00Z">
        <w:r w:rsidR="002C07BC">
          <w:rPr>
            <w:rFonts w:ascii="Times New Roman" w:hAnsi="Times New Roman" w:cs="Times New Roman"/>
            <w:sz w:val="24"/>
            <w:szCs w:val="24"/>
            <w:lang w:val="en-US"/>
          </w:rPr>
          <w:t>.</w:t>
        </w:r>
      </w:ins>
    </w:p>
    <w:p w14:paraId="2A9A5793" w14:textId="77777777" w:rsidR="009A23C2" w:rsidRDefault="009A23C2">
      <w:pPr>
        <w:spacing w:after="0" w:line="360" w:lineRule="auto"/>
        <w:jc w:val="both"/>
        <w:rPr>
          <w:rFonts w:ascii="Times New Roman" w:hAnsi="Times New Roman" w:cs="Times New Roman"/>
          <w:sz w:val="24"/>
          <w:szCs w:val="24"/>
          <w:lang w:val="en-US"/>
        </w:rPr>
      </w:pPr>
    </w:p>
    <w:p w14:paraId="7E1E74AC" w14:textId="77777777" w:rsidR="009A23C2" w:rsidRDefault="009A23C2">
      <w:pPr>
        <w:spacing w:after="0" w:line="360" w:lineRule="auto"/>
        <w:jc w:val="both"/>
        <w:rPr>
          <w:rFonts w:ascii="Times New Roman" w:hAnsi="Times New Roman" w:cs="Times New Roman"/>
          <w:b/>
          <w:bCs/>
          <w:sz w:val="24"/>
          <w:szCs w:val="24"/>
          <w:lang w:val="en-US"/>
        </w:rPr>
      </w:pPr>
    </w:p>
    <w:p w14:paraId="716ED541" w14:textId="3EB4A82F" w:rsidR="009A23C2" w:rsidRDefault="002C07BC">
      <w:pPr>
        <w:spacing w:after="0" w:line="360" w:lineRule="auto"/>
        <w:jc w:val="both"/>
        <w:rPr>
          <w:rFonts w:ascii="Times New Roman" w:hAnsi="Times New Roman" w:cs="Times New Roman"/>
          <w:b/>
          <w:bCs/>
          <w:sz w:val="24"/>
          <w:szCs w:val="24"/>
          <w:lang w:val="en-US"/>
        </w:rPr>
      </w:pPr>
      <w:ins w:id="29" w:author="Carlos Calderon del Cid" w:date="2024-03-04T10:59:00Z">
        <w:r>
          <w:rPr>
            <w:rFonts w:ascii="Times New Roman" w:hAnsi="Times New Roman" w:cs="Times New Roman"/>
            <w:b/>
            <w:bCs/>
            <w:noProof/>
            <w:sz w:val="24"/>
            <w:szCs w:val="24"/>
            <w:lang w:val="en-US"/>
          </w:rPr>
          <w:lastRenderedPageBreak/>
          <w:drawing>
            <wp:inline distT="0" distB="0" distL="0" distR="0" wp14:anchorId="33A4F9E0" wp14:editId="7FB94A52">
              <wp:extent cx="5880100" cy="3661126"/>
              <wp:effectExtent l="0" t="0" r="0" b="0"/>
              <wp:docPr id="12151659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65961" name="Imagen 12151659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7916" cy="3665992"/>
                      </a:xfrm>
                      <a:prstGeom prst="rect">
                        <a:avLst/>
                      </a:prstGeom>
                    </pic:spPr>
                  </pic:pic>
                </a:graphicData>
              </a:graphic>
            </wp:inline>
          </w:drawing>
        </w:r>
      </w:ins>
    </w:p>
    <w:p w14:paraId="43F818AC" w14:textId="77777777" w:rsidR="009A23C2" w:rsidRDefault="009A23C2">
      <w:pPr>
        <w:spacing w:after="0" w:line="360" w:lineRule="auto"/>
        <w:jc w:val="both"/>
        <w:rPr>
          <w:rFonts w:ascii="Times New Roman" w:hAnsi="Times New Roman" w:cs="Times New Roman"/>
          <w:b/>
          <w:bCs/>
          <w:sz w:val="24"/>
          <w:szCs w:val="24"/>
          <w:lang w:val="en-US"/>
        </w:rPr>
      </w:pPr>
    </w:p>
    <w:p w14:paraId="1FD75448" w14:textId="77777777" w:rsidR="009A23C2" w:rsidRDefault="009A23C2">
      <w:pPr>
        <w:spacing w:after="0" w:line="360" w:lineRule="auto"/>
        <w:jc w:val="both"/>
        <w:rPr>
          <w:rFonts w:ascii="Times New Roman" w:hAnsi="Times New Roman" w:cs="Times New Roman"/>
          <w:b/>
          <w:bCs/>
          <w:sz w:val="24"/>
          <w:szCs w:val="24"/>
          <w:lang w:val="en-US"/>
        </w:rPr>
      </w:pPr>
    </w:p>
    <w:p w14:paraId="22C900CF" w14:textId="77777777" w:rsidR="009A23C2" w:rsidRDefault="009A23C2">
      <w:pPr>
        <w:spacing w:after="0" w:line="360" w:lineRule="auto"/>
        <w:jc w:val="both"/>
        <w:rPr>
          <w:rFonts w:ascii="Times New Roman" w:hAnsi="Times New Roman" w:cs="Times New Roman"/>
          <w:b/>
          <w:bCs/>
          <w:sz w:val="24"/>
          <w:szCs w:val="24"/>
          <w:lang w:val="en-US"/>
        </w:rPr>
      </w:pPr>
    </w:p>
    <w:p w14:paraId="1430D6F3" w14:textId="77777777" w:rsidR="009A23C2" w:rsidRDefault="009A23C2">
      <w:pPr>
        <w:spacing w:after="0" w:line="360" w:lineRule="auto"/>
        <w:jc w:val="both"/>
        <w:rPr>
          <w:rFonts w:ascii="Times New Roman" w:hAnsi="Times New Roman" w:cs="Times New Roman"/>
          <w:b/>
          <w:bCs/>
          <w:sz w:val="24"/>
          <w:szCs w:val="24"/>
          <w:lang w:val="en-US"/>
        </w:rPr>
      </w:pPr>
    </w:p>
    <w:p w14:paraId="30B2E246" w14:textId="77777777" w:rsidR="009A23C2" w:rsidRDefault="009A23C2">
      <w:pPr>
        <w:spacing w:after="0" w:line="360" w:lineRule="auto"/>
        <w:jc w:val="both"/>
        <w:rPr>
          <w:rFonts w:ascii="Times New Roman" w:hAnsi="Times New Roman" w:cs="Times New Roman"/>
          <w:b/>
          <w:bCs/>
          <w:sz w:val="24"/>
          <w:szCs w:val="24"/>
          <w:lang w:val="en-US"/>
        </w:rPr>
      </w:pPr>
    </w:p>
    <w:p w14:paraId="599F6188" w14:textId="5D26D7E3" w:rsidR="009A23C2" w:rsidRDefault="00000000">
      <w:pPr>
        <w:spacing w:after="0" w:line="360" w:lineRule="auto"/>
        <w:jc w:val="both"/>
        <w:rPr>
          <w:rFonts w:ascii="Times New Roman" w:hAnsi="Times New Roman" w:cs="Times New Roman"/>
          <w:b/>
          <w:bCs/>
          <w:sz w:val="24"/>
          <w:szCs w:val="24"/>
          <w:lang w:val="en-US"/>
        </w:rPr>
      </w:pPr>
      <w:del w:id="30" w:author="Carlos Calderon del Cid" w:date="2024-02-27T10:03:00Z">
        <w:r w:rsidDel="009F5F32">
          <w:rPr>
            <w:noProof/>
          </w:rPr>
          <w:lastRenderedPageBreak/>
          <w:drawing>
            <wp:inline distT="0" distB="0" distL="0" distR="0" wp14:anchorId="22CA9358" wp14:editId="36350944">
              <wp:extent cx="5724525" cy="336804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pic:cNvPicPr>
                        <a:picLocks noChangeAspect="1" noChangeArrowheads="1"/>
                      </pic:cNvPicPr>
                    </pic:nvPicPr>
                    <pic:blipFill>
                      <a:blip r:embed="rId8"/>
                      <a:stretch>
                        <a:fillRect/>
                      </a:stretch>
                    </pic:blipFill>
                    <pic:spPr bwMode="auto">
                      <a:xfrm>
                        <a:off x="0" y="0"/>
                        <a:ext cx="5724525" cy="3368040"/>
                      </a:xfrm>
                      <a:prstGeom prst="rect">
                        <a:avLst/>
                      </a:prstGeom>
                    </pic:spPr>
                  </pic:pic>
                </a:graphicData>
              </a:graphic>
            </wp:inline>
          </w:drawing>
        </w:r>
      </w:del>
    </w:p>
    <w:p w14:paraId="526D90E5" w14:textId="086A6195"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Figure S</w:t>
      </w:r>
      <w:r w:rsidR="001F0E3F">
        <w:rPr>
          <w:rFonts w:ascii="Times New Roman" w:hAnsi="Times New Roman" w:cs="Times New Roman"/>
          <w:b/>
          <w:bCs/>
          <w:sz w:val="24"/>
          <w:szCs w:val="24"/>
          <w:lang w:val="en-US"/>
        </w:rPr>
        <w:t>M</w:t>
      </w:r>
      <w:r>
        <w:rPr>
          <w:rFonts w:ascii="Times New Roman" w:hAnsi="Times New Roman" w:cs="Times New Roman"/>
          <w:b/>
          <w:bCs/>
          <w:sz w:val="24"/>
          <w:szCs w:val="24"/>
          <w:lang w:val="en-US"/>
        </w:rPr>
        <w:t xml:space="preserve">2.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Anagenetic-bifurcating (left) and Anagenetic-budding speciation (right). Each dot represents one replicate of the 300 trees for each speciation mode using different rates of speciation and extinction fraction. </w:t>
      </w:r>
      <w:ins w:id="31" w:author="Carlos Calderon del Cid" w:date="2024-02-27T10:03:00Z">
        <w:r w:rsidR="009F5F32">
          <w:rPr>
            <w:rFonts w:ascii="Times New Roman" w:hAnsi="Times New Roman" w:cs="Times New Roman"/>
            <w:sz w:val="24"/>
            <w:szCs w:val="24"/>
            <w:lang w:val="en-US"/>
          </w:rPr>
          <w:t>The dashed lines represent</w:t>
        </w:r>
      </w:ins>
      <w:ins w:id="32" w:author="Carlos Calderon del Cid" w:date="2024-03-07T06:41:00Z">
        <w:r w:rsidR="00F16807">
          <w:rPr>
            <w:rFonts w:ascii="Times New Roman" w:hAnsi="Times New Roman" w:cs="Times New Roman"/>
            <w:sz w:val="24"/>
            <w:szCs w:val="24"/>
            <w:lang w:val="en-US"/>
          </w:rPr>
          <w:t>, for each speciation rate,</w:t>
        </w:r>
      </w:ins>
      <w:ins w:id="33" w:author="Carlos Calderon del Cid" w:date="2024-02-27T10:03:00Z">
        <w:r w:rsidR="009F5F32">
          <w:rPr>
            <w:rFonts w:ascii="Times New Roman" w:hAnsi="Times New Roman" w:cs="Times New Roman"/>
            <w:sz w:val="24"/>
            <w:szCs w:val="24"/>
            <w:lang w:val="en-US"/>
          </w:rPr>
          <w:t xml:space="preserve"> the MAPE trend along extinction fraction. </w:t>
        </w:r>
      </w:ins>
    </w:p>
    <w:p w14:paraId="505C9002" w14:textId="77777777" w:rsidR="009A23C2" w:rsidRDefault="009A23C2">
      <w:pPr>
        <w:spacing w:after="0" w:line="360" w:lineRule="auto"/>
        <w:jc w:val="both"/>
        <w:rPr>
          <w:rFonts w:ascii="Times New Roman" w:hAnsi="Times New Roman" w:cs="Times New Roman"/>
          <w:b/>
          <w:bCs/>
          <w:sz w:val="24"/>
          <w:szCs w:val="24"/>
          <w:lang w:val="en-US"/>
        </w:rPr>
      </w:pPr>
    </w:p>
    <w:p w14:paraId="0A0D8F5F" w14:textId="77777777" w:rsidR="009A23C2" w:rsidRDefault="009A23C2">
      <w:pPr>
        <w:spacing w:after="0" w:line="360" w:lineRule="auto"/>
        <w:jc w:val="both"/>
        <w:rPr>
          <w:rFonts w:ascii="Times New Roman" w:hAnsi="Times New Roman" w:cs="Times New Roman"/>
          <w:b/>
          <w:bCs/>
          <w:sz w:val="24"/>
          <w:szCs w:val="24"/>
          <w:lang w:val="en-US"/>
        </w:rPr>
      </w:pPr>
    </w:p>
    <w:p w14:paraId="4541DF8A" w14:textId="77777777" w:rsidR="009A23C2" w:rsidRDefault="009A23C2">
      <w:pPr>
        <w:spacing w:after="0" w:line="360" w:lineRule="auto"/>
        <w:jc w:val="both"/>
        <w:rPr>
          <w:rFonts w:ascii="Times New Roman" w:hAnsi="Times New Roman" w:cs="Times New Roman"/>
          <w:b/>
          <w:bCs/>
          <w:sz w:val="24"/>
          <w:szCs w:val="24"/>
          <w:lang w:val="en-US"/>
        </w:rPr>
      </w:pPr>
    </w:p>
    <w:p w14:paraId="0B299B89" w14:textId="77777777" w:rsidR="009A23C2" w:rsidRDefault="009A23C2">
      <w:pPr>
        <w:spacing w:after="0" w:line="360" w:lineRule="auto"/>
        <w:jc w:val="both"/>
        <w:rPr>
          <w:rFonts w:ascii="Times New Roman" w:hAnsi="Times New Roman" w:cs="Times New Roman"/>
          <w:b/>
          <w:bCs/>
          <w:sz w:val="24"/>
          <w:szCs w:val="24"/>
          <w:lang w:val="en-US"/>
        </w:rPr>
      </w:pPr>
    </w:p>
    <w:p w14:paraId="5640878C" w14:textId="77777777" w:rsidR="009A23C2" w:rsidRDefault="009A23C2">
      <w:pPr>
        <w:spacing w:after="0" w:line="360" w:lineRule="auto"/>
        <w:jc w:val="both"/>
        <w:rPr>
          <w:rFonts w:ascii="Times New Roman" w:hAnsi="Times New Roman" w:cs="Times New Roman"/>
          <w:b/>
          <w:bCs/>
          <w:sz w:val="24"/>
          <w:szCs w:val="24"/>
          <w:lang w:val="en-US"/>
        </w:rPr>
      </w:pPr>
    </w:p>
    <w:p w14:paraId="049CE938" w14:textId="77777777" w:rsidR="009A23C2" w:rsidRDefault="009A23C2">
      <w:pPr>
        <w:spacing w:after="0" w:line="360" w:lineRule="auto"/>
        <w:jc w:val="both"/>
        <w:rPr>
          <w:rFonts w:ascii="Times New Roman" w:hAnsi="Times New Roman" w:cs="Times New Roman"/>
          <w:b/>
          <w:bCs/>
          <w:sz w:val="24"/>
          <w:szCs w:val="24"/>
          <w:lang w:val="en-US"/>
        </w:rPr>
      </w:pPr>
    </w:p>
    <w:p w14:paraId="12ABB747" w14:textId="77777777" w:rsidR="009A23C2" w:rsidRDefault="009A23C2">
      <w:pPr>
        <w:spacing w:after="0" w:line="360" w:lineRule="auto"/>
        <w:jc w:val="both"/>
        <w:rPr>
          <w:rFonts w:ascii="Times New Roman" w:hAnsi="Times New Roman" w:cs="Times New Roman"/>
          <w:b/>
          <w:bCs/>
          <w:sz w:val="24"/>
          <w:szCs w:val="24"/>
          <w:lang w:val="en-US"/>
        </w:rPr>
      </w:pPr>
    </w:p>
    <w:p w14:paraId="60A2DF88" w14:textId="77777777" w:rsidR="009A23C2" w:rsidRDefault="009A23C2">
      <w:pPr>
        <w:spacing w:after="0" w:line="360" w:lineRule="auto"/>
        <w:jc w:val="both"/>
        <w:rPr>
          <w:rFonts w:ascii="Times New Roman" w:hAnsi="Times New Roman" w:cs="Times New Roman"/>
          <w:b/>
          <w:bCs/>
          <w:sz w:val="24"/>
          <w:szCs w:val="24"/>
          <w:lang w:val="en-US"/>
        </w:rPr>
      </w:pPr>
    </w:p>
    <w:p w14:paraId="63663BD9" w14:textId="77777777" w:rsidR="009A23C2" w:rsidRDefault="009A23C2">
      <w:pPr>
        <w:spacing w:after="0" w:line="360" w:lineRule="auto"/>
        <w:jc w:val="both"/>
        <w:rPr>
          <w:rFonts w:ascii="Times New Roman" w:hAnsi="Times New Roman" w:cs="Times New Roman"/>
          <w:b/>
          <w:bCs/>
          <w:sz w:val="24"/>
          <w:szCs w:val="24"/>
          <w:lang w:val="en-US"/>
        </w:rPr>
      </w:pPr>
    </w:p>
    <w:p w14:paraId="6412CCB2" w14:textId="77777777" w:rsidR="009A23C2" w:rsidRDefault="009A23C2">
      <w:pPr>
        <w:spacing w:after="0" w:line="360" w:lineRule="auto"/>
        <w:jc w:val="both"/>
        <w:rPr>
          <w:rFonts w:ascii="Times New Roman" w:hAnsi="Times New Roman" w:cs="Times New Roman"/>
          <w:b/>
          <w:bCs/>
          <w:sz w:val="24"/>
          <w:szCs w:val="24"/>
          <w:lang w:val="en-US"/>
        </w:rPr>
      </w:pPr>
    </w:p>
    <w:p w14:paraId="4043B2D6" w14:textId="77777777" w:rsidR="009A23C2" w:rsidRDefault="009A23C2">
      <w:pPr>
        <w:spacing w:after="0" w:line="360" w:lineRule="auto"/>
        <w:jc w:val="both"/>
        <w:rPr>
          <w:rFonts w:ascii="Times New Roman" w:hAnsi="Times New Roman" w:cs="Times New Roman"/>
          <w:b/>
          <w:bCs/>
          <w:sz w:val="24"/>
          <w:szCs w:val="24"/>
          <w:lang w:val="en-US"/>
        </w:rPr>
      </w:pPr>
    </w:p>
    <w:p w14:paraId="0030A459" w14:textId="77777777" w:rsidR="009A23C2" w:rsidRDefault="009A23C2">
      <w:pPr>
        <w:spacing w:after="0" w:line="360" w:lineRule="auto"/>
        <w:jc w:val="both"/>
        <w:rPr>
          <w:rFonts w:ascii="Times New Roman" w:hAnsi="Times New Roman" w:cs="Times New Roman"/>
          <w:b/>
          <w:bCs/>
          <w:sz w:val="24"/>
          <w:szCs w:val="24"/>
          <w:lang w:val="en-US"/>
        </w:rPr>
      </w:pPr>
    </w:p>
    <w:p w14:paraId="23F6C386" w14:textId="01D4833E"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14:paraId="72D9C186" w14:textId="38EC6B0D" w:rsidR="001F0E3F" w:rsidRDefault="001F0E3F">
      <w:pPr>
        <w:spacing w:after="0" w:line="360" w:lineRule="auto"/>
        <w:jc w:val="both"/>
        <w:rPr>
          <w:rFonts w:ascii="Times New Roman" w:hAnsi="Times New Roman" w:cs="Times New Roman"/>
          <w:sz w:val="24"/>
          <w:szCs w:val="24"/>
          <w:lang w:val="en-US"/>
        </w:rPr>
      </w:pPr>
      <w:r>
        <w:rPr>
          <w:noProof/>
        </w:rPr>
        <w:drawing>
          <wp:inline distT="0" distB="0" distL="0" distR="0" wp14:anchorId="60D3A6EA" wp14:editId="32B74D01">
            <wp:extent cx="5398135" cy="5398135"/>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9"/>
                    <a:stretch>
                      <a:fillRect/>
                    </a:stretch>
                  </pic:blipFill>
                  <pic:spPr bwMode="auto">
                    <a:xfrm>
                      <a:off x="0" y="0"/>
                      <a:ext cx="5398135" cy="5398135"/>
                    </a:xfrm>
                    <a:prstGeom prst="rect">
                      <a:avLst/>
                    </a:prstGeom>
                  </pic:spPr>
                </pic:pic>
              </a:graphicData>
            </a:graphic>
          </wp:inline>
        </w:drawing>
      </w:r>
    </w:p>
    <w:p w14:paraId="587BDA8F" w14:textId="7C57E5FF" w:rsidR="001F0E3F" w:rsidRDefault="001F0E3F" w:rsidP="001F0E3F">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SM3. </w:t>
      </w:r>
      <w:r>
        <w:rPr>
          <w:rFonts w:ascii="Times New Roman" w:hAnsi="Times New Roman" w:cs="Times New Roman"/>
          <w:sz w:val="24"/>
          <w:szCs w:val="24"/>
          <w:lang w:val="en-US"/>
        </w:rPr>
        <w:t>Error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oldest species was estimated to be in fact younger than the phylogenetic youngest species, and therefore, the comparison of phylogenetic ages is qualitatively wrong. </w:t>
      </w:r>
    </w:p>
    <w:p w14:paraId="00250C02" w14:textId="77777777" w:rsidR="001F0E3F" w:rsidRDefault="001F0E3F">
      <w:pPr>
        <w:spacing w:after="0" w:line="360" w:lineRule="auto"/>
        <w:jc w:val="both"/>
        <w:rPr>
          <w:rFonts w:ascii="Times New Roman" w:hAnsi="Times New Roman" w:cs="Times New Roman"/>
          <w:sz w:val="24"/>
          <w:szCs w:val="24"/>
          <w:lang w:val="en-US"/>
        </w:rPr>
      </w:pPr>
    </w:p>
    <w:p w14:paraId="1B3E6E4C" w14:textId="77777777" w:rsidR="001F0E3F" w:rsidRDefault="001F0E3F">
      <w:pPr>
        <w:spacing w:after="0" w:line="360" w:lineRule="auto"/>
        <w:jc w:val="both"/>
        <w:rPr>
          <w:rFonts w:ascii="Times New Roman" w:hAnsi="Times New Roman" w:cs="Times New Roman"/>
          <w:sz w:val="24"/>
          <w:szCs w:val="24"/>
          <w:lang w:val="en-US"/>
        </w:rPr>
      </w:pPr>
    </w:p>
    <w:p w14:paraId="5274D3A8" w14:textId="77777777" w:rsidR="001F0E3F" w:rsidRDefault="001F0E3F">
      <w:pPr>
        <w:spacing w:after="0" w:line="360" w:lineRule="auto"/>
        <w:jc w:val="both"/>
        <w:rPr>
          <w:rFonts w:ascii="Times New Roman" w:hAnsi="Times New Roman" w:cs="Times New Roman"/>
          <w:sz w:val="24"/>
          <w:szCs w:val="24"/>
          <w:lang w:val="en-US"/>
        </w:rPr>
      </w:pPr>
    </w:p>
    <w:p w14:paraId="21196816" w14:textId="4968A74B" w:rsidR="001F0E3F" w:rsidRDefault="001F0E3F">
      <w:pPr>
        <w:spacing w:after="0" w:line="360" w:lineRule="auto"/>
        <w:jc w:val="both"/>
        <w:rPr>
          <w:rFonts w:ascii="Times New Roman" w:hAnsi="Times New Roman" w:cs="Times New Roman"/>
          <w:sz w:val="24"/>
          <w:szCs w:val="24"/>
          <w:lang w:val="en-US"/>
        </w:rPr>
      </w:pPr>
      <w:r>
        <w:rPr>
          <w:noProof/>
        </w:rPr>
        <w:drawing>
          <wp:inline distT="0" distB="0" distL="0" distR="0" wp14:anchorId="4EE6BECA" wp14:editId="05321D5C">
            <wp:extent cx="5398135" cy="5398135"/>
            <wp:effectExtent l="0" t="0" r="0" b="0"/>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0"/>
                    <a:stretch>
                      <a:fillRect/>
                    </a:stretch>
                  </pic:blipFill>
                  <pic:spPr bwMode="auto">
                    <a:xfrm>
                      <a:off x="0" y="0"/>
                      <a:ext cx="5398135" cy="5398135"/>
                    </a:xfrm>
                    <a:prstGeom prst="rect">
                      <a:avLst/>
                    </a:prstGeom>
                  </pic:spPr>
                </pic:pic>
              </a:graphicData>
            </a:graphic>
          </wp:inline>
        </w:drawing>
      </w:r>
    </w:p>
    <w:p w14:paraId="78521DEF" w14:textId="595DE5FA" w:rsidR="001F0E3F" w:rsidRDefault="001F0E3F" w:rsidP="001F0E3F">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SM4. </w:t>
      </w:r>
      <w:r>
        <w:rPr>
          <w:rFonts w:ascii="Times New Roman" w:hAnsi="Times New Roman" w:cs="Times New Roman"/>
          <w:sz w:val="24"/>
          <w:szCs w:val="24"/>
          <w:lang w:val="en-US"/>
        </w:rPr>
        <w:t>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was in fact younger than the phylogenetic younger species, and therefore, the comparison of phylogenetic ages is qualitatively wrong. </w:t>
      </w:r>
    </w:p>
    <w:p w14:paraId="5F5BEFC0" w14:textId="77777777" w:rsidR="001F0E3F" w:rsidRDefault="001F0E3F">
      <w:pPr>
        <w:spacing w:after="0" w:line="360" w:lineRule="auto"/>
        <w:jc w:val="both"/>
        <w:rPr>
          <w:rFonts w:ascii="Times New Roman" w:hAnsi="Times New Roman" w:cs="Times New Roman"/>
          <w:sz w:val="24"/>
          <w:szCs w:val="24"/>
          <w:lang w:val="en-US"/>
        </w:rPr>
      </w:pPr>
    </w:p>
    <w:p w14:paraId="3A02D0CC" w14:textId="77777777" w:rsidR="009B2FE6" w:rsidRDefault="009B2FE6">
      <w:pPr>
        <w:spacing w:after="0" w:line="360" w:lineRule="auto"/>
        <w:jc w:val="both"/>
        <w:rPr>
          <w:rFonts w:ascii="Times New Roman" w:hAnsi="Times New Roman" w:cs="Times New Roman"/>
          <w:sz w:val="24"/>
          <w:szCs w:val="24"/>
          <w:lang w:val="en-US"/>
        </w:rPr>
      </w:pPr>
    </w:p>
    <w:p w14:paraId="3C2EB4F6" w14:textId="77777777" w:rsidR="009B2FE6" w:rsidRDefault="009B2FE6">
      <w:pPr>
        <w:spacing w:after="0" w:line="360" w:lineRule="auto"/>
        <w:jc w:val="both"/>
        <w:rPr>
          <w:rFonts w:ascii="Times New Roman" w:hAnsi="Times New Roman" w:cs="Times New Roman"/>
          <w:sz w:val="24"/>
          <w:szCs w:val="24"/>
          <w:lang w:val="en-US"/>
        </w:rPr>
      </w:pPr>
    </w:p>
    <w:p w14:paraId="74F7AAF6" w14:textId="580DB4B3" w:rsidR="009B2FE6" w:rsidRDefault="009B2FE6">
      <w:pPr>
        <w:spacing w:after="0" w:line="360" w:lineRule="auto"/>
        <w:jc w:val="both"/>
        <w:rPr>
          <w:ins w:id="34" w:author="Carlos Calderon del Cid" w:date="2024-03-04T10:58:00Z"/>
          <w:rFonts w:ascii="Times New Roman" w:hAnsi="Times New Roman" w:cs="Times New Roman"/>
          <w:b/>
          <w:bCs/>
          <w:sz w:val="24"/>
          <w:szCs w:val="24"/>
          <w:lang w:val="en-US"/>
        </w:rPr>
      </w:pPr>
      <w:del w:id="35" w:author="Carlos Calderon del Cid" w:date="2024-03-04T10:58:00Z">
        <w:r w:rsidDel="002C07BC">
          <w:rPr>
            <w:rFonts w:ascii="Times New Roman" w:hAnsi="Times New Roman" w:cs="Times New Roman"/>
            <w:b/>
            <w:bCs/>
            <w:noProof/>
            <w:sz w:val="24"/>
            <w:szCs w:val="24"/>
            <w:lang w:val="en-US"/>
          </w:rPr>
          <w:drawing>
            <wp:inline distT="0" distB="0" distL="0" distR="0" wp14:anchorId="07101EFB" wp14:editId="484AFC2E">
              <wp:extent cx="5260768" cy="4345486"/>
              <wp:effectExtent l="0" t="0" r="0" b="0"/>
              <wp:docPr id="545877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7654" name="Imagen 5458776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384" cy="4353429"/>
                      </a:xfrm>
                      <a:prstGeom prst="rect">
                        <a:avLst/>
                      </a:prstGeom>
                    </pic:spPr>
                  </pic:pic>
                </a:graphicData>
              </a:graphic>
            </wp:inline>
          </w:drawing>
        </w:r>
      </w:del>
    </w:p>
    <w:p w14:paraId="0781EF57" w14:textId="071219EF" w:rsidR="002C07BC" w:rsidRDefault="002C07BC">
      <w:pPr>
        <w:spacing w:after="0" w:line="360" w:lineRule="auto"/>
        <w:jc w:val="both"/>
        <w:rPr>
          <w:rFonts w:ascii="Times New Roman" w:hAnsi="Times New Roman" w:cs="Times New Roman"/>
          <w:b/>
          <w:bCs/>
          <w:sz w:val="24"/>
          <w:szCs w:val="24"/>
          <w:lang w:val="en-US"/>
        </w:rPr>
      </w:pPr>
      <w:ins w:id="36" w:author="Carlos Calderon del Cid" w:date="2024-03-04T10:59:00Z">
        <w:r>
          <w:rPr>
            <w:rFonts w:ascii="Times New Roman" w:hAnsi="Times New Roman" w:cs="Times New Roman"/>
            <w:b/>
            <w:bCs/>
            <w:noProof/>
            <w:sz w:val="24"/>
            <w:szCs w:val="24"/>
            <w:lang w:val="en-US"/>
          </w:rPr>
          <w:lastRenderedPageBreak/>
          <w:drawing>
            <wp:inline distT="0" distB="0" distL="0" distR="0" wp14:anchorId="5C799BC5" wp14:editId="62F0BB36">
              <wp:extent cx="5612130" cy="6604635"/>
              <wp:effectExtent l="0" t="0" r="0" b="0"/>
              <wp:docPr id="1043622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2680" name="Imagen 10436226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6604635"/>
                      </a:xfrm>
                      <a:prstGeom prst="rect">
                        <a:avLst/>
                      </a:prstGeom>
                    </pic:spPr>
                  </pic:pic>
                </a:graphicData>
              </a:graphic>
            </wp:inline>
          </w:drawing>
        </w:r>
      </w:ins>
    </w:p>
    <w:p w14:paraId="66107F19" w14:textId="219F72CB" w:rsidR="002C07BC" w:rsidRDefault="009B2FE6" w:rsidP="002C07BC">
      <w:pPr>
        <w:spacing w:after="0" w:line="360" w:lineRule="auto"/>
        <w:jc w:val="both"/>
        <w:rPr>
          <w:ins w:id="37" w:author="Carlos Calderon del Cid" w:date="2024-03-04T10:58:00Z"/>
          <w:rFonts w:ascii="Times New Roman" w:hAnsi="Times New Roman" w:cs="Times New Roman"/>
          <w:b/>
          <w:bCs/>
          <w:sz w:val="24"/>
          <w:szCs w:val="24"/>
          <w:lang w:val="en-US"/>
        </w:rPr>
      </w:pPr>
      <w:r>
        <w:rPr>
          <w:rFonts w:ascii="Times New Roman" w:hAnsi="Times New Roman" w:cs="Times New Roman"/>
          <w:b/>
          <w:bCs/>
          <w:sz w:val="24"/>
          <w:szCs w:val="24"/>
          <w:lang w:val="en-US"/>
        </w:rPr>
        <w:t>Figure SM5</w:t>
      </w:r>
      <w:r w:rsidRPr="009B2FE6">
        <w:rPr>
          <w:rFonts w:ascii="Times New Roman" w:hAnsi="Times New Roman" w:cs="Times New Roman"/>
          <w:sz w:val="24"/>
          <w:szCs w:val="24"/>
          <w:lang w:val="en-US"/>
        </w:rPr>
        <w:t>.</w:t>
      </w:r>
      <w:bookmarkStart w:id="38" w:name="_Hlk150537746"/>
      <w:ins w:id="39" w:author="Carlos Calderon del Cid" w:date="2024-03-04T10:58:00Z">
        <w:r w:rsidR="002C07BC">
          <w:rPr>
            <w:rFonts w:ascii="Times New Roman" w:hAnsi="Times New Roman" w:cs="Times New Roman"/>
            <w:sz w:val="24"/>
            <w:szCs w:val="24"/>
            <w:lang w:val="en-US"/>
          </w:rPr>
          <w:t xml:space="preserve"> Performance of the probabilistic age estimator. </w:t>
        </w:r>
        <w:r w:rsidR="002C07BC">
          <w:rPr>
            <w:rFonts w:ascii="Times New Roman" w:eastAsia="DengXian" w:hAnsi="Times New Roman" w:cs="Times New Roman"/>
            <w:sz w:val="24"/>
            <w:szCs w:val="24"/>
            <w:lang w:val="en-US"/>
          </w:rPr>
          <w:t xml:space="preserve">ΔMAPE for the three extinction scenarios </w:t>
        </w:r>
        <w:r w:rsidR="002C07BC">
          <w:rPr>
            <w:rFonts w:ascii="Times New Roman" w:hAnsi="Times New Roman" w:cs="Times New Roman"/>
            <w:sz w:val="24"/>
            <w:szCs w:val="24"/>
            <w:lang w:val="en-US"/>
          </w:rPr>
          <w:t>(</w:t>
        </w:r>
      </w:ins>
      <w:ins w:id="40" w:author="Carlos Calderon del Cid" w:date="2024-03-04T10:59:00Z">
        <w:r w:rsidR="002C07BC">
          <w:rPr>
            <w:rFonts w:ascii="Times New Roman" w:hAnsi="Times New Roman" w:cs="Times New Roman"/>
            <w:sz w:val="24"/>
            <w:szCs w:val="24"/>
            <w:lang w:val="en-US"/>
          </w:rPr>
          <w:t>no extinction</w:t>
        </w:r>
      </w:ins>
      <w:ins w:id="41" w:author="Carlos Calderon del Cid" w:date="2024-03-04T10:58:00Z">
        <w:r w:rsidR="002C07BC">
          <w:rPr>
            <w:rFonts w:ascii="Times New Roman" w:hAnsi="Times New Roman" w:cs="Times New Roman"/>
            <w:sz w:val="24"/>
            <w:szCs w:val="24"/>
            <w:lang w:val="en-US"/>
          </w:rPr>
          <w:t xml:space="preserve">, intermediate, and high; from left to right) and the three sampling scenarios (full, 25%, and 50% missing species; from up to down) </w:t>
        </w:r>
        <w:r w:rsidR="002C07BC">
          <w:rPr>
            <w:rFonts w:ascii="Times New Roman" w:eastAsia="DengXian" w:hAnsi="Times New Roman" w:cs="Times New Roman"/>
            <w:sz w:val="24"/>
            <w:szCs w:val="24"/>
            <w:lang w:val="en-US"/>
          </w:rPr>
          <w:t xml:space="preserve">was quantified as the difference of the </w:t>
        </w:r>
        <w:r w:rsidR="002C07BC">
          <w:rPr>
            <w:rFonts w:ascii="Times New Roman" w:hAnsi="Times New Roman" w:cs="Times New Roman"/>
            <w:sz w:val="24"/>
            <w:szCs w:val="24"/>
            <w:lang w:val="en-US"/>
          </w:rPr>
          <w:t xml:space="preserve">mean absolute percentage error (MAPE) of the probabilistic estimator point estimates (mean and median) and the MAPE of the phylogenetic age. The MAPE was quantified as the difference between the true and point estimates (mean and </w:t>
        </w:r>
        <w:r w:rsidR="002C07BC">
          <w:rPr>
            <w:rFonts w:ascii="Times New Roman" w:hAnsi="Times New Roman" w:cs="Times New Roman"/>
            <w:sz w:val="24"/>
            <w:szCs w:val="24"/>
            <w:lang w:val="en-US"/>
          </w:rPr>
          <w:lastRenderedPageBreak/>
          <w:t xml:space="preserve">median) of phylogenetic ages for 100 species across 1000 trees for each extinction scenario simulated under bifurcating speciation. The red dashed line represents no difference between the compared MAPEs, negative </w:t>
        </w:r>
        <w:r w:rsidR="002C07BC">
          <w:rPr>
            <w:rFonts w:ascii="Times New Roman" w:eastAsia="DengXian" w:hAnsi="Times New Roman" w:cs="Times New Roman"/>
            <w:sz w:val="24"/>
            <w:szCs w:val="24"/>
            <w:lang w:val="en-US"/>
          </w:rPr>
          <w:t>ΔMAPE values indicate an improvement in the accuracy of the probabilistic estimator over the phylogenetic age</w:t>
        </w:r>
        <w:r w:rsidR="002C07BC">
          <w:rPr>
            <w:rFonts w:ascii="Times New Roman" w:hAnsi="Times New Roman" w:cs="Times New Roman"/>
            <w:sz w:val="24"/>
            <w:szCs w:val="24"/>
            <w:lang w:val="en-US"/>
          </w:rPr>
          <w:t xml:space="preserve">. We note that for clarity, we used different scales for the Y-axis for each sampling fraction. </w:t>
        </w:r>
      </w:ins>
    </w:p>
    <w:bookmarkEnd w:id="38"/>
    <w:p w14:paraId="3B85E256" w14:textId="45A6AAC2" w:rsidR="009B2FE6" w:rsidDel="002C07BC" w:rsidRDefault="009B2FE6">
      <w:pPr>
        <w:spacing w:after="0" w:line="360" w:lineRule="auto"/>
        <w:jc w:val="both"/>
        <w:rPr>
          <w:del w:id="42" w:author="Carlos Calderon del Cid" w:date="2024-03-04T11:04:00Z"/>
          <w:rFonts w:ascii="Times New Roman" w:hAnsi="Times New Roman" w:cs="Times New Roman"/>
          <w:sz w:val="24"/>
          <w:szCs w:val="24"/>
          <w:lang w:val="en-US"/>
        </w:rPr>
      </w:pPr>
      <w:del w:id="43" w:author="Carlos Calderon del Cid" w:date="2024-03-04T11:04:00Z">
        <w:r w:rsidRPr="009B2FE6" w:rsidDel="002C07BC">
          <w:rPr>
            <w:rFonts w:ascii="Times New Roman" w:hAnsi="Times New Roman" w:cs="Times New Roman"/>
            <w:sz w:val="24"/>
            <w:szCs w:val="24"/>
            <w:lang w:val="en-US"/>
          </w:rPr>
          <w:delText xml:space="preserve"> Performance of a probabilistic age estimator. Error in equating the phylogenetic age and the probability estimator point estimates (mean and median) with the true species age for three extinction scenarios (low, intermediate, and high; from left to right). The error was quantified as mean absolute percentage error (MAPE) between the true and point estimates or phylogenetic ages across 100 species for each of 1000 trees for each extinction scenario simulated under bifurcating speciation.</w:delText>
        </w:r>
      </w:del>
    </w:p>
    <w:p w14:paraId="24AC39AB" w14:textId="77777777" w:rsidR="00D23216" w:rsidRDefault="00D23216">
      <w:pPr>
        <w:spacing w:after="0" w:line="360" w:lineRule="auto"/>
        <w:jc w:val="both"/>
        <w:rPr>
          <w:rFonts w:ascii="Times New Roman" w:hAnsi="Times New Roman" w:cs="Times New Roman"/>
          <w:sz w:val="24"/>
          <w:szCs w:val="24"/>
          <w:lang w:val="en-US"/>
        </w:rPr>
      </w:pPr>
    </w:p>
    <w:p w14:paraId="6039C85D" w14:textId="77777777" w:rsidR="00D23216" w:rsidRDefault="00D23216">
      <w:pPr>
        <w:spacing w:after="0" w:line="360" w:lineRule="auto"/>
        <w:jc w:val="both"/>
        <w:rPr>
          <w:rFonts w:ascii="Times New Roman" w:hAnsi="Times New Roman" w:cs="Times New Roman"/>
          <w:sz w:val="24"/>
          <w:szCs w:val="24"/>
          <w:lang w:val="en-US"/>
        </w:rPr>
      </w:pPr>
    </w:p>
    <w:p w14:paraId="25F72278" w14:textId="77777777" w:rsidR="00D23216" w:rsidRDefault="00D23216">
      <w:pPr>
        <w:spacing w:after="0" w:line="360" w:lineRule="auto"/>
        <w:jc w:val="both"/>
        <w:rPr>
          <w:rFonts w:ascii="Times New Roman" w:hAnsi="Times New Roman" w:cs="Times New Roman"/>
          <w:sz w:val="24"/>
          <w:szCs w:val="24"/>
          <w:lang w:val="en-US"/>
        </w:rPr>
      </w:pPr>
    </w:p>
    <w:p w14:paraId="28B2E6E6" w14:textId="48FB4F2A" w:rsidR="00D23216" w:rsidRDefault="005241A7">
      <w:pPr>
        <w:spacing w:after="0" w:line="360" w:lineRule="auto"/>
        <w:jc w:val="both"/>
        <w:rPr>
          <w:rFonts w:ascii="Times New Roman" w:hAnsi="Times New Roman" w:cs="Times New Roman"/>
          <w:sz w:val="24"/>
          <w:szCs w:val="24"/>
          <w:lang w:val="en-US"/>
        </w:rPr>
      </w:pPr>
      <w:del w:id="44" w:author="Carlos Calderon del Cid" w:date="2024-03-07T07:31:00Z">
        <w:r w:rsidDel="005241A7">
          <w:rPr>
            <w:rFonts w:ascii="Times New Roman" w:hAnsi="Times New Roman" w:cs="Times New Roman"/>
            <w:noProof/>
            <w:sz w:val="24"/>
            <w:szCs w:val="24"/>
            <w:lang w:val="en-US"/>
          </w:rPr>
          <w:lastRenderedPageBreak/>
          <w:drawing>
            <wp:inline distT="0" distB="0" distL="0" distR="0" wp14:anchorId="0EF897FD" wp14:editId="339E8212">
              <wp:extent cx="5612130" cy="5612130"/>
              <wp:effectExtent l="0" t="0" r="0" b="0"/>
              <wp:docPr id="190556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0557" name="Imagen 19055605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del>
    </w:p>
    <w:p w14:paraId="26E9F461" w14:textId="377BCBBB" w:rsidR="00291BF7" w:rsidRDefault="00291BF7" w:rsidP="00D05CE2">
      <w:pPr>
        <w:spacing w:after="0" w:line="360" w:lineRule="auto"/>
        <w:jc w:val="both"/>
        <w:rPr>
          <w:ins w:id="45" w:author="Carlos Calderon del Cid" w:date="2024-03-07T11:23:00Z"/>
          <w:rFonts w:ascii="Times New Roman" w:hAnsi="Times New Roman" w:cs="Times New Roman"/>
          <w:b/>
          <w:bCs/>
          <w:lang w:val="en-US"/>
        </w:rPr>
      </w:pPr>
      <w:ins w:id="46" w:author="Carlos Calderon del Cid" w:date="2024-03-07T11:23:00Z">
        <w:r>
          <w:rPr>
            <w:rFonts w:ascii="Times New Roman" w:hAnsi="Times New Roman" w:cs="Times New Roman"/>
            <w:b/>
            <w:bCs/>
            <w:noProof/>
            <w:lang w:val="en-US"/>
          </w:rPr>
          <w:lastRenderedPageBreak/>
          <w:drawing>
            <wp:inline distT="0" distB="0" distL="0" distR="0" wp14:anchorId="234393E9" wp14:editId="4E3C4664">
              <wp:extent cx="5612130" cy="5612130"/>
              <wp:effectExtent l="0" t="0" r="0" b="0"/>
              <wp:docPr id="16698283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8310" name="Imagen 1669828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ins>
    </w:p>
    <w:p w14:paraId="6FC39050" w14:textId="023DA99A" w:rsidR="00D05CE2" w:rsidRDefault="00D23216" w:rsidP="00291BF7">
      <w:pPr>
        <w:spacing w:after="0" w:line="360" w:lineRule="auto"/>
        <w:jc w:val="both"/>
        <w:rPr>
          <w:rFonts w:ascii="Times New Roman" w:hAnsi="Times New Roman" w:cs="Times New Roman"/>
          <w:sz w:val="24"/>
          <w:szCs w:val="24"/>
          <w:lang w:val="en-US"/>
        </w:rPr>
      </w:pPr>
      <w:r>
        <w:rPr>
          <w:rFonts w:ascii="Times New Roman" w:hAnsi="Times New Roman" w:cs="Times New Roman"/>
          <w:b/>
          <w:bCs/>
          <w:lang w:val="en-US"/>
        </w:rPr>
        <w:t xml:space="preserve">Figure SM6. </w:t>
      </w:r>
      <w:r w:rsidR="00291BF7">
        <w:rPr>
          <w:rFonts w:ascii="Times New Roman" w:hAnsi="Times New Roman" w:cs="Times New Roman"/>
          <w:lang w:val="en-US"/>
        </w:rPr>
        <w:t>Power to recover an age extinction-risk relationship. Simulated species ages under three extinction scenarios (low, intermediate, and high; from left to right), assuming bifurcating speciation, and fully sampled trees were binned into conservation status categories, which represent an increase in extinction risk by true age (</w:t>
      </w:r>
      <w:r w:rsidR="00291BF7" w:rsidRPr="00291BF7">
        <w:rPr>
          <w:rFonts w:ascii="Times New Roman" w:hAnsi="Times New Roman" w:cs="Times New Roman"/>
          <w:lang w:val="en-US"/>
        </w:rPr>
        <w:t>LC = Least Concern; NT = Near Threatened; VU = Vulnerable; EN = Endangered; CR = Critically Endangered)</w:t>
      </w:r>
      <w:r w:rsidR="0067681F">
        <w:rPr>
          <w:rFonts w:ascii="Times New Roman" w:hAnsi="Times New Roman" w:cs="Times New Roman"/>
          <w:lang w:val="en-US"/>
        </w:rPr>
        <w:t xml:space="preserve">. We used the phylogenetic age and the corrected age obtained from our corrective function to calculated the mean age per conservation status category and assess if every mean age increases in comparison with the previous category with lower extinction rate. The error rate is the percentage across all 1000 phylogenies where the relationship between the mean ages and the conservation categories is not always increasing (shown by grey lines). </w:t>
      </w:r>
    </w:p>
    <w:p w14:paraId="200A43A2" w14:textId="77777777" w:rsidR="00D23216" w:rsidRDefault="00D23216">
      <w:pPr>
        <w:spacing w:after="0" w:line="360" w:lineRule="auto"/>
        <w:jc w:val="both"/>
        <w:rPr>
          <w:rFonts w:ascii="Times New Roman" w:hAnsi="Times New Roman" w:cs="Times New Roman"/>
          <w:sz w:val="24"/>
          <w:szCs w:val="24"/>
          <w:lang w:val="en-US"/>
        </w:rPr>
      </w:pPr>
    </w:p>
    <w:p w14:paraId="00AA84C3" w14:textId="77777777" w:rsidR="00D23216" w:rsidRDefault="00D23216">
      <w:pPr>
        <w:spacing w:after="0" w:line="360" w:lineRule="auto"/>
        <w:jc w:val="both"/>
        <w:rPr>
          <w:rFonts w:ascii="Times New Roman" w:hAnsi="Times New Roman" w:cs="Times New Roman"/>
          <w:sz w:val="24"/>
          <w:szCs w:val="24"/>
          <w:lang w:val="en-US"/>
        </w:rPr>
      </w:pPr>
    </w:p>
    <w:p w14:paraId="3948AD2F" w14:textId="77777777" w:rsidR="00D23216" w:rsidRDefault="00D23216">
      <w:pPr>
        <w:spacing w:after="0" w:line="360" w:lineRule="auto"/>
        <w:jc w:val="both"/>
        <w:rPr>
          <w:rFonts w:ascii="Times New Roman" w:hAnsi="Times New Roman" w:cs="Times New Roman"/>
          <w:sz w:val="24"/>
          <w:szCs w:val="24"/>
          <w:lang w:val="en-US"/>
        </w:rPr>
      </w:pPr>
    </w:p>
    <w:p w14:paraId="66C63E8C" w14:textId="77777777" w:rsidR="00D23216" w:rsidRDefault="00D23216">
      <w:pPr>
        <w:spacing w:after="0" w:line="360" w:lineRule="auto"/>
        <w:jc w:val="both"/>
        <w:rPr>
          <w:rFonts w:ascii="Times New Roman" w:hAnsi="Times New Roman" w:cs="Times New Roman"/>
          <w:sz w:val="24"/>
          <w:szCs w:val="24"/>
          <w:lang w:val="en-US"/>
        </w:rPr>
      </w:pPr>
    </w:p>
    <w:p w14:paraId="44DBBFA4" w14:textId="77777777" w:rsidR="00D23216" w:rsidRDefault="00D23216">
      <w:pPr>
        <w:spacing w:after="0" w:line="360" w:lineRule="auto"/>
        <w:jc w:val="both"/>
        <w:rPr>
          <w:rFonts w:ascii="Times New Roman" w:hAnsi="Times New Roman" w:cs="Times New Roman"/>
          <w:sz w:val="24"/>
          <w:szCs w:val="24"/>
          <w:lang w:val="en-US"/>
        </w:rPr>
      </w:pPr>
    </w:p>
    <w:sectPr w:rsidR="00D23216">
      <w:pgSz w:w="12240" w:h="15840"/>
      <w:pgMar w:top="1417" w:right="1701" w:bottom="1417" w:left="1701" w:header="0" w:footer="0" w:gutter="0"/>
      <w:lnNumType w:countBy="1" w:distance="283" w:restart="continuous"/>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A23C2"/>
    <w:rsid w:val="00075952"/>
    <w:rsid w:val="00090AD8"/>
    <w:rsid w:val="001F0E3F"/>
    <w:rsid w:val="00291BF7"/>
    <w:rsid w:val="002C07BC"/>
    <w:rsid w:val="0049404B"/>
    <w:rsid w:val="005241A7"/>
    <w:rsid w:val="005579C1"/>
    <w:rsid w:val="0067681F"/>
    <w:rsid w:val="007350E7"/>
    <w:rsid w:val="009A23C2"/>
    <w:rsid w:val="009B2FE6"/>
    <w:rsid w:val="009F5F32"/>
    <w:rsid w:val="00D05CE2"/>
    <w:rsid w:val="00D23216"/>
    <w:rsid w:val="00D907E2"/>
    <w:rsid w:val="00E65D74"/>
    <w:rsid w:val="00EA2F20"/>
    <w:rsid w:val="00F16807"/>
    <w:rsid w:val="00F206E0"/>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21AE8"/>
  <w15:docId w15:val="{D9479614-634F-4C12-A5BD-F30EF367E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semiHidden/>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Nmerodelnea1">
    <w:name w:val="Número de línea1"/>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13</Pages>
  <Words>786</Words>
  <Characters>4329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cp:keywords/>
  <dc:description/>
  <cp:lastModifiedBy>Carlos Calderon del Cid</cp:lastModifiedBy>
  <cp:revision>5</cp:revision>
  <dcterms:created xsi:type="dcterms:W3CDTF">2023-11-10T22:15:00Z</dcterms:created>
  <dcterms:modified xsi:type="dcterms:W3CDTF">2024-03-11T14:22:00Z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http://www.zotero.org/styles/biotropica</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