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ACBA368" w:rsidR="002F5B65" w:rsidRDefault="001351FA">
      <w:pPr>
        <w:spacing w:after="0" w:line="360" w:lineRule="auto"/>
        <w:jc w:val="both"/>
        <w:rPr>
          <w:rFonts w:ascii="Times New Roman" w:hAnsi="Times New Roman" w:cs="Times New Roman"/>
          <w:b/>
          <w:bCs/>
          <w:sz w:val="24"/>
          <w:szCs w:val="24"/>
          <w:lang w:val="en-US"/>
        </w:rPr>
      </w:pPr>
      <w:bookmarkStart w:id="0" w:name="_Hlk152104419"/>
      <w:r>
        <w:rPr>
          <w:rFonts w:ascii="Times New Roman" w:hAnsi="Times New Roman" w:cs="Times New Roman"/>
          <w:b/>
          <w:bCs/>
          <w:sz w:val="28"/>
          <w:szCs w:val="28"/>
          <w:lang w:val="en-US"/>
        </w:rPr>
        <w:t xml:space="preserve">Challenges in </w:t>
      </w:r>
      <w:r w:rsidR="006B45D8">
        <w:rPr>
          <w:rFonts w:ascii="Times New Roman" w:hAnsi="Times New Roman" w:cs="Times New Roman"/>
          <w:b/>
          <w:bCs/>
          <w:sz w:val="28"/>
          <w:szCs w:val="28"/>
          <w:lang w:val="en-US"/>
        </w:rPr>
        <w:t xml:space="preserve">estimating </w:t>
      </w:r>
      <w:r w:rsidR="006A5FDC">
        <w:rPr>
          <w:rFonts w:ascii="Times New Roman" w:hAnsi="Times New Roman" w:cs="Times New Roman"/>
          <w:b/>
          <w:bCs/>
          <w:sz w:val="28"/>
          <w:szCs w:val="28"/>
          <w:lang w:val="en-US"/>
        </w:rPr>
        <w:t>species age from phylogen</w:t>
      </w:r>
      <w:r w:rsidR="006B45D8">
        <w:rPr>
          <w:rFonts w:ascii="Times New Roman" w:hAnsi="Times New Roman" w:cs="Times New Roman"/>
          <w:b/>
          <w:bCs/>
          <w:sz w:val="28"/>
          <w:szCs w:val="28"/>
          <w:lang w:val="en-US"/>
        </w:rPr>
        <w:t>etic trees</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bookmarkEnd w:id="0"/>
    <w:p w14:paraId="53F1DB7C" w14:textId="586F94CB"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18C614A8" w14:textId="77777777" w:rsidR="00F53AE8" w:rsidRDefault="00F53AE8" w:rsidP="005D3F39">
      <w:pPr>
        <w:spacing w:after="0" w:line="360" w:lineRule="auto"/>
        <w:ind w:firstLine="709"/>
        <w:jc w:val="both"/>
        <w:rPr>
          <w:rFonts w:ascii="Times New Roman" w:hAnsi="Times New Roman" w:cs="Times New Roman"/>
          <w:sz w:val="24"/>
          <w:szCs w:val="24"/>
          <w:lang w:val="en-US"/>
        </w:rPr>
      </w:pPr>
    </w:p>
    <w:p w14:paraId="72DBAB64" w14:textId="738DC87B"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Species age</w:t>
      </w:r>
      <w:r w:rsidR="001351FA">
        <w:rPr>
          <w:rFonts w:ascii="Times New Roman" w:hAnsi="Times New Roman" w:cs="Times New Roman"/>
          <w:sz w:val="24"/>
          <w:szCs w:val="24"/>
          <w:lang w:val="en-US"/>
        </w:rPr>
        <w:t xml:space="preserve">, </w:t>
      </w:r>
      <w:r>
        <w:rPr>
          <w:rFonts w:ascii="Times New Roman" w:hAnsi="Times New Roman" w:cs="Times New Roman"/>
          <w:sz w:val="24"/>
          <w:szCs w:val="24"/>
          <w:lang w:val="en-US"/>
        </w:rPr>
        <w:t>the elapsed time since origination</w:t>
      </w:r>
      <w:r w:rsidR="001351FA">
        <w:rPr>
          <w:rFonts w:ascii="Times New Roman" w:hAnsi="Times New Roman" w:cs="Times New Roman"/>
          <w:sz w:val="24"/>
          <w:szCs w:val="24"/>
          <w:lang w:val="en-US"/>
        </w:rPr>
        <w:t>,</w:t>
      </w:r>
      <w:r w:rsidR="006B45D8">
        <w:rPr>
          <w:rFonts w:ascii="Times New Roman" w:hAnsi="Times New Roman" w:cs="Times New Roman"/>
          <w:sz w:val="24"/>
          <w:szCs w:val="24"/>
          <w:lang w:val="en-US"/>
        </w:rPr>
        <w:t xml:space="preserve"> </w:t>
      </w:r>
      <w:r>
        <w:rPr>
          <w:rFonts w:ascii="Times New Roman" w:hAnsi="Times New Roman" w:cs="Times New Roman"/>
          <w:sz w:val="24"/>
          <w:szCs w:val="24"/>
          <w:lang w:val="en-US"/>
        </w:rPr>
        <w:t>can give an insight into how species longevity might influence eco-evolutionary dynamics</w:t>
      </w:r>
      <w:r w:rsidR="001351FA">
        <w:rPr>
          <w:rFonts w:ascii="Times New Roman" w:hAnsi="Times New Roman" w:cs="Times New Roman"/>
          <w:sz w:val="24"/>
          <w:szCs w:val="24"/>
          <w:lang w:val="en-US"/>
        </w:rPr>
        <w:t xml:space="preserve"> and has been hypothesized to influence extinction risk</w:t>
      </w:r>
      <w:r>
        <w:rPr>
          <w:rFonts w:ascii="Times New Roman" w:hAnsi="Times New Roman" w:cs="Times New Roman"/>
          <w:sz w:val="24"/>
          <w:szCs w:val="24"/>
          <w:lang w:val="en-US"/>
        </w:rPr>
        <w:t>. Traditionally, species ages have been measured in the fossil record</w:t>
      </w:r>
      <w:r w:rsidR="001351FA">
        <w:rPr>
          <w:rFonts w:ascii="Times New Roman" w:hAnsi="Times New Roman" w:cs="Times New Roman"/>
          <w:sz w:val="24"/>
          <w:szCs w:val="24"/>
          <w:lang w:val="en-US"/>
        </w:rPr>
        <w:t>. However</w:t>
      </w:r>
      <w:r>
        <w:rPr>
          <w:rFonts w:ascii="Times New Roman" w:hAnsi="Times New Roman" w:cs="Times New Roman"/>
          <w:sz w:val="24"/>
          <w:szCs w:val="24"/>
          <w:lang w:val="en-US"/>
        </w:rPr>
        <w:t xml:space="preserve">, recently, </w:t>
      </w:r>
      <w:r w:rsidR="001351FA">
        <w:rPr>
          <w:rFonts w:ascii="Times New Roman" w:hAnsi="Times New Roman" w:cs="Times New Roman"/>
          <w:sz w:val="24"/>
          <w:szCs w:val="24"/>
          <w:lang w:val="en-US"/>
        </w:rPr>
        <w:t xml:space="preserve">numerous studies </w:t>
      </w:r>
      <w:r>
        <w:rPr>
          <w:rFonts w:ascii="Times New Roman" w:hAnsi="Times New Roman" w:cs="Times New Roman"/>
          <w:sz w:val="24"/>
          <w:szCs w:val="24"/>
          <w:lang w:val="en-US"/>
        </w:rPr>
        <w:t xml:space="preserve">have </w:t>
      </w:r>
      <w:r w:rsidR="0012638B">
        <w:rPr>
          <w:rFonts w:ascii="Times New Roman" w:hAnsi="Times New Roman" w:cs="Times New Roman"/>
          <w:sz w:val="24"/>
          <w:szCs w:val="24"/>
          <w:lang w:val="en-US"/>
        </w:rPr>
        <w:t>attempted to estimate</w:t>
      </w:r>
      <w:r>
        <w:rPr>
          <w:rFonts w:ascii="Times New Roman" w:hAnsi="Times New Roman" w:cs="Times New Roman"/>
          <w:sz w:val="24"/>
          <w:szCs w:val="24"/>
          <w:lang w:val="en-US"/>
        </w:rPr>
        <w:t xml:space="preserve"> the ages of extant species from the branch lengths of time-calibrated phylogenies. This approach poses problems because phylogenetic trees contain direct information about </w:t>
      </w:r>
      <w:r w:rsidR="006A5FDC">
        <w:rPr>
          <w:rFonts w:ascii="Times New Roman" w:hAnsi="Times New Roman" w:cs="Times New Roman"/>
          <w:sz w:val="24"/>
          <w:szCs w:val="24"/>
          <w:lang w:val="en-US"/>
        </w:rPr>
        <w:t xml:space="preserve">species identity </w:t>
      </w:r>
      <w:r w:rsidR="001351FA">
        <w:rPr>
          <w:rFonts w:ascii="Times New Roman" w:hAnsi="Times New Roman" w:cs="Times New Roman"/>
          <w:sz w:val="24"/>
          <w:szCs w:val="24"/>
          <w:lang w:val="en-US"/>
        </w:rPr>
        <w:t>only at</w:t>
      </w:r>
      <w:r w:rsidR="006A5FDC">
        <w:rPr>
          <w:rFonts w:ascii="Times New Roman" w:hAnsi="Times New Roman" w:cs="Times New Roman"/>
          <w:sz w:val="24"/>
          <w:szCs w:val="24"/>
          <w:lang w:val="en-US"/>
        </w:rPr>
        <w:t xml:space="preserve"> the tips</w:t>
      </w:r>
      <w:r w:rsidR="001351FA">
        <w:rPr>
          <w:rFonts w:ascii="Times New Roman" w:hAnsi="Times New Roman" w:cs="Times New Roman"/>
          <w:sz w:val="24"/>
          <w:szCs w:val="24"/>
          <w:lang w:val="en-US"/>
        </w:rPr>
        <w:t xml:space="preserve"> and not along the branches</w:t>
      </w:r>
      <w:r>
        <w:rPr>
          <w:rFonts w:ascii="Times New Roman" w:hAnsi="Times New Roman" w:cs="Times New Roman"/>
          <w:sz w:val="24"/>
          <w:szCs w:val="24"/>
          <w:lang w:val="en-US"/>
        </w:rPr>
        <w:t xml:space="preserve">. </w:t>
      </w:r>
      <w:r w:rsidR="001351FA">
        <w:rPr>
          <w:rFonts w:ascii="Times New Roman" w:hAnsi="Times New Roman" w:cs="Times New Roman"/>
          <w:sz w:val="24"/>
          <w:szCs w:val="24"/>
          <w:lang w:val="en-US"/>
        </w:rPr>
        <w:t>Here, w</w:t>
      </w:r>
      <w:r w:rsidR="001351FA" w:rsidRPr="001351FA">
        <w:rPr>
          <w:rFonts w:ascii="Times New Roman" w:hAnsi="Times New Roman" w:cs="Times New Roman"/>
          <w:sz w:val="24"/>
          <w:szCs w:val="24"/>
          <w:lang w:val="en-US"/>
        </w:rPr>
        <w:t>e show that</w:t>
      </w:r>
      <w:r w:rsidR="001A30B1">
        <w:rPr>
          <w:rFonts w:ascii="Times New Roman" w:hAnsi="Times New Roman" w:cs="Times New Roman"/>
          <w:sz w:val="24"/>
          <w:szCs w:val="24"/>
          <w:lang w:val="en-US"/>
        </w:rPr>
        <w:t xml:space="preserve"> incomplete</w:t>
      </w:r>
      <w:r w:rsidR="001351FA" w:rsidRPr="001351FA">
        <w:rPr>
          <w:rFonts w:ascii="Times New Roman" w:hAnsi="Times New Roman" w:cs="Times New Roman"/>
          <w:sz w:val="24"/>
          <w:szCs w:val="24"/>
          <w:lang w:val="en-US"/>
        </w:rPr>
        <w:t xml:space="preserve"> taxon sampling, extinction, and different assumptions about speciation modes</w:t>
      </w:r>
      <w:r w:rsidR="001351FA">
        <w:rPr>
          <w:rFonts w:ascii="Times New Roman" w:hAnsi="Times New Roman" w:cs="Times New Roman"/>
          <w:sz w:val="24"/>
          <w:szCs w:val="24"/>
          <w:lang w:val="en-US"/>
        </w:rPr>
        <w:t xml:space="preserve"> can significantly </w:t>
      </w:r>
      <w:r w:rsidR="005121E1">
        <w:rPr>
          <w:rFonts w:ascii="Times New Roman" w:hAnsi="Times New Roman" w:cs="Times New Roman"/>
          <w:sz w:val="24"/>
          <w:szCs w:val="24"/>
          <w:lang w:val="en-US"/>
        </w:rPr>
        <w:t>alter</w:t>
      </w:r>
      <w:r w:rsidR="001351FA" w:rsidRPr="001351FA">
        <w:rPr>
          <w:rFonts w:ascii="Times New Roman" w:hAnsi="Times New Roman" w:cs="Times New Roman"/>
          <w:sz w:val="24"/>
          <w:szCs w:val="24"/>
          <w:lang w:val="en-US"/>
        </w:rPr>
        <w:t xml:space="preserve"> </w:t>
      </w:r>
      <w:r w:rsidR="005121E1">
        <w:rPr>
          <w:rFonts w:ascii="Times New Roman" w:hAnsi="Times New Roman" w:cs="Times New Roman"/>
          <w:sz w:val="24"/>
          <w:szCs w:val="24"/>
          <w:lang w:val="en-US"/>
        </w:rPr>
        <w:t>the relationship between true species age and phylogenetic branch lengths, leading to high error rates</w:t>
      </w:r>
      <w:r w:rsidR="008A42EA">
        <w:rPr>
          <w:rFonts w:ascii="Times New Roman" w:hAnsi="Times New Roman" w:cs="Times New Roman"/>
          <w:sz w:val="24"/>
          <w:szCs w:val="24"/>
          <w:lang w:val="en-US"/>
        </w:rPr>
        <w:t>.</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f</w:t>
      </w:r>
      <w:r w:rsidR="00DE0679">
        <w:rPr>
          <w:rFonts w:ascii="Times New Roman" w:hAnsi="Times New Roman" w:cs="Times New Roman"/>
          <w:sz w:val="24"/>
          <w:szCs w:val="24"/>
          <w:lang w:val="en-US"/>
        </w:rPr>
        <w:t>ound</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that </w:t>
      </w:r>
      <w:r w:rsidR="008A42EA">
        <w:rPr>
          <w:rFonts w:ascii="Times New Roman" w:hAnsi="Times New Roman" w:cs="Times New Roman"/>
          <w:sz w:val="24"/>
          <w:szCs w:val="24"/>
          <w:lang w:val="en-US"/>
        </w:rPr>
        <w:t xml:space="preserve">these biases can lead to </w:t>
      </w:r>
      <w:r w:rsidR="005D3F39">
        <w:rPr>
          <w:rFonts w:ascii="Times New Roman" w:hAnsi="Times New Roman" w:cs="Times New Roman"/>
          <w:sz w:val="24"/>
          <w:szCs w:val="24"/>
          <w:lang w:val="en-US"/>
        </w:rPr>
        <w:t>erroneous</w:t>
      </w:r>
      <w:r w:rsidR="008A42EA">
        <w:rPr>
          <w:rFonts w:ascii="Times New Roman" w:hAnsi="Times New Roman" w:cs="Times New Roman"/>
          <w:sz w:val="24"/>
          <w:szCs w:val="24"/>
          <w:lang w:val="en-US"/>
        </w:rPr>
        <w:t xml:space="preserve"> interpretations of</w:t>
      </w:r>
      <w:r>
        <w:rPr>
          <w:rFonts w:ascii="Times New Roman" w:hAnsi="Times New Roman" w:cs="Times New Roman"/>
          <w:sz w:val="24"/>
          <w:szCs w:val="24"/>
          <w:lang w:val="en-US"/>
        </w:rPr>
        <w:t xml:space="preserve"> eco-evolutionary </w:t>
      </w:r>
      <w:r w:rsidR="008A42EA">
        <w:rPr>
          <w:rFonts w:ascii="Times New Roman" w:hAnsi="Times New Roman" w:cs="Times New Roman"/>
          <w:sz w:val="24"/>
          <w:szCs w:val="24"/>
          <w:lang w:val="en-US"/>
        </w:rPr>
        <w:t xml:space="preserve">patterns derived from the comparison </w:t>
      </w:r>
      <w:r w:rsidR="005D3F39">
        <w:rPr>
          <w:rFonts w:ascii="Times New Roman" w:hAnsi="Times New Roman" w:cs="Times New Roman"/>
          <w:sz w:val="24"/>
          <w:szCs w:val="24"/>
          <w:lang w:val="en-US"/>
        </w:rPr>
        <w:t xml:space="preserve">between phylogenetic age and other traits, such as extinction risk. </w:t>
      </w:r>
    </w:p>
    <w:p w14:paraId="355036F4"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E190AF8" w14:textId="53370B5A"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Innovation. </w:t>
      </w:r>
      <w:r>
        <w:rPr>
          <w:rFonts w:ascii="Times New Roman" w:hAnsi="Times New Roman" w:cs="Times New Roman"/>
          <w:sz w:val="24"/>
          <w:szCs w:val="24"/>
          <w:lang w:val="en-US"/>
        </w:rPr>
        <w:t xml:space="preserve">For bifurcating speciation, which is </w:t>
      </w:r>
      <w:r w:rsidR="008A42EA">
        <w:rPr>
          <w:rFonts w:ascii="Times New Roman" w:hAnsi="Times New Roman" w:cs="Times New Roman"/>
          <w:sz w:val="24"/>
          <w:szCs w:val="24"/>
          <w:lang w:val="en-US"/>
        </w:rPr>
        <w:t>the default assumption</w:t>
      </w:r>
      <w:r>
        <w:rPr>
          <w:rFonts w:ascii="Times New Roman" w:hAnsi="Times New Roman" w:cs="Times New Roman"/>
          <w:sz w:val="24"/>
          <w:szCs w:val="24"/>
          <w:lang w:val="en-US"/>
        </w:rPr>
        <w:t xml:space="preserve"> in </w:t>
      </w:r>
      <w:r w:rsidR="008A42EA">
        <w:rPr>
          <w:rFonts w:ascii="Times New Roman" w:hAnsi="Times New Roman" w:cs="Times New Roman"/>
          <w:sz w:val="24"/>
          <w:szCs w:val="24"/>
          <w:lang w:val="en-US"/>
        </w:rPr>
        <w:t xml:space="preserve">most </w:t>
      </w:r>
      <w:r>
        <w:rPr>
          <w:rFonts w:ascii="Times New Roman" w:hAnsi="Times New Roman" w:cs="Times New Roman"/>
          <w:sz w:val="24"/>
          <w:szCs w:val="24"/>
          <w:lang w:val="en-US"/>
        </w:rPr>
        <w:t xml:space="preserve">analyses, we </w:t>
      </w:r>
      <w:r w:rsidR="005D3F39">
        <w:rPr>
          <w:rFonts w:ascii="Times New Roman" w:hAnsi="Times New Roman" w:cs="Times New Roman"/>
          <w:sz w:val="24"/>
          <w:szCs w:val="24"/>
          <w:lang w:val="en-US"/>
        </w:rPr>
        <w:t xml:space="preserve">propose </w:t>
      </w:r>
      <w:r>
        <w:rPr>
          <w:rFonts w:ascii="Times New Roman" w:hAnsi="Times New Roman" w:cs="Times New Roman"/>
          <w:sz w:val="24"/>
          <w:szCs w:val="24"/>
          <w:lang w:val="en-US"/>
        </w:rPr>
        <w:t>a probabilistic approach to improve the estimation of species ages, based on the properties of a birth-death</w:t>
      </w:r>
      <w:r w:rsidR="0029343B">
        <w:rPr>
          <w:rFonts w:ascii="Times New Roman" w:hAnsi="Times New Roman" w:cs="Times New Roman"/>
          <w:sz w:val="24"/>
          <w:szCs w:val="24"/>
          <w:lang w:val="en-US"/>
        </w:rPr>
        <w:t xml:space="preserve"> process</w:t>
      </w:r>
      <w:r>
        <w:rPr>
          <w:rFonts w:ascii="Times New Roman" w:hAnsi="Times New Roman" w:cs="Times New Roman"/>
          <w:sz w:val="24"/>
          <w:szCs w:val="24"/>
          <w:lang w:val="en-US"/>
        </w:rPr>
        <w:t xml:space="preserve">. 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our model can reduce the error by one</w:t>
      </w:r>
      <w:r w:rsidR="0033393E">
        <w:rPr>
          <w:rFonts w:ascii="Times New Roman" w:hAnsi="Times New Roman" w:cs="Times New Roman"/>
          <w:sz w:val="24"/>
          <w:szCs w:val="24"/>
          <w:lang w:val="en-US"/>
        </w:rPr>
        <w:t xml:space="preserve"> </w:t>
      </w:r>
      <w:r>
        <w:rPr>
          <w:rFonts w:ascii="Times New Roman" w:hAnsi="Times New Roman" w:cs="Times New Roman"/>
          <w:sz w:val="24"/>
          <w:szCs w:val="24"/>
          <w:lang w:val="en-US"/>
        </w:rPr>
        <w:t>order of magnitude under cases of high extinction</w:t>
      </w:r>
      <w:r w:rsidR="00FB63D5">
        <w:rPr>
          <w:rFonts w:ascii="Times New Roman" w:hAnsi="Times New Roman" w:cs="Times New Roman"/>
          <w:sz w:val="24"/>
          <w:szCs w:val="24"/>
          <w:lang w:val="en-US"/>
        </w:rPr>
        <w:t xml:space="preserve"> </w:t>
      </w:r>
      <w:r w:rsidR="00700798">
        <w:rPr>
          <w:rFonts w:ascii="Times New Roman" w:hAnsi="Times New Roman" w:cs="Times New Roman"/>
          <w:sz w:val="24"/>
          <w:szCs w:val="24"/>
          <w:lang w:val="en-US"/>
        </w:rPr>
        <w:t>and high percentage of unsampled extant species.</w:t>
      </w:r>
    </w:p>
    <w:p w14:paraId="0F345E8A"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07DF6C6" w14:textId="2816BE00" w:rsidR="002F5B65"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Main conclusion. </w:t>
      </w:r>
      <w:r>
        <w:rPr>
          <w:rFonts w:ascii="Times New Roman" w:hAnsi="Times New Roman" w:cs="Times New Roman"/>
          <w:sz w:val="24"/>
          <w:szCs w:val="24"/>
          <w:lang w:val="en-US"/>
        </w:rPr>
        <w:t xml:space="preserve">Our results </w:t>
      </w:r>
      <w:r w:rsidR="005D3F39">
        <w:rPr>
          <w:rFonts w:ascii="Times New Roman" w:hAnsi="Times New Roman" w:cs="Times New Roman"/>
          <w:sz w:val="24"/>
          <w:szCs w:val="24"/>
          <w:lang w:val="en-US"/>
        </w:rPr>
        <w:t>call for caution in</w:t>
      </w:r>
      <w:r>
        <w:rPr>
          <w:rFonts w:ascii="Times New Roman" w:hAnsi="Times New Roman" w:cs="Times New Roman"/>
          <w:sz w:val="24"/>
          <w:szCs w:val="24"/>
          <w:lang w:val="en-US"/>
        </w:rPr>
        <w:t xml:space="preserve"> </w:t>
      </w:r>
      <w:r w:rsidR="005D3F39">
        <w:rPr>
          <w:rFonts w:ascii="Times New Roman" w:hAnsi="Times New Roman" w:cs="Times New Roman"/>
          <w:sz w:val="24"/>
          <w:szCs w:val="24"/>
          <w:lang w:val="en-US"/>
        </w:rPr>
        <w:t>interpreting</w:t>
      </w:r>
      <w:r>
        <w:rPr>
          <w:rFonts w:ascii="Times New Roman" w:hAnsi="Times New Roman" w:cs="Times New Roman"/>
          <w:sz w:val="24"/>
          <w:szCs w:val="24"/>
          <w:lang w:val="en-US"/>
        </w:rPr>
        <w:t xml:space="preserve"> the relationship between phylogenetic ages and eco-evolutionary </w:t>
      </w:r>
      <w:r w:rsidR="005D3F39">
        <w:rPr>
          <w:rFonts w:ascii="Times New Roman" w:hAnsi="Times New Roman" w:cs="Times New Roman"/>
          <w:sz w:val="24"/>
          <w:szCs w:val="24"/>
          <w:lang w:val="en-US"/>
        </w:rPr>
        <w:t>traits</w:t>
      </w:r>
      <w:r>
        <w:rPr>
          <w:rFonts w:ascii="Times New Roman" w:hAnsi="Times New Roman" w:cs="Times New Roman"/>
          <w:sz w:val="24"/>
          <w:szCs w:val="24"/>
          <w:lang w:val="en-US"/>
        </w:rPr>
        <w:t>,</w:t>
      </w:r>
      <w:r w:rsidR="001A30B1">
        <w:rPr>
          <w:rFonts w:ascii="Times New Roman" w:hAnsi="Times New Roman" w:cs="Times New Roman"/>
          <w:sz w:val="24"/>
          <w:szCs w:val="24"/>
          <w:lang w:val="en-US"/>
        </w:rPr>
        <w:t xml:space="preserve"> as this can lead to biased and erroneous conclusions.</w:t>
      </w:r>
      <w:r>
        <w:rPr>
          <w:rFonts w:ascii="Times New Roman" w:hAnsi="Times New Roman" w:cs="Times New Roman"/>
          <w:sz w:val="24"/>
          <w:szCs w:val="24"/>
          <w:lang w:val="en-US"/>
        </w:rPr>
        <w:t xml:space="preserve"> </w:t>
      </w:r>
      <w:r w:rsidR="001A30B1">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under</w:t>
      </w:r>
      <w:r w:rsidR="00FB63D5">
        <w:rPr>
          <w:rFonts w:ascii="Times New Roman" w:hAnsi="Times New Roman" w:cs="Times New Roman"/>
          <w:sz w:val="24"/>
          <w:szCs w:val="24"/>
          <w:lang w:val="en-US"/>
        </w:rPr>
        <w:t xml:space="preserve"> the assumption of </w:t>
      </w:r>
      <w:r w:rsidR="001A30B1">
        <w:rPr>
          <w:rFonts w:ascii="Times New Roman" w:hAnsi="Times New Roman" w:cs="Times New Roman"/>
          <w:sz w:val="24"/>
          <w:szCs w:val="24"/>
          <w:lang w:val="en-US"/>
        </w:rPr>
        <w:t>bifurcate,</w:t>
      </w:r>
      <w:r>
        <w:rPr>
          <w:rFonts w:ascii="Times New Roman" w:hAnsi="Times New Roman" w:cs="Times New Roman"/>
          <w:sz w:val="24"/>
          <w:szCs w:val="24"/>
          <w:lang w:val="en-US"/>
        </w:rPr>
        <w:t xml:space="preserve"> it is possible to obtain </w:t>
      </w:r>
      <w:r w:rsidR="005D3F39">
        <w:rPr>
          <w:rFonts w:ascii="Times New Roman" w:hAnsi="Times New Roman" w:cs="Times New Roman"/>
          <w:sz w:val="24"/>
          <w:szCs w:val="24"/>
          <w:lang w:val="en-US"/>
        </w:rPr>
        <w:t xml:space="preserve">better </w:t>
      </w:r>
      <w:r>
        <w:rPr>
          <w:rFonts w:ascii="Times New Roman" w:hAnsi="Times New Roman" w:cs="Times New Roman"/>
          <w:sz w:val="24"/>
          <w:szCs w:val="24"/>
          <w:lang w:val="en-US"/>
        </w:rPr>
        <w:t>approximations of species age by combining</w:t>
      </w:r>
      <w:r w:rsidR="00FF5970">
        <w:rPr>
          <w:rFonts w:ascii="Times New Roman" w:hAnsi="Times New Roman" w:cs="Times New Roman"/>
          <w:sz w:val="24"/>
          <w:szCs w:val="24"/>
          <w:lang w:val="en-US"/>
        </w:rPr>
        <w:t xml:space="preserve"> information from</w:t>
      </w:r>
      <w:r>
        <w:rPr>
          <w:rFonts w:ascii="Times New Roman" w:hAnsi="Times New Roman" w:cs="Times New Roman"/>
          <w:sz w:val="24"/>
          <w:szCs w:val="24"/>
          <w:lang w:val="en-US"/>
        </w:rPr>
        <w:t xml:space="preserve">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Pr="00DB3754"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Key words</w:t>
      </w:r>
      <w:r w:rsidRPr="00976D6B">
        <w:rPr>
          <w:rFonts w:ascii="Times New Roman" w:hAnsi="Times New Roman" w:cs="Times New Roman"/>
          <w:b/>
          <w:bCs/>
          <w:sz w:val="24"/>
          <w:szCs w:val="24"/>
          <w:lang w:val="en-US"/>
        </w:rPr>
        <w:t xml:space="preserve">: </w:t>
      </w:r>
      <w:r w:rsidRPr="00976D6B">
        <w:rPr>
          <w:rFonts w:ascii="Times New Roman" w:hAnsi="Times New Roman" w:cs="Times New Roman"/>
          <w:sz w:val="24"/>
          <w:szCs w:val="24"/>
          <w:lang w:val="en-US"/>
        </w:rPr>
        <w:t>Evolutionary history, Extinction rates, Incomplete sampling, Simulations, Speciation modes, Phylogeny.</w:t>
      </w:r>
      <w:r w:rsidRPr="00DB3754">
        <w:rPr>
          <w:rFonts w:ascii="Times New Roman" w:hAnsi="Times New Roman" w:cs="Times New Roman"/>
          <w:sz w:val="24"/>
          <w:szCs w:val="24"/>
          <w:lang w:val="en-US"/>
        </w:rPr>
        <w:t xml:space="preserve"> </w:t>
      </w:r>
    </w:p>
    <w:p w14:paraId="743DB713" w14:textId="77777777" w:rsidR="007515D9" w:rsidRDefault="007515D9">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4E4361" w14:textId="52A738DF"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750CF20E" w:rsidR="00B07C5B"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Likewise, species age could be a measure of colonization time, especially in island systems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Species age is measured in the fossil record through different statistical and probabilistic approaches</w:t>
      </w:r>
      <w:r w:rsidR="00303305">
        <w:rPr>
          <w:rFonts w:ascii="Times New Roman" w:hAnsi="Times New Roman" w:cs="Times New Roman"/>
          <w:sz w:val="24"/>
          <w:szCs w:val="24"/>
          <w:lang w:val="en-US"/>
        </w:rPr>
        <w:t>,</w:t>
      </w:r>
      <w:r>
        <w:rPr>
          <w:rFonts w:ascii="Times New Roman" w:hAnsi="Times New Roman" w:cs="Times New Roman"/>
          <w:sz w:val="24"/>
          <w:szCs w:val="24"/>
          <w:lang w:val="en-US"/>
        </w:rPr>
        <w:t xml:space="preserve"> based mostly on taxa’s stratigraphic duration</w:t>
      </w:r>
      <w:r w:rsidR="00303305">
        <w:rPr>
          <w:rFonts w:ascii="Times New Roman" w:hAnsi="Times New Roman" w:cs="Times New Roman"/>
          <w:sz w:val="24"/>
          <w:szCs w:val="24"/>
          <w:lang w:val="en-US"/>
        </w:rPr>
        <w:t xml:space="preserve"> (i.e., the time between the first and last appearance of a taxon in the fossil record)</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paleobiological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More recently, several studies have used the length of terminal branches in time-calibrated phylogenies as a proxy for the age of extant species</w:t>
      </w:r>
      <w:r w:rsidR="0070741D">
        <w:rPr>
          <w:rFonts w:ascii="Times New Roman" w:hAnsi="Times New Roman" w:cs="Times New Roman"/>
          <w:sz w:val="24"/>
          <w:szCs w:val="24"/>
          <w:lang w:val="en-US"/>
        </w:rPr>
        <w:t>, an approximation that we hereafter refer to as “phylogenetic age”</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w:instrText>
      </w:r>
      <w:r w:rsidRPr="0012638B">
        <w:rPr>
          <w:rFonts w:ascii="Times New Roman" w:hAnsi="Times New Roman" w:cs="Times New Roman"/>
          <w:sz w:val="24"/>
          <w:szCs w:val="24"/>
          <w:lang w:val="fr-CH"/>
        </w:rPr>
        <w:instrText>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2638B">
        <w:rPr>
          <w:rFonts w:ascii="Times New Roman" w:hAnsi="Times New Roman" w:cs="Times New Roman"/>
          <w:sz w:val="24"/>
          <w:szCs w:val="24"/>
          <w:lang w:val="fr-CH"/>
        </w:rPr>
        <w:t>(</w:t>
      </w:r>
      <w:r w:rsidR="006B45D8">
        <w:rPr>
          <w:rFonts w:ascii="Times New Roman" w:hAnsi="Times New Roman" w:cs="Times New Roman"/>
          <w:sz w:val="24"/>
          <w:szCs w:val="24"/>
          <w:lang w:val="fr-CH"/>
        </w:rPr>
        <w:t xml:space="preserve">Alzate et al., 2023; </w:t>
      </w:r>
      <w:r w:rsidRPr="0012638B">
        <w:rPr>
          <w:rFonts w:ascii="Times New Roman" w:hAnsi="Times New Roman" w:cs="Times New Roman"/>
          <w:sz w:val="24"/>
          <w:szCs w:val="24"/>
          <w:lang w:val="fr-CH"/>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sidRPr="0012638B">
        <w:rPr>
          <w:rFonts w:ascii="Times New Roman" w:hAnsi="Times New Roman" w:cs="Times New Roman"/>
          <w:sz w:val="24"/>
          <w:szCs w:val="24"/>
          <w:lang w:val="fr-CH"/>
        </w:rPr>
        <w:t xml:space="preserve">. </w:t>
      </w:r>
      <w:r w:rsidR="00B07C5B">
        <w:rPr>
          <w:rFonts w:ascii="Times New Roman" w:hAnsi="Times New Roman" w:cs="Times New Roman"/>
          <w:sz w:val="24"/>
          <w:szCs w:val="24"/>
          <w:lang w:val="en-US"/>
        </w:rPr>
        <w:t xml:space="preserve">These </w:t>
      </w:r>
      <w:r w:rsidR="007D3A15">
        <w:rPr>
          <w:rFonts w:ascii="Times New Roman" w:hAnsi="Times New Roman" w:cs="Times New Roman"/>
          <w:sz w:val="24"/>
          <w:szCs w:val="24"/>
          <w:lang w:val="en-US"/>
        </w:rPr>
        <w:t>phylogenetic</w:t>
      </w:r>
      <w:r w:rsidR="00B07C5B">
        <w:rPr>
          <w:rFonts w:ascii="Times New Roman" w:hAnsi="Times New Roman" w:cs="Times New Roman"/>
          <w:sz w:val="24"/>
          <w:szCs w:val="24"/>
          <w:lang w:val="en-US"/>
        </w:rPr>
        <w:t xml:space="preserve"> ages have been used as the basis to test for links between </w:t>
      </w:r>
      <w:r w:rsidR="007D3A15">
        <w:rPr>
          <w:rFonts w:ascii="Times New Roman" w:hAnsi="Times New Roman" w:cs="Times New Roman"/>
          <w:sz w:val="24"/>
          <w:szCs w:val="24"/>
          <w:lang w:val="en-US"/>
        </w:rPr>
        <w:t xml:space="preserve">species </w:t>
      </w:r>
      <w:r w:rsidR="00B07C5B">
        <w:rPr>
          <w:rFonts w:ascii="Times New Roman" w:hAnsi="Times New Roman" w:cs="Times New Roman"/>
          <w:sz w:val="24"/>
          <w:szCs w:val="24"/>
          <w:lang w:val="en-US"/>
        </w:rPr>
        <w:t>age and current extinction risks</w:t>
      </w:r>
      <w:r w:rsidR="006C5B57">
        <w:rPr>
          <w:rFonts w:ascii="Times New Roman" w:hAnsi="Times New Roman" w:cs="Times New Roman"/>
          <w:sz w:val="24"/>
          <w:szCs w:val="24"/>
          <w:lang w:val="en-US"/>
        </w:rPr>
        <w:t xml:space="preserve"> (Tanentzap et al., 2020; Verde Arregoitia et al., 2013) </w:t>
      </w:r>
      <w:r w:rsidR="00B07C5B">
        <w:rPr>
          <w:rFonts w:ascii="Times New Roman" w:hAnsi="Times New Roman" w:cs="Times New Roman"/>
          <w:sz w:val="24"/>
          <w:szCs w:val="24"/>
          <w:lang w:val="en-US"/>
        </w:rPr>
        <w:t>and to assess various correlations with evolutionary, biogeographical, and ecological patterns in living species</w:t>
      </w:r>
      <w:r w:rsidR="006C5B57">
        <w:rPr>
          <w:rFonts w:ascii="Times New Roman" w:hAnsi="Times New Roman" w:cs="Times New Roman"/>
          <w:sz w:val="24"/>
          <w:szCs w:val="24"/>
          <w:lang w:val="en-US"/>
        </w:rPr>
        <w:t xml:space="preserve"> (Alzate et al., 2023; Freer et al., 2022; Kennedy et al., 2022; Pie &amp; Caron, 2023)</w:t>
      </w:r>
      <w:r w:rsidR="00B07C5B">
        <w:rPr>
          <w:rFonts w:ascii="Times New Roman" w:hAnsi="Times New Roman" w:cs="Times New Roman"/>
          <w:sz w:val="24"/>
          <w:szCs w:val="24"/>
          <w:lang w:val="en-US"/>
        </w:rPr>
        <w:t xml:space="preserve"> </w:t>
      </w:r>
    </w:p>
    <w:p w14:paraId="112D9630" w14:textId="7FBCAC51" w:rsidR="003915E5" w:rsidRDefault="0070741D"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several studies </w:t>
      </w:r>
      <w:r w:rsidR="00E27C9F">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used phylogenetic age at face value for species age (e.g., Johnson et al. 2002; Tanentzap et al. 2020; Verde Arregoitia et al. 2013), their potential deviation from the true species ages remains unclear. Specifically, we identify three </w:t>
      </w:r>
      <w:r w:rsidR="00E27C9F">
        <w:rPr>
          <w:rFonts w:ascii="Times New Roman" w:hAnsi="Times New Roman" w:cs="Times New Roman"/>
          <w:sz w:val="24"/>
          <w:szCs w:val="24"/>
          <w:lang w:val="en-US"/>
        </w:rPr>
        <w:t xml:space="preserve">non-mutually </w:t>
      </w:r>
      <w:r>
        <w:rPr>
          <w:rFonts w:ascii="Times New Roman" w:hAnsi="Times New Roman" w:cs="Times New Roman"/>
          <w:sz w:val="24"/>
          <w:szCs w:val="24"/>
          <w:lang w:val="en-US"/>
        </w:rPr>
        <w:t>exclusive shortfalls that can lead to over- or underestimation of species ages</w:t>
      </w:r>
      <w:r w:rsidR="00B07C5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First, incomplete sampling of extant species, either due to </w:t>
      </w:r>
      <w:r w:rsidR="00241EF5">
        <w:rPr>
          <w:rFonts w:ascii="Times New Roman" w:hAnsi="Times New Roman" w:cs="Times New Roman"/>
          <w:sz w:val="24"/>
          <w:szCs w:val="24"/>
          <w:lang w:val="en-US"/>
        </w:rPr>
        <w:t>incomplete species sampling</w:t>
      </w:r>
      <w:r>
        <w:rPr>
          <w:rFonts w:ascii="Times New Roman" w:hAnsi="Times New Roman" w:cs="Times New Roman"/>
          <w:sz w:val="24"/>
          <w:szCs w:val="24"/>
          <w:lang w:val="en-US"/>
        </w:rPr>
        <w:t xml:space="preserve"> or linked </w:t>
      </w:r>
      <w:r>
        <w:rPr>
          <w:rFonts w:ascii="Times New Roman" w:hAnsi="Times New Roman" w:cs="Times New Roman"/>
          <w:sz w:val="24"/>
          <w:szCs w:val="24"/>
          <w:lang w:val="en-US"/>
        </w:rPr>
        <w:lastRenderedPageBreak/>
        <w:t xml:space="preserve">to species </w:t>
      </w:r>
      <w:r w:rsidR="002C07C8">
        <w:rPr>
          <w:rFonts w:ascii="Times New Roman" w:hAnsi="Times New Roman" w:cs="Times New Roman"/>
          <w:sz w:val="24"/>
          <w:szCs w:val="24"/>
          <w:lang w:val="en-US"/>
        </w:rPr>
        <w:t xml:space="preserve">still </w:t>
      </w:r>
      <w:r>
        <w:rPr>
          <w:rFonts w:ascii="Times New Roman" w:hAnsi="Times New Roman" w:cs="Times New Roman"/>
          <w:sz w:val="24"/>
          <w:szCs w:val="24"/>
          <w:lang w:val="en-US"/>
        </w:rPr>
        <w:t xml:space="preserve">being unknown to science, can bias phylogenetic age estimation by </w:t>
      </w:r>
      <w:r w:rsidR="003915E5">
        <w:rPr>
          <w:rFonts w:ascii="Times New Roman" w:hAnsi="Times New Roman" w:cs="Times New Roman"/>
          <w:sz w:val="24"/>
          <w:szCs w:val="24"/>
          <w:lang w:val="en-US"/>
        </w:rPr>
        <w:t xml:space="preserve">artificially increasing the length of </w:t>
      </w:r>
      <w:r>
        <w:rPr>
          <w:rFonts w:ascii="Times New Roman" w:hAnsi="Times New Roman" w:cs="Times New Roman"/>
          <w:sz w:val="24"/>
          <w:szCs w:val="24"/>
          <w:lang w:val="en-US"/>
        </w:rPr>
        <w:t>terminal branch</w:t>
      </w:r>
      <w:r w:rsidR="003915E5">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E3126E4" w14:textId="03571371" w:rsidR="003915E5" w:rsidRDefault="004252FF"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estimate exceeds the age of the oldest known fossil of modern humans</w:t>
      </w:r>
      <w:r w:rsidR="000F3BFD">
        <w:rPr>
          <w:rFonts w:ascii="Times New Roman" w:hAnsi="Times New Roman" w:cs="Times New Roman"/>
          <w:sz w:val="24"/>
          <w:szCs w:val="24"/>
          <w:lang w:val="en-US"/>
        </w:rPr>
        <w:t xml:space="preserve"> (i.e., </w:t>
      </w:r>
      <w:r w:rsidR="000F3BFD" w:rsidRPr="006523FE">
        <w:rPr>
          <w:rFonts w:ascii="Times New Roman" w:hAnsi="Times New Roman" w:cs="Times New Roman"/>
          <w:i/>
          <w:iCs/>
          <w:sz w:val="24"/>
          <w:szCs w:val="24"/>
          <w:lang w:val="en-US"/>
        </w:rPr>
        <w:t>Homo sapiens</w:t>
      </w:r>
      <w:r w:rsidR="000F3BFD">
        <w:rPr>
          <w:rFonts w:ascii="Times New Roman" w:hAnsi="Times New Roman" w:cs="Times New Roman"/>
          <w:sz w:val="24"/>
          <w:szCs w:val="24"/>
          <w:lang w:val="en-US"/>
        </w:rPr>
        <w:t>)</w:t>
      </w:r>
      <w:r>
        <w:rPr>
          <w:rFonts w:ascii="Times New Roman" w:hAnsi="Times New Roman" w:cs="Times New Roman"/>
          <w:sz w:val="24"/>
          <w:szCs w:val="24"/>
          <w:lang w:val="en-US"/>
        </w:rPr>
        <w:t xml:space="preserve"> by two orders of magnitude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492B7F2" w14:textId="594F94F8" w:rsidR="002F5B65" w:rsidRDefault="004252FF" w:rsidP="006523F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shortfall, is that the tree alone does not contain information about the underlying speciation mode and does not include species labels </w:t>
      </w:r>
      <w:r w:rsidR="0070741D">
        <w:rPr>
          <w:rFonts w:ascii="Times New Roman" w:hAnsi="Times New Roman" w:cs="Times New Roman"/>
          <w:sz w:val="24"/>
          <w:szCs w:val="24"/>
          <w:lang w:val="en-US"/>
        </w:rPr>
        <w:t xml:space="preserve">along </w:t>
      </w:r>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2). Most phylogenetic trees are depicted in the rectangular shape</w:t>
      </w:r>
      <w:r w:rsidR="00CE5651">
        <w:rPr>
          <w:rFonts w:ascii="Times New Roman" w:hAnsi="Times New Roman" w:cs="Times New Roman"/>
          <w:sz w:val="24"/>
          <w:szCs w:val="24"/>
          <w:lang w:val="en-US"/>
        </w:rPr>
        <w:t>,</w:t>
      </w:r>
      <w:r>
        <w:rPr>
          <w:rFonts w:ascii="Times New Roman" w:hAnsi="Times New Roman" w:cs="Times New Roman"/>
          <w:sz w:val="24"/>
          <w:szCs w:val="24"/>
          <w:lang w:val="en-US"/>
        </w:rPr>
        <w:t xml:space="preserv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r w:rsidR="00B07C5B">
        <w:rPr>
          <w:rFonts w:ascii="Times New Roman" w:hAnsi="Times New Roman" w:cs="Times New Roman"/>
          <w:sz w:val="24"/>
          <w:szCs w:val="24"/>
          <w:lang w:val="en-US"/>
        </w:rPr>
        <w:t xml:space="preserve"> virtually</w:t>
      </w:r>
      <w:r>
        <w:rPr>
          <w:rFonts w:ascii="Times New Roman" w:hAnsi="Times New Roman" w:cs="Times New Roman"/>
          <w:sz w:val="24"/>
          <w:szCs w:val="24"/>
          <w:lang w:val="en-US"/>
        </w:rPr>
        <w:t xml:space="preserve"> all birth-death processes used to model phylogenetic branching times, is that speciation occurs as a budding process,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r w:rsidR="0050225B">
        <w:rPr>
          <w:rFonts w:ascii="Times New Roman" w:hAnsi="Times New Roman" w:cs="Times New Roman"/>
          <w:sz w:val="24"/>
          <w:szCs w:val="24"/>
          <w:lang w:val="en-US"/>
        </w:rPr>
        <w:t xml:space="preserve">Gernhard,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sidR="0033393E">
        <w:rPr>
          <w:rFonts w:ascii="Times New Roman" w:hAnsi="Times New Roman" w:cs="Times New Roman"/>
          <w:sz w:val="24"/>
          <w:szCs w:val="24"/>
          <w:lang w:val="en-US"/>
        </w:rPr>
        <w:t>; but see Stadler et al., 2018</w:t>
      </w:r>
      <w:r w:rsidR="0050225B">
        <w:rPr>
          <w:rFonts w:ascii="Times New Roman" w:hAnsi="Times New Roman" w:cs="Times New Roman"/>
          <w:sz w:val="24"/>
          <w:szCs w:val="24"/>
          <w:lang w:val="en-US"/>
        </w:rPr>
        <w:t>)</w:t>
      </w:r>
      <w:r>
        <w:rPr>
          <w:rFonts w:ascii="Times New Roman" w:hAnsi="Times New Roman" w:cs="Times New Roman"/>
          <w:sz w:val="24"/>
          <w:szCs w:val="24"/>
          <w:lang w:val="en-US"/>
        </w:rPr>
        <w:t xml:space="preserve">. Anagenetic speciation, in contrast, does not lead to a branching event and is therefore not </w:t>
      </w:r>
      <w:r w:rsidR="00CE5651">
        <w:rPr>
          <w:rFonts w:ascii="Times New Roman" w:hAnsi="Times New Roman" w:cs="Times New Roman"/>
          <w:sz w:val="24"/>
          <w:szCs w:val="24"/>
          <w:lang w:val="en-US"/>
        </w:rPr>
        <w:t xml:space="preserve">ordinarily </w:t>
      </w:r>
      <w:r>
        <w:rPr>
          <w:rFonts w:ascii="Times New Roman" w:hAnsi="Times New Roman" w:cs="Times New Roman"/>
          <w:sz w:val="24"/>
          <w:szCs w:val="24"/>
          <w:lang w:val="en-US"/>
        </w:rPr>
        <w:t xml:space="preserve">visible on a phylogenetic tree. </w:t>
      </w:r>
    </w:p>
    <w:p w14:paraId="1BA79349" w14:textId="6C3F3F93"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commentRangeStart w:id="1"/>
      <w:r>
        <w:rPr>
          <w:rFonts w:ascii="Times New Roman" w:hAnsi="Times New Roman" w:cs="Times New Roman"/>
          <w:sz w:val="24"/>
          <w:szCs w:val="24"/>
          <w:lang w:val="en-US"/>
        </w:rPr>
        <w:t xml:space="preserve">Under </w:t>
      </w:r>
      <w:r w:rsidR="006523FE">
        <w:rPr>
          <w:rFonts w:ascii="Times New Roman" w:hAnsi="Times New Roman" w:cs="Times New Roman"/>
          <w:sz w:val="24"/>
          <w:szCs w:val="24"/>
          <w:lang w:val="en-US"/>
        </w:rPr>
        <w:t>bifu</w:t>
      </w:r>
      <w:r w:rsidR="00727F12">
        <w:rPr>
          <w:rFonts w:ascii="Times New Roman" w:hAnsi="Times New Roman" w:cs="Times New Roman"/>
          <w:sz w:val="24"/>
          <w:szCs w:val="24"/>
          <w:lang w:val="en-US"/>
        </w:rPr>
        <w:t>r</w:t>
      </w:r>
      <w:r w:rsidR="006523FE">
        <w:rPr>
          <w:rFonts w:ascii="Times New Roman" w:hAnsi="Times New Roman" w:cs="Times New Roman"/>
          <w:sz w:val="24"/>
          <w:szCs w:val="24"/>
          <w:lang w:val="en-US"/>
        </w:rPr>
        <w:t>cating</w:t>
      </w:r>
      <w:r>
        <w:rPr>
          <w:rFonts w:ascii="Times New Roman" w:hAnsi="Times New Roman" w:cs="Times New Roman"/>
          <w:sz w:val="24"/>
          <w:szCs w:val="24"/>
          <w:lang w:val="en-US"/>
        </w:rPr>
        <w:t xml:space="preserve">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A phylogenetic tree</w:t>
      </w:r>
      <w:r w:rsidR="00727F12">
        <w:rPr>
          <w:rFonts w:ascii="Times New Roman" w:hAnsi="Times New Roman" w:cs="Times New Roman"/>
          <w:sz w:val="24"/>
          <w:szCs w:val="24"/>
          <w:lang w:val="en-US"/>
        </w:rPr>
        <w:t>, under budding speciation,</w:t>
      </w:r>
      <w:r>
        <w:rPr>
          <w:rFonts w:ascii="Times New Roman" w:hAnsi="Times New Roman" w:cs="Times New Roman"/>
          <w:sz w:val="24"/>
          <w:szCs w:val="24"/>
          <w:lang w:val="en-US"/>
        </w:rPr>
        <w:t xml:space="preserv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commentRangeEnd w:id="1"/>
      <w:r w:rsidR="00DB3754">
        <w:rPr>
          <w:rStyle w:val="Refdecomentario"/>
        </w:rPr>
        <w:commentReference w:id="1"/>
      </w:r>
    </w:p>
    <w:p w14:paraId="521A2091" w14:textId="504F8EBA" w:rsidR="002F5B65" w:rsidRDefault="004252FF" w:rsidP="007C72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w:t>
      </w:r>
      <w:r w:rsidR="00976D6B">
        <w:rPr>
          <w:rFonts w:ascii="Times New Roman" w:hAnsi="Times New Roman" w:cs="Times New Roman"/>
          <w:sz w:val="24"/>
          <w:szCs w:val="24"/>
          <w:lang w:val="en-US"/>
        </w:rPr>
        <w:t xml:space="preserve">age comparisons between </w:t>
      </w:r>
      <w:r>
        <w:rPr>
          <w:rFonts w:ascii="Times New Roman" w:hAnsi="Times New Roman" w:cs="Times New Roman"/>
          <w:sz w:val="24"/>
          <w:szCs w:val="24"/>
          <w:lang w:val="en-US"/>
        </w:rPr>
        <w:t xml:space="preserve">species;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w:t>
      </w:r>
      <w:r w:rsidR="00F130EC">
        <w:rPr>
          <w:rFonts w:ascii="Times New Roman" w:hAnsi="Times New Roman" w:cs="Times New Roman"/>
          <w:sz w:val="24"/>
          <w:szCs w:val="24"/>
          <w:lang w:val="en-US"/>
        </w:rPr>
        <w:t xml:space="preserve">, </w:t>
      </w:r>
      <w:r w:rsidR="00976D6B">
        <w:rPr>
          <w:rFonts w:ascii="Times New Roman" w:hAnsi="Times New Roman" w:cs="Times New Roman"/>
          <w:sz w:val="24"/>
          <w:szCs w:val="24"/>
          <w:lang w:val="en-US"/>
        </w:rPr>
        <w:t>while correcting for incomplete</w:t>
      </w:r>
      <w:r w:rsidR="00F130EC">
        <w:rPr>
          <w:rFonts w:ascii="Times New Roman" w:hAnsi="Times New Roman" w:cs="Times New Roman"/>
          <w:sz w:val="24"/>
          <w:szCs w:val="24"/>
          <w:lang w:val="en-US"/>
        </w:rPr>
        <w:t xml:space="preserve"> species sampling</w:t>
      </w:r>
      <w:r>
        <w:rPr>
          <w:rFonts w:ascii="Times New Roman" w:hAnsi="Times New Roman" w:cs="Times New Roman"/>
          <w:sz w:val="24"/>
          <w:szCs w:val="24"/>
          <w:lang w:val="en-US"/>
        </w:rPr>
        <w:t>,</w:t>
      </w:r>
      <w:del w:id="2" w:author="Carlos Calderon del Cid" w:date="2024-02-06T12:18:00Z">
        <w:r w:rsidR="003E6467"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AD74BC" w:rsidR="002F5B65" w:rsidRDefault="004252FF"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TreeSim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del w:id="3" w:author="Carlos Calderon del Cid" w:date="2024-02-07T12:22:00Z">
        <w:r w:rsidR="006D19FA" w:rsidDel="007257FA">
          <w:rPr>
            <w:rFonts w:ascii="Times New Roman" w:hAnsi="Times New Roman" w:cs="Times New Roman"/>
            <w:sz w:val="24"/>
            <w:szCs w:val="24"/>
            <w:lang w:val="en-US"/>
          </w:rPr>
          <w:delText>Then we</w:delText>
        </w:r>
        <w:r w:rsidDel="007257FA">
          <w:rPr>
            <w:rFonts w:ascii="Times New Roman" w:hAnsi="Times New Roman" w:cs="Times New Roman"/>
            <w:sz w:val="24"/>
            <w:szCs w:val="24"/>
            <w:lang w:val="en-US"/>
          </w:rPr>
          <w:delText xml:space="preserve"> mapped species on the complete phylogenies using the</w:delText>
        </w:r>
      </w:del>
      <w:ins w:id="4" w:author="Carlos Calderon del Cid" w:date="2024-02-07T12:22:00Z">
        <w:r w:rsidR="007257FA">
          <w:rPr>
            <w:rFonts w:ascii="Times New Roman" w:hAnsi="Times New Roman" w:cs="Times New Roman"/>
            <w:sz w:val="24"/>
            <w:szCs w:val="24"/>
            <w:lang w:val="en-US"/>
          </w:rPr>
          <w:t>We used the</w:t>
        </w:r>
      </w:ins>
      <w:r>
        <w:rPr>
          <w:rFonts w:ascii="Times New Roman" w:hAnsi="Times New Roman" w:cs="Times New Roman"/>
          <w:sz w:val="24"/>
          <w:szCs w:val="24"/>
          <w:lang w:val="en-US"/>
        </w:rPr>
        <w:t xml:space="preserve"> R package FossilSim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(Barido-Sottani et al., 2019)</w:t>
      </w:r>
      <w:r>
        <w:rPr>
          <w:rFonts w:ascii="Times New Roman" w:hAnsi="Times New Roman" w:cs="Times New Roman"/>
          <w:sz w:val="24"/>
          <w:szCs w:val="24"/>
          <w:lang w:val="en-US"/>
        </w:rPr>
        <w:fldChar w:fldCharType="end"/>
      </w:r>
      <w:ins w:id="5" w:author="Carlos Calderon del Cid" w:date="2024-02-07T12:21:00Z">
        <w:r w:rsidR="007257FA">
          <w:rPr>
            <w:rFonts w:ascii="Times New Roman" w:hAnsi="Times New Roman" w:cs="Times New Roman"/>
            <w:sz w:val="24"/>
            <w:szCs w:val="24"/>
            <w:lang w:val="en-US"/>
          </w:rPr>
          <w:t>, a R package for simulating extinct and extant taxa under</w:t>
        </w:r>
      </w:ins>
      <w:ins w:id="6" w:author="Carlos Calderon del Cid" w:date="2024-02-07T12:22:00Z">
        <w:r w:rsidR="007257FA">
          <w:rPr>
            <w:rFonts w:ascii="Times New Roman" w:hAnsi="Times New Roman" w:cs="Times New Roman"/>
            <w:sz w:val="24"/>
            <w:szCs w:val="24"/>
            <w:lang w:val="en-US"/>
          </w:rPr>
          <w:t xml:space="preserve"> mechanistic models of preservation and recovery, to mapped species on the complete phylogenies</w:t>
        </w:r>
      </w:ins>
      <w:r>
        <w:rPr>
          <w:rFonts w:ascii="Times New Roman" w:hAnsi="Times New Roman" w:cs="Times New Roman"/>
          <w:sz w:val="24"/>
          <w:szCs w:val="24"/>
          <w:lang w:val="en-US"/>
        </w:rPr>
        <w:t xml:space="preserve"> under different speciation </w:t>
      </w:r>
      <w:r>
        <w:rPr>
          <w:rFonts w:ascii="Times New Roman" w:hAnsi="Times New Roman" w:cs="Times New Roman"/>
          <w:sz w:val="24"/>
          <w:szCs w:val="24"/>
          <w:lang w:val="en-US"/>
        </w:rPr>
        <w:lastRenderedPageBreak/>
        <w:t xml:space="preserve">modes, thus assigning species labels across all branches of the tree. </w:t>
      </w:r>
      <w:ins w:id="7" w:author="Carlos Calderon del Cid" w:date="2024-02-07T12:23:00Z">
        <w:r w:rsidR="009509EA">
          <w:rPr>
            <w:rFonts w:ascii="Times New Roman" w:hAnsi="Times New Roman" w:cs="Times New Roman"/>
            <w:sz w:val="24"/>
            <w:szCs w:val="24"/>
            <w:lang w:val="en-US"/>
          </w:rPr>
          <w:t>Then w</w:t>
        </w:r>
      </w:ins>
      <w:del w:id="8" w:author="Carlos Calderon del Cid" w:date="2024-02-07T12:23:00Z">
        <w:r w:rsidDel="009509EA">
          <w:rPr>
            <w:rFonts w:ascii="Times New Roman" w:hAnsi="Times New Roman" w:cs="Times New Roman"/>
            <w:sz w:val="24"/>
            <w:szCs w:val="24"/>
            <w:lang w:val="en-US"/>
          </w:rPr>
          <w:delText>W</w:delText>
        </w:r>
      </w:del>
      <w:r>
        <w:rPr>
          <w:rFonts w:ascii="Times New Roman" w:hAnsi="Times New Roman" w:cs="Times New Roman"/>
          <w:sz w:val="24"/>
          <w:szCs w:val="24"/>
          <w:lang w:val="en-US"/>
        </w:rPr>
        <w:t>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3281B8C"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sidR="00E46122">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r w:rsidR="00E46122">
        <w:rPr>
          <w:rFonts w:ascii="Times New Roman" w:hAnsi="Times New Roman" w:cs="Times New Roman"/>
          <w:sz w:val="24"/>
          <w:szCs w:val="24"/>
          <w:lang w:val="en-US"/>
        </w:rPr>
        <w:t xml:space="preserve">extinction </w:t>
      </w:r>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Second, on each of these phylogenies</w:t>
      </w:r>
      <w:r w:rsidR="00A8235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 mapped species according to different scenarios of speciation: (1) budding speciation, (2) bifurcating speciation, (3) a combination of budding speciation and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 and (4) bifurcating speciation combined with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rate.</w:t>
      </w:r>
    </w:p>
    <w:p w14:paraId="09CCAADF" w14:textId="104C1033"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r w:rsidR="009B403B">
        <w:rPr>
          <w:rFonts w:ascii="Times New Roman" w:hAnsi="Times New Roman" w:cs="Times New Roman"/>
          <w:sz w:val="24"/>
          <w:szCs w:val="24"/>
          <w:lang w:val="en-US"/>
        </w:rPr>
        <w:t>:</w:t>
      </w:r>
    </w:p>
    <w:p w14:paraId="24595240" w14:textId="1D6EE7D4" w:rsidR="009B403B" w:rsidRDefault="009B403B">
      <w:pPr>
        <w:spacing w:after="0" w:line="360" w:lineRule="auto"/>
        <w:jc w:val="center"/>
        <w:rPr>
          <w:rFonts w:ascii="Times New Roman" w:hAnsi="Times New Roman" w:cs="Times New Roman"/>
          <w:sz w:val="24"/>
          <w:szCs w:val="24"/>
          <w:lang w:val="en-US"/>
        </w:rPr>
      </w:pPr>
      <w:r w:rsidRPr="009B403B">
        <w:rPr>
          <w:rFonts w:ascii="Times New Roman" w:hAnsi="Times New Roman" w:cs="Times New Roman"/>
          <w:noProof/>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9"/>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B86A80" w14:textId="716D2ED1" w:rsidR="009B403B" w:rsidRPr="009B403B" w:rsidRDefault="009B403B" w:rsidP="00A8235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p>
    <w:p w14:paraId="3CC807AF" w14:textId="77777777"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71E51774" w14:textId="77777777" w:rsidR="00A82359" w:rsidRDefault="00A82359">
      <w:pPr>
        <w:spacing w:after="0" w:line="360" w:lineRule="auto"/>
        <w:jc w:val="both"/>
        <w:rPr>
          <w:rFonts w:ascii="Times New Roman" w:hAnsi="Times New Roman" w:cs="Times New Roman"/>
          <w:sz w:val="24"/>
          <w:szCs w:val="24"/>
          <w:lang w:val="en-US"/>
        </w:rPr>
      </w:pPr>
    </w:p>
    <w:p w14:paraId="0982381B" w14:textId="77777777" w:rsidR="005152A1" w:rsidRDefault="005152A1">
      <w:pPr>
        <w:spacing w:after="0" w:line="360" w:lineRule="auto"/>
        <w:jc w:val="both"/>
        <w:rPr>
          <w:rFonts w:ascii="Times New Roman" w:hAnsi="Times New Roman" w:cs="Times New Roman"/>
          <w:sz w:val="24"/>
          <w:szCs w:val="24"/>
          <w:lang w:val="en-US"/>
        </w:rPr>
      </w:pPr>
    </w:p>
    <w:p w14:paraId="4C7262C5" w14:textId="77777777" w:rsidR="005152A1" w:rsidRDefault="005152A1">
      <w:pPr>
        <w:spacing w:after="0" w:line="360" w:lineRule="auto"/>
        <w:jc w:val="both"/>
        <w:rPr>
          <w:rFonts w:ascii="Times New Roman" w:hAnsi="Times New Roman" w:cs="Times New Roman"/>
          <w:sz w:val="24"/>
          <w:szCs w:val="24"/>
          <w:lang w:val="en-US"/>
        </w:rPr>
      </w:pPr>
    </w:p>
    <w:p w14:paraId="61903A40" w14:textId="60B57C1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r w:rsidR="00CD03DE">
        <w:rPr>
          <w:rFonts w:ascii="Times New Roman" w:hAnsi="Times New Roman" w:cs="Times New Roman"/>
          <w:i/>
          <w:iCs/>
          <w:sz w:val="24"/>
          <w:szCs w:val="24"/>
          <w:u w:val="single"/>
          <w:lang w:val="en-US"/>
        </w:rPr>
        <w:t xml:space="preserve"> </w:t>
      </w:r>
    </w:p>
    <w:p w14:paraId="75179B37" w14:textId="1D4DF300"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 error introduced by approximating species age with phylogenetic age impacts our ability to make qualitative judgements</w:t>
      </w:r>
      <w:r w:rsidR="00B04A58">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which of two extant species is the younger one, we simulated 1,000 phylogenetic trees with values of extinction fractions</w:t>
      </w:r>
      <w:r w:rsidR="00E46122">
        <w:rPr>
          <w:rFonts w:ascii="Times New Roman" w:hAnsi="Times New Roman" w:cs="Times New Roman"/>
          <w:sz w:val="24"/>
          <w:szCs w:val="24"/>
          <w:lang w:val="en-US"/>
        </w:rPr>
        <w:t xml:space="preserve"> (extinction rate divided by speciation rate)</w:t>
      </w:r>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w:t>
      </w:r>
      <w:r w:rsidR="00B04A58">
        <w:rPr>
          <w:rFonts w:ascii="Times New Roman" w:hAnsi="Times New Roman" w:cs="Times New Roman"/>
          <w:sz w:val="24"/>
          <w:szCs w:val="24"/>
          <w:lang w:val="en-US"/>
        </w:rPr>
        <w:t>er</w:t>
      </w:r>
      <w:r>
        <w:rPr>
          <w:rFonts w:ascii="Times New Roman" w:hAnsi="Times New Roman" w:cs="Times New Roman"/>
          <w:sz w:val="24"/>
          <w:szCs w:val="24"/>
          <w:lang w:val="en-US"/>
        </w:rPr>
        <w:t xml:space="preserve">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2BD6D5D3" w:rsidR="002F5B65" w:rsidDel="007E527D" w:rsidRDefault="004252FF">
      <w:pPr>
        <w:spacing w:after="0" w:line="360" w:lineRule="auto"/>
        <w:jc w:val="both"/>
        <w:rPr>
          <w:rFonts w:ascii="Times New Roman" w:hAnsi="Times New Roman" w:cs="Times New Roman"/>
          <w:i/>
          <w:iCs/>
          <w:sz w:val="24"/>
          <w:szCs w:val="24"/>
          <w:u w:val="single"/>
          <w:lang w:val="en-US"/>
        </w:rPr>
      </w:pPr>
      <w:r w:rsidDel="007E527D">
        <w:rPr>
          <w:rFonts w:ascii="Times New Roman" w:hAnsi="Times New Roman" w:cs="Times New Roman"/>
          <w:i/>
          <w:iCs/>
          <w:sz w:val="24"/>
          <w:szCs w:val="24"/>
          <w:u w:val="single"/>
          <w:lang w:val="en-US"/>
        </w:rPr>
        <w:t>Error in the phylogenetic age due to uniform incomplete sampling</w:t>
      </w:r>
    </w:p>
    <w:p w14:paraId="43FEA457" w14:textId="59042B16" w:rsidR="002F5B65" w:rsidDel="007E527D" w:rsidRDefault="001C4A1E" w:rsidP="006B647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error of equating phylogenetic and true age that is introduced by uniform incomplete sampling under bifurcating speciation, we simulated 1,000 phylogenetic trees with </w:t>
      </w:r>
      <w:r w:rsidR="006B647D">
        <w:rPr>
          <w:rFonts w:ascii="Times New Roman" w:hAnsi="Times New Roman" w:cs="Times New Roman"/>
          <w:sz w:val="24"/>
          <w:szCs w:val="24"/>
          <w:lang w:val="en-US"/>
        </w:rPr>
        <w:t xml:space="preserve">a speciation rate of 0.3 and </w:t>
      </w:r>
      <w:r>
        <w:rPr>
          <w:rFonts w:ascii="Times New Roman" w:hAnsi="Times New Roman" w:cs="Times New Roman"/>
          <w:sz w:val="24"/>
          <w:szCs w:val="24"/>
          <w:lang w:val="en-US"/>
        </w:rPr>
        <w:t>extinction rates of 0.</w:t>
      </w:r>
      <w:r w:rsidR="006B647D">
        <w:rPr>
          <w:rFonts w:ascii="Times New Roman" w:hAnsi="Times New Roman" w:cs="Times New Roman"/>
          <w:sz w:val="24"/>
          <w:szCs w:val="24"/>
          <w:lang w:val="en-US"/>
        </w:rPr>
        <w:t>0</w:t>
      </w:r>
      <w:r>
        <w:rPr>
          <w:rFonts w:ascii="Times New Roman" w:hAnsi="Times New Roman" w:cs="Times New Roman"/>
          <w:sz w:val="24"/>
          <w:szCs w:val="24"/>
          <w:lang w:val="en-US"/>
        </w:rPr>
        <w:t>5, 0.15, and 0.</w:t>
      </w:r>
      <w:r w:rsidR="006B647D">
        <w:rPr>
          <w:rFonts w:ascii="Times New Roman" w:hAnsi="Times New Roman" w:cs="Times New Roman"/>
          <w:sz w:val="24"/>
          <w:szCs w:val="24"/>
          <w:lang w:val="en-US"/>
        </w:rPr>
        <w:t>2</w:t>
      </w:r>
      <w:r>
        <w:rPr>
          <w:rFonts w:ascii="Times New Roman" w:hAnsi="Times New Roman" w:cs="Times New Roman"/>
          <w:sz w:val="24"/>
          <w:szCs w:val="24"/>
          <w:lang w:val="en-US"/>
        </w:rPr>
        <w:t>5</w:t>
      </w:r>
      <w:r w:rsidR="006B647D">
        <w:rPr>
          <w:rFonts w:ascii="Times New Roman" w:hAnsi="Times New Roman" w:cs="Times New Roman"/>
          <w:sz w:val="24"/>
          <w:szCs w:val="24"/>
          <w:lang w:val="en-US"/>
        </w:rPr>
        <w:t>.</w:t>
      </w:r>
      <w:del w:id="9" w:author="Carlos Calderon del Cid" w:date="2024-02-06T12:18:00Z">
        <w:r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In addition to</w:t>
      </w:r>
      <w:r w:rsidDel="007E527D">
        <w:rPr>
          <w:rFonts w:ascii="Times New Roman" w:hAnsi="Times New Roman" w:cs="Times New Roman"/>
          <w:sz w:val="24"/>
          <w:szCs w:val="24"/>
          <w:lang w:val="en-US"/>
        </w:rPr>
        <w:t xml:space="preserve"> </w:t>
      </w:r>
      <w:r w:rsidR="00FF79B1" w:rsidDel="007E527D">
        <w:rPr>
          <w:rFonts w:ascii="Times New Roman" w:hAnsi="Times New Roman" w:cs="Times New Roman"/>
          <w:sz w:val="24"/>
          <w:szCs w:val="24"/>
          <w:lang w:val="en-US"/>
        </w:rPr>
        <w:t>fully sampled phylogen</w:t>
      </w:r>
      <w:r w:rsidR="006B647D">
        <w:rPr>
          <w:rFonts w:ascii="Times New Roman" w:hAnsi="Times New Roman" w:cs="Times New Roman"/>
          <w:sz w:val="24"/>
          <w:szCs w:val="24"/>
          <w:lang w:val="en-US"/>
        </w:rPr>
        <w:t>ies (where all extant species are included)</w:t>
      </w:r>
      <w:r w:rsidR="00B04A58" w:rsidDel="007E527D">
        <w:rPr>
          <w:rFonts w:ascii="Times New Roman" w:hAnsi="Times New Roman" w:cs="Times New Roman"/>
          <w:sz w:val="24"/>
          <w:szCs w:val="24"/>
          <w:lang w:val="en-US"/>
        </w:rPr>
        <w:t>,</w:t>
      </w:r>
      <w:r w:rsidR="006B647D">
        <w:rPr>
          <w:rFonts w:ascii="Times New Roman" w:hAnsi="Times New Roman" w:cs="Times New Roman"/>
          <w:sz w:val="24"/>
          <w:szCs w:val="24"/>
          <w:lang w:val="en-US"/>
        </w:rPr>
        <w:t xml:space="preserve"> we also simulated trees with incomplete taxon sam</w:t>
      </w:r>
      <w:r w:rsidR="008938E3">
        <w:rPr>
          <w:rFonts w:ascii="Times New Roman" w:hAnsi="Times New Roman" w:cs="Times New Roman"/>
          <w:sz w:val="24"/>
          <w:szCs w:val="24"/>
          <w:lang w:val="en-US"/>
        </w:rPr>
        <w:t>pl</w:t>
      </w:r>
      <w:r w:rsidR="006B647D">
        <w:rPr>
          <w:rFonts w:ascii="Times New Roman" w:hAnsi="Times New Roman" w:cs="Times New Roman"/>
          <w:sz w:val="24"/>
          <w:szCs w:val="24"/>
          <w:lang w:val="en-US"/>
        </w:rPr>
        <w:t>ing, where</w:t>
      </w:r>
      <w:r w:rsidR="00FF79B1"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 xml:space="preserve">25% </w:t>
      </w:r>
      <w:r w:rsidR="00B04A58" w:rsidDel="007E527D">
        <w:rPr>
          <w:rFonts w:ascii="Times New Roman" w:hAnsi="Times New Roman" w:cs="Times New Roman"/>
          <w:sz w:val="24"/>
          <w:szCs w:val="24"/>
          <w:lang w:val="en-US"/>
        </w:rPr>
        <w:t xml:space="preserve">or </w:t>
      </w:r>
      <w:r w:rsidDel="007E527D">
        <w:rPr>
          <w:rFonts w:ascii="Times New Roman" w:hAnsi="Times New Roman" w:cs="Times New Roman"/>
          <w:sz w:val="24"/>
          <w:szCs w:val="24"/>
          <w:lang w:val="en-US"/>
        </w:rPr>
        <w:t>50%</w:t>
      </w:r>
      <w:r w:rsidR="00FF79B1" w:rsidDel="007E527D">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of the tips were randomly removed</w:t>
      </w:r>
      <w:r w:rsidDel="007E527D">
        <w:rPr>
          <w:rFonts w:ascii="Times New Roman" w:hAnsi="Times New Roman" w:cs="Times New Roman"/>
          <w:sz w:val="24"/>
          <w:szCs w:val="24"/>
          <w:lang w:val="en-US"/>
        </w:rPr>
        <w:t xml:space="preserve">. </w:t>
      </w:r>
      <w:r w:rsidR="006D19FA" w:rsidDel="007E527D">
        <w:rPr>
          <w:rFonts w:ascii="Times New Roman" w:hAnsi="Times New Roman" w:cs="Times New Roman"/>
          <w:sz w:val="24"/>
          <w:szCs w:val="24"/>
          <w:lang w:val="en-US"/>
        </w:rPr>
        <w:t>We simulated trees</w:t>
      </w:r>
      <w:r w:rsidR="00B04A58" w:rsidDel="007E527D">
        <w:rPr>
          <w:rFonts w:ascii="Times New Roman" w:hAnsi="Times New Roman" w:cs="Times New Roman"/>
          <w:sz w:val="24"/>
          <w:szCs w:val="24"/>
          <w:lang w:val="en-US"/>
        </w:rPr>
        <w:t xml:space="preserve"> conditioning on the </w:t>
      </w:r>
      <w:r w:rsidR="006B647D">
        <w:rPr>
          <w:rFonts w:ascii="Times New Roman" w:hAnsi="Times New Roman" w:cs="Times New Roman"/>
          <w:sz w:val="24"/>
          <w:szCs w:val="24"/>
          <w:lang w:val="en-US"/>
        </w:rPr>
        <w:t>number of</w:t>
      </w:r>
      <w:r w:rsidR="006B647D" w:rsidDel="007E527D">
        <w:rPr>
          <w:rFonts w:ascii="Times New Roman" w:hAnsi="Times New Roman" w:cs="Times New Roman"/>
          <w:sz w:val="24"/>
          <w:szCs w:val="24"/>
          <w:lang w:val="en-US"/>
        </w:rPr>
        <w:t xml:space="preserve"> </w:t>
      </w:r>
      <w:r w:rsidR="00B04A58" w:rsidDel="007E527D">
        <w:rPr>
          <w:rFonts w:ascii="Times New Roman" w:hAnsi="Times New Roman" w:cs="Times New Roman"/>
          <w:sz w:val="24"/>
          <w:szCs w:val="24"/>
          <w:lang w:val="en-US"/>
        </w:rPr>
        <w:t>tip</w:t>
      </w:r>
      <w:r w:rsidR="006B647D">
        <w:rPr>
          <w:rFonts w:ascii="Times New Roman" w:hAnsi="Times New Roman" w:cs="Times New Roman"/>
          <w:sz w:val="24"/>
          <w:szCs w:val="24"/>
          <w:lang w:val="en-US"/>
        </w:rPr>
        <w:t>s</w:t>
      </w:r>
      <w:r w:rsidR="00B04A58" w:rsidDel="007E527D">
        <w:rPr>
          <w:rFonts w:ascii="Times New Roman" w:hAnsi="Times New Roman" w:cs="Times New Roman"/>
          <w:sz w:val="24"/>
          <w:szCs w:val="24"/>
          <w:lang w:val="en-US"/>
        </w:rPr>
        <w:t>,</w:t>
      </w:r>
      <w:r w:rsidR="006D19FA" w:rsidDel="007E527D">
        <w:rPr>
          <w:rFonts w:ascii="Times New Roman" w:hAnsi="Times New Roman" w:cs="Times New Roman"/>
          <w:sz w:val="24"/>
          <w:szCs w:val="24"/>
          <w:lang w:val="en-US"/>
        </w:rPr>
        <w:t xml:space="preserve"> such that they included </w:t>
      </w:r>
      <w:r w:rsidR="00B04A58" w:rsidDel="007E527D">
        <w:rPr>
          <w:rFonts w:ascii="Times New Roman" w:hAnsi="Times New Roman" w:cs="Times New Roman"/>
          <w:sz w:val="24"/>
          <w:szCs w:val="24"/>
          <w:lang w:val="en-US"/>
        </w:rPr>
        <w:t xml:space="preserve">100 </w:t>
      </w:r>
      <w:r w:rsidR="006D19FA" w:rsidDel="007E527D">
        <w:rPr>
          <w:rFonts w:ascii="Times New Roman" w:hAnsi="Times New Roman" w:cs="Times New Roman"/>
          <w:sz w:val="24"/>
          <w:szCs w:val="24"/>
          <w:lang w:val="en-US"/>
        </w:rPr>
        <w:t>sampled tips</w:t>
      </w:r>
      <w:r w:rsidR="006B647D">
        <w:rPr>
          <w:rFonts w:ascii="Times New Roman" w:hAnsi="Times New Roman" w:cs="Times New Roman"/>
          <w:sz w:val="24"/>
          <w:szCs w:val="24"/>
          <w:lang w:val="en-US"/>
        </w:rPr>
        <w:t xml:space="preserve"> even</w:t>
      </w:r>
      <w:r w:rsidR="006D19FA" w:rsidDel="007E527D">
        <w:rPr>
          <w:rFonts w:ascii="Times New Roman" w:hAnsi="Times New Roman" w:cs="Times New Roman"/>
          <w:sz w:val="24"/>
          <w:szCs w:val="24"/>
          <w:lang w:val="en-US"/>
        </w:rPr>
        <w:t xml:space="preserve"> after dropping the unsampled ones</w:t>
      </w:r>
      <w:r w:rsidR="00B04A58" w:rsidDel="007E527D">
        <w:rPr>
          <w:rFonts w:ascii="Times New Roman" w:hAnsi="Times New Roman" w:cs="Times New Roman"/>
          <w:sz w:val="24"/>
          <w:szCs w:val="24"/>
          <w:lang w:val="en-US"/>
        </w:rPr>
        <w:t xml:space="preserve"> (134 or 200 total tips)</w:t>
      </w:r>
      <w:r w:rsidR="006D19FA"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We calculated the MAPE for each tree and compared the incomplete sampling</w:t>
      </w:r>
      <w:r>
        <w:rPr>
          <w:rFonts w:ascii="Times New Roman" w:hAnsi="Times New Roman" w:cs="Times New Roman"/>
          <w:sz w:val="24"/>
          <w:szCs w:val="24"/>
          <w:lang w:val="en-US"/>
        </w:rPr>
        <w:t xml:space="preserve"> percentages for each extinction scenario.</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5A978D73" w14:textId="77777777" w:rsidR="00F130EC" w:rsidRDefault="00F130EC" w:rsidP="00F130E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031A48B3" w14:textId="7A2DB85F"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the phylogenetic age represents the upper boundary of plausible species ages and corresponds to the true age in the absence of extinction</w:t>
      </w:r>
      <w:r w:rsidR="006B647D">
        <w:rPr>
          <w:rFonts w:ascii="Times New Roman" w:hAnsi="Times New Roman" w:cs="Times New Roman"/>
          <w:sz w:val="24"/>
          <w:szCs w:val="24"/>
          <w:lang w:val="en-US"/>
        </w:rPr>
        <w:t xml:space="preserve"> and complete taxon sampling</w:t>
      </w:r>
      <w:r>
        <w:rPr>
          <w:rFonts w:ascii="Times New Roman" w:hAnsi="Times New Roman" w:cs="Times New Roman"/>
          <w:sz w:val="24"/>
          <w:szCs w:val="24"/>
          <w:lang w:val="en-US"/>
        </w:rPr>
        <w:t xml:space="preserve">. However, the true age could be younger if extinction led to the disappearance of recent cladogenetic events from the phylogeny of extant species </w:t>
      </w:r>
      <w:r>
        <w:rPr>
          <w:rFonts w:ascii="Times New Roman" w:hAnsi="Times New Roman" w:cs="Times New Roman"/>
          <w:sz w:val="24"/>
          <w:szCs w:val="24"/>
          <w:lang w:val="en-US"/>
        </w:rPr>
        <w:lastRenderedPageBreak/>
        <w:t xml:space="preserve">and/or if incomplete sampling led to unobserved branching events.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2263BF4A" w14:textId="77777777" w:rsidR="00F130EC" w:rsidRDefault="00F130EC" w:rsidP="00F130EC">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437BC731" wp14:editId="7E9585A1">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2194560" cy="437515"/>
                    </a:xfrm>
                    <a:prstGeom prst="rect">
                      <a:avLst/>
                    </a:prstGeom>
                  </pic:spPr>
                </pic:pic>
              </a:graphicData>
            </a:graphic>
          </wp:inline>
        </w:drawing>
      </w:r>
    </w:p>
    <w:p w14:paraId="67AE3F91"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r w:rsidRPr="003D49F7">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22C98BAC" w14:textId="77777777" w:rsidR="00F130EC" w:rsidRDefault="00F130EC" w:rsidP="00F130EC">
      <w:pPr>
        <w:spacing w:after="0" w:line="360" w:lineRule="auto"/>
        <w:jc w:val="center"/>
        <w:rPr>
          <w:rFonts w:ascii="Times New Roman" w:hAnsi="Times New Roman" w:cs="Times New Roman"/>
          <w:sz w:val="24"/>
          <w:szCs w:val="24"/>
          <w:lang w:val="en-US"/>
        </w:rPr>
      </w:pPr>
      <w:r>
        <w:rPr>
          <w:noProof/>
        </w:rPr>
        <w:drawing>
          <wp:inline distT="0" distB="0" distL="0" distR="0" wp14:anchorId="493461BB" wp14:editId="799620AA">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2067560" cy="191135"/>
                    </a:xfrm>
                    <a:prstGeom prst="rect">
                      <a:avLst/>
                    </a:prstGeom>
                  </pic:spPr>
                </pic:pic>
              </a:graphicData>
            </a:graphic>
          </wp:inline>
        </w:drawing>
      </w:r>
    </w:p>
    <w:p w14:paraId="290011D7" w14:textId="2DAE1A92"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w:t>
      </w:r>
      <w:r w:rsidR="000C2119">
        <w:rPr>
          <w:rFonts w:ascii="Times New Roman" w:hAnsi="Times New Roman" w:cs="Times New Roman"/>
          <w:sz w:val="24"/>
          <w:szCs w:val="24"/>
          <w:lang w:val="en-US"/>
        </w:rPr>
        <w:t xml:space="preserve"> and full taxon sampling</w:t>
      </w:r>
      <w:r>
        <w:rPr>
          <w:rFonts w:ascii="Times New Roman" w:hAnsi="Times New Roman" w:cs="Times New Roman"/>
          <w:sz w:val="24"/>
          <w:szCs w:val="24"/>
          <w:lang w:val="en-US"/>
        </w:rPr>
        <w:t xml:space="preserve">, the probability of the true species age </w:t>
      </w:r>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w:t>
      </w:r>
      <w:r w:rsidR="000C2119">
        <w:rPr>
          <w:rFonts w:ascii="Times New Roman" w:hAnsi="Times New Roman" w:cs="Times New Roman"/>
          <w:sz w:val="24"/>
          <w:szCs w:val="24"/>
          <w:lang w:val="en-US"/>
        </w:rPr>
        <w:t xml:space="preserve">This probability </w:t>
      </w:r>
      <w:r w:rsidR="00CE20EA">
        <w:rPr>
          <w:rFonts w:ascii="Times New Roman" w:hAnsi="Times New Roman" w:cs="Times New Roman"/>
          <w:sz w:val="24"/>
          <w:szCs w:val="24"/>
          <w:lang w:val="en-US"/>
        </w:rPr>
        <w:t>i</w:t>
      </w:r>
      <w:r w:rsidR="000C2119">
        <w:rPr>
          <w:rFonts w:ascii="Times New Roman" w:hAnsi="Times New Roman" w:cs="Times New Roman"/>
          <w:sz w:val="24"/>
          <w:szCs w:val="24"/>
          <w:lang w:val="en-US"/>
        </w:rPr>
        <w:t xml:space="preserve">s however </w:t>
      </w:r>
      <w:r w:rsidR="00CE20EA">
        <w:rPr>
          <w:rFonts w:ascii="Times New Roman" w:hAnsi="Times New Roman" w:cs="Times New Roman"/>
          <w:sz w:val="24"/>
          <w:szCs w:val="24"/>
          <w:lang w:val="en-US"/>
        </w:rPr>
        <w:t xml:space="preserve">further </w:t>
      </w:r>
      <w:r w:rsidR="000C2119">
        <w:rPr>
          <w:rFonts w:ascii="Times New Roman" w:hAnsi="Times New Roman" w:cs="Times New Roman"/>
          <w:sz w:val="24"/>
          <w:szCs w:val="24"/>
          <w:lang w:val="en-US"/>
        </w:rPr>
        <w:t xml:space="preserve">incomplete sampling. </w:t>
      </w:r>
      <w:r>
        <w:rPr>
          <w:rFonts w:ascii="Times New Roman" w:hAnsi="Times New Roman" w:cs="Times New Roman"/>
          <w:sz w:val="24"/>
          <w:szCs w:val="24"/>
          <w:lang w:val="en-US"/>
        </w:rPr>
        <w:t xml:space="preserve">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02B91C1B" w14:textId="77777777" w:rsidR="00F130EC" w:rsidRDefault="00F130EC" w:rsidP="00F130EC">
      <w:pPr>
        <w:spacing w:after="0" w:line="360" w:lineRule="auto"/>
        <w:jc w:val="right"/>
        <w:rPr>
          <w:rFonts w:ascii="Times New Roman" w:hAnsi="Times New Roman" w:cs="Times New Roman"/>
          <w:sz w:val="24"/>
          <w:szCs w:val="24"/>
          <w:lang w:val="en-US"/>
        </w:rPr>
      </w:pPr>
      <w:r w:rsidRPr="009A0B55">
        <w:rPr>
          <w:noProof/>
        </w:rPr>
        <w:drawing>
          <wp:inline distT="0" distB="0" distL="0" distR="0" wp14:anchorId="0F7022E1" wp14:editId="5BF6D4CC">
            <wp:extent cx="2961005" cy="379730"/>
            <wp:effectExtent l="0" t="0" r="0" b="1270"/>
            <wp:docPr id="720871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005" cy="379730"/>
                    </a:xfrm>
                    <a:prstGeom prst="rect">
                      <a:avLst/>
                    </a:prstGeom>
                    <a:noFill/>
                    <a:ln>
                      <a:noFill/>
                    </a:ln>
                  </pic:spPr>
                </pic:pic>
              </a:graphicData>
            </a:graphic>
          </wp:inline>
        </w:drawing>
      </w:r>
      <w:r>
        <w:rPr>
          <w:rFonts w:ascii="Times New Roman" w:hAnsi="Times New Roman" w:cs="Times New Roman"/>
          <w:lang w:val="en-US"/>
        </w:rPr>
        <w:t xml:space="preserve">                                              (1)</w:t>
      </w:r>
    </w:p>
    <w:p w14:paraId="1277F7BA" w14:textId="608F22EB"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is the probability of sampling lineage </w:t>
      </w:r>
      <w:r w:rsidRPr="000A6615">
        <w:rPr>
          <w:rFonts w:ascii="Times New Roman" w:hAnsi="Times New Roman" w:cs="Times New Roman"/>
          <w:i/>
          <w:iCs/>
          <w:sz w:val="24"/>
          <w:szCs w:val="24"/>
          <w:lang w:val="en-US"/>
        </w:rPr>
        <w:t>i</w:t>
      </w:r>
      <w:r>
        <w:rPr>
          <w:rFonts w:ascii="Times New Roman" w:hAnsi="Times New Roman" w:cs="Times New Roman"/>
          <w:sz w:val="24"/>
          <w:szCs w:val="24"/>
          <w:lang w:val="en-US"/>
        </w:rPr>
        <w:t xml:space="preserve">, i.e. </w:t>
      </w:r>
      <w:r w:rsidRPr="000A6615">
        <w:rPr>
          <w:rFonts w:ascii="Times New Roman" w:hAnsi="Times New Roman" w:cs="Times New Roman"/>
          <w:sz w:val="24"/>
          <w:szCs w:val="24"/>
          <w:lang w:val="en-US"/>
        </w:rPr>
        <w:t>the</w:t>
      </w:r>
      <w:r>
        <w:rPr>
          <w:rFonts w:ascii="Times New Roman" w:hAnsi="Times New Roman" w:cs="Times New Roman"/>
          <w:sz w:val="24"/>
          <w:szCs w:val="24"/>
          <w:lang w:val="en-US"/>
        </w:rPr>
        <w:t xml:space="preserve"> sampling fraction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 1 if all living species are included in the tree) and </w:t>
      </w:r>
      <w:r>
        <w:rPr>
          <w:rFonts w:ascii="Times New Roman" w:hAnsi="Times New Roman" w:cs="Times New Roman"/>
          <w:i/>
          <w:iCs/>
          <w:sz w:val="24"/>
          <w:szCs w:val="24"/>
          <w:lang w:val="en-US"/>
        </w:rPr>
        <w:t xml:space="preserve">P(0, </w:t>
      </w:r>
      <w:r w:rsidRPr="003D49F7">
        <w:rPr>
          <w:rFonts w:ascii="Times New Roman" w:hAnsi="Times New Roman" w:cs="Times New Roman"/>
          <w:i/>
          <w:iCs/>
          <w:sz w:val="24"/>
          <w:szCs w:val="24"/>
          <w:lang w:val="en-US"/>
        </w:rPr>
        <w:t>v</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is the probability that the sister lineage leaves at least one sampled descendant (without which the node </w:t>
      </w:r>
      <w:r>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not be observed), as defined by Yang and Rannala (1997):</w:t>
      </w:r>
    </w:p>
    <w:p w14:paraId="1F674BBA" w14:textId="77777777" w:rsidR="00F130EC" w:rsidRDefault="00F130EC" w:rsidP="00F130EC">
      <w:pPr>
        <w:spacing w:after="0" w:line="360" w:lineRule="auto"/>
        <w:jc w:val="both"/>
        <w:rPr>
          <w:rFonts w:ascii="Times New Roman" w:hAnsi="Times New Roman" w:cs="Times New Roman"/>
          <w:sz w:val="24"/>
          <w:szCs w:val="24"/>
          <w:lang w:val="en-US"/>
        </w:rPr>
      </w:pPr>
    </w:p>
    <w:p w14:paraId="58D0EF0B" w14:textId="77777777" w:rsidR="00F130EC" w:rsidRDefault="00F130EC" w:rsidP="00F130EC">
      <w:pPr>
        <w:spacing w:after="0" w:line="360" w:lineRule="auto"/>
        <w:jc w:val="both"/>
        <w:rPr>
          <w:rFonts w:ascii="Times New Roman" w:hAnsi="Times New Roman" w:cs="Times New Roman"/>
          <w:sz w:val="24"/>
          <w:szCs w:val="24"/>
          <w:lang w:val="en-US"/>
        </w:rPr>
      </w:pPr>
      <w:r w:rsidRPr="009A0B55">
        <w:rPr>
          <w:noProof/>
        </w:rPr>
        <w:drawing>
          <wp:inline distT="0" distB="0" distL="0" distR="0" wp14:anchorId="274E85C1" wp14:editId="0A6E0952">
            <wp:extent cx="2553335" cy="379730"/>
            <wp:effectExtent l="0" t="0" r="0" b="1270"/>
            <wp:docPr id="383733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3335" cy="379730"/>
                    </a:xfrm>
                    <a:prstGeom prst="rect">
                      <a:avLst/>
                    </a:prstGeom>
                    <a:noFill/>
                    <a:ln>
                      <a:noFill/>
                    </a:ln>
                  </pic:spPr>
                </pic:pic>
              </a:graphicData>
            </a:graphic>
          </wp:inline>
        </w:drawing>
      </w:r>
      <w:r>
        <w:rPr>
          <w:rFonts w:ascii="Times New Roman" w:hAnsi="Times New Roman" w:cs="Times New Roman"/>
          <w:sz w:val="24"/>
          <w:szCs w:val="24"/>
          <w:lang w:val="en-US"/>
        </w:rPr>
        <w:t xml:space="preserve">                                                                         (2)</w:t>
      </w:r>
    </w:p>
    <w:p w14:paraId="626F55FB" w14:textId="77777777" w:rsidR="00F130EC" w:rsidRDefault="00F130EC" w:rsidP="00F130EC">
      <w:pPr>
        <w:spacing w:after="0" w:line="360" w:lineRule="auto"/>
        <w:jc w:val="both"/>
        <w:rPr>
          <w:rFonts w:ascii="Times New Roman" w:hAnsi="Times New Roman" w:cs="Times New Roman"/>
          <w:sz w:val="24"/>
          <w:szCs w:val="24"/>
          <w:lang w:val="en-US"/>
        </w:rPr>
      </w:pPr>
    </w:p>
    <w:p w14:paraId="644267FB"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629BF44E" w14:textId="77777777" w:rsidR="00F130EC" w:rsidRDefault="00F130EC" w:rsidP="00F130EC">
      <w:pPr>
        <w:spacing w:after="0" w:line="360" w:lineRule="auto"/>
        <w:jc w:val="right"/>
        <w:rPr>
          <w:rFonts w:ascii="Times New Roman" w:hAnsi="Times New Roman" w:cs="Times New Roman"/>
          <w:sz w:val="24"/>
          <w:szCs w:val="24"/>
          <w:lang w:val="en-US"/>
        </w:rPr>
      </w:pPr>
      <w:r w:rsidRPr="003D3B2C">
        <w:rPr>
          <w:noProof/>
        </w:rPr>
        <w:drawing>
          <wp:inline distT="0" distB="0" distL="0" distR="0" wp14:anchorId="3A6837DA" wp14:editId="4B336E5A">
            <wp:extent cx="5612130" cy="436245"/>
            <wp:effectExtent l="0" t="0" r="1270" b="0"/>
            <wp:docPr id="1485152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36245"/>
                    </a:xfrm>
                    <a:prstGeom prst="rect">
                      <a:avLst/>
                    </a:prstGeom>
                    <a:noFill/>
                    <a:ln>
                      <a:noFill/>
                    </a:ln>
                  </pic:spPr>
                </pic:pic>
              </a:graphicData>
            </a:graphic>
          </wp:inline>
        </w:drawing>
      </w:r>
      <w:r w:rsidRPr="00A14B57">
        <w:rPr>
          <w:noProof/>
        </w:rPr>
        <w:t xml:space="preserve"> </w:t>
      </w:r>
      <w:r>
        <w:rPr>
          <w:rFonts w:ascii="Times New Roman" w:hAnsi="Times New Roman" w:cs="Times New Roman"/>
          <w:lang w:val="en-US"/>
        </w:rPr>
        <w:t xml:space="preserve">             </w:t>
      </w:r>
      <w:r w:rsidRPr="003D3B2C">
        <w:t xml:space="preserve"> </w:t>
      </w:r>
      <w:r>
        <w:rPr>
          <w:rFonts w:ascii="Times New Roman" w:hAnsi="Times New Roman" w:cs="Times New Roman"/>
          <w:lang w:val="en-US"/>
        </w:rPr>
        <w:t>(3)</w:t>
      </w:r>
    </w:p>
    <w:p w14:paraId="13F8324D" w14:textId="42C58C9B"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where the first term quantifies the probability of a branching event giving origin to species </w:t>
      </w:r>
      <w:r>
        <w:rPr>
          <w:rFonts w:ascii="Times New Roman" w:hAnsi="Times New Roman" w:cs="Times New Roman"/>
          <w:i/>
          <w:iCs/>
          <w:sz w:val="24"/>
          <w:szCs w:val="24"/>
          <w:lang w:val="en-US"/>
        </w:rPr>
        <w:t xml:space="preserve">i </w:t>
      </w:r>
      <w:r>
        <w:rPr>
          <w:rFonts w:ascii="Times New Roman" w:hAnsi="Times New Roman" w:cs="Times New Roman"/>
          <w:sz w:val="24"/>
          <w:szCs w:val="24"/>
          <w:lang w:val="en-US"/>
        </w:rPr>
        <w:t xml:space="preserve">after which no other speciation or extinction events occur along the lineage between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and the present. We note that the probability includes the sampling probability of species </w:t>
      </w:r>
      <w:r>
        <w:rPr>
          <w:rFonts w:ascii="Times New Roman" w:hAnsi="Times New Roman" w:cs="Times New Roman"/>
          <w:i/>
          <w:iCs/>
          <w:sz w:val="24"/>
          <w:szCs w:val="24"/>
          <w:lang w:val="en-US"/>
        </w:rPr>
        <w:t xml:space="preserve">i </w:t>
      </w:r>
      <w:r>
        <w:rPr>
          <w:rFonts w:ascii="Times New Roman" w:hAnsi="Times New Roman" w:cs="Times New Roman"/>
          <w:sz w:val="24"/>
          <w:szCs w:val="24"/>
          <w:lang w:val="en-US"/>
        </w:rPr>
        <w:t>(</w:t>
      </w:r>
      <w:r w:rsidR="00CE20EA">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and the probability that the sister lineage originated at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did not leave any sampled descendants (1 – P(0,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The second term normalizes it after accounting for the probability that speciation occurred exactly at the node </w:t>
      </w:r>
      <w:r>
        <w:rPr>
          <w:rFonts w:ascii="Times New Roman" w:hAnsi="Times New Roman" w:cs="Times New Roman"/>
          <w:i/>
          <w:iCs/>
          <w:sz w:val="24"/>
          <w:szCs w:val="24"/>
          <w:lang w:val="en-US"/>
        </w:rPr>
        <w:t>v</w:t>
      </w:r>
      <w:r w:rsidRPr="002A6CB1">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We use equations (1) and (3) to approximate a density describing the probability of a species origination at the observed phylogenetic age and along the branch connecting the node with the tip. </w:t>
      </w:r>
      <w:r w:rsidR="00FE36A9">
        <w:rPr>
          <w:rFonts w:ascii="Times New Roman" w:hAnsi="Times New Roman" w:cs="Times New Roman"/>
          <w:sz w:val="24"/>
          <w:szCs w:val="24"/>
          <w:lang w:val="en-US"/>
        </w:rPr>
        <w:t>W</w:t>
      </w:r>
      <w:r>
        <w:rPr>
          <w:rFonts w:ascii="Times New Roman" w:hAnsi="Times New Roman" w:cs="Times New Roman"/>
          <w:sz w:val="24"/>
          <w:szCs w:val="24"/>
          <w:lang w:val="en-US"/>
        </w:rPr>
        <w:t xml:space="preserve">e tested the mean </w:t>
      </w:r>
      <w:r w:rsidR="00FE36A9">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the median of the distribution </w:t>
      </w:r>
      <w:r w:rsidR="00FE36A9">
        <w:rPr>
          <w:rFonts w:ascii="Times New Roman" w:hAnsi="Times New Roman" w:cs="Times New Roman"/>
          <w:sz w:val="24"/>
          <w:szCs w:val="24"/>
          <w:lang w:val="en-US"/>
        </w:rPr>
        <w:t>as point estimates of</w:t>
      </w:r>
      <w:r>
        <w:rPr>
          <w:rFonts w:ascii="Times New Roman" w:hAnsi="Times New Roman" w:cs="Times New Roman"/>
          <w:sz w:val="24"/>
          <w:szCs w:val="24"/>
          <w:lang w:val="en-US"/>
        </w:rPr>
        <w:t xml:space="preserve"> species age compared </w:t>
      </w:r>
      <w:r w:rsidR="00FE36A9">
        <w:rPr>
          <w:rFonts w:ascii="Times New Roman" w:hAnsi="Times New Roman" w:cs="Times New Roman"/>
          <w:sz w:val="24"/>
          <w:szCs w:val="24"/>
          <w:lang w:val="en-US"/>
        </w:rPr>
        <w:t xml:space="preserve">them </w:t>
      </w:r>
      <w:r>
        <w:rPr>
          <w:rFonts w:ascii="Times New Roman" w:hAnsi="Times New Roman" w:cs="Times New Roman"/>
          <w:sz w:val="24"/>
          <w:szCs w:val="24"/>
          <w:lang w:val="en-US"/>
        </w:rPr>
        <w:t xml:space="preserve">to the phylogenetic age. </w:t>
      </w:r>
    </w:p>
    <w:p w14:paraId="33AE5EE8" w14:textId="4AA11CF7"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the accuracy of our probabilistic species age estimator, we</w:t>
      </w:r>
      <w:r w:rsidR="001C4A1E">
        <w:rPr>
          <w:rFonts w:ascii="Times New Roman" w:hAnsi="Times New Roman" w:cs="Times New Roman"/>
          <w:sz w:val="24"/>
          <w:szCs w:val="24"/>
          <w:lang w:val="en-US"/>
        </w:rPr>
        <w:t xml:space="preserve"> </w:t>
      </w:r>
      <w:r w:rsidR="00CE20EA">
        <w:rPr>
          <w:rFonts w:ascii="Times New Roman" w:hAnsi="Times New Roman" w:cs="Times New Roman"/>
          <w:sz w:val="24"/>
          <w:szCs w:val="24"/>
          <w:lang w:val="en-US"/>
        </w:rPr>
        <w:t>applied it on</w:t>
      </w:r>
      <w:r w:rsidR="001C4A1E">
        <w:rPr>
          <w:rFonts w:ascii="Times New Roman" w:hAnsi="Times New Roman" w:cs="Times New Roman"/>
          <w:sz w:val="24"/>
          <w:szCs w:val="24"/>
          <w:lang w:val="en-US"/>
        </w:rPr>
        <w:t xml:space="preserve"> the simulations </w:t>
      </w:r>
      <w:r w:rsidR="00CE20EA">
        <w:rPr>
          <w:rFonts w:ascii="Times New Roman" w:hAnsi="Times New Roman" w:cs="Times New Roman"/>
          <w:sz w:val="24"/>
          <w:szCs w:val="24"/>
          <w:lang w:val="en-US"/>
        </w:rPr>
        <w:t>described in the previous</w:t>
      </w:r>
      <w:r w:rsidR="00342B27">
        <w:rPr>
          <w:rFonts w:ascii="Times New Roman" w:hAnsi="Times New Roman" w:cs="Times New Roman"/>
          <w:sz w:val="24"/>
          <w:szCs w:val="24"/>
          <w:lang w:val="en-US"/>
        </w:rPr>
        <w:t xml:space="preserve"> section</w:t>
      </w:r>
      <w:r w:rsidR="00CE20EA">
        <w:rPr>
          <w:rFonts w:ascii="Times New Roman" w:hAnsi="Times New Roman" w:cs="Times New Roman"/>
          <w:sz w:val="24"/>
          <w:szCs w:val="24"/>
          <w:lang w:val="en-US"/>
        </w:rPr>
        <w:t xml:space="preserve"> and</w:t>
      </w:r>
      <w:r w:rsidR="00BB04DB">
        <w:rPr>
          <w:rFonts w:ascii="Times New Roman" w:hAnsi="Times New Roman" w:cs="Times New Roman"/>
          <w:sz w:val="24"/>
          <w:szCs w:val="24"/>
          <w:lang w:val="en-US"/>
        </w:rPr>
        <w:t xml:space="preserve"> calculated the MAPE for each tree</w:t>
      </w:r>
      <w:r w:rsidR="00342B27">
        <w:rPr>
          <w:rFonts w:ascii="Times New Roman" w:hAnsi="Times New Roman" w:cs="Times New Roman"/>
          <w:sz w:val="24"/>
          <w:szCs w:val="24"/>
          <w:lang w:val="en-US"/>
        </w:rPr>
        <w:t xml:space="preserve"> </w:t>
      </w:r>
      <w:r w:rsidR="00716A85">
        <w:rPr>
          <w:rFonts w:ascii="Times New Roman" w:hAnsi="Times New Roman" w:cs="Times New Roman"/>
          <w:sz w:val="24"/>
          <w:szCs w:val="24"/>
          <w:lang w:val="en-US"/>
        </w:rPr>
        <w:t>a</w:t>
      </w:r>
      <w:r>
        <w:rPr>
          <w:rFonts w:ascii="Times New Roman" w:hAnsi="Times New Roman" w:cs="Times New Roman"/>
          <w:sz w:val="24"/>
          <w:szCs w:val="24"/>
          <w:lang w:val="en-US"/>
        </w:rPr>
        <w:t xml:space="preserve">s a measure of the deviation between the function’s </w:t>
      </w:r>
      <w:r w:rsidR="00342B27">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 xml:space="preserve">and </w:t>
      </w:r>
      <w:r w:rsidR="00FE36A9">
        <w:rPr>
          <w:rFonts w:ascii="Times New Roman" w:hAnsi="Times New Roman" w:cs="Times New Roman"/>
          <w:sz w:val="24"/>
          <w:szCs w:val="24"/>
          <w:lang w:val="en-US"/>
        </w:rPr>
        <w:t>the</w:t>
      </w:r>
      <w:r>
        <w:rPr>
          <w:rFonts w:ascii="Times New Roman" w:hAnsi="Times New Roman" w:cs="Times New Roman"/>
          <w:sz w:val="24"/>
          <w:szCs w:val="24"/>
          <w:lang w:val="en-US"/>
        </w:rPr>
        <w:t xml:space="preserve"> true age. </w:t>
      </w:r>
      <w:r w:rsidR="00BB04DB">
        <w:rPr>
          <w:rFonts w:ascii="Times New Roman" w:hAnsi="Times New Roman" w:cs="Times New Roman"/>
          <w:sz w:val="24"/>
          <w:szCs w:val="24"/>
          <w:lang w:val="en-US"/>
        </w:rPr>
        <w:t xml:space="preserve">Then, we </w:t>
      </w:r>
      <w:r w:rsidR="00097E90">
        <w:rPr>
          <w:rFonts w:ascii="Times New Roman" w:hAnsi="Times New Roman" w:cs="Times New Roman"/>
          <w:sz w:val="24"/>
          <w:szCs w:val="24"/>
          <w:lang w:val="en-US"/>
        </w:rPr>
        <w:t xml:space="preserve">calculated the </w:t>
      </w:r>
      <m:oMath>
        <m:r>
          <m:rPr>
            <m:sty m:val="p"/>
          </m:rPr>
          <w:rPr>
            <w:rFonts w:ascii="Cambria Math" w:hAnsi="Cambria Math" w:cs="Times New Roman"/>
            <w:sz w:val="24"/>
            <w:szCs w:val="24"/>
            <w:lang w:val="en-US"/>
          </w:rPr>
          <m:t>Δ</m:t>
        </m:r>
      </m:oMath>
      <w:r w:rsidR="00097E90">
        <w:rPr>
          <w:rFonts w:ascii="Times New Roman" w:hAnsi="Times New Roman" w:cs="Times New Roman"/>
          <w:sz w:val="24"/>
          <w:szCs w:val="24"/>
          <w:lang w:val="en-US"/>
        </w:rPr>
        <w:t>MAPE as the difference between the</w:t>
      </w:r>
      <w:r w:rsidR="00FE36A9">
        <w:rPr>
          <w:rFonts w:ascii="Times New Roman" w:hAnsi="Times New Roman" w:cs="Times New Roman"/>
          <w:sz w:val="24"/>
          <w:szCs w:val="24"/>
          <w:lang w:val="en-US"/>
        </w:rPr>
        <w:t xml:space="preserve"> MAPE of our</w:t>
      </w:r>
      <w:r w:rsidR="00097E90">
        <w:rPr>
          <w:rFonts w:ascii="Times New Roman" w:hAnsi="Times New Roman" w:cs="Times New Roman"/>
          <w:sz w:val="24"/>
          <w:szCs w:val="24"/>
          <w:lang w:val="en-US"/>
        </w:rPr>
        <w:t xml:space="preserve"> function’s point estimates and </w:t>
      </w:r>
      <w:r w:rsidR="00FE36A9">
        <w:rPr>
          <w:rFonts w:ascii="Times New Roman" w:hAnsi="Times New Roman" w:cs="Times New Roman"/>
          <w:sz w:val="24"/>
          <w:szCs w:val="24"/>
          <w:lang w:val="en-US"/>
        </w:rPr>
        <w:t>the MAPE of</w:t>
      </w:r>
      <w:r w:rsidR="00097E90">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 xml:space="preserve">the corresponding </w:t>
      </w:r>
      <w:r w:rsidR="00097E90">
        <w:rPr>
          <w:rFonts w:ascii="Times New Roman" w:hAnsi="Times New Roman" w:cs="Times New Roman"/>
          <w:sz w:val="24"/>
          <w:szCs w:val="24"/>
          <w:lang w:val="en-US"/>
        </w:rPr>
        <w:t xml:space="preserve">phylogenetic </w:t>
      </w:r>
      <w:r w:rsidR="00FE36A9">
        <w:rPr>
          <w:rFonts w:ascii="Times New Roman" w:hAnsi="Times New Roman" w:cs="Times New Roman"/>
          <w:sz w:val="24"/>
          <w:szCs w:val="24"/>
          <w:lang w:val="en-US"/>
        </w:rPr>
        <w:t>ages</w:t>
      </w:r>
      <w:r w:rsidR="00097E90">
        <w:rPr>
          <w:rFonts w:ascii="Times New Roman" w:hAnsi="Times New Roman" w:cs="Times New Roman"/>
          <w:sz w:val="24"/>
          <w:szCs w:val="24"/>
          <w:lang w:val="en-US"/>
        </w:rPr>
        <w:t xml:space="preserve">. </w:t>
      </w: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2191FEDF" w:rsidR="002F5B65" w:rsidRDefault="00F019C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Simulation of age-dependent species extinction risks</w:t>
      </w:r>
    </w:p>
    <w:p w14:paraId="3E2C7C03" w14:textId="67DC73E5"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w:t>
      </w:r>
      <w:r w:rsidR="00F130EC">
        <w:rPr>
          <w:rFonts w:ascii="Times New Roman" w:hAnsi="Times New Roman" w:cs="Times New Roman"/>
          <w:sz w:val="24"/>
          <w:szCs w:val="24"/>
          <w:lang w:val="en-US"/>
        </w:rPr>
        <w:t>incomplete sampling and</w:t>
      </w:r>
      <w:r>
        <w:rPr>
          <w:rFonts w:ascii="Times New Roman" w:hAnsi="Times New Roman" w:cs="Times New Roman"/>
          <w:sz w:val="24"/>
          <w:szCs w:val="24"/>
          <w:lang w:val="en-US"/>
        </w:rPr>
        <w:t xml:space="preserve"> extinction on macroevolutionary analyses, we explored whether </w:t>
      </w:r>
      <w:r w:rsidR="00FE36A9">
        <w:rPr>
          <w:rFonts w:ascii="Times New Roman" w:hAnsi="Times New Roman" w:cs="Times New Roman"/>
          <w:sz w:val="24"/>
          <w:szCs w:val="24"/>
          <w:lang w:val="en-US"/>
        </w:rPr>
        <w:t>a</w:t>
      </w:r>
      <w:r>
        <w:rPr>
          <w:rFonts w:ascii="Times New Roman" w:hAnsi="Times New Roman" w:cs="Times New Roman"/>
          <w:sz w:val="24"/>
          <w:szCs w:val="24"/>
          <w:lang w:val="en-US"/>
        </w:rPr>
        <w:t xml:space="preserve">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w:t>
      </w:r>
      <w:r w:rsidR="00FE36A9">
        <w:rPr>
          <w:rFonts w:ascii="Times New Roman" w:hAnsi="Times New Roman" w:cs="Times New Roman"/>
          <w:sz w:val="24"/>
          <w:szCs w:val="24"/>
          <w:lang w:val="en-US"/>
        </w:rPr>
        <w:t xml:space="preserve"> correctly</w:t>
      </w:r>
      <w:r>
        <w:rPr>
          <w:rFonts w:ascii="Times New Roman" w:hAnsi="Times New Roman" w:cs="Times New Roman"/>
          <w:sz w:val="24"/>
          <w:szCs w:val="24"/>
          <w:lang w:val="en-US"/>
        </w:rPr>
        <w:t xml:space="preserve">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and assigned them to</w:t>
      </w:r>
      <w:r>
        <w:rPr>
          <w:rFonts w:ascii="Times New Roman" w:hAnsi="Times New Roman" w:cs="Times New Roman"/>
          <w:sz w:val="24"/>
          <w:szCs w:val="24"/>
          <w:lang w:val="en-US"/>
        </w:rPr>
        <w:t xml:space="preserve">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simulating an</w:t>
      </w:r>
      <w:r>
        <w:rPr>
          <w:rFonts w:ascii="Times New Roman" w:hAnsi="Times New Roman" w:cs="Times New Roman"/>
          <w:sz w:val="24"/>
          <w:szCs w:val="24"/>
          <w:lang w:val="en-US"/>
        </w:rPr>
        <w:t xml:space="preserve"> increase in extinction risk</w:t>
      </w:r>
      <w:r w:rsidR="00FE36A9">
        <w:rPr>
          <w:rFonts w:ascii="Times New Roman" w:hAnsi="Times New Roman" w:cs="Times New Roman"/>
          <w:sz w:val="24"/>
          <w:szCs w:val="24"/>
          <w:lang w:val="en-US"/>
        </w:rPr>
        <w:t>s</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21C98D14"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7A4F03">
        <w:rPr>
          <w:rFonts w:ascii="Times New Roman" w:hAnsi="Times New Roman" w:cs="Times New Roman"/>
          <w:sz w:val="24"/>
          <w:szCs w:val="24"/>
          <w:lang w:val="en-US"/>
        </w:rPr>
        <w:t xml:space="preserve"> (older species were less prone to be sampled than </w:t>
      </w:r>
      <w:r w:rsidR="007A4F03">
        <w:rPr>
          <w:rFonts w:ascii="Times New Roman" w:hAnsi="Times New Roman" w:cs="Times New Roman"/>
          <w:sz w:val="24"/>
          <w:szCs w:val="24"/>
          <w:lang w:val="en-US"/>
        </w:rPr>
        <w:lastRenderedPageBreak/>
        <w:t>younger ones)</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age-correlated extinction risks</w:t>
      </w:r>
      <w:r w:rsidR="00812772">
        <w:rPr>
          <w:rFonts w:ascii="Times New Roman" w:hAnsi="Times New Roman" w:cs="Times New Roman"/>
          <w:sz w:val="24"/>
          <w:szCs w:val="24"/>
          <w:lang w:val="en-US"/>
        </w:rPr>
        <w:t xml:space="preserve"> and the </w:t>
      </w:r>
      <w:r w:rsidR="00FE36A9">
        <w:rPr>
          <w:rFonts w:ascii="Times New Roman" w:hAnsi="Times New Roman" w:cs="Times New Roman"/>
          <w:sz w:val="24"/>
          <w:szCs w:val="24"/>
          <w:lang w:val="en-US"/>
        </w:rPr>
        <w:t>ability</w:t>
      </w:r>
      <w:r w:rsidR="00812772">
        <w:rPr>
          <w:rFonts w:ascii="Times New Roman" w:hAnsi="Times New Roman" w:cs="Times New Roman"/>
          <w:sz w:val="24"/>
          <w:szCs w:val="24"/>
          <w:lang w:val="en-US"/>
        </w:rPr>
        <w:t xml:space="preserve"> of our probabilistic function to </w:t>
      </w:r>
      <w:r w:rsidR="00FE36A9">
        <w:rPr>
          <w:rFonts w:ascii="Times New Roman" w:hAnsi="Times New Roman" w:cs="Times New Roman"/>
          <w:sz w:val="24"/>
          <w:szCs w:val="24"/>
          <w:lang w:val="en-US"/>
        </w:rPr>
        <w:t>reduce</w:t>
      </w:r>
      <w:r w:rsidR="00812772">
        <w:rPr>
          <w:rFonts w:ascii="Times New Roman" w:hAnsi="Times New Roman" w:cs="Times New Roman"/>
          <w:sz w:val="24"/>
          <w:szCs w:val="24"/>
          <w:lang w:val="en-US"/>
        </w:rPr>
        <w:t xml:space="preserve"> the error rates</w:t>
      </w:r>
      <w:r w:rsidR="00675A13">
        <w:rPr>
          <w:rFonts w:ascii="Times New Roman" w:hAnsi="Times New Roman" w:cs="Times New Roman"/>
          <w:sz w:val="24"/>
          <w:szCs w:val="24"/>
          <w:lang w:val="en-US"/>
        </w:rPr>
        <w:t xml:space="preserve">.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64E32341" w14:textId="77777777" w:rsidR="00FB63D5" w:rsidRDefault="00FB63D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4A52A3AA"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At low extinction fraction</w:t>
      </w:r>
      <w:r w:rsidR="00D15952">
        <w:rPr>
          <w:rFonts w:ascii="Times New Roman" w:hAnsi="Times New Roman" w:cs="Times New Roman"/>
          <w:sz w:val="24"/>
          <w:szCs w:val="24"/>
          <w:lang w:val="en-US"/>
        </w:rPr>
        <w:t>s</w:t>
      </w:r>
      <w:r>
        <w:rPr>
          <w:rFonts w:ascii="Times New Roman" w:hAnsi="Times New Roman" w:cs="Times New Roman"/>
          <w:sz w:val="24"/>
          <w:szCs w:val="24"/>
          <w:lang w:val="en-US"/>
        </w:rPr>
        <w:t xml:space="preserve"> (&lt; 0.25), 96% of the phylogenetic age estimations were congruent with the true age. At high</w:t>
      </w:r>
      <w:r w:rsidR="0037255B">
        <w:rPr>
          <w:rFonts w:ascii="Times New Roman" w:hAnsi="Times New Roman" w:cs="Times New Roman"/>
          <w:sz w:val="24"/>
          <w:szCs w:val="24"/>
          <w:lang w:val="en-US"/>
        </w:rPr>
        <w:t>er</w:t>
      </w:r>
      <w:r>
        <w:rPr>
          <w:rFonts w:ascii="Times New Roman" w:hAnsi="Times New Roman" w:cs="Times New Roman"/>
          <w:sz w:val="24"/>
          <w:szCs w:val="24"/>
          <w:lang w:val="en-US"/>
        </w:rPr>
        <w:t xml:space="preserve"> extinction fraction</w:t>
      </w:r>
      <w:r w:rsidR="0037255B">
        <w:rPr>
          <w:rFonts w:ascii="Times New Roman" w:hAnsi="Times New Roman" w:cs="Times New Roman"/>
          <w:sz w:val="24"/>
          <w:szCs w:val="24"/>
          <w:lang w:val="en-US"/>
        </w:rPr>
        <w:t>s</w:t>
      </w:r>
      <w:r>
        <w:rPr>
          <w:rFonts w:ascii="Times New Roman" w:hAnsi="Times New Roman" w:cs="Times New Roman"/>
          <w:sz w:val="24"/>
          <w:szCs w:val="24"/>
          <w:lang w:val="en-US"/>
        </w:rPr>
        <w:t xml:space="preserve">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w:t>
      </w:r>
      <w:r w:rsidR="0037255B">
        <w:rPr>
          <w:rFonts w:ascii="Times New Roman" w:hAnsi="Times New Roman" w:cs="Times New Roman"/>
          <w:sz w:val="24"/>
          <w:szCs w:val="24"/>
          <w:lang w:val="en-US"/>
        </w:rPr>
        <w:t xml:space="preserve">both </w:t>
      </w:r>
      <w:r>
        <w:rPr>
          <w:rFonts w:ascii="Times New Roman" w:hAnsi="Times New Roman" w:cs="Times New Roman"/>
          <w:sz w:val="24"/>
          <w:szCs w:val="24"/>
          <w:lang w:val="en-US"/>
        </w:rPr>
        <w:t>over- and underestimation occurred in the case of budding speciation. Moreover, the proportion of cases w</w:t>
      </w:r>
      <w:r w:rsidR="00696586">
        <w:rPr>
          <w:rFonts w:ascii="Times New Roman" w:hAnsi="Times New Roman" w:cs="Times New Roman"/>
          <w:sz w:val="24"/>
          <w:szCs w:val="24"/>
          <w:lang w:val="en-US"/>
        </w:rPr>
        <w:t>h</w:t>
      </w:r>
      <w:r>
        <w:rPr>
          <w:rFonts w:ascii="Times New Roman" w:hAnsi="Times New Roman" w:cs="Times New Roman"/>
          <w:sz w:val="24"/>
          <w:szCs w:val="24"/>
          <w:lang w:val="en-US"/>
        </w:rPr>
        <w:t>ere the phylogenetic ages equal the species age was lower than in the bifurcating scenario</w:t>
      </w:r>
      <w:r w:rsidR="007E795A">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7E795A">
        <w:rPr>
          <w:rFonts w:ascii="Times New Roman" w:hAnsi="Times New Roman" w:cs="Times New Roman"/>
          <w:sz w:val="24"/>
          <w:szCs w:val="24"/>
          <w:lang w:val="en-US"/>
        </w:rPr>
        <w:t>3)</w:t>
      </w:r>
      <w:r>
        <w:rPr>
          <w:rFonts w:ascii="Times New Roman" w:hAnsi="Times New Roman" w:cs="Times New Roman"/>
          <w:sz w:val="24"/>
          <w:szCs w:val="24"/>
          <w:lang w:val="en-US"/>
        </w:rPr>
        <w:t>. Overestimated ages were more frequent with high extinction while underestimations occurred with low extinction</w:t>
      </w:r>
      <w:r w:rsidR="00696586">
        <w:rPr>
          <w:rFonts w:ascii="Times New Roman" w:hAnsi="Times New Roman" w:cs="Times New Roman"/>
          <w:sz w:val="24"/>
          <w:szCs w:val="24"/>
          <w:lang w:val="en-US"/>
        </w:rPr>
        <w:t>,</w:t>
      </w:r>
      <w:r>
        <w:rPr>
          <w:rFonts w:ascii="Times New Roman" w:hAnsi="Times New Roman" w:cs="Times New Roman"/>
          <w:sz w:val="24"/>
          <w:szCs w:val="24"/>
          <w:lang w:val="en-US"/>
        </w:rPr>
        <w:t xml:space="preserve"> but in principle both happened under the complete range of extinction rates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Even at low extinction fraction</w:t>
      </w:r>
      <w:r w:rsidR="00696586">
        <w:rPr>
          <w:rFonts w:ascii="Times New Roman" w:hAnsi="Times New Roman" w:cs="Times New Roman"/>
          <w:sz w:val="24"/>
          <w:szCs w:val="24"/>
          <w:lang w:val="en-US"/>
        </w:rPr>
        <w:t>s</w:t>
      </w:r>
      <w:r>
        <w:rPr>
          <w:rFonts w:ascii="Times New Roman" w:hAnsi="Times New Roman" w:cs="Times New Roman"/>
          <w:sz w:val="24"/>
          <w:szCs w:val="24"/>
          <w:lang w:val="en-US"/>
        </w:rPr>
        <w:t xml:space="preserve">, ~50% of phylogenetic ages did not match the true ages. </w:t>
      </w:r>
    </w:p>
    <w:p w14:paraId="0707A897" w14:textId="1B089378"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 With a low extinction fraction, phylogenetic ages were congruent with the true species ages in 78% 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w:t>
      </w:r>
      <w:r w:rsidR="00C8309F">
        <w:rPr>
          <w:rFonts w:ascii="Times New Roman" w:hAnsi="Times New Roman" w:cs="Times New Roman"/>
          <w:sz w:val="24"/>
          <w:szCs w:val="24"/>
          <w:lang w:val="en-US"/>
        </w:rPr>
        <w:t xml:space="preserve"> of the time</w:t>
      </w:r>
      <w:r>
        <w:rPr>
          <w:rFonts w:ascii="Times New Roman" w:hAnsi="Times New Roman" w:cs="Times New Roman"/>
          <w:sz w:val="24"/>
          <w:szCs w:val="24"/>
          <w:lang w:val="en-US"/>
        </w:rPr>
        <w:t>, and with high extinction the accuracy decreased to 34%.</w:t>
      </w:r>
    </w:p>
    <w:p w14:paraId="4BDB6E04" w14:textId="02CA4E43"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4). Under both modes of speciation, speciation rates did not have a substantial impact on error in age. For strictly bifurcating </w:t>
      </w:r>
      <w:r>
        <w:rPr>
          <w:rFonts w:ascii="Times New Roman" w:hAnsi="Times New Roman" w:cs="Times New Roman"/>
          <w:sz w:val="24"/>
          <w:szCs w:val="24"/>
          <w:lang w:val="en-US"/>
        </w:rPr>
        <w:lastRenderedPageBreak/>
        <w:t>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37399366" w14:textId="03113B52" w:rsidR="005123FD" w:rsidRDefault="004252FF" w:rsidP="007A4F0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SM3a</w:t>
      </w:r>
      <w:r>
        <w:rPr>
          <w:rFonts w:ascii="Times New Roman" w:hAnsi="Times New Roman" w:cs="Times New Roman"/>
          <w:sz w:val="24"/>
          <w:szCs w:val="24"/>
          <w:lang w:val="en-US"/>
        </w:rPr>
        <w:t xml:space="preserve">). Thus, for this speciation mode, </w:t>
      </w:r>
      <w:r w:rsidR="0037255B">
        <w:rPr>
          <w:rFonts w:ascii="Times New Roman" w:hAnsi="Times New Roman" w:cs="Times New Roman"/>
          <w:sz w:val="24"/>
          <w:szCs w:val="24"/>
          <w:lang w:val="en-US"/>
        </w:rPr>
        <w:t>the</w:t>
      </w:r>
      <w:r>
        <w:rPr>
          <w:rFonts w:ascii="Times New Roman" w:hAnsi="Times New Roman" w:cs="Times New Roman"/>
          <w:sz w:val="24"/>
          <w:szCs w:val="24"/>
          <w:lang w:val="en-US"/>
        </w:rPr>
        <w:t xml:space="preserve"> risk of a qualitative error when comparing species at the extremes of the age range </w:t>
      </w:r>
      <w:r w:rsidR="0037255B">
        <w:rPr>
          <w:rFonts w:ascii="Times New Roman" w:hAnsi="Times New Roman" w:cs="Times New Roman"/>
          <w:sz w:val="24"/>
          <w:szCs w:val="24"/>
          <w:lang w:val="en-US"/>
        </w:rPr>
        <w:t>is minimal</w:t>
      </w:r>
      <w:r>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However</w:t>
      </w:r>
      <w:r w:rsidR="005123FD">
        <w:rPr>
          <w:rFonts w:ascii="Times New Roman" w:hAnsi="Times New Roman" w:cs="Times New Roman"/>
          <w:sz w:val="24"/>
          <w:szCs w:val="24"/>
          <w:lang w:val="en-US"/>
        </w:rPr>
        <w:t xml:space="preserve">, the age ranking of two randomly selected </w:t>
      </w:r>
      <w:r w:rsidR="0037255B">
        <w:rPr>
          <w:rFonts w:ascii="Times New Roman" w:hAnsi="Times New Roman" w:cs="Times New Roman"/>
          <w:sz w:val="24"/>
          <w:szCs w:val="24"/>
          <w:lang w:val="en-US"/>
        </w:rPr>
        <w:t xml:space="preserve">species </w:t>
      </w:r>
      <w:r w:rsidR="005123FD">
        <w:rPr>
          <w:rFonts w:ascii="Times New Roman" w:hAnsi="Times New Roman" w:cs="Times New Roman"/>
          <w:sz w:val="24"/>
          <w:szCs w:val="24"/>
          <w:lang w:val="en-US"/>
        </w:rPr>
        <w:t>was</w:t>
      </w:r>
      <w:r w:rsidR="0037255B">
        <w:rPr>
          <w:rFonts w:ascii="Times New Roman" w:hAnsi="Times New Roman" w:cs="Times New Roman"/>
          <w:sz w:val="24"/>
          <w:szCs w:val="24"/>
          <w:lang w:val="en-US"/>
        </w:rPr>
        <w:t xml:space="preserve"> found to be</w:t>
      </w:r>
      <w:r w:rsidR="005123FD">
        <w:rPr>
          <w:rFonts w:ascii="Times New Roman" w:hAnsi="Times New Roman" w:cs="Times New Roman"/>
          <w:sz w:val="24"/>
          <w:szCs w:val="24"/>
          <w:lang w:val="en-US"/>
        </w:rPr>
        <w:t xml:space="preserve"> incorrect in 6% and 8%, for intermediate and high extinction, respectively (</w:t>
      </w:r>
      <w:r w:rsidR="0019202E">
        <w:rPr>
          <w:rFonts w:ascii="Times New Roman" w:hAnsi="Times New Roman" w:cs="Times New Roman"/>
          <w:sz w:val="24"/>
          <w:szCs w:val="24"/>
          <w:lang w:val="en-US"/>
        </w:rPr>
        <w:t xml:space="preserve">Fig. </w:t>
      </w:r>
      <w:r w:rsidR="005123FD">
        <w:rPr>
          <w:rFonts w:ascii="Times New Roman" w:hAnsi="Times New Roman" w:cs="Times New Roman"/>
          <w:sz w:val="24"/>
          <w:szCs w:val="24"/>
          <w:lang w:val="en-US"/>
        </w:rPr>
        <w:t xml:space="preserve">SM4a). </w:t>
      </w:r>
      <w:r w:rsidR="0037255B">
        <w:rPr>
          <w:rFonts w:ascii="Times New Roman" w:hAnsi="Times New Roman" w:cs="Times New Roman"/>
          <w:sz w:val="24"/>
          <w:szCs w:val="24"/>
          <w:lang w:val="en-US"/>
        </w:rPr>
        <w:t xml:space="preserve">Thus, qualitative errors in comparing species ages are non-negligible under the assumption of bifurcating speciation. </w:t>
      </w:r>
    </w:p>
    <w:p w14:paraId="5201611D" w14:textId="0E551233" w:rsidR="002F5B65" w:rsidRDefault="004252FF" w:rsidP="0081277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contrast, for budding speciation, the age rank of the oldest and youngest species was erroneously determined in 2.2% of the simulations in the absence of extinction, increasing to 7.5% and 12.2% for intermediate and high extinction, respectively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r w:rsidR="005123FD">
        <w:rPr>
          <w:rFonts w:ascii="Times New Roman" w:hAnsi="Times New Roman" w:cs="Times New Roman"/>
          <w:sz w:val="24"/>
          <w:szCs w:val="24"/>
          <w:lang w:val="en-US"/>
        </w:rPr>
        <w:t xml:space="preserve"> Thus, under the assumption of budding speciation, there is a </w:t>
      </w:r>
      <w:r w:rsidR="0037255B">
        <w:rPr>
          <w:rFonts w:ascii="Times New Roman" w:hAnsi="Times New Roman" w:cs="Times New Roman"/>
          <w:sz w:val="24"/>
          <w:szCs w:val="24"/>
          <w:lang w:val="en-US"/>
        </w:rPr>
        <w:t>substantial</w:t>
      </w:r>
      <w:r w:rsidR="005123FD">
        <w:rPr>
          <w:rFonts w:ascii="Times New Roman" w:hAnsi="Times New Roman" w:cs="Times New Roman"/>
          <w:sz w:val="24"/>
          <w:szCs w:val="24"/>
          <w:lang w:val="en-US"/>
        </w:rPr>
        <w:t xml:space="preserve"> risk of mistaking the oldest and youngest species in the clade.</w:t>
      </w:r>
      <w:r w:rsidR="0037255B">
        <w:rPr>
          <w:rFonts w:ascii="Times New Roman" w:hAnsi="Times New Roman" w:cs="Times New Roman"/>
          <w:sz w:val="24"/>
          <w:szCs w:val="24"/>
          <w:lang w:val="en-US"/>
        </w:rPr>
        <w:t xml:space="preserve"> The error in age ranking of two randomly selected species was even higher, </w:t>
      </w:r>
      <w:ins w:id="10" w:author="Carlos Calderon del Cid" w:date="2024-02-06T12:20:00Z">
        <w:r w:rsidR="003E6467">
          <w:rPr>
            <w:rFonts w:ascii="Times New Roman" w:hAnsi="Times New Roman" w:cs="Times New Roman"/>
            <w:sz w:val="24"/>
            <w:szCs w:val="24"/>
            <w:lang w:val="en-US"/>
          </w:rPr>
          <w:t>around</w:t>
        </w:r>
      </w:ins>
      <w:del w:id="11" w:author="Carlos Calderon del Cid" w:date="2024-02-06T12:20:00Z">
        <w:r w:rsidR="0037255B" w:rsidDel="003E6467">
          <w:rPr>
            <w:rFonts w:ascii="Times New Roman" w:hAnsi="Times New Roman" w:cs="Times New Roman"/>
            <w:sz w:val="24"/>
            <w:szCs w:val="24"/>
            <w:lang w:val="en-US"/>
          </w:rPr>
          <w:delText>exceeding</w:delText>
        </w:r>
      </w:del>
      <w:r w:rsidR="0037255B">
        <w:rPr>
          <w:rFonts w:ascii="Times New Roman" w:hAnsi="Times New Roman" w:cs="Times New Roman"/>
          <w:sz w:val="24"/>
          <w:szCs w:val="24"/>
          <w:lang w:val="en-US"/>
        </w:rPr>
        <w:t xml:space="preserve"> 25%, irrespective of the extinction level (</w:t>
      </w:r>
      <w:r w:rsidR="0019202E">
        <w:rPr>
          <w:rFonts w:ascii="Times New Roman" w:hAnsi="Times New Roman" w:cs="Times New Roman"/>
          <w:sz w:val="24"/>
          <w:szCs w:val="24"/>
          <w:lang w:val="en-US"/>
        </w:rPr>
        <w:t xml:space="preserve">Fig. </w:t>
      </w:r>
      <w:r w:rsidR="0037255B">
        <w:rPr>
          <w:rFonts w:ascii="Times New Roman" w:hAnsi="Times New Roman" w:cs="Times New Roman"/>
          <w:sz w:val="24"/>
          <w:szCs w:val="24"/>
          <w:lang w:val="en-US"/>
        </w:rPr>
        <w:t>SM4b).</w:t>
      </w: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7A8E40FF"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41AFF8BE" w14:textId="6E5FD8FF" w:rsidR="00D8611F" w:rsidRPr="00CF3811" w:rsidRDefault="001B521A" w:rsidP="00D8611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D8611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w:t>
      </w:r>
      <w:r w:rsidR="00D8611F">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assuming bifurcating speciation</w:t>
      </w:r>
      <w:r w:rsidR="00D8611F">
        <w:rPr>
          <w:rFonts w:ascii="Times New Roman" w:hAnsi="Times New Roman" w:cs="Times New Roman"/>
          <w:sz w:val="24"/>
          <w:szCs w:val="24"/>
          <w:lang w:val="en-US"/>
        </w:rPr>
        <w:t>, the MAPE for fully sampled</w:t>
      </w:r>
      <w:r w:rsidR="00236840">
        <w:rPr>
          <w:rFonts w:ascii="Times New Roman" w:hAnsi="Times New Roman" w:cs="Times New Roman"/>
          <w:sz w:val="24"/>
          <w:szCs w:val="24"/>
          <w:lang w:val="en-US"/>
        </w:rPr>
        <w:t xml:space="preserve"> trees</w:t>
      </w:r>
      <w:r w:rsidR="00D8611F">
        <w:rPr>
          <w:rFonts w:ascii="Times New Roman" w:hAnsi="Times New Roman" w:cs="Times New Roman"/>
          <w:sz w:val="24"/>
          <w:szCs w:val="24"/>
          <w:lang w:val="en-US"/>
        </w:rPr>
        <w:t xml:space="preserve"> was ~ 0 %, but it increased to ~100% and ~300% for 25% missing species and 50% missing species, respectively (Fig. 5). </w:t>
      </w:r>
      <w:r>
        <w:rPr>
          <w:rFonts w:ascii="Times New Roman" w:hAnsi="Times New Roman" w:cs="Times New Roman"/>
          <w:sz w:val="24"/>
          <w:szCs w:val="24"/>
          <w:lang w:val="en-US"/>
        </w:rPr>
        <w:t>With</w:t>
      </w:r>
      <w:r w:rsidR="00D8611F">
        <w:rPr>
          <w:rFonts w:ascii="Times New Roman" w:hAnsi="Times New Roman" w:cs="Times New Roman"/>
          <w:sz w:val="24"/>
          <w:szCs w:val="24"/>
          <w:lang w:val="en-US"/>
        </w:rPr>
        <w:t xml:space="preserve"> intermediate extinction, the MAPE for fully sampled trees </w:t>
      </w:r>
      <w:r w:rsidR="00D8611F" w:rsidRPr="0010029D">
        <w:rPr>
          <w:rFonts w:ascii="Times New Roman" w:hAnsi="Times New Roman" w:cs="Times New Roman"/>
          <w:sz w:val="24"/>
          <w:szCs w:val="24"/>
          <w:lang w:val="en-US"/>
        </w:rPr>
        <w:t>was 25 ± 20%</w:t>
      </w:r>
      <w:r>
        <w:rPr>
          <w:rFonts w:ascii="Times New Roman" w:hAnsi="Times New Roman" w:cs="Times New Roman"/>
          <w:sz w:val="24"/>
          <w:szCs w:val="24"/>
          <w:lang w:val="en-US"/>
        </w:rPr>
        <w:t xml:space="preserve">, but increased </w:t>
      </w:r>
      <w:r w:rsidR="00C23A89">
        <w:rPr>
          <w:rFonts w:ascii="Times New Roman" w:hAnsi="Times New Roman" w:cs="Times New Roman"/>
          <w:sz w:val="24"/>
          <w:szCs w:val="24"/>
          <w:lang w:val="en-US"/>
        </w:rPr>
        <w:t>15-fold</w:t>
      </w:r>
      <w:r w:rsidR="00D8611F" w:rsidRPr="0010029D">
        <w:rPr>
          <w:rFonts w:ascii="Times New Roman" w:hAnsi="Times New Roman" w:cs="Times New Roman"/>
          <w:sz w:val="24"/>
          <w:szCs w:val="24"/>
          <w:lang w:val="en-US"/>
        </w:rPr>
        <w:t xml:space="preserve"> for trees missing 25% of the extant species; and for trees missing 50 % of the extant species the error increased </w:t>
      </w:r>
      <w:r w:rsidR="00716A85">
        <w:rPr>
          <w:rFonts w:ascii="Times New Roman" w:hAnsi="Times New Roman" w:cs="Times New Roman"/>
          <w:sz w:val="24"/>
          <w:szCs w:val="24"/>
          <w:lang w:val="en-US"/>
        </w:rPr>
        <w:t>85</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Under high extinction, the MAPE for fully sampled trees was 60</w:t>
      </w:r>
      <w:r w:rsidR="00D8611F" w:rsidRPr="0010029D">
        <w:rPr>
          <w:rFonts w:ascii="Times New Roman" w:hAnsi="Times New Roman" w:cs="Times New Roman"/>
          <w:sz w:val="24"/>
          <w:szCs w:val="24"/>
          <w:lang w:val="en-US"/>
        </w:rPr>
        <w:t xml:space="preserve"> ± </w:t>
      </w:r>
      <w:r w:rsidR="00D8611F">
        <w:rPr>
          <w:rFonts w:ascii="Times New Roman" w:hAnsi="Times New Roman" w:cs="Times New Roman"/>
          <w:sz w:val="24"/>
          <w:szCs w:val="24"/>
          <w:lang w:val="en-US"/>
        </w:rPr>
        <w:t>38</w:t>
      </w:r>
      <w:r w:rsidR="00D8611F" w:rsidRPr="0010029D">
        <w:rPr>
          <w:rFonts w:ascii="Times New Roman" w:hAnsi="Times New Roman" w:cs="Times New Roman"/>
          <w:sz w:val="24"/>
          <w:szCs w:val="24"/>
          <w:lang w:val="en-US"/>
        </w:rPr>
        <w:t>%</w:t>
      </w:r>
      <w:r w:rsidR="00D8611F">
        <w:rPr>
          <w:rFonts w:ascii="Times New Roman" w:hAnsi="Times New Roman" w:cs="Times New Roman"/>
          <w:sz w:val="24"/>
          <w:szCs w:val="24"/>
          <w:lang w:val="en-US"/>
        </w:rPr>
        <w:t xml:space="preserve">; for trees missing 25% of extant </w:t>
      </w:r>
      <w:r w:rsidR="00D8611F">
        <w:rPr>
          <w:rFonts w:ascii="Times New Roman" w:hAnsi="Times New Roman" w:cs="Times New Roman"/>
          <w:sz w:val="24"/>
          <w:szCs w:val="24"/>
          <w:lang w:val="en-US"/>
        </w:rPr>
        <w:lastRenderedPageBreak/>
        <w:t xml:space="preserve">species the error increased </w:t>
      </w:r>
      <w:r w:rsidR="00C23A89">
        <w:rPr>
          <w:rFonts w:ascii="Times New Roman" w:hAnsi="Times New Roman" w:cs="Times New Roman"/>
          <w:sz w:val="24"/>
          <w:szCs w:val="24"/>
          <w:lang w:val="en-US"/>
        </w:rPr>
        <w:t>8-fold</w:t>
      </w:r>
      <w:r w:rsidR="00D8611F">
        <w:rPr>
          <w:rFonts w:ascii="Times New Roman" w:hAnsi="Times New Roman" w:cs="Times New Roman"/>
          <w:sz w:val="24"/>
          <w:szCs w:val="24"/>
          <w:lang w:val="en-US"/>
        </w:rPr>
        <w:t xml:space="preserve"> of magnitude; and for trees missing 50% of extant species the error increased 23</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xml:space="preserve">. </w:t>
      </w:r>
    </w:p>
    <w:p w14:paraId="5B7AB377" w14:textId="77777777" w:rsidR="00D8611F" w:rsidRDefault="00D8611F" w:rsidP="002E0C35">
      <w:pPr>
        <w:spacing w:after="0" w:line="360" w:lineRule="auto"/>
        <w:ind w:firstLine="709"/>
        <w:jc w:val="both"/>
        <w:rPr>
          <w:rFonts w:ascii="Times New Roman" w:hAnsi="Times New Roman" w:cs="Times New Roman"/>
          <w:sz w:val="24"/>
          <w:szCs w:val="24"/>
          <w:lang w:val="en-US"/>
        </w:rPr>
      </w:pPr>
    </w:p>
    <w:p w14:paraId="3D482655" w14:textId="77777777" w:rsidR="00C23A89" w:rsidRDefault="00C23A89">
      <w:pPr>
        <w:spacing w:after="0" w:line="360" w:lineRule="auto"/>
        <w:jc w:val="both"/>
        <w:rPr>
          <w:rFonts w:ascii="Times New Roman" w:hAnsi="Times New Roman" w:cs="Times New Roman"/>
          <w:i/>
          <w:iCs/>
          <w:sz w:val="24"/>
          <w:szCs w:val="24"/>
          <w:u w:val="single"/>
          <w:lang w:val="en-US"/>
        </w:rPr>
      </w:pPr>
    </w:p>
    <w:p w14:paraId="26EB922A" w14:textId="77777777" w:rsidR="00C23A89" w:rsidRDefault="00C23A89">
      <w:pPr>
        <w:spacing w:after="0" w:line="360" w:lineRule="auto"/>
        <w:jc w:val="both"/>
        <w:rPr>
          <w:rFonts w:ascii="Times New Roman" w:hAnsi="Times New Roman" w:cs="Times New Roman"/>
          <w:i/>
          <w:iCs/>
          <w:sz w:val="24"/>
          <w:szCs w:val="24"/>
          <w:u w:val="single"/>
          <w:lang w:val="en-US"/>
        </w:rPr>
      </w:pPr>
    </w:p>
    <w:p w14:paraId="6B0EE626" w14:textId="359EC4AB"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6BF47400" w:rsidR="002F5B65" w:rsidRDefault="004252FF">
      <w:pPr>
        <w:spacing w:after="0" w:line="360" w:lineRule="auto"/>
        <w:ind w:firstLine="709"/>
        <w:jc w:val="both"/>
        <w:rPr>
          <w:rFonts w:ascii="Times New Roman" w:hAnsi="Times New Roman" w:cs="Times New Roman"/>
          <w:sz w:val="24"/>
          <w:szCs w:val="24"/>
          <w:lang w:val="en-US"/>
        </w:rPr>
      </w:pPr>
      <w:r w:rsidRPr="00236840">
        <w:rPr>
          <w:rFonts w:ascii="Times New Roman" w:hAnsi="Times New Roman" w:cs="Times New Roman"/>
          <w:sz w:val="24"/>
          <w:szCs w:val="24"/>
          <w:lang w:val="en-US"/>
        </w:rPr>
        <w:t>With increasing extinction</w:t>
      </w:r>
      <w:r w:rsidR="00D8611F" w:rsidRPr="00236840">
        <w:rPr>
          <w:rFonts w:ascii="Times New Roman" w:hAnsi="Times New Roman" w:cs="Times New Roman"/>
          <w:sz w:val="24"/>
          <w:szCs w:val="24"/>
          <w:lang w:val="en-US"/>
        </w:rPr>
        <w:t xml:space="preserve"> and missing species</w:t>
      </w:r>
      <w:r w:rsidRPr="00236840">
        <w:rPr>
          <w:rFonts w:ascii="Times New Roman" w:hAnsi="Times New Roman" w:cs="Times New Roman"/>
          <w:sz w:val="24"/>
          <w:szCs w:val="24"/>
          <w:lang w:val="en-US"/>
        </w:rPr>
        <w:t>, our probabilistic estimation of species ages resulted in a</w:t>
      </w:r>
      <w:r w:rsidR="004D44AC">
        <w:rPr>
          <w:rFonts w:ascii="Times New Roman" w:hAnsi="Times New Roman" w:cs="Times New Roman"/>
          <w:sz w:val="24"/>
          <w:szCs w:val="24"/>
          <w:lang w:val="en-US"/>
        </w:rPr>
        <w:t xml:space="preserve"> substantially</w:t>
      </w:r>
      <w:r w:rsidR="00C23A89">
        <w:rPr>
          <w:rFonts w:ascii="Times New Roman" w:hAnsi="Times New Roman" w:cs="Times New Roman"/>
          <w:sz w:val="24"/>
          <w:szCs w:val="24"/>
          <w:lang w:val="en-US"/>
        </w:rPr>
        <w:t xml:space="preserve"> </w:t>
      </w:r>
      <w:r w:rsidRPr="00236840">
        <w:rPr>
          <w:rFonts w:ascii="Times New Roman" w:hAnsi="Times New Roman" w:cs="Times New Roman"/>
          <w:sz w:val="24"/>
          <w:szCs w:val="24"/>
          <w:lang w:val="en-US"/>
        </w:rPr>
        <w:t xml:space="preserve">lower </w:t>
      </w:r>
      <w:r w:rsidR="0016385D" w:rsidRPr="00236840">
        <w:rPr>
          <w:rFonts w:ascii="Times New Roman" w:hAnsi="Times New Roman" w:cs="Times New Roman"/>
          <w:sz w:val="24"/>
          <w:szCs w:val="24"/>
          <w:lang w:val="en-US"/>
        </w:rPr>
        <w:t xml:space="preserve">error compared with the phylogenetic age </w:t>
      </w:r>
      <w:r w:rsidR="004D78D6" w:rsidRPr="00236840">
        <w:rPr>
          <w:rFonts w:ascii="Times New Roman" w:hAnsi="Times New Roman" w:cs="Times New Roman"/>
          <w:sz w:val="24"/>
          <w:szCs w:val="24"/>
          <w:lang w:val="en-US"/>
        </w:rPr>
        <w:t>(Fig</w:t>
      </w:r>
      <w:r w:rsidR="0019202E" w:rsidRPr="00236840">
        <w:rPr>
          <w:rFonts w:ascii="Times New Roman" w:hAnsi="Times New Roman" w:cs="Times New Roman"/>
          <w:sz w:val="24"/>
          <w:szCs w:val="24"/>
          <w:lang w:val="en-US"/>
        </w:rPr>
        <w:t>s.</w:t>
      </w:r>
      <w:r w:rsidR="004D78D6" w:rsidRPr="00236840">
        <w:rPr>
          <w:rFonts w:ascii="Times New Roman" w:hAnsi="Times New Roman" w:cs="Times New Roman"/>
          <w:sz w:val="24"/>
          <w:szCs w:val="24"/>
          <w:lang w:val="en-US"/>
        </w:rPr>
        <w:t xml:space="preserve"> </w:t>
      </w:r>
      <w:r w:rsidR="00907524" w:rsidRPr="00236840">
        <w:rPr>
          <w:rFonts w:ascii="Times New Roman" w:hAnsi="Times New Roman" w:cs="Times New Roman"/>
          <w:sz w:val="24"/>
          <w:szCs w:val="24"/>
          <w:lang w:val="en-US"/>
        </w:rPr>
        <w:t>6</w:t>
      </w:r>
      <w:r w:rsidR="0019202E" w:rsidRPr="00236840">
        <w:rPr>
          <w:rFonts w:ascii="Times New Roman" w:hAnsi="Times New Roman" w:cs="Times New Roman"/>
          <w:sz w:val="24"/>
          <w:szCs w:val="24"/>
          <w:lang w:val="en-US"/>
        </w:rPr>
        <w:t>, SM5</w:t>
      </w:r>
      <w:r w:rsidR="004D78D6" w:rsidRPr="00236840">
        <w:rPr>
          <w:rFonts w:ascii="Times New Roman" w:hAnsi="Times New Roman" w:cs="Times New Roman"/>
          <w:sz w:val="24"/>
          <w:szCs w:val="24"/>
          <w:lang w:val="en-US"/>
        </w:rPr>
        <w:t>)</w:t>
      </w:r>
      <w:r w:rsidRPr="00236840">
        <w:rPr>
          <w:rFonts w:ascii="Times New Roman" w:hAnsi="Times New Roman" w:cs="Times New Roman"/>
          <w:sz w:val="24"/>
          <w:szCs w:val="24"/>
          <w:lang w:val="en-US"/>
        </w:rPr>
        <w:t>. Under low extinction</w:t>
      </w:r>
      <w:r w:rsidR="00A91352">
        <w:rPr>
          <w:rFonts w:ascii="Times New Roman" w:hAnsi="Times New Roman" w:cs="Times New Roman"/>
          <w:sz w:val="24"/>
          <w:szCs w:val="24"/>
          <w:lang w:val="en-US"/>
        </w:rPr>
        <w:t xml:space="preserve"> and fully sampled trees</w:t>
      </w:r>
      <w:r w:rsidRPr="00236840">
        <w:rPr>
          <w:rFonts w:ascii="Times New Roman" w:hAnsi="Times New Roman" w:cs="Times New Roman"/>
          <w:sz w:val="24"/>
          <w:szCs w:val="24"/>
          <w:lang w:val="en-US"/>
        </w:rPr>
        <w:t xml:space="preserve"> the MAPE was slightly worse compared to the use of phylogenetic ages (</w:t>
      </w:r>
      <w:r w:rsidRPr="00236840">
        <w:rPr>
          <w:rFonts w:ascii="Times New Roman" w:eastAsia="DengXian" w:hAnsi="Times New Roman" w:cs="Times New Roman"/>
          <w:sz w:val="24"/>
          <w:szCs w:val="24"/>
          <w:lang w:val="en-US"/>
        </w:rPr>
        <w:t xml:space="preserve">ΔMAPE = </w:t>
      </w:r>
      <w:r w:rsidR="00A91352">
        <w:rPr>
          <w:rFonts w:ascii="Times New Roman" w:eastAsia="DengXian" w:hAnsi="Times New Roman" w:cs="Times New Roman"/>
          <w:sz w:val="24"/>
          <w:szCs w:val="24"/>
          <w:lang w:val="en-US"/>
        </w:rPr>
        <w:t>0.59</w:t>
      </w:r>
      <w:r w:rsidRPr="00236840">
        <w:rPr>
          <w:rFonts w:ascii="Times New Roman" w:eastAsia="DengXian" w:hAnsi="Times New Roman" w:cs="Times New Roman"/>
          <w:sz w:val="24"/>
          <w:szCs w:val="24"/>
          <w:lang w:val="en-US"/>
        </w:rPr>
        <w:t xml:space="preserve"> ± </w:t>
      </w:r>
      <w:r w:rsidR="00093108">
        <w:rPr>
          <w:rFonts w:ascii="Times New Roman" w:eastAsia="DengXian" w:hAnsi="Times New Roman" w:cs="Times New Roman"/>
          <w:sz w:val="24"/>
          <w:szCs w:val="24"/>
          <w:lang w:val="en-US"/>
        </w:rPr>
        <w:t>1.1</w:t>
      </w:r>
      <w:r w:rsidR="004D78D6" w:rsidRPr="00236840">
        <w:rPr>
          <w:rFonts w:ascii="Times New Roman" w:eastAsia="DengXian" w:hAnsi="Times New Roman" w:cs="Times New Roman"/>
          <w:sz w:val="24"/>
          <w:szCs w:val="24"/>
          <w:lang w:val="en-US"/>
        </w:rPr>
        <w:t xml:space="preserve"> </w:t>
      </w:r>
      <w:r w:rsidRPr="00236840">
        <w:rPr>
          <w:rFonts w:ascii="Times New Roman" w:eastAsia="DengXian" w:hAnsi="Times New Roman" w:cs="Times New Roman"/>
          <w:sz w:val="24"/>
          <w:szCs w:val="24"/>
          <w:lang w:val="en-US"/>
        </w:rPr>
        <w:t xml:space="preserve">% when using the mean of the estimated ages and </w:t>
      </w:r>
      <w:r w:rsidR="004D78D6" w:rsidRPr="00236840">
        <w:rPr>
          <w:rFonts w:ascii="Times New Roman" w:eastAsia="DengXian" w:hAnsi="Times New Roman" w:cs="Times New Roman"/>
          <w:sz w:val="24"/>
          <w:szCs w:val="24"/>
          <w:lang w:val="en-US"/>
        </w:rPr>
        <w:t>2.1</w:t>
      </w:r>
      <w:r w:rsidRPr="00236840">
        <w:rPr>
          <w:rFonts w:ascii="Times New Roman" w:eastAsia="DengXian" w:hAnsi="Times New Roman" w:cs="Times New Roman"/>
          <w:sz w:val="24"/>
          <w:szCs w:val="24"/>
          <w:lang w:val="en-US"/>
        </w:rPr>
        <w:t xml:space="preserve"> ± </w:t>
      </w:r>
      <w:r w:rsidR="004D78D6" w:rsidRPr="00236840">
        <w:rPr>
          <w:rFonts w:ascii="Times New Roman" w:eastAsia="DengXian" w:hAnsi="Times New Roman" w:cs="Times New Roman"/>
          <w:sz w:val="24"/>
          <w:szCs w:val="24"/>
          <w:lang w:val="en-US"/>
        </w:rPr>
        <w:t xml:space="preserve">1.3 </w:t>
      </w:r>
      <w:r w:rsidRPr="00236840">
        <w:rPr>
          <w:rFonts w:ascii="Times New Roman" w:eastAsia="DengXian" w:hAnsi="Times New Roman" w:cs="Times New Roman"/>
          <w:sz w:val="24"/>
          <w:szCs w:val="24"/>
          <w:lang w:val="en-US"/>
        </w:rPr>
        <w:t>% for the median across estimates</w:t>
      </w:r>
      <w:r w:rsidRPr="00236840">
        <w:rPr>
          <w:rFonts w:ascii="Times New Roman" w:hAnsi="Times New Roman" w:cs="Times New Roman"/>
          <w:sz w:val="24"/>
          <w:szCs w:val="24"/>
          <w:lang w:val="en-US"/>
        </w:rPr>
        <w:t xml:space="preserve">). </w:t>
      </w:r>
      <w:r w:rsidR="00754602" w:rsidRPr="00236840">
        <w:rPr>
          <w:rFonts w:ascii="Times New Roman" w:eastAsia="DengXian" w:hAnsi="Times New Roman" w:cs="Times New Roman"/>
          <w:sz w:val="24"/>
          <w:szCs w:val="24"/>
          <w:lang w:val="en-US"/>
        </w:rPr>
        <w:t xml:space="preserve">While with </w:t>
      </w:r>
      <w:r w:rsidR="00093108">
        <w:rPr>
          <w:rFonts w:ascii="Times New Roman" w:eastAsia="DengXian" w:hAnsi="Times New Roman" w:cs="Times New Roman"/>
          <w:sz w:val="24"/>
          <w:szCs w:val="24"/>
          <w:lang w:val="en-US"/>
        </w:rPr>
        <w:t>high extinction and</w:t>
      </w:r>
      <w:r w:rsidR="004D44AC">
        <w:rPr>
          <w:rFonts w:ascii="Times New Roman" w:eastAsia="DengXian" w:hAnsi="Times New Roman" w:cs="Times New Roman"/>
          <w:sz w:val="24"/>
          <w:szCs w:val="24"/>
          <w:lang w:val="en-US"/>
        </w:rPr>
        <w:t xml:space="preserve"> a taxon sampling of</w:t>
      </w:r>
      <w:r w:rsidR="00093108">
        <w:rPr>
          <w:rFonts w:ascii="Times New Roman" w:eastAsia="DengXian" w:hAnsi="Times New Roman" w:cs="Times New Roman"/>
          <w:sz w:val="24"/>
          <w:szCs w:val="24"/>
          <w:lang w:val="en-US"/>
        </w:rPr>
        <w:t xml:space="preserve"> 50% </w:t>
      </w:r>
      <w:r w:rsidR="00C23A89">
        <w:rPr>
          <w:rFonts w:ascii="Times New Roman" w:eastAsia="DengXian" w:hAnsi="Times New Roman" w:cs="Times New Roman"/>
          <w:sz w:val="24"/>
          <w:szCs w:val="24"/>
          <w:lang w:val="en-US"/>
        </w:rPr>
        <w:t>sp</w:t>
      </w:r>
      <w:r w:rsidR="00093108">
        <w:rPr>
          <w:rFonts w:ascii="Times New Roman" w:eastAsia="DengXian" w:hAnsi="Times New Roman" w:cs="Times New Roman"/>
          <w:sz w:val="24"/>
          <w:szCs w:val="24"/>
          <w:lang w:val="en-US"/>
        </w:rPr>
        <w:t>ecies</w:t>
      </w:r>
      <w:r w:rsidR="00C23A89">
        <w:rPr>
          <w:rFonts w:ascii="Times New Roman" w:eastAsia="DengXian" w:hAnsi="Times New Roman" w:cs="Times New Roman"/>
          <w:sz w:val="24"/>
          <w:szCs w:val="24"/>
          <w:lang w:val="en-US"/>
        </w:rPr>
        <w:t xml:space="preserve"> </w:t>
      </w:r>
      <w:r w:rsidRPr="00236840">
        <w:rPr>
          <w:rFonts w:ascii="Times New Roman" w:hAnsi="Times New Roman" w:cs="Times New Roman"/>
          <w:sz w:val="24"/>
          <w:szCs w:val="24"/>
          <w:lang w:val="en-US"/>
        </w:rPr>
        <w:t>the probabilistic estimation</w:t>
      </w:r>
      <w:r w:rsidR="00093108">
        <w:rPr>
          <w:rFonts w:ascii="Times New Roman" w:hAnsi="Times New Roman" w:cs="Times New Roman"/>
          <w:sz w:val="24"/>
          <w:szCs w:val="24"/>
          <w:lang w:val="en-US"/>
        </w:rPr>
        <w:t>s</w:t>
      </w:r>
      <w:r w:rsidR="00095B47" w:rsidRPr="00236840">
        <w:rPr>
          <w:rFonts w:ascii="Times New Roman" w:hAnsi="Times New Roman" w:cs="Times New Roman"/>
          <w:sz w:val="24"/>
          <w:szCs w:val="24"/>
          <w:lang w:val="en-US"/>
        </w:rPr>
        <w:t xml:space="preserve"> </w:t>
      </w:r>
      <w:r w:rsidR="004D78D6" w:rsidRPr="00236840">
        <w:rPr>
          <w:rFonts w:ascii="Times New Roman" w:hAnsi="Times New Roman" w:cs="Times New Roman"/>
          <w:sz w:val="24"/>
          <w:szCs w:val="24"/>
          <w:lang w:val="en-US"/>
        </w:rPr>
        <w:t>reduced the error</w:t>
      </w:r>
      <w:r w:rsidR="00093108">
        <w:rPr>
          <w:rFonts w:ascii="Times New Roman" w:hAnsi="Times New Roman" w:cs="Times New Roman"/>
          <w:sz w:val="24"/>
          <w:szCs w:val="24"/>
          <w:lang w:val="en-US"/>
        </w:rPr>
        <w:t xml:space="preserve"> by </w:t>
      </w:r>
      <w:r w:rsidR="00C23A89">
        <w:rPr>
          <w:rFonts w:ascii="Times New Roman" w:hAnsi="Times New Roman" w:cs="Times New Roman"/>
          <w:sz w:val="24"/>
          <w:szCs w:val="24"/>
          <w:lang w:val="en-US"/>
        </w:rPr>
        <w:t>2</w:t>
      </w:r>
      <w:r w:rsidR="00093108">
        <w:rPr>
          <w:rFonts w:ascii="Times New Roman" w:hAnsi="Times New Roman" w:cs="Times New Roman"/>
          <w:sz w:val="24"/>
          <w:szCs w:val="24"/>
          <w:lang w:val="en-US"/>
        </w:rPr>
        <w:t xml:space="preserve"> orders of magnitude regarding</w:t>
      </w:r>
      <w:r w:rsidR="004759B7">
        <w:rPr>
          <w:rFonts w:ascii="Times New Roman" w:hAnsi="Times New Roman" w:cs="Times New Roman"/>
          <w:sz w:val="24"/>
          <w:szCs w:val="24"/>
          <w:lang w:val="en-US"/>
        </w:rPr>
        <w:t xml:space="preserve"> the</w:t>
      </w:r>
      <w:r w:rsidR="004D78D6" w:rsidRPr="00236840">
        <w:rPr>
          <w:rFonts w:ascii="Times New Roman" w:hAnsi="Times New Roman" w:cs="Times New Roman"/>
          <w:sz w:val="24"/>
          <w:szCs w:val="24"/>
          <w:lang w:val="en-US"/>
        </w:rPr>
        <w:t xml:space="preserve"> phylogenetic age (</w:t>
      </w:r>
      <w:r w:rsidR="004D78D6" w:rsidRPr="00236840">
        <w:rPr>
          <w:rFonts w:ascii="Times New Roman" w:eastAsia="DengXian" w:hAnsi="Times New Roman" w:cs="Times New Roman"/>
          <w:sz w:val="24"/>
          <w:szCs w:val="24"/>
          <w:lang w:val="en-US"/>
        </w:rPr>
        <w:t>ΔMAPE = -</w:t>
      </w:r>
      <w:r w:rsidR="004759B7">
        <w:rPr>
          <w:rFonts w:ascii="Times New Roman" w:eastAsia="DengXian" w:hAnsi="Times New Roman" w:cs="Times New Roman"/>
          <w:sz w:val="24"/>
          <w:szCs w:val="24"/>
          <w:lang w:val="en-US"/>
        </w:rPr>
        <w:t>476</w:t>
      </w:r>
      <w:r w:rsidR="004D78D6" w:rsidRPr="00236840">
        <w:rPr>
          <w:rFonts w:ascii="Times New Roman" w:eastAsia="DengXian" w:hAnsi="Times New Roman" w:cs="Times New Roman"/>
          <w:sz w:val="24"/>
          <w:szCs w:val="24"/>
          <w:lang w:val="en-US"/>
        </w:rPr>
        <w:t>% for the mean estimated ages and -</w:t>
      </w:r>
      <w:r w:rsidR="004759B7">
        <w:rPr>
          <w:rFonts w:ascii="Times New Roman" w:eastAsia="DengXian" w:hAnsi="Times New Roman" w:cs="Times New Roman"/>
          <w:sz w:val="24"/>
          <w:szCs w:val="24"/>
          <w:lang w:val="en-US"/>
        </w:rPr>
        <w:t>507</w:t>
      </w:r>
      <w:r w:rsidR="004759B7" w:rsidRPr="00236840">
        <w:rPr>
          <w:rFonts w:ascii="Times New Roman" w:eastAsia="DengXian" w:hAnsi="Times New Roman" w:cs="Times New Roman"/>
          <w:sz w:val="24"/>
          <w:szCs w:val="24"/>
          <w:lang w:val="en-US"/>
        </w:rPr>
        <w:t xml:space="preserve"> </w:t>
      </w:r>
      <w:r w:rsidR="004D78D6" w:rsidRPr="00236840">
        <w:rPr>
          <w:rFonts w:ascii="Times New Roman" w:eastAsia="DengXian" w:hAnsi="Times New Roman" w:cs="Times New Roman"/>
          <w:sz w:val="24"/>
          <w:szCs w:val="24"/>
          <w:lang w:val="en-US"/>
        </w:rPr>
        <w:t>% for the median across estimates</w:t>
      </w:r>
      <w:r w:rsidR="00754602" w:rsidRPr="00236840">
        <w:rPr>
          <w:rFonts w:ascii="Times New Roman" w:eastAsia="DengXian" w:hAnsi="Times New Roman" w:cs="Times New Roman"/>
          <w:sz w:val="24"/>
          <w:szCs w:val="24"/>
          <w:lang w:val="en-US"/>
        </w:rPr>
        <w:t xml:space="preserve">; </w:t>
      </w:r>
      <w:r w:rsidR="00754602" w:rsidRPr="00236840">
        <w:rPr>
          <w:rFonts w:ascii="Times New Roman" w:hAnsi="Times New Roman" w:cs="Times New Roman"/>
          <w:sz w:val="24"/>
          <w:szCs w:val="24"/>
          <w:lang w:val="en-US"/>
        </w:rPr>
        <w:t>Figs. 6, SM5</w:t>
      </w:r>
      <w:r w:rsidR="004D78D6" w:rsidRPr="00236840">
        <w:rPr>
          <w:rFonts w:ascii="Times New Roman" w:eastAsia="DengXian" w:hAnsi="Times New Roman" w:cs="Times New Roman"/>
          <w:sz w:val="24"/>
          <w:szCs w:val="24"/>
          <w:lang w:val="en-US"/>
        </w:rPr>
        <w:t>).</w:t>
      </w:r>
      <w:r w:rsidR="004D78D6">
        <w:rPr>
          <w:rFonts w:ascii="Times New Roman" w:eastAsia="DengXian" w:hAnsi="Times New Roman" w:cs="Times New Roman"/>
          <w:sz w:val="24"/>
          <w:szCs w:val="24"/>
          <w:lang w:val="en-US"/>
        </w:rPr>
        <w:t xml:space="preserve"> </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30EA1FDE" w14:textId="6587D2D8" w:rsidR="002F5B65" w:rsidRDefault="004252FF" w:rsidP="005123F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phylogenetic age as an approximation of species age led to error rates of 1.3, 7.2, and 18.6 % in detecting the</w:t>
      </w:r>
      <w:r w:rsidR="004D44AC">
        <w:rPr>
          <w:rFonts w:ascii="Times New Roman" w:hAnsi="Times New Roman" w:cs="Times New Roman"/>
          <w:sz w:val="24"/>
          <w:szCs w:val="24"/>
          <w:lang w:val="en-US"/>
        </w:rPr>
        <w:t xml:space="preserve"> correct monotonic</w:t>
      </w:r>
      <w:r>
        <w:rPr>
          <w:rFonts w:ascii="Times New Roman" w:hAnsi="Times New Roman" w:cs="Times New Roman"/>
          <w:sz w:val="24"/>
          <w:szCs w:val="24"/>
          <w:lang w:val="en-US"/>
        </w:rPr>
        <w:t xml:space="preserv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w:t>
      </w:r>
      <w:r w:rsidR="004C7F78">
        <w:rPr>
          <w:rFonts w:ascii="Times New Roman" w:hAnsi="Times New Roman" w:cs="Times New Roman"/>
          <w:sz w:val="24"/>
          <w:szCs w:val="24"/>
          <w:lang w:val="en-US"/>
        </w:rPr>
        <w:t>, with fully sampled trees,</w:t>
      </w:r>
      <w:r>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for scenarios with low, </w:t>
      </w:r>
      <w:r w:rsidR="005123FD">
        <w:rPr>
          <w:rFonts w:ascii="Times New Roman" w:hAnsi="Times New Roman" w:cs="Times New Roman"/>
          <w:sz w:val="24"/>
          <w:szCs w:val="24"/>
          <w:lang w:val="en-US"/>
        </w:rPr>
        <w:t>intermediate,</w:t>
      </w:r>
      <w:r>
        <w:rPr>
          <w:rFonts w:ascii="Times New Roman" w:hAnsi="Times New Roman" w:cs="Times New Roman"/>
          <w:sz w:val="24"/>
          <w:szCs w:val="24"/>
          <w:lang w:val="en-US"/>
        </w:rPr>
        <w:t xml:space="preserve"> and high extinction rates, respectively (</w:t>
      </w:r>
      <w:r w:rsidR="0019202E">
        <w:rPr>
          <w:rFonts w:ascii="Times New Roman" w:hAnsi="Times New Roman" w:cs="Times New Roman"/>
          <w:sz w:val="24"/>
          <w:szCs w:val="24"/>
          <w:lang w:val="en-US"/>
        </w:rPr>
        <w:t xml:space="preserve">Fig. </w:t>
      </w:r>
      <w:r w:rsidR="004C7F78">
        <w:rPr>
          <w:rFonts w:ascii="Times New Roman" w:hAnsi="Times New Roman" w:cs="Times New Roman"/>
          <w:sz w:val="24"/>
          <w:szCs w:val="24"/>
          <w:lang w:val="en-US"/>
        </w:rPr>
        <w:t>SM6</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w:t>
      </w:r>
      <w:r w:rsidR="00FF4B20">
        <w:rPr>
          <w:rFonts w:ascii="Times New Roman" w:hAnsi="Times New Roman" w:cs="Times New Roman"/>
          <w:sz w:val="24"/>
          <w:szCs w:val="24"/>
          <w:lang w:val="en-US"/>
        </w:rPr>
        <w:t>1.</w:t>
      </w:r>
      <w:r w:rsidR="004C7F78">
        <w:rPr>
          <w:rFonts w:ascii="Times New Roman" w:hAnsi="Times New Roman" w:cs="Times New Roman"/>
          <w:sz w:val="24"/>
          <w:szCs w:val="24"/>
          <w:lang w:val="en-US"/>
        </w:rPr>
        <w:t>4</w:t>
      </w:r>
      <w:r>
        <w:rPr>
          <w:rFonts w:ascii="Times New Roman" w:hAnsi="Times New Roman" w:cs="Times New Roman"/>
          <w:sz w:val="24"/>
          <w:szCs w:val="24"/>
          <w:lang w:val="en-US"/>
        </w:rPr>
        <w:t xml:space="preserve">% and </w:t>
      </w:r>
      <w:r w:rsidR="004C7F78">
        <w:rPr>
          <w:rFonts w:ascii="Times New Roman" w:hAnsi="Times New Roman" w:cs="Times New Roman"/>
          <w:sz w:val="24"/>
          <w:szCs w:val="24"/>
          <w:lang w:val="en-US"/>
        </w:rPr>
        <w:t>3.1</w:t>
      </w:r>
      <w:r>
        <w:rPr>
          <w:rFonts w:ascii="Times New Roman" w:hAnsi="Times New Roman" w:cs="Times New Roman"/>
          <w:sz w:val="24"/>
          <w:szCs w:val="24"/>
          <w:lang w:val="en-US"/>
        </w:rPr>
        <w:t>% with intermediate and high extinction, respectively.</w:t>
      </w:r>
      <w:r w:rsidR="005123FD">
        <w:rPr>
          <w:rFonts w:ascii="Times New Roman" w:hAnsi="Times New Roman" w:cs="Times New Roman"/>
          <w:sz w:val="24"/>
          <w:szCs w:val="24"/>
          <w:lang w:val="en-US"/>
        </w:rPr>
        <w:t xml:space="preserve"> </w:t>
      </w:r>
      <w:r>
        <w:rPr>
          <w:rFonts w:ascii="Times New Roman" w:hAnsi="Times New Roman" w:cs="Times New Roman"/>
          <w:sz w:val="24"/>
          <w:szCs w:val="24"/>
          <w:lang w:val="en-US"/>
        </w:rPr>
        <w:t>Under incomplete taxon sampling</w:t>
      </w:r>
      <w:r w:rsidR="005123FD">
        <w:rPr>
          <w:rFonts w:ascii="Times New Roman" w:hAnsi="Times New Roman" w:cs="Times New Roman"/>
          <w:sz w:val="24"/>
          <w:szCs w:val="24"/>
          <w:lang w:val="en-US"/>
        </w:rPr>
        <w:t xml:space="preserve">, in which </w:t>
      </w:r>
      <w:r>
        <w:rPr>
          <w:rFonts w:ascii="Times New Roman" w:hAnsi="Times New Roman" w:cs="Times New Roman"/>
          <w:sz w:val="24"/>
          <w:szCs w:val="24"/>
          <w:lang w:val="en-US"/>
        </w:rPr>
        <w:t xml:space="preserve">the </w:t>
      </w:r>
      <w:r w:rsidR="005123FD">
        <w:rPr>
          <w:rFonts w:ascii="Times New Roman" w:hAnsi="Times New Roman" w:cs="Times New Roman"/>
          <w:sz w:val="24"/>
          <w:szCs w:val="24"/>
          <w:lang w:val="en-US"/>
        </w:rPr>
        <w:t xml:space="preserve">sampling </w:t>
      </w:r>
      <w:r>
        <w:rPr>
          <w:rFonts w:ascii="Times New Roman" w:hAnsi="Times New Roman" w:cs="Times New Roman"/>
          <w:sz w:val="24"/>
          <w:szCs w:val="24"/>
          <w:lang w:val="en-US"/>
        </w:rPr>
        <w:t xml:space="preserve">probability was </w:t>
      </w:r>
      <w:r w:rsidR="005123FD">
        <w:rPr>
          <w:rFonts w:ascii="Times New Roman" w:hAnsi="Times New Roman" w:cs="Times New Roman"/>
          <w:sz w:val="24"/>
          <w:szCs w:val="24"/>
          <w:lang w:val="en-US"/>
        </w:rPr>
        <w:t xml:space="preserve">negatively correlated with species age, </w:t>
      </w:r>
      <w:r w:rsidR="002B2DED">
        <w:rPr>
          <w:rFonts w:ascii="Times New Roman" w:hAnsi="Times New Roman" w:cs="Times New Roman"/>
          <w:sz w:val="24"/>
          <w:szCs w:val="24"/>
          <w:lang w:val="en-US"/>
        </w:rPr>
        <w:t xml:space="preserve">and under intermediate extinction, </w:t>
      </w:r>
      <w:r w:rsidR="005123FD">
        <w:rPr>
          <w:rFonts w:ascii="Times New Roman" w:hAnsi="Times New Roman" w:cs="Times New Roman"/>
          <w:sz w:val="24"/>
          <w:szCs w:val="24"/>
          <w:lang w:val="en-US"/>
        </w:rPr>
        <w:t xml:space="preserve">the error rates increased to </w:t>
      </w:r>
      <w:r w:rsidR="00DA67B7">
        <w:rPr>
          <w:rFonts w:ascii="Times New Roman" w:hAnsi="Times New Roman" w:cs="Times New Roman"/>
          <w:sz w:val="24"/>
          <w:szCs w:val="24"/>
          <w:lang w:val="en-US"/>
        </w:rPr>
        <w:t>13.1</w:t>
      </w:r>
      <w:r>
        <w:rPr>
          <w:rFonts w:ascii="Times New Roman" w:hAnsi="Times New Roman" w:cs="Times New Roman"/>
          <w:sz w:val="24"/>
          <w:szCs w:val="24"/>
          <w:lang w:val="en-US"/>
        </w:rPr>
        <w:t xml:space="preserve">%, and </w:t>
      </w:r>
      <w:r w:rsidR="00700798">
        <w:rPr>
          <w:rFonts w:ascii="Times New Roman" w:hAnsi="Times New Roman" w:cs="Times New Roman"/>
          <w:sz w:val="24"/>
          <w:szCs w:val="24"/>
          <w:lang w:val="en-US"/>
        </w:rPr>
        <w:t>51.9</w:t>
      </w:r>
      <w:r>
        <w:rPr>
          <w:rFonts w:ascii="Times New Roman" w:hAnsi="Times New Roman" w:cs="Times New Roman"/>
          <w:sz w:val="24"/>
          <w:szCs w:val="24"/>
          <w:lang w:val="en-US"/>
        </w:rPr>
        <w:t>% for scenarios with 25%, and 50% of missing extant species, respectively (</w:t>
      </w:r>
      <w:r w:rsidR="0019202E">
        <w:rPr>
          <w:rFonts w:ascii="Times New Roman" w:hAnsi="Times New Roman" w:cs="Times New Roman"/>
          <w:sz w:val="24"/>
          <w:szCs w:val="24"/>
          <w:lang w:val="en-US"/>
        </w:rPr>
        <w:t>Fig.</w:t>
      </w:r>
      <w:r w:rsidR="002B2DED">
        <w:rPr>
          <w:rFonts w:ascii="Times New Roman" w:hAnsi="Times New Roman" w:cs="Times New Roman"/>
          <w:sz w:val="24"/>
          <w:szCs w:val="24"/>
          <w:lang w:val="en-US"/>
        </w:rPr>
        <w:t>7</w:t>
      </w:r>
      <w:r w:rsidR="00FF4B20">
        <w:rPr>
          <w:rFonts w:ascii="Times New Roman" w:hAnsi="Times New Roman" w:cs="Times New Roman"/>
          <w:sz w:val="24"/>
          <w:szCs w:val="24"/>
          <w:lang w:val="en-US"/>
        </w:rPr>
        <w:t>).</w:t>
      </w:r>
      <w:r w:rsidR="00DA67B7">
        <w:rPr>
          <w:rFonts w:ascii="Times New Roman" w:hAnsi="Times New Roman" w:cs="Times New Roman"/>
          <w:sz w:val="24"/>
          <w:szCs w:val="24"/>
          <w:lang w:val="en-US"/>
        </w:rPr>
        <w:t xml:space="preserve"> For 25% missing species, the function’s point estimates reduced the error rates by 4 to 7 orders of magnitude, decreasing to 3.1% for mean age and 1.7% for median age. For 50% missing species, the point estimates reduced the error rates (2.5 to 3.7-fold), </w:t>
      </w:r>
      <w:r w:rsidR="00700798">
        <w:rPr>
          <w:rFonts w:ascii="Times New Roman" w:hAnsi="Times New Roman" w:cs="Times New Roman"/>
          <w:sz w:val="24"/>
          <w:szCs w:val="24"/>
          <w:lang w:val="en-US"/>
        </w:rPr>
        <w:t xml:space="preserve">decreasing to 21.1% for mean age and 14.2% for median age. </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53D59547"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3CC9BA3" w14:textId="3ABBCD0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branch lengths of phylogenetic trees as an approximation of species ages is becoming central to an increasing number of studies that use them to evaluate the relationship </w:t>
      </w:r>
      <w:r w:rsidR="00DE0679">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macroecological </w:t>
      </w:r>
      <w:r w:rsidR="00DE0679">
        <w:rPr>
          <w:rFonts w:ascii="Times New Roman" w:hAnsi="Times New Roman" w:cs="Times New Roman"/>
          <w:sz w:val="24"/>
          <w:szCs w:val="24"/>
          <w:lang w:val="en-US"/>
        </w:rPr>
        <w:t xml:space="preserve">or </w:t>
      </w:r>
      <w:r>
        <w:rPr>
          <w:rFonts w:ascii="Times New Roman" w:hAnsi="Times New Roman" w:cs="Times New Roman"/>
          <w:sz w:val="24"/>
          <w:szCs w:val="24"/>
          <w:lang w:val="en-US"/>
        </w:rPr>
        <w:t>evolutionary patterns</w:t>
      </w:r>
      <w:r w:rsidR="00DE0679">
        <w:rPr>
          <w:rFonts w:ascii="Times New Roman" w:hAnsi="Times New Roman" w:cs="Times New Roman"/>
          <w:sz w:val="24"/>
          <w:szCs w:val="24"/>
          <w:lang w:val="en-US"/>
        </w:rPr>
        <w:t>, for instance</w:t>
      </w:r>
      <w:r>
        <w:rPr>
          <w:rFonts w:ascii="Times New Roman" w:hAnsi="Times New Roman" w:cs="Times New Roman"/>
          <w:sz w:val="24"/>
          <w:szCs w:val="24"/>
          <w:lang w:val="en-US"/>
        </w:rPr>
        <w:t xml:space="preserve"> current extinction risks</w:t>
      </w:r>
      <w:r w:rsidR="00011D54">
        <w:rPr>
          <w:rFonts w:ascii="Times New Roman" w:hAnsi="Times New Roman" w:cs="Times New Roman"/>
          <w:sz w:val="24"/>
          <w:szCs w:val="24"/>
          <w:lang w:val="en-US"/>
        </w:rPr>
        <w:t xml:space="preserve"> (</w:t>
      </w:r>
      <w:r w:rsidR="00011D54" w:rsidRPr="00DB3754">
        <w:rPr>
          <w:rFonts w:ascii="Times New Roman" w:hAnsi="Times New Roman" w:cs="Times New Roman"/>
          <w:sz w:val="24"/>
          <w:szCs w:val="24"/>
          <w:lang w:val="en-US"/>
        </w:rPr>
        <w:t>Pie &amp; Caron, 2023; Sonne et al., 2022; Tanentzap et al., 2020; Verde Arregoitia et al., 2013)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showed that this approximation leads to substantial errors and that its accuracy is hampered by three shortfalls: </w:t>
      </w:r>
      <w:r w:rsidR="00DE0679">
        <w:rPr>
          <w:rFonts w:ascii="Times New Roman" w:hAnsi="Times New Roman" w:cs="Times New Roman"/>
          <w:sz w:val="24"/>
          <w:szCs w:val="24"/>
          <w:lang w:val="en-US"/>
        </w:rPr>
        <w:t xml:space="preserve">incomplete sampling of extant species, </w:t>
      </w:r>
      <w:r>
        <w:rPr>
          <w:rFonts w:ascii="Times New Roman" w:hAnsi="Times New Roman" w:cs="Times New Roman"/>
          <w:sz w:val="24"/>
          <w:szCs w:val="24"/>
          <w:lang w:val="en-US"/>
        </w:rPr>
        <w:t>unobserved extinction events,</w:t>
      </w:r>
      <w:r w:rsidR="00DE0679">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unknown speciation mode. The only instance in which phylogenetic ages correctly predict species age is under the assumption of a bifurcating speciation process in the absence of extinction and with all living species included in the phylogenetic tree. While the prevalence of true speciation modes remains difficult to </w:t>
      </w:r>
      <w:r w:rsidR="00F947B5">
        <w:rPr>
          <w:rFonts w:ascii="Times New Roman" w:hAnsi="Times New Roman" w:cs="Times New Roman"/>
          <w:sz w:val="24"/>
          <w:szCs w:val="24"/>
          <w:lang w:val="en-US"/>
        </w:rPr>
        <w:t xml:space="preserve">access </w:t>
      </w:r>
      <w:r w:rsidR="00011D54">
        <w:rPr>
          <w:rFonts w:ascii="Times New Roman" w:hAnsi="Times New Roman" w:cs="Times New Roman"/>
          <w:sz w:val="24"/>
          <w:szCs w:val="24"/>
          <w:lang w:val="en-US"/>
        </w:rPr>
        <w:t xml:space="preserve">(Bapst &amp; Hopkins, 2017; </w:t>
      </w:r>
      <w:r>
        <w:rPr>
          <w:rFonts w:ascii="Times New Roman" w:hAnsi="Times New Roman" w:cs="Times New Roman"/>
          <w:sz w:val="24"/>
          <w:szCs w:val="24"/>
          <w:lang w:val="en-US"/>
        </w:rPr>
        <w:t>Silvestro et al</w:t>
      </w:r>
      <w:r w:rsidR="00011D54">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00011D54">
        <w:rPr>
          <w:rFonts w:ascii="Times New Roman" w:hAnsi="Times New Roman" w:cs="Times New Roman"/>
          <w:sz w:val="24"/>
          <w:szCs w:val="24"/>
          <w:lang w:val="en-US"/>
        </w:rPr>
        <w:t>; Wagner et al., 1995)</w:t>
      </w:r>
      <w:r>
        <w:rPr>
          <w:rFonts w:ascii="Times New Roman" w:hAnsi="Times New Roman" w:cs="Times New Roman"/>
          <w:sz w:val="24"/>
          <w:szCs w:val="24"/>
          <w:lang w:val="en-US"/>
        </w:rPr>
        <w:t xml:space="preserve">, the fossil record unequivocally shows that extinction occurs across all clades in the tree of life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r w:rsidR="00011D54">
        <w:rPr>
          <w:rFonts w:ascii="Times New Roman" w:hAnsi="Times New Roman" w:cs="Times New Roman"/>
          <w:sz w:val="24"/>
          <w:szCs w:val="24"/>
          <w:lang w:val="en-US"/>
        </w:rPr>
        <w:t>Bambach 2006;</w:t>
      </w:r>
      <w:r w:rsidR="002D167E">
        <w:rPr>
          <w:rFonts w:ascii="Times New Roman" w:hAnsi="Times New Roman" w:cs="Times New Roman"/>
          <w:sz w:val="24"/>
          <w:szCs w:val="24"/>
          <w:lang w:val="en-US"/>
        </w:rPr>
        <w:t xml:space="preserve"> Benton 2023;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sidR="002D167E">
        <w:rPr>
          <w:rFonts w:ascii="Times New Roman" w:hAnsi="Times New Roman" w:cs="Times New Roman"/>
          <w:sz w:val="24"/>
          <w:szCs w:val="24"/>
          <w:lang w:val="en-US"/>
        </w:rPr>
        <w:t xml:space="preserve">, </w:t>
      </w:r>
      <w:r>
        <w:rPr>
          <w:rFonts w:ascii="Times New Roman" w:hAnsi="Times New Roman" w:cs="Times New Roman"/>
          <w:sz w:val="24"/>
          <w:szCs w:val="24"/>
          <w:lang w:val="en-US"/>
        </w:rPr>
        <w:t>and there is substantial evidence that many living species remain unknown to science and are therefore absent from empirical phylogenetic trees</w:t>
      </w:r>
      <w:r w:rsidR="002D167E">
        <w:rPr>
          <w:rFonts w:ascii="Times New Roman" w:hAnsi="Times New Roman" w:cs="Times New Roman"/>
          <w:sz w:val="24"/>
          <w:szCs w:val="24"/>
          <w:lang w:val="en-US"/>
        </w:rPr>
        <w:t xml:space="preserve"> (</w:t>
      </w:r>
      <w:r w:rsidR="00A62495">
        <w:rPr>
          <w:rFonts w:ascii="Times New Roman" w:hAnsi="Times New Roman" w:cs="Times New Roman"/>
          <w:sz w:val="24"/>
          <w:szCs w:val="24"/>
          <w:lang w:val="en-US"/>
        </w:rPr>
        <w:t xml:space="preserve">Blackwell 2001; </w:t>
      </w:r>
      <w:r w:rsidR="002D167E">
        <w:rPr>
          <w:rFonts w:ascii="Times New Roman" w:hAnsi="Times New Roman" w:cs="Times New Roman"/>
          <w:sz w:val="24"/>
          <w:szCs w:val="24"/>
          <w:lang w:val="en-US"/>
        </w:rPr>
        <w:t>Mora et al., 2011</w:t>
      </w:r>
      <w:r w:rsidR="00A62495">
        <w:rPr>
          <w:rFonts w:ascii="Times New Roman" w:hAnsi="Times New Roman" w:cs="Times New Roman"/>
          <w:sz w:val="24"/>
          <w:szCs w:val="24"/>
          <w:lang w:val="en-US"/>
        </w:rPr>
        <w:t>).</w:t>
      </w:r>
      <w:r>
        <w:rPr>
          <w:rFonts w:ascii="Times New Roman" w:hAnsi="Times New Roman" w:cs="Times New Roman"/>
          <w:sz w:val="24"/>
          <w:szCs w:val="24"/>
          <w:lang w:val="en-US"/>
        </w:rPr>
        <w:t xml:space="preserve"> Thus, the scenario under which phylogenetic age correctly predicts species age is very unlikely. </w:t>
      </w:r>
    </w:p>
    <w:p w14:paraId="6C782871" w14:textId="63E8ECDB"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 authors acknowledged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w:t>
      </w:r>
      <w:r w:rsidR="006866E0">
        <w:rPr>
          <w:rFonts w:ascii="Times New Roman" w:hAnsi="Times New Roman" w:cs="Times New Roman"/>
          <w:sz w:val="24"/>
          <w:szCs w:val="24"/>
          <w:lang w:val="en-US"/>
        </w:rPr>
        <w:t xml:space="preserve"> and found that they did not. </w:t>
      </w:r>
      <w:r>
        <w:rPr>
          <w:rFonts w:ascii="Times New Roman" w:hAnsi="Times New Roman" w:cs="Times New Roman"/>
          <w:sz w:val="24"/>
          <w:szCs w:val="24"/>
          <w:lang w:val="en-US"/>
        </w:rPr>
        <w:t>Yet, the magnitude of the error associated with the direct use of the length of phylogenetic branches as estimators of species ages remains under-appreciated</w:t>
      </w:r>
      <w:r w:rsidR="00BD5F06">
        <w:rPr>
          <w:rFonts w:ascii="Times New Roman" w:hAnsi="Times New Roman" w:cs="Times New Roman"/>
          <w:sz w:val="24"/>
          <w:szCs w:val="24"/>
          <w:lang w:val="en-US"/>
        </w:rPr>
        <w:t>,</w:t>
      </w:r>
      <w:r>
        <w:rPr>
          <w:rFonts w:ascii="Times New Roman" w:hAnsi="Times New Roman" w:cs="Times New Roman"/>
          <w:sz w:val="24"/>
          <w:szCs w:val="24"/>
          <w:lang w:val="en-US"/>
        </w:rPr>
        <w:t xml:space="preserve"> as shown by the many studies implementing this approach. </w:t>
      </w:r>
    </w:p>
    <w:p w14:paraId="1A535833" w14:textId="2FCA8DF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the largest error in </w:t>
      </w:r>
      <w:r w:rsidR="006866E0">
        <w:rPr>
          <w:rFonts w:ascii="Times New Roman" w:hAnsi="Times New Roman" w:cs="Times New Roman"/>
          <w:sz w:val="24"/>
          <w:szCs w:val="24"/>
          <w:lang w:val="en-US"/>
        </w:rPr>
        <w:t>estimating species ages from phylogenetic trees</w:t>
      </w:r>
      <w:r>
        <w:rPr>
          <w:rFonts w:ascii="Times New Roman" w:hAnsi="Times New Roman" w:cs="Times New Roman"/>
          <w:sz w:val="24"/>
          <w:szCs w:val="24"/>
          <w:lang w:val="en-US"/>
        </w:rPr>
        <w:t xml:space="preserve"> is linked with incomplete sampling of extant species. This is a problem that in principle can be solved by extending the scope of the sampling to include all species in the phylogenetic </w:t>
      </w:r>
      <w:r>
        <w:rPr>
          <w:rFonts w:ascii="Times New Roman" w:hAnsi="Times New Roman" w:cs="Times New Roman"/>
          <w:sz w:val="24"/>
          <w:szCs w:val="24"/>
          <w:lang w:val="en-US"/>
        </w:rPr>
        <w:lastRenderedPageBreak/>
        <w:t>inference. Yet, despite the advances in the scalability of DNA sequencing, this remains impractical for large clades, including some of the best sampled ones such as vertebrate groups, in which many species still lack genetic data</w:t>
      </w:r>
      <w:r w:rsidR="006866E0">
        <w:rPr>
          <w:rFonts w:ascii="Times New Roman" w:hAnsi="Times New Roman" w:cs="Times New Roman"/>
          <w:sz w:val="24"/>
          <w:szCs w:val="24"/>
          <w:lang w:val="en-US"/>
        </w:rPr>
        <w:t xml:space="preserve"> (Jetz &amp; Pyron 2018;</w:t>
      </w:r>
      <w:r w:rsidR="00EE2CBB">
        <w:rPr>
          <w:rFonts w:ascii="Times New Roman" w:hAnsi="Times New Roman" w:cs="Times New Roman"/>
          <w:sz w:val="24"/>
          <w:szCs w:val="24"/>
          <w:lang w:val="en-US"/>
        </w:rPr>
        <w:t xml:space="preserve"> Tonini et al., 2016;</w:t>
      </w:r>
      <w:r w:rsidR="006866E0">
        <w:rPr>
          <w:rFonts w:ascii="Times New Roman" w:hAnsi="Times New Roman" w:cs="Times New Roman"/>
          <w:sz w:val="24"/>
          <w:szCs w:val="24"/>
          <w:lang w:val="en-US"/>
        </w:rPr>
        <w:t xml:space="preserve"> Upham et al., 2019)</w:t>
      </w:r>
      <w:r w:rsidR="00EE2CBB">
        <w:rPr>
          <w:rFonts w:ascii="Times New Roman" w:hAnsi="Times New Roman" w:cs="Times New Roman"/>
          <w:sz w:val="24"/>
          <w:szCs w:val="24"/>
          <w:lang w:val="en-US"/>
        </w:rPr>
        <w:t xml:space="preserve">. </w:t>
      </w:r>
      <w:r>
        <w:rPr>
          <w:rFonts w:ascii="Times New Roman" w:hAnsi="Times New Roman" w:cs="Times New Roman"/>
          <w:sz w:val="24"/>
          <w:szCs w:val="24"/>
          <w:lang w:val="en-US"/>
        </w:rPr>
        <w:t>In addition, a substantial proportion of species might be missing from the phylogenetic trees because they are still unknown to science, a problem often identified as the Linnean shortfall (Diniz Filho et al., 2023; Hortal et al., 2015). The magnitude of the Linnean shortfall is unknown, but available estimates show that it affects some clades significantly more than others</w:t>
      </w:r>
      <w:r w:rsidR="00EE2CBB">
        <w:rPr>
          <w:rFonts w:ascii="Times New Roman" w:hAnsi="Times New Roman" w:cs="Times New Roman"/>
          <w:sz w:val="24"/>
          <w:szCs w:val="24"/>
          <w:lang w:val="en-US"/>
        </w:rPr>
        <w:t xml:space="preserve"> (Moura &amp; Jetz 2021; Ondo et al., 2023), </w:t>
      </w:r>
      <w:r>
        <w:rPr>
          <w:rFonts w:ascii="Times New Roman" w:hAnsi="Times New Roman" w:cs="Times New Roman"/>
          <w:sz w:val="24"/>
          <w:szCs w:val="24"/>
          <w:lang w:val="en-US"/>
        </w:rPr>
        <w:t xml:space="preserve">with the diversity of highly diverse groups, such as </w:t>
      </w:r>
      <w:r w:rsidR="00F947B5">
        <w:rPr>
          <w:rFonts w:ascii="Times New Roman" w:hAnsi="Times New Roman" w:cs="Times New Roman"/>
          <w:sz w:val="24"/>
          <w:szCs w:val="24"/>
          <w:lang w:val="en-US"/>
        </w:rPr>
        <w:t xml:space="preserve">bacteria, </w:t>
      </w:r>
      <w:r>
        <w:rPr>
          <w:rFonts w:ascii="Times New Roman" w:hAnsi="Times New Roman" w:cs="Times New Roman"/>
          <w:sz w:val="24"/>
          <w:szCs w:val="24"/>
          <w:lang w:val="en-US"/>
        </w:rPr>
        <w:t>insects</w:t>
      </w:r>
      <w:r w:rsidR="00F947B5">
        <w:rPr>
          <w:rFonts w:ascii="Times New Roman" w:hAnsi="Times New Roman" w:cs="Times New Roman"/>
          <w:sz w:val="24"/>
          <w:szCs w:val="24"/>
          <w:lang w:val="en-US"/>
        </w:rPr>
        <w:t>,</w:t>
      </w:r>
      <w:r>
        <w:rPr>
          <w:rFonts w:ascii="Times New Roman" w:hAnsi="Times New Roman" w:cs="Times New Roman"/>
          <w:sz w:val="24"/>
          <w:szCs w:val="24"/>
          <w:lang w:val="en-US"/>
        </w:rPr>
        <w:t xml:space="preserve"> and fungi, likely to be highly underestimated</w:t>
      </w:r>
      <w:r w:rsidR="00F7472C">
        <w:rPr>
          <w:rFonts w:ascii="Times New Roman" w:hAnsi="Times New Roman" w:cs="Times New Roman"/>
          <w:sz w:val="24"/>
          <w:szCs w:val="24"/>
          <w:lang w:val="en-US"/>
        </w:rPr>
        <w:t xml:space="preserve"> (Blackwell 2001; Mora et al., 2011</w:t>
      </w:r>
      <w:r w:rsidR="008D52B9">
        <w:rPr>
          <w:rFonts w:ascii="Times New Roman" w:hAnsi="Times New Roman" w:cs="Times New Roman"/>
          <w:sz w:val="24"/>
          <w:szCs w:val="24"/>
          <w:lang w:val="en-US"/>
        </w:rPr>
        <w:t>; Wiens 2023</w:t>
      </w:r>
      <w:r w:rsidR="00F7472C">
        <w:rPr>
          <w:rFonts w:ascii="Times New Roman" w:hAnsi="Times New Roman" w:cs="Times New Roman"/>
          <w:sz w:val="24"/>
          <w:szCs w:val="24"/>
          <w:lang w:val="en-US"/>
        </w:rPr>
        <w:t>).</w:t>
      </w:r>
      <w:r w:rsidRPr="00DB3754">
        <w:rPr>
          <w:lang w:val="en-US"/>
        </w:rPr>
        <w:t xml:space="preserve"> </w:t>
      </w:r>
    </w:p>
    <w:p w14:paraId="529E1FE3" w14:textId="5FD00C78"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Our simulations showed that under some scenarios the accurate estimation of species ages is essentially impossible from phylogenetic trees</w:t>
      </w:r>
      <w:r w:rsidR="00F77900">
        <w:rPr>
          <w:rFonts w:ascii="Times New Roman" w:hAnsi="Times New Roman" w:cs="Times New Roman"/>
          <w:sz w:val="24"/>
          <w:szCs w:val="24"/>
          <w:lang w:val="en-US"/>
        </w:rPr>
        <w:t xml:space="preserve"> using current approaches</w:t>
      </w:r>
      <w:r>
        <w:rPr>
          <w:rFonts w:ascii="Times New Roman" w:hAnsi="Times New Roman" w:cs="Times New Roman"/>
          <w:sz w:val="24"/>
          <w:szCs w:val="24"/>
          <w:lang w:val="en-US"/>
        </w:rPr>
        <w:t xml:space="preserve">. Under the assumption of budding speciation, the error is high even without extinction and with complete sampling, because phylogenetic trees are agnostic about parent and descendant species following a branching event (Fig. </w:t>
      </w:r>
      <w:r w:rsidR="00F77900">
        <w:rPr>
          <w:rFonts w:ascii="Times New Roman" w:hAnsi="Times New Roman" w:cs="Times New Roman"/>
          <w:sz w:val="24"/>
          <w:szCs w:val="24"/>
          <w:lang w:val="en-US"/>
        </w:rPr>
        <w:t xml:space="preserve">2, </w:t>
      </w:r>
      <w:r>
        <w:rPr>
          <w:rFonts w:ascii="Times New Roman" w:hAnsi="Times New Roman" w:cs="Times New Roman"/>
          <w:sz w:val="24"/>
          <w:szCs w:val="24"/>
          <w:lang w:val="en-US"/>
        </w:rPr>
        <w:t>4). Phylogenetic ages are,</w:t>
      </w:r>
      <w:r w:rsidRPr="003807CD">
        <w:rPr>
          <w:rFonts w:ascii="Times New Roman" w:hAnsi="Times New Roman" w:cs="Times New Roman"/>
          <w:sz w:val="24"/>
          <w:szCs w:val="24"/>
          <w:lang w:val="en-US"/>
        </w:rPr>
        <w:t xml:space="preserve"> </w:t>
      </w:r>
      <w:r>
        <w:rPr>
          <w:rFonts w:ascii="Times New Roman" w:hAnsi="Times New Roman" w:cs="Times New Roman"/>
          <w:sz w:val="24"/>
          <w:szCs w:val="24"/>
          <w:lang w:val="en-US"/>
        </w:rPr>
        <w:t>by construction, identical for sister species, which is necessarily wrong within a budding speciation scenario. Similarly, anagenetic speciation also leads to high error, which did not vary substantially with extinction. However, anagenetic speciation might be impossible to quantify, except perhaps in high resolution fossil time series</w:t>
      </w:r>
      <w:r w:rsidR="00F7472C">
        <w:rPr>
          <w:rFonts w:ascii="Times New Roman" w:hAnsi="Times New Roman" w:cs="Times New Roman"/>
          <w:sz w:val="24"/>
          <w:szCs w:val="24"/>
          <w:lang w:val="en-US"/>
        </w:rPr>
        <w:t xml:space="preserve"> (Aze et al., 2011), </w:t>
      </w:r>
      <w:r>
        <w:rPr>
          <w:rFonts w:ascii="Times New Roman" w:hAnsi="Times New Roman" w:cs="Times New Roman"/>
          <w:sz w:val="24"/>
          <w:szCs w:val="24"/>
          <w:lang w:val="en-US"/>
        </w:rPr>
        <w:t xml:space="preserve">resulting in a general debate on the use of the term </w:t>
      </w:r>
      <w:r w:rsidR="00467ED6">
        <w:rPr>
          <w:rFonts w:ascii="Times New Roman" w:hAnsi="Times New Roman" w:cs="Times New Roman"/>
          <w:sz w:val="24"/>
          <w:szCs w:val="24"/>
          <w:lang w:val="en-US"/>
        </w:rPr>
        <w:t xml:space="preserve">anagenesis </w:t>
      </w:r>
      <w:r>
        <w:rPr>
          <w:rFonts w:ascii="Times New Roman" w:hAnsi="Times New Roman" w:cs="Times New Roman"/>
          <w:sz w:val="24"/>
          <w:szCs w:val="24"/>
          <w:lang w:val="en-US"/>
        </w:rPr>
        <w:t>in evolutionary biology (Vaux et al., 2015) and biogeography (Emerson &amp;</w:t>
      </w:r>
      <w:r w:rsidRPr="00DB3754">
        <w:rPr>
          <w:rFonts w:ascii="Times New Roman" w:hAnsi="Times New Roman" w:cs="Times New Roman"/>
          <w:sz w:val="24"/>
          <w:szCs w:val="24"/>
          <w:lang w:val="en-US"/>
        </w:rPr>
        <w:t xml:space="preserve"> Patiño, 2018; </w:t>
      </w:r>
      <w:r>
        <w:rPr>
          <w:rFonts w:ascii="Times New Roman" w:hAnsi="Times New Roman" w:cs="Times New Roman"/>
          <w:sz w:val="24"/>
          <w:szCs w:val="24"/>
          <w:lang w:val="en-US"/>
        </w:rPr>
        <w:t>Meiri et al., 2018). Thus, species age is unidentifiable under the assumption of speciation modes that deviate from a strictly bifurcating scenario</w:t>
      </w:r>
      <w:ins w:id="12" w:author="Carlos Calderon del Cid" w:date="2024-02-07T14:38:00Z">
        <w:r w:rsidR="00F25F6D">
          <w:rPr>
            <w:rFonts w:ascii="Times New Roman" w:hAnsi="Times New Roman" w:cs="Times New Roman"/>
            <w:sz w:val="24"/>
            <w:szCs w:val="24"/>
            <w:lang w:val="en-US"/>
          </w:rPr>
          <w:t>, and for some groups, such as vertebrates, budding speciation seems more likely (Sk</w:t>
        </w:r>
      </w:ins>
      <w:ins w:id="13" w:author="Carlos Calderon del Cid" w:date="2024-02-07T14:39:00Z">
        <w:r w:rsidR="00F25F6D">
          <w:rPr>
            <w:rFonts w:ascii="Times New Roman" w:hAnsi="Times New Roman" w:cs="Times New Roman"/>
            <w:sz w:val="24"/>
            <w:szCs w:val="24"/>
            <w:lang w:val="en-US"/>
          </w:rPr>
          <w:t>eels and Cardillo 2019)</w:t>
        </w:r>
      </w:ins>
      <w:r>
        <w:rPr>
          <w:rFonts w:ascii="Times New Roman" w:hAnsi="Times New Roman" w:cs="Times New Roman"/>
          <w:sz w:val="24"/>
          <w:szCs w:val="24"/>
          <w:lang w:val="en-US"/>
        </w:rPr>
        <w:t xml:space="preserve">. </w:t>
      </w:r>
    </w:p>
    <w:p w14:paraId="2D615065" w14:textId="138477F0" w:rsidR="0006617F" w:rsidRPr="00DE6031" w:rsidRDefault="0006617F" w:rsidP="00F7472C">
      <w:pPr>
        <w:spacing w:after="0" w:line="360" w:lineRule="auto"/>
        <w:ind w:firstLine="709"/>
        <w:jc w:val="both"/>
        <w:rPr>
          <w:rFonts w:ascii="Times New Roman" w:hAnsi="Times New Roman" w:cs="Times New Roman"/>
          <w:sz w:val="24"/>
          <w:szCs w:val="24"/>
          <w:lang w:val="fr-CH"/>
        </w:rPr>
      </w:pPr>
      <w:r>
        <w:rPr>
          <w:rFonts w:ascii="Times New Roman" w:hAnsi="Times New Roman" w:cs="Times New Roman"/>
          <w:sz w:val="24"/>
          <w:szCs w:val="24"/>
          <w:lang w:val="en-US"/>
        </w:rPr>
        <w:t>The lowest error in species age estimation was observed under scenarios of bifurcating speciation. This is the implicit assumption of most studies using approximations of species ages</w:t>
      </w:r>
      <w:r w:rsidR="00F7472C">
        <w:rPr>
          <w:rFonts w:ascii="Times New Roman" w:hAnsi="Times New Roman" w:cs="Times New Roman"/>
          <w:sz w:val="24"/>
          <w:szCs w:val="24"/>
          <w:lang w:val="en-US"/>
        </w:rPr>
        <w:t xml:space="preserve"> (Alzate et al., 2023; Freer et al., 2022; Kennedy et al., 2022)</w:t>
      </w:r>
      <w:r>
        <w:rPr>
          <w:rFonts w:ascii="Times New Roman" w:hAnsi="Times New Roman" w:cs="Times New Roman"/>
          <w:sz w:val="24"/>
          <w:szCs w:val="24"/>
          <w:lang w:val="en-US"/>
        </w:rPr>
        <w:t>, even though it is at odds with the assumption of all birth-death models</w:t>
      </w:r>
      <w:ins w:id="14" w:author="Carlos Calderon del Cid" w:date="2024-02-07T14:41:00Z">
        <w:r w:rsidR="00F25F6D">
          <w:rPr>
            <w:rFonts w:ascii="Times New Roman" w:hAnsi="Times New Roman" w:cs="Times New Roman"/>
            <w:sz w:val="24"/>
            <w:szCs w:val="24"/>
            <w:lang w:val="en-US"/>
          </w:rPr>
          <w:t>, which are based on budding speciation,</w:t>
        </w:r>
      </w:ins>
      <w:r>
        <w:rPr>
          <w:rFonts w:ascii="Times New Roman" w:hAnsi="Times New Roman" w:cs="Times New Roman"/>
          <w:sz w:val="24"/>
          <w:szCs w:val="24"/>
          <w:lang w:val="en-US"/>
        </w:rPr>
        <w:t xml:space="preserve"> used in the molecular clock analyses that estimate the phylogenetic trees in the first place</w:t>
      </w:r>
      <w:r w:rsidR="00F7472C">
        <w:rPr>
          <w:rFonts w:ascii="Times New Roman" w:hAnsi="Times New Roman" w:cs="Times New Roman"/>
          <w:sz w:val="24"/>
          <w:szCs w:val="24"/>
          <w:lang w:val="en-US"/>
        </w:rPr>
        <w:t xml:space="preserve"> (</w:t>
      </w:r>
      <w:r w:rsidR="00F7472C" w:rsidRPr="00F7472C">
        <w:rPr>
          <w:rFonts w:ascii="Times New Roman" w:hAnsi="Times New Roman" w:cs="Times New Roman"/>
          <w:sz w:val="24"/>
          <w:szCs w:val="24"/>
          <w:lang w:val="en-US"/>
        </w:rPr>
        <w:t>Gernhard, 2008; Nee et al., 1994; Stadler, 2013</w:t>
      </w:r>
      <w:r w:rsidR="00F7472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Despite the lower error, our simulations showed that both extinction and missing lineages can lead to a substantial </w:t>
      </w:r>
      <w:r>
        <w:rPr>
          <w:rFonts w:ascii="Times New Roman" w:hAnsi="Times New Roman" w:cs="Times New Roman"/>
          <w:sz w:val="24"/>
          <w:szCs w:val="24"/>
          <w:lang w:val="en-US"/>
        </w:rPr>
        <w:lastRenderedPageBreak/>
        <w:t>decrease in accuracy (Fig. 4-5, SM3-4) that can even lead to qualitative misinterpretations of general patterns such as age-dependent extinction risks (Fig. 7</w:t>
      </w:r>
      <w:r w:rsidR="00820C45">
        <w:rPr>
          <w:rFonts w:ascii="Times New Roman" w:hAnsi="Times New Roman" w:cs="Times New Roman"/>
          <w:sz w:val="24"/>
          <w:szCs w:val="24"/>
          <w:lang w:val="en-US"/>
        </w:rPr>
        <w:t>, SM6</w:t>
      </w:r>
      <w:r>
        <w:rPr>
          <w:rFonts w:ascii="Times New Roman" w:hAnsi="Times New Roman" w:cs="Times New Roman"/>
          <w:sz w:val="24"/>
          <w:szCs w:val="24"/>
          <w:lang w:val="en-US"/>
        </w:rPr>
        <w:t xml:space="preserve">). Given the large inaccuracy in </w:t>
      </w:r>
      <w:r w:rsidR="00F947B5">
        <w:rPr>
          <w:rFonts w:ascii="Times New Roman" w:hAnsi="Times New Roman" w:cs="Times New Roman"/>
          <w:sz w:val="24"/>
          <w:szCs w:val="24"/>
          <w:lang w:val="en-US"/>
        </w:rPr>
        <w:t xml:space="preserve">species </w:t>
      </w:r>
      <w:r>
        <w:rPr>
          <w:rFonts w:ascii="Times New Roman" w:hAnsi="Times New Roman" w:cs="Times New Roman"/>
          <w:sz w:val="24"/>
          <w:szCs w:val="24"/>
          <w:lang w:val="en-US"/>
        </w:rPr>
        <w:t xml:space="preserve">age,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w:instrText>
      </w:r>
      <w:r w:rsidRPr="00DE6031">
        <w:rPr>
          <w:rFonts w:ascii="Times New Roman" w:hAnsi="Times New Roman" w:cs="Times New Roman"/>
          <w:sz w:val="24"/>
          <w:szCs w:val="24"/>
          <w:lang w:val="fr-CH"/>
        </w:rPr>
        <w:instrText>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DE6031">
        <w:rPr>
          <w:rFonts w:ascii="Times New Roman" w:hAnsi="Times New Roman" w:cs="Times New Roman"/>
          <w:sz w:val="24"/>
          <w:szCs w:val="24"/>
          <w:lang w:val="fr-CH"/>
        </w:rPr>
        <w:t xml:space="preserve">(Gaston &amp; Blackburn 1997, Johnson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2002, Tanentzap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2015, Pie &amp; Caron 2023)</w:t>
      </w:r>
      <w:r>
        <w:rPr>
          <w:rFonts w:ascii="Times New Roman" w:hAnsi="Times New Roman" w:cs="Times New Roman"/>
          <w:sz w:val="24"/>
          <w:szCs w:val="24"/>
          <w:lang w:val="en-US"/>
        </w:rPr>
        <w:fldChar w:fldCharType="end"/>
      </w:r>
      <w:r w:rsidRPr="00DE6031">
        <w:rPr>
          <w:rFonts w:ascii="Times New Roman" w:hAnsi="Times New Roman" w:cs="Times New Roman"/>
          <w:sz w:val="24"/>
          <w:szCs w:val="24"/>
          <w:lang w:val="fr-CH"/>
        </w:rPr>
        <w:t>.</w:t>
      </w:r>
    </w:p>
    <w:p w14:paraId="444E3909" w14:textId="27E4E266" w:rsidR="0006617F" w:rsidRPr="007157EC" w:rsidRDefault="0006617F" w:rsidP="00947DF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found our probabilistic approach to efficiently reduce the biases associated with </w:t>
      </w:r>
      <w:r w:rsidR="008F2A59">
        <w:rPr>
          <w:rFonts w:ascii="Times New Roman" w:hAnsi="Times New Roman" w:cs="Times New Roman"/>
          <w:sz w:val="24"/>
          <w:szCs w:val="24"/>
          <w:lang w:val="en-US"/>
        </w:rPr>
        <w:t>incomplete sampling</w:t>
      </w:r>
      <w:r w:rsidR="000362C3">
        <w:rPr>
          <w:rFonts w:ascii="Times New Roman" w:hAnsi="Times New Roman" w:cs="Times New Roman"/>
          <w:sz w:val="24"/>
          <w:szCs w:val="24"/>
          <w:lang w:val="en-US"/>
        </w:rPr>
        <w:t xml:space="preserve"> and extinction</w:t>
      </w:r>
      <w:r>
        <w:rPr>
          <w:rFonts w:ascii="Times New Roman" w:hAnsi="Times New Roman" w:cs="Times New Roman"/>
          <w:sz w:val="24"/>
          <w:szCs w:val="24"/>
          <w:lang w:val="en-US"/>
        </w:rPr>
        <w:t>. It substantially improved the accuracy of the estimation of species ages, leading to much lower error rates even under scenarios of high extinctio</w:t>
      </w:r>
      <w:r w:rsidR="00E86095">
        <w:rPr>
          <w:rFonts w:ascii="Times New Roman" w:hAnsi="Times New Roman" w:cs="Times New Roman"/>
          <w:sz w:val="24"/>
          <w:szCs w:val="24"/>
          <w:lang w:val="en-US"/>
        </w:rPr>
        <w:t>n</w:t>
      </w:r>
      <w:r w:rsidR="00820C45">
        <w:rPr>
          <w:rFonts w:ascii="Times New Roman" w:hAnsi="Times New Roman" w:cs="Times New Roman"/>
          <w:sz w:val="24"/>
          <w:szCs w:val="24"/>
          <w:lang w:val="en-US"/>
        </w:rPr>
        <w:t xml:space="preserve"> </w:t>
      </w:r>
      <w:r w:rsidR="008F2A59">
        <w:rPr>
          <w:rFonts w:ascii="Times New Roman" w:hAnsi="Times New Roman" w:cs="Times New Roman"/>
          <w:sz w:val="24"/>
          <w:szCs w:val="24"/>
          <w:lang w:val="en-US"/>
        </w:rPr>
        <w:t>and high percentage of missing extant species</w:t>
      </w:r>
      <w:r w:rsidR="000E4411">
        <w:rPr>
          <w:rFonts w:ascii="Times New Roman" w:hAnsi="Times New Roman" w:cs="Times New Roman"/>
          <w:sz w:val="24"/>
          <w:szCs w:val="24"/>
          <w:lang w:val="en-US"/>
        </w:rPr>
        <w:t xml:space="preserve"> (Fig. 6).</w:t>
      </w:r>
      <w:r w:rsidR="00917DB4">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While the error in </w:t>
      </w:r>
      <w:r w:rsidR="000362C3">
        <w:rPr>
          <w:rFonts w:ascii="Times New Roman" w:hAnsi="Times New Roman" w:cs="Times New Roman"/>
          <w:sz w:val="24"/>
          <w:szCs w:val="24"/>
          <w:lang w:val="en-US"/>
        </w:rPr>
        <w:t>species</w:t>
      </w:r>
      <w:r w:rsidR="004D44AC">
        <w:rPr>
          <w:rFonts w:ascii="Times New Roman" w:hAnsi="Times New Roman" w:cs="Times New Roman"/>
          <w:sz w:val="24"/>
          <w:szCs w:val="24"/>
          <w:lang w:val="en-US"/>
        </w:rPr>
        <w:t xml:space="preserve"> age estimates increased with </w:t>
      </w:r>
      <w:r w:rsidR="00947DFC">
        <w:rPr>
          <w:rFonts w:ascii="Times New Roman" w:hAnsi="Times New Roman" w:cs="Times New Roman"/>
          <w:sz w:val="24"/>
          <w:szCs w:val="24"/>
          <w:lang w:val="en-US"/>
        </w:rPr>
        <w:t>increasing extinction, we observed the opposite pattern with our probabilistic estimates of species age</w:t>
      </w:r>
      <w:r w:rsidR="00790821">
        <w:rPr>
          <w:rFonts w:ascii="Times New Roman" w:hAnsi="Times New Roman" w:cs="Times New Roman"/>
          <w:sz w:val="24"/>
          <w:szCs w:val="24"/>
          <w:lang w:val="en-US"/>
        </w:rPr>
        <w:t xml:space="preserve"> under incomplete taxon sampling</w:t>
      </w:r>
      <w:r w:rsidR="00947DFC">
        <w:rPr>
          <w:rFonts w:ascii="Times New Roman" w:hAnsi="Times New Roman" w:cs="Times New Roman"/>
          <w:sz w:val="24"/>
          <w:szCs w:val="24"/>
          <w:lang w:val="en-US"/>
        </w:rPr>
        <w:t xml:space="preserve"> (</w:t>
      </w:r>
      <w:r w:rsidR="008D52B9">
        <w:rPr>
          <w:rFonts w:ascii="Times New Roman" w:hAnsi="Times New Roman" w:cs="Times New Roman"/>
          <w:sz w:val="24"/>
          <w:szCs w:val="24"/>
          <w:lang w:val="en-US"/>
        </w:rPr>
        <w:t xml:space="preserve">Fig. </w:t>
      </w:r>
      <w:r w:rsidR="00947DFC">
        <w:rPr>
          <w:rFonts w:ascii="Times New Roman" w:hAnsi="Times New Roman" w:cs="Times New Roman"/>
          <w:sz w:val="24"/>
          <w:szCs w:val="24"/>
          <w:lang w:val="en-US"/>
        </w:rPr>
        <w:t xml:space="preserve">SM5). </w:t>
      </w:r>
      <w:r w:rsidR="00917DB4" w:rsidRPr="00917DB4">
        <w:rPr>
          <w:rFonts w:ascii="Times New Roman" w:hAnsi="Times New Roman" w:cs="Times New Roman"/>
          <w:sz w:val="24"/>
          <w:szCs w:val="24"/>
          <w:lang w:val="en-US"/>
        </w:rPr>
        <w:t>This pattern</w:t>
      </w:r>
      <w:r w:rsidR="004D44AC">
        <w:rPr>
          <w:rFonts w:ascii="Times New Roman" w:hAnsi="Times New Roman" w:cs="Times New Roman"/>
          <w:sz w:val="24"/>
          <w:szCs w:val="24"/>
          <w:lang w:val="en-US"/>
        </w:rPr>
        <w:t xml:space="preserve"> </w:t>
      </w:r>
      <w:r w:rsidR="00917DB4" w:rsidRPr="00917DB4">
        <w:rPr>
          <w:rFonts w:ascii="Times New Roman" w:hAnsi="Times New Roman" w:cs="Times New Roman"/>
          <w:sz w:val="24"/>
          <w:szCs w:val="24"/>
          <w:lang w:val="en-US"/>
        </w:rPr>
        <w:t xml:space="preserve">is </w:t>
      </w:r>
      <w:r w:rsidR="004D44AC">
        <w:rPr>
          <w:rFonts w:ascii="Times New Roman" w:hAnsi="Times New Roman" w:cs="Times New Roman"/>
          <w:sz w:val="24"/>
          <w:szCs w:val="24"/>
          <w:lang w:val="en-US"/>
        </w:rPr>
        <w:t xml:space="preserve">likely </w:t>
      </w:r>
      <w:r w:rsidR="00947DFC">
        <w:rPr>
          <w:rFonts w:ascii="Times New Roman" w:hAnsi="Times New Roman" w:cs="Times New Roman"/>
          <w:sz w:val="24"/>
          <w:szCs w:val="24"/>
          <w:lang w:val="en-US"/>
        </w:rPr>
        <w:t xml:space="preserve">due to the fact </w:t>
      </w:r>
      <w:r w:rsidR="000362C3">
        <w:rPr>
          <w:rFonts w:ascii="Times New Roman" w:hAnsi="Times New Roman" w:cs="Times New Roman"/>
          <w:sz w:val="24"/>
          <w:szCs w:val="24"/>
          <w:lang w:val="en-US"/>
        </w:rPr>
        <w:t xml:space="preserve">that </w:t>
      </w:r>
      <w:r w:rsidR="00947DFC">
        <w:rPr>
          <w:rFonts w:ascii="Times New Roman" w:hAnsi="Times New Roman" w:cs="Times New Roman"/>
          <w:sz w:val="24"/>
          <w:szCs w:val="24"/>
          <w:lang w:val="en-US"/>
        </w:rPr>
        <w:t xml:space="preserve">higher extinction rates set a stronger constraint on the plausible range of species age. For instance, while with a zero extinction rate species are expected to live forever (and therefore there is no </w:t>
      </w:r>
      <w:r w:rsidR="00947DFC" w:rsidRPr="008D52B9">
        <w:rPr>
          <w:rFonts w:ascii="Times New Roman" w:hAnsi="Times New Roman" w:cs="Times New Roman"/>
          <w:i/>
          <w:iCs/>
          <w:sz w:val="24"/>
          <w:szCs w:val="24"/>
          <w:lang w:val="en-US"/>
        </w:rPr>
        <w:t>a priori</w:t>
      </w:r>
      <w:r w:rsidR="00947DFC">
        <w:rPr>
          <w:rFonts w:ascii="Times New Roman" w:hAnsi="Times New Roman" w:cs="Times New Roman"/>
          <w:sz w:val="24"/>
          <w:szCs w:val="24"/>
          <w:lang w:val="en-US"/>
        </w:rPr>
        <w:t xml:space="preserve"> expectation on their age) a rate of e.g. 0.5 would result in an expected mean species longevity of 2 myr, thus constraining the plausible age of living species</w:t>
      </w:r>
      <w:r w:rsidR="00790821">
        <w:rPr>
          <w:rFonts w:ascii="Times New Roman" w:hAnsi="Times New Roman" w:cs="Times New Roman"/>
          <w:sz w:val="24"/>
          <w:szCs w:val="24"/>
          <w:lang w:val="en-US"/>
        </w:rPr>
        <w:t xml:space="preserve"> in incomplete phylogenies</w:t>
      </w:r>
      <w:r w:rsidR="00947DFC">
        <w:rPr>
          <w:rFonts w:ascii="Times New Roman" w:hAnsi="Times New Roman" w:cs="Times New Roman"/>
          <w:sz w:val="24"/>
          <w:szCs w:val="24"/>
          <w:lang w:val="en-US"/>
        </w:rPr>
        <w:t xml:space="preserve">. </w:t>
      </w:r>
      <w:r>
        <w:rPr>
          <w:rFonts w:ascii="Times New Roman" w:hAnsi="Times New Roman" w:cs="Times New Roman"/>
          <w:sz w:val="24"/>
          <w:szCs w:val="24"/>
          <w:lang w:val="en-US"/>
        </w:rPr>
        <w:t>The performance of our estimator is however contingent on the ability of birth-death models to correctly estimate speciation and extinction rates from</w:t>
      </w:r>
      <w:r w:rsidR="00CB2AB3">
        <w:rPr>
          <w:rFonts w:ascii="Times New Roman" w:hAnsi="Times New Roman" w:cs="Times New Roman"/>
          <w:sz w:val="24"/>
          <w:szCs w:val="24"/>
          <w:lang w:val="en-US"/>
        </w:rPr>
        <w:t xml:space="preserve"> </w:t>
      </w:r>
      <w:r>
        <w:rPr>
          <w:rFonts w:ascii="Times New Roman" w:hAnsi="Times New Roman" w:cs="Times New Roman"/>
          <w:sz w:val="24"/>
          <w:szCs w:val="24"/>
          <w:lang w:val="en-US"/>
        </w:rPr>
        <w:t>phylogenies of extant species.</w:t>
      </w:r>
      <w:r w:rsidR="000362C3">
        <w:rPr>
          <w:rFonts w:ascii="Times New Roman" w:hAnsi="Times New Roman" w:cs="Times New Roman"/>
          <w:sz w:val="24"/>
          <w:szCs w:val="24"/>
          <w:lang w:val="en-US"/>
        </w:rPr>
        <w:t xml:space="preserve"> </w:t>
      </w:r>
      <w:r>
        <w:rPr>
          <w:rFonts w:ascii="Times New Roman" w:hAnsi="Times New Roman" w:cs="Times New Roman"/>
          <w:sz w:val="24"/>
          <w:szCs w:val="24"/>
          <w:lang w:val="en-US"/>
        </w:rPr>
        <w:t>The accuracy of these methods has been shown to be high under several simulation settings</w:t>
      </w:r>
      <w:r w:rsidR="00CB2AB3">
        <w:rPr>
          <w:rFonts w:ascii="Times New Roman" w:hAnsi="Times New Roman" w:cs="Times New Roman"/>
          <w:sz w:val="24"/>
          <w:szCs w:val="24"/>
          <w:lang w:val="en-US"/>
        </w:rPr>
        <w:t xml:space="preserve"> (</w:t>
      </w:r>
      <w:r w:rsidR="00B17A45">
        <w:rPr>
          <w:rFonts w:ascii="Times New Roman" w:hAnsi="Times New Roman" w:cs="Times New Roman"/>
          <w:sz w:val="24"/>
          <w:szCs w:val="24"/>
          <w:lang w:val="en-US"/>
        </w:rPr>
        <w:t xml:space="preserve">Silvestro et al., 2011; </w:t>
      </w:r>
      <w:r w:rsidR="00CB2AB3">
        <w:rPr>
          <w:rFonts w:ascii="Times New Roman" w:hAnsi="Times New Roman" w:cs="Times New Roman"/>
          <w:sz w:val="24"/>
          <w:szCs w:val="24"/>
          <w:lang w:val="en-US"/>
        </w:rPr>
        <w:t>Stadler 2011</w:t>
      </w:r>
      <w:r w:rsidR="00B17A45">
        <w:rPr>
          <w:rFonts w:ascii="Times New Roman" w:hAnsi="Times New Roman" w:cs="Times New Roman"/>
          <w:sz w:val="24"/>
          <w:szCs w:val="24"/>
          <w:lang w:val="en-US"/>
        </w:rPr>
        <w:t xml:space="preserve">), </w:t>
      </w:r>
      <w:r>
        <w:rPr>
          <w:rFonts w:ascii="Times New Roman" w:hAnsi="Times New Roman" w:cs="Times New Roman"/>
          <w:sz w:val="24"/>
          <w:szCs w:val="24"/>
          <w:lang w:val="en-US"/>
        </w:rPr>
        <w:t>but their accuracy has been questioned for empirical datasets and under complex models with rate variation</w:t>
      </w:r>
      <w:r w:rsidR="00B17A45">
        <w:rPr>
          <w:rFonts w:ascii="Times New Roman" w:hAnsi="Times New Roman" w:cs="Times New Roman"/>
          <w:sz w:val="24"/>
          <w:szCs w:val="24"/>
          <w:lang w:val="en-US"/>
        </w:rPr>
        <w:t xml:space="preserve"> (Louca &amp; Pennell 2020; Rabosky 2010). </w:t>
      </w:r>
      <w:r>
        <w:rPr>
          <w:rFonts w:ascii="Times New Roman" w:hAnsi="Times New Roman" w:cs="Times New Roman"/>
          <w:sz w:val="24"/>
          <w:szCs w:val="24"/>
          <w:lang w:val="en-US"/>
        </w:rPr>
        <w:t>One commonly observed pattern is the estimation of 0-extinction rate from empirical phylogen</w:t>
      </w:r>
      <w:r w:rsidR="00E80B68">
        <w:rPr>
          <w:rFonts w:ascii="Times New Roman" w:hAnsi="Times New Roman" w:cs="Times New Roman"/>
          <w:sz w:val="24"/>
          <w:szCs w:val="24"/>
          <w:lang w:val="en-US"/>
        </w:rPr>
        <w:t>ies</w:t>
      </w:r>
      <w:r w:rsidR="00B17A45">
        <w:rPr>
          <w:rFonts w:ascii="Times New Roman" w:hAnsi="Times New Roman" w:cs="Times New Roman"/>
          <w:sz w:val="24"/>
          <w:szCs w:val="24"/>
          <w:lang w:val="en-US"/>
        </w:rPr>
        <w:t xml:space="preserve"> (Louca &amp; Pennell 2021)</w:t>
      </w:r>
      <w:r w:rsidR="000F78D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F78DC">
        <w:rPr>
          <w:rFonts w:ascii="Times New Roman" w:hAnsi="Times New Roman" w:cs="Times New Roman"/>
          <w:sz w:val="24"/>
          <w:szCs w:val="24"/>
          <w:lang w:val="en-US"/>
        </w:rPr>
        <w:t>This</w:t>
      </w:r>
      <w:r>
        <w:rPr>
          <w:rFonts w:ascii="Times New Roman" w:hAnsi="Times New Roman" w:cs="Times New Roman"/>
          <w:sz w:val="24"/>
          <w:szCs w:val="24"/>
          <w:lang w:val="en-US"/>
        </w:rPr>
        <w:t xml:space="preserve"> would make corrected ages identical to the phylogenetic ages</w:t>
      </w:r>
      <w:r w:rsidR="00790821">
        <w:rPr>
          <w:rFonts w:ascii="Times New Roman" w:hAnsi="Times New Roman" w:cs="Times New Roman"/>
          <w:sz w:val="24"/>
          <w:szCs w:val="24"/>
          <w:lang w:val="en-US"/>
        </w:rPr>
        <w:t xml:space="preserve"> in completely sampled phylogenies</w:t>
      </w:r>
      <w:r w:rsidR="000F78DC">
        <w:rPr>
          <w:rFonts w:ascii="Times New Roman" w:hAnsi="Times New Roman" w:cs="Times New Roman"/>
          <w:sz w:val="24"/>
          <w:szCs w:val="24"/>
          <w:lang w:val="en-US"/>
        </w:rPr>
        <w:t>, while species ages estimated from incomplete phylogenies without extinction increased in accuracy thanks to specif</w:t>
      </w:r>
      <w:r w:rsidR="00CD0E42">
        <w:rPr>
          <w:rFonts w:ascii="Times New Roman" w:hAnsi="Times New Roman" w:cs="Times New Roman"/>
          <w:sz w:val="24"/>
          <w:szCs w:val="24"/>
          <w:lang w:val="en-US"/>
        </w:rPr>
        <w:t>ying</w:t>
      </w:r>
      <w:r w:rsidR="000F78DC">
        <w:rPr>
          <w:rFonts w:ascii="Times New Roman" w:hAnsi="Times New Roman" w:cs="Times New Roman"/>
          <w:sz w:val="24"/>
          <w:szCs w:val="24"/>
          <w:lang w:val="en-US"/>
        </w:rPr>
        <w:t xml:space="preserve"> the sampling fraction in our probabilistic function</w:t>
      </w:r>
      <w:r>
        <w:rPr>
          <w:rFonts w:ascii="Times New Roman" w:hAnsi="Times New Roman" w:cs="Times New Roman"/>
          <w:sz w:val="24"/>
          <w:szCs w:val="24"/>
          <w:lang w:val="en-US"/>
        </w:rPr>
        <w:t>. Yet, the fossil record decisively shows that extinction and speciation rates vary within the same order of magnitude across virtually all clades</w:t>
      </w:r>
      <w:r w:rsidR="00B17A45">
        <w:rPr>
          <w:rFonts w:ascii="Times New Roman" w:hAnsi="Times New Roman" w:cs="Times New Roman"/>
          <w:sz w:val="24"/>
          <w:szCs w:val="24"/>
          <w:lang w:val="en-US"/>
        </w:rPr>
        <w:t xml:space="preserve"> (Parry 2021).</w:t>
      </w:r>
      <w:r>
        <w:rPr>
          <w:rFonts w:ascii="Times New Roman" w:hAnsi="Times New Roman" w:cs="Times New Roman"/>
          <w:sz w:val="24"/>
          <w:szCs w:val="24"/>
          <w:lang w:val="en-US"/>
        </w:rPr>
        <w:t xml:space="preserve"> The robustness of estimated extinction rates can be increased through the use of fossil data in the analyses </w:t>
      </w:r>
      <w:r w:rsidR="002915BF">
        <w:rPr>
          <w:rFonts w:ascii="Times New Roman" w:hAnsi="Times New Roman" w:cs="Times New Roman"/>
          <w:sz w:val="24"/>
          <w:szCs w:val="24"/>
          <w:lang w:val="en-US"/>
        </w:rPr>
        <w:t xml:space="preserve">(Heath et al., 2014; Silvestro et al., 2018; Warnock et al., 2020). </w:t>
      </w:r>
      <w:r>
        <w:rPr>
          <w:rFonts w:ascii="Times New Roman" w:hAnsi="Times New Roman" w:cs="Times New Roman"/>
          <w:sz w:val="24"/>
          <w:szCs w:val="24"/>
          <w:lang w:val="en-US"/>
        </w:rPr>
        <w:t>Alternatively, our probabilistic approach could be applied across a range of plausible values of speciation</w:t>
      </w:r>
      <w:r w:rsidR="00820C45">
        <w:rPr>
          <w:rFonts w:ascii="Times New Roman" w:hAnsi="Times New Roman" w:cs="Times New Roman"/>
          <w:sz w:val="24"/>
          <w:szCs w:val="24"/>
          <w:lang w:val="en-US"/>
        </w:rPr>
        <w:t xml:space="preserve"> rates,</w:t>
      </w:r>
      <w:r>
        <w:rPr>
          <w:rFonts w:ascii="Times New Roman" w:hAnsi="Times New Roman" w:cs="Times New Roman"/>
          <w:sz w:val="24"/>
          <w:szCs w:val="24"/>
          <w:lang w:val="en-US"/>
        </w:rPr>
        <w:t xml:space="preserve"> extinction rates</w:t>
      </w:r>
      <w:r w:rsidR="00820C45">
        <w:rPr>
          <w:rFonts w:ascii="Times New Roman" w:hAnsi="Times New Roman" w:cs="Times New Roman"/>
          <w:sz w:val="24"/>
          <w:szCs w:val="24"/>
          <w:lang w:val="en-US"/>
        </w:rPr>
        <w:t xml:space="preserve">, and </w:t>
      </w:r>
      <w:r w:rsidR="00820C45">
        <w:rPr>
          <w:rFonts w:ascii="Times New Roman" w:hAnsi="Times New Roman" w:cs="Times New Roman"/>
          <w:sz w:val="24"/>
          <w:szCs w:val="24"/>
          <w:lang w:val="en-US"/>
        </w:rPr>
        <w:lastRenderedPageBreak/>
        <w:t>fractions of incomplete sampling</w:t>
      </w:r>
      <w:r>
        <w:rPr>
          <w:rFonts w:ascii="Times New Roman" w:hAnsi="Times New Roman" w:cs="Times New Roman"/>
          <w:sz w:val="24"/>
          <w:szCs w:val="24"/>
          <w:lang w:val="en-US"/>
        </w:rPr>
        <w:t xml:space="preserve"> as a way to evaluate the robustness of conclusions drawn from the patterns of estimated species ages. </w:t>
      </w:r>
    </w:p>
    <w:p w14:paraId="07EEF214" w14:textId="77777777" w:rsidR="0006617F" w:rsidRPr="00DB3754" w:rsidRDefault="0006617F" w:rsidP="0006617F">
      <w:pPr>
        <w:rPr>
          <w:lang w:val="en-US"/>
        </w:rPr>
      </w:pPr>
    </w:p>
    <w:p w14:paraId="17F944A2" w14:textId="77777777" w:rsidR="00D94F29" w:rsidRPr="00DB3754" w:rsidRDefault="00D94F29" w:rsidP="0006617F">
      <w:pPr>
        <w:rPr>
          <w:lang w:val="en-US"/>
        </w:rPr>
      </w:pPr>
    </w:p>
    <w:p w14:paraId="247CA93D" w14:textId="77777777" w:rsidR="000A5F90" w:rsidRPr="00DB3754" w:rsidRDefault="000A5F90" w:rsidP="0006617F">
      <w:pPr>
        <w:rPr>
          <w:lang w:val="en-US"/>
        </w:rPr>
      </w:pPr>
    </w:p>
    <w:p w14:paraId="7CA48CE2" w14:textId="77777777" w:rsidR="000A5F90" w:rsidRPr="00DB3754" w:rsidRDefault="000A5F90" w:rsidP="0006617F">
      <w:pPr>
        <w:rPr>
          <w:lang w:val="en-US"/>
        </w:rPr>
      </w:pPr>
    </w:p>
    <w:p w14:paraId="74C99AA4"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753E7A50" w14:textId="37AE7705" w:rsidR="0006617F" w:rsidRDefault="00E86095" w:rsidP="0006617F">
      <w:pPr>
        <w:spacing w:after="0" w:line="360" w:lineRule="auto"/>
        <w:ind w:firstLine="709"/>
        <w:jc w:val="both"/>
        <w:rPr>
          <w:rFonts w:ascii="Times New Roman" w:hAnsi="Times New Roman" w:cs="Times New Roman"/>
          <w:sz w:val="24"/>
          <w:szCs w:val="24"/>
          <w:lang w:val="en-US"/>
        </w:rPr>
      </w:pPr>
      <w:r w:rsidRPr="00E86095">
        <w:rPr>
          <w:rFonts w:ascii="Times New Roman" w:hAnsi="Times New Roman" w:cs="Times New Roman"/>
          <w:sz w:val="24"/>
          <w:szCs w:val="24"/>
          <w:lang w:val="en-US"/>
        </w:rPr>
        <w:t>This study quantifies the deviations between true species age and phylogenetic age due to incomplete taxon sampling, extinction, and unknown speciation modes. We found that phylogenetic age is a good proxy of species age only in a rather unlikely case in which 1) all species in a clade are known to science and included in the phylogenetic tree, 2) speciation occurs as a strictly bifurcating process, and 3) there is no or low extinction. Using simulations, we identified that incomplete taxon sampling and budding and anagenetic speciation modes cause the highest mismatch between phylogenetic age and true species age and can only be accounted for with additional information, for instance, from fossil data. In contrast, under a scenario of bifurcating speciation, we proposed a probabilistic approach based on the properties of the birth-death process that can drastically improve the accuracy of the estimated species ages by reducing the bias linked with extinction</w:t>
      </w:r>
      <w:r w:rsidR="00085AE8">
        <w:rPr>
          <w:rFonts w:ascii="Times New Roman" w:hAnsi="Times New Roman" w:cs="Times New Roman"/>
          <w:sz w:val="24"/>
          <w:szCs w:val="24"/>
          <w:lang w:val="en-US"/>
        </w:rPr>
        <w:t xml:space="preserve"> and with incomplete taxon sampling</w:t>
      </w:r>
      <w:r w:rsidRPr="00E86095">
        <w:rPr>
          <w:rFonts w:ascii="Times New Roman" w:hAnsi="Times New Roman" w:cs="Times New Roman"/>
          <w:sz w:val="24"/>
          <w:szCs w:val="24"/>
          <w:lang w:val="en-US"/>
        </w:rPr>
        <w:t>. We note that, even in this case, the robustness of such estimates will be contingent on the accuracy of the estimated speciation and extinction rates</w:t>
      </w:r>
      <w:r w:rsidR="005F7F57">
        <w:rPr>
          <w:rFonts w:ascii="Times New Roman" w:hAnsi="Times New Roman" w:cs="Times New Roman"/>
          <w:sz w:val="24"/>
          <w:szCs w:val="24"/>
          <w:lang w:val="en-US"/>
        </w:rPr>
        <w:t>, the quantification of missing species</w:t>
      </w:r>
      <w:r w:rsidRPr="00E86095">
        <w:rPr>
          <w:rFonts w:ascii="Times New Roman" w:hAnsi="Times New Roman" w:cs="Times New Roman"/>
          <w:sz w:val="24"/>
          <w:szCs w:val="24"/>
          <w:lang w:val="en-US"/>
        </w:rPr>
        <w:t xml:space="preserve"> and, of course, of the underlying phylogenetic tree and dating of the branching times. In light of our findings, we caution against the direct use of branch lengths as proxies for species ages. We recommend applying our probabilistic approach to correct species ages, exploring different values of diversification rates and incomplete sampling fractions. We hope our results will stimulate a discussion about the use of phylogenetic trees in inferring species age and lead to a critical evaluation of the robustness of inferences linking species age with traits, ecological variables, and extinction risks.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0F694A2F" w14:textId="5FF24A76"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 an</w:t>
      </w:r>
      <w:r w:rsidR="000A5F90">
        <w:rPr>
          <w:rFonts w:ascii="Times New Roman" w:hAnsi="Times New Roman" w:cs="Times New Roman"/>
          <w:b/>
          <w:bCs/>
          <w:sz w:val="24"/>
          <w:szCs w:val="24"/>
          <w:lang w:val="en-US"/>
        </w:rPr>
        <w:t>d</w:t>
      </w:r>
      <w:r>
        <w:rPr>
          <w:rFonts w:ascii="Times New Roman" w:hAnsi="Times New Roman" w:cs="Times New Roman"/>
          <w:b/>
          <w:bCs/>
          <w:sz w:val="24"/>
          <w:szCs w:val="24"/>
          <w:lang w:val="en-US"/>
        </w:rPr>
        <w:t xml:space="preserve"> code availability</w:t>
      </w:r>
    </w:p>
    <w:p w14:paraId="0E9493E8" w14:textId="1203C467"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codes utilized in this study are available as </w:t>
      </w:r>
      <w:r w:rsidR="005F7F57">
        <w:rPr>
          <w:rFonts w:ascii="Times New Roman" w:hAnsi="Times New Roman" w:cs="Times New Roman"/>
          <w:sz w:val="24"/>
          <w:szCs w:val="24"/>
          <w:lang w:val="en-US"/>
        </w:rPr>
        <w:t>Supplementary</w:t>
      </w:r>
      <w:r>
        <w:rPr>
          <w:rFonts w:ascii="Times New Roman" w:hAnsi="Times New Roman" w:cs="Times New Roman"/>
          <w:sz w:val="24"/>
          <w:szCs w:val="24"/>
          <w:lang w:val="en-US"/>
        </w:rPr>
        <w:t xml:space="preserve"> materials and in this repository:</w:t>
      </w:r>
      <w:r w:rsidR="00E671F6">
        <w:rPr>
          <w:rFonts w:ascii="Times New Roman" w:hAnsi="Times New Roman" w:cs="Times New Roman"/>
          <w:sz w:val="24"/>
          <w:szCs w:val="24"/>
          <w:lang w:val="en-US"/>
        </w:rPr>
        <w:t xml:space="preserve"> </w:t>
      </w:r>
      <w:r>
        <w:fldChar w:fldCharType="begin"/>
      </w:r>
      <w:r w:rsidRPr="003E6467">
        <w:rPr>
          <w:lang w:val="en-US"/>
          <w:rPrChange w:id="15" w:author="Carlos Calderon del Cid" w:date="2024-02-06T12:17:00Z">
            <w:rPr/>
          </w:rPrChange>
        </w:rPr>
        <w:instrText>HYPERLINK "https://github.com/caldecid/Challenges_species_age.git"</w:instrText>
      </w:r>
      <w:r>
        <w:fldChar w:fldCharType="separate"/>
      </w:r>
      <w:r w:rsidR="00E671F6" w:rsidRPr="001262FC">
        <w:rPr>
          <w:rStyle w:val="Hipervnculo"/>
          <w:rFonts w:ascii="Times New Roman" w:hAnsi="Times New Roman" w:cs="Times New Roman"/>
          <w:sz w:val="24"/>
          <w:szCs w:val="24"/>
          <w:lang w:val="en-US"/>
        </w:rPr>
        <w:t>https://github.com/caldecid/Challenges_species_age.git</w:t>
      </w:r>
      <w:r>
        <w:rPr>
          <w:rStyle w:val="Hipervnculo"/>
          <w:rFonts w:ascii="Times New Roman" w:hAnsi="Times New Roman" w:cs="Times New Roman"/>
          <w:sz w:val="24"/>
          <w:szCs w:val="24"/>
          <w:lang w:val="en-US"/>
        </w:rPr>
        <w:fldChar w:fldCharType="end"/>
      </w:r>
    </w:p>
    <w:p w14:paraId="783E532F" w14:textId="77777777" w:rsidR="00205513" w:rsidRDefault="00205513">
      <w:pPr>
        <w:spacing w:after="0" w:line="360" w:lineRule="auto"/>
        <w:jc w:val="both"/>
        <w:rPr>
          <w:rFonts w:ascii="Times New Roman" w:hAnsi="Times New Roman" w:cs="Times New Roman"/>
          <w:sz w:val="24"/>
          <w:szCs w:val="24"/>
          <w:lang w:val="en-US"/>
        </w:rPr>
      </w:pP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4252FF">
      <w:pPr>
        <w:spacing w:after="0" w:line="360" w:lineRule="auto"/>
        <w:jc w:val="both"/>
        <w:rPr>
          <w:rFonts w:ascii="Times New Roman" w:hAnsi="Times New Roman" w:cs="Times New Roman"/>
          <w:sz w:val="24"/>
          <w:szCs w:val="24"/>
          <w:lang w:val="en-US"/>
        </w:rPr>
      </w:pPr>
      <w:r>
        <w:rPr>
          <w:noProof/>
        </w:rPr>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rcRect l="22246" t="10834" r="22355" b="8556"/>
                    <a:stretch>
                      <a:fillRect/>
                    </a:stretch>
                  </pic:blipFill>
                  <pic:spPr bwMode="auto">
                    <a:xfrm>
                      <a:off x="0" y="0"/>
                      <a:ext cx="4945380" cy="4048760"/>
                    </a:xfrm>
                    <a:prstGeom prst="rect">
                      <a:avLst/>
                    </a:prstGeom>
                  </pic:spPr>
                </pic:pic>
              </a:graphicData>
            </a:graphic>
          </wp:inline>
        </w:drawing>
      </w:r>
    </w:p>
    <w:p w14:paraId="36AF6601" w14:textId="274C98A3"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r>
        <w:rPr>
          <w:rFonts w:ascii="Times New Roman" w:hAnsi="Times New Roman" w:cs="Times New Roman"/>
          <w:i/>
          <w:iCs/>
          <w:sz w:val="24"/>
          <w:szCs w:val="24"/>
          <w:lang w:val="en-US"/>
        </w:rPr>
        <w:t xml:space="preserve">Trianenodon obesus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6"/>
                    <a:stretch>
                      <a:fillRect/>
                    </a:stretch>
                  </pic:blipFill>
                  <pic:spPr bwMode="auto">
                    <a:xfrm>
                      <a:off x="0" y="0"/>
                      <a:ext cx="5923280" cy="3331210"/>
                    </a:xfrm>
                    <a:prstGeom prst="rect">
                      <a:avLst/>
                    </a:prstGeom>
                  </pic:spPr>
                </pic:pic>
              </a:graphicData>
            </a:graphic>
          </wp:inline>
        </w:drawing>
      </w:r>
    </w:p>
    <w:p w14:paraId="42605F10" w14:textId="12390139"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2. </w:t>
      </w:r>
      <w:r>
        <w:rPr>
          <w:rFonts w:ascii="Times New Roman" w:hAnsi="Times New Roman" w:cs="Times New Roman"/>
          <w:sz w:val="24"/>
          <w:szCs w:val="24"/>
          <w:lang w:val="en-US"/>
        </w:rPr>
        <w:t xml:space="preserve">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(myr).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4252FF">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7"/>
                    <a:stretch>
                      <a:fillRect/>
                    </a:stretch>
                  </pic:blipFill>
                  <pic:spPr bwMode="auto">
                    <a:xfrm>
                      <a:off x="0" y="0"/>
                      <a:ext cx="5851525" cy="4131310"/>
                    </a:xfrm>
                    <a:prstGeom prst="rect">
                      <a:avLst/>
                    </a:prstGeom>
                  </pic:spPr>
                </pic:pic>
              </a:graphicData>
            </a:graphic>
          </wp:inline>
        </w:drawing>
      </w:r>
    </w:p>
    <w:p w14:paraId="0C06A8F3" w14:textId="3A3859B8"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3. </w:t>
      </w:r>
      <w:r>
        <w:rPr>
          <w:rFonts w:ascii="Times New Roman" w:hAnsi="Times New Roman" w:cs="Times New Roman"/>
          <w:sz w:val="24"/>
          <w:szCs w:val="24"/>
          <w:lang w:val="en-US"/>
        </w:rPr>
        <w:t xml:space="preserve">True age versus phylogenetic age at low and high extinction fraction for bifurcating and budding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3E817B7F" w:rsidR="002F5B65" w:rsidRDefault="00C6785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86B9A1F" wp14:editId="2EFE5EFB">
            <wp:extent cx="5462912" cy="3642969"/>
            <wp:effectExtent l="0" t="0" r="4445" b="0"/>
            <wp:docPr id="198238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5129" name="Imagen 19823851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5990" cy="3645021"/>
                    </a:xfrm>
                    <a:prstGeom prst="rect">
                      <a:avLst/>
                    </a:prstGeom>
                  </pic:spPr>
                </pic:pic>
              </a:graphicData>
            </a:graphic>
          </wp:inline>
        </w:drawing>
      </w:r>
    </w:p>
    <w:p w14:paraId="1967D90A" w14:textId="776150ED"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Pr>
          <w:rFonts w:ascii="Times New Roman" w:hAnsi="Times New Roman" w:cs="Times New Roman"/>
          <w:sz w:val="24"/>
          <w:szCs w:val="24"/>
          <w:lang w:val="en-US"/>
        </w:rPr>
        <w:t xml:space="preserve">Error in equating phylogenetic age with </w:t>
      </w:r>
      <w:r w:rsidR="00E5702E">
        <w:rPr>
          <w:rFonts w:ascii="Times New Roman" w:hAnsi="Times New Roman" w:cs="Times New Roman"/>
          <w:sz w:val="24"/>
          <w:szCs w:val="24"/>
          <w:lang w:val="en-US"/>
        </w:rPr>
        <w:t xml:space="preserve">true </w:t>
      </w:r>
      <w:r>
        <w:rPr>
          <w:rFonts w:ascii="Times New Roman" w:hAnsi="Times New Roman" w:cs="Times New Roman"/>
          <w:sz w:val="24"/>
          <w:szCs w:val="24"/>
          <w:lang w:val="en-US"/>
        </w:rPr>
        <w:t xml:space="preserve">age. The error was quantified as mean absolute percentage error (MAPE) between the true and phylogenetic ages across all species for each tree simulated under bifurcating and budding speciation.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Pr="00DB3754" w:rsidRDefault="002F5B65">
      <w:pPr>
        <w:spacing w:after="0" w:line="360" w:lineRule="auto"/>
        <w:jc w:val="both"/>
        <w:rPr>
          <w:lang w:val="en-US"/>
        </w:rPr>
      </w:pPr>
    </w:p>
    <w:p w14:paraId="3CB924C6" w14:textId="77777777" w:rsidR="002F5B65" w:rsidRPr="00DB3754" w:rsidRDefault="002F5B65">
      <w:pPr>
        <w:spacing w:after="0" w:line="360" w:lineRule="auto"/>
        <w:jc w:val="both"/>
        <w:rPr>
          <w:lang w:val="en-US"/>
        </w:rPr>
      </w:pPr>
    </w:p>
    <w:p w14:paraId="25C48D1C" w14:textId="77777777" w:rsidR="002F5B65" w:rsidRPr="00DB3754" w:rsidRDefault="002F5B65">
      <w:pPr>
        <w:spacing w:after="0" w:line="360" w:lineRule="auto"/>
        <w:jc w:val="both"/>
        <w:rPr>
          <w:lang w:val="en-US"/>
        </w:rPr>
      </w:pPr>
    </w:p>
    <w:p w14:paraId="00662219" w14:textId="77777777" w:rsidR="002F5B65" w:rsidRPr="00DB3754" w:rsidRDefault="002F5B65">
      <w:pPr>
        <w:spacing w:after="0" w:line="360" w:lineRule="auto"/>
        <w:jc w:val="both"/>
        <w:rPr>
          <w:lang w:val="en-US"/>
        </w:rPr>
      </w:pPr>
    </w:p>
    <w:p w14:paraId="6936D206" w14:textId="77777777" w:rsidR="002F5B65" w:rsidRPr="00DB3754" w:rsidRDefault="002F5B65">
      <w:pPr>
        <w:spacing w:after="0" w:line="360" w:lineRule="auto"/>
        <w:jc w:val="both"/>
        <w:rPr>
          <w:lang w:val="en-US"/>
        </w:rPr>
      </w:pPr>
    </w:p>
    <w:p w14:paraId="7724322E" w14:textId="77777777" w:rsidR="002F5B65" w:rsidRPr="00DB3754" w:rsidRDefault="002F5B65">
      <w:pPr>
        <w:spacing w:after="0" w:line="360" w:lineRule="auto"/>
        <w:jc w:val="both"/>
        <w:rPr>
          <w:lang w:val="en-US"/>
        </w:rPr>
      </w:pPr>
    </w:p>
    <w:p w14:paraId="42A5FC8E" w14:textId="77777777" w:rsidR="002F5B65" w:rsidRPr="00DB3754" w:rsidRDefault="002F5B65">
      <w:pPr>
        <w:spacing w:after="0" w:line="360" w:lineRule="auto"/>
        <w:jc w:val="both"/>
        <w:rPr>
          <w:lang w:val="en-US"/>
        </w:rPr>
      </w:pPr>
    </w:p>
    <w:p w14:paraId="74D6B883" w14:textId="77777777" w:rsidR="002F5B65" w:rsidRPr="00DB3754" w:rsidRDefault="002F5B65">
      <w:pPr>
        <w:spacing w:after="0" w:line="360" w:lineRule="auto"/>
        <w:jc w:val="both"/>
        <w:rPr>
          <w:lang w:val="en-US"/>
        </w:rPr>
      </w:pPr>
    </w:p>
    <w:p w14:paraId="6C716D20" w14:textId="77777777" w:rsidR="002F5B65" w:rsidRPr="00DB3754" w:rsidRDefault="002F5B65">
      <w:pPr>
        <w:spacing w:after="0" w:line="360" w:lineRule="auto"/>
        <w:jc w:val="both"/>
        <w:rPr>
          <w:lang w:val="en-US"/>
        </w:rPr>
      </w:pPr>
    </w:p>
    <w:p w14:paraId="5674686C" w14:textId="77777777" w:rsidR="002F5B65" w:rsidRPr="00DB3754" w:rsidRDefault="002F5B65">
      <w:pPr>
        <w:spacing w:after="0" w:line="360" w:lineRule="auto"/>
        <w:jc w:val="both"/>
        <w:rPr>
          <w:lang w:val="en-US"/>
        </w:rPr>
      </w:pPr>
    </w:p>
    <w:p w14:paraId="4AD6E48E" w14:textId="77777777" w:rsidR="002F5B65" w:rsidRPr="00DB3754" w:rsidRDefault="002F5B65">
      <w:pPr>
        <w:spacing w:after="0" w:line="360" w:lineRule="auto"/>
        <w:jc w:val="both"/>
        <w:rPr>
          <w:lang w:val="en-US"/>
        </w:rPr>
      </w:pPr>
    </w:p>
    <w:p w14:paraId="35725E90" w14:textId="3EDABD10" w:rsidR="002F5B65" w:rsidRDefault="00CF3811">
      <w:pPr>
        <w:spacing w:after="0" w:line="360" w:lineRule="auto"/>
        <w:jc w:val="both"/>
      </w:pPr>
      <w:r>
        <w:rPr>
          <w:noProof/>
        </w:rPr>
        <w:lastRenderedPageBreak/>
        <w:drawing>
          <wp:inline distT="0" distB="0" distL="0" distR="0" wp14:anchorId="6893E68D" wp14:editId="561D41B5">
            <wp:extent cx="5612130" cy="3962400"/>
            <wp:effectExtent l="0" t="0" r="7620" b="0"/>
            <wp:docPr id="13169639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3909" name="Imagen 13169639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pic:spPr>
                </pic:pic>
              </a:graphicData>
            </a:graphic>
          </wp:inline>
        </w:drawing>
      </w:r>
    </w:p>
    <w:p w14:paraId="7FA27A5F" w14:textId="2081B401" w:rsidR="002F5B65" w:rsidRDefault="002F5B65">
      <w:pPr>
        <w:spacing w:after="0" w:line="360" w:lineRule="auto"/>
        <w:jc w:val="both"/>
      </w:pPr>
    </w:p>
    <w:p w14:paraId="173D9A55" w14:textId="7FB3DB9F" w:rsidR="002F5B65"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907524">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of incomplete taxon sampling </w:t>
      </w:r>
      <w:r w:rsidR="00097E90">
        <w:rPr>
          <w:rFonts w:ascii="Times New Roman" w:hAnsi="Times New Roman" w:cs="Times New Roman"/>
          <w:sz w:val="24"/>
          <w:szCs w:val="24"/>
          <w:lang w:val="en-US"/>
        </w:rPr>
        <w:t xml:space="preserve">and extinction </w:t>
      </w:r>
      <w:r>
        <w:rPr>
          <w:rFonts w:ascii="Times New Roman" w:hAnsi="Times New Roman" w:cs="Times New Roman"/>
          <w:sz w:val="24"/>
          <w:szCs w:val="24"/>
          <w:lang w:val="en-US"/>
        </w:rPr>
        <w:t xml:space="preserve">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w:t>
      </w:r>
      <w:r w:rsidR="00097E90">
        <w:rPr>
          <w:rFonts w:ascii="Times New Roman" w:hAnsi="Times New Roman" w:cs="Times New Roman"/>
          <w:sz w:val="24"/>
          <w:szCs w:val="24"/>
          <w:lang w:val="en-US"/>
        </w:rPr>
        <w:t>the three extinction scenarios (no extinction, intermediate, and high; from left to right)</w:t>
      </w:r>
      <w:r>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speciation.</w:t>
      </w:r>
    </w:p>
    <w:p w14:paraId="31566042" w14:textId="77777777" w:rsidR="002F5B65" w:rsidRPr="00DB3754" w:rsidRDefault="002F5B65">
      <w:pPr>
        <w:spacing w:after="0" w:line="360" w:lineRule="auto"/>
        <w:jc w:val="both"/>
        <w:rPr>
          <w:lang w:val="en-US"/>
        </w:rPr>
      </w:pPr>
    </w:p>
    <w:p w14:paraId="59B7925A" w14:textId="303A3D77" w:rsidR="002F5B65" w:rsidRDefault="00ED16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554D72C" wp14:editId="4C5333FD">
            <wp:extent cx="5612130" cy="5419725"/>
            <wp:effectExtent l="0" t="0" r="7620" b="9525"/>
            <wp:docPr id="128734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5362" name="Imagen 12873453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5419725"/>
                    </a:xfrm>
                    <a:prstGeom prst="rect">
                      <a:avLst/>
                    </a:prstGeom>
                  </pic:spPr>
                </pic:pic>
              </a:graphicData>
            </a:graphic>
          </wp:inline>
        </w:drawing>
      </w:r>
    </w:p>
    <w:p w14:paraId="72766062" w14:textId="7F244809" w:rsidR="002F5B65" w:rsidRDefault="0019202E" w:rsidP="00E575CE">
      <w:pPr>
        <w:spacing w:after="0" w:line="360" w:lineRule="auto"/>
        <w:jc w:val="both"/>
        <w:rPr>
          <w:rFonts w:ascii="Times New Roman" w:hAnsi="Times New Roman" w:cs="Times New Roman"/>
          <w:b/>
          <w:bCs/>
          <w:sz w:val="24"/>
          <w:szCs w:val="24"/>
          <w:lang w:val="en-US"/>
        </w:rPr>
      </w:pPr>
      <w:bookmarkStart w:id="16" w:name="_Hlk150537746"/>
      <w:r>
        <w:rPr>
          <w:rFonts w:ascii="Times New Roman" w:hAnsi="Times New Roman" w:cs="Times New Roman"/>
          <w:b/>
          <w:bCs/>
          <w:sz w:val="24"/>
          <w:szCs w:val="24"/>
          <w:lang w:val="en-US"/>
        </w:rPr>
        <w:t xml:space="preserve">Fig. </w:t>
      </w:r>
      <w:r w:rsidR="0000567C">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7840AE">
        <w:rPr>
          <w:rFonts w:ascii="Times New Roman" w:hAnsi="Times New Roman" w:cs="Times New Roman"/>
          <w:sz w:val="24"/>
          <w:szCs w:val="24"/>
          <w:lang w:val="en-US"/>
        </w:rPr>
        <w:t xml:space="preserve">and the three sampling scenarios (full, 25%, and 50% missing species; from up to down)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w:t>
      </w:r>
      <w:r w:rsidR="004844D1">
        <w:rPr>
          <w:rFonts w:ascii="Times New Roman" w:hAnsi="Times New Roman" w:cs="Times New Roman"/>
          <w:sz w:val="24"/>
          <w:szCs w:val="24"/>
          <w:lang w:val="en-US"/>
        </w:rPr>
        <w:t>stic</w:t>
      </w:r>
      <w:r w:rsidR="0000567C">
        <w:rPr>
          <w:rFonts w:ascii="Times New Roman" w:hAnsi="Times New Roman" w:cs="Times New Roman"/>
          <w:sz w:val="24"/>
          <w:szCs w:val="24"/>
          <w:lang w:val="en-US"/>
        </w:rPr>
        <w:t xml:space="preserve">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w:t>
      </w:r>
      <w:r w:rsidR="006F2DC1">
        <w:rPr>
          <w:rFonts w:ascii="Times New Roman" w:hAnsi="Times New Roman" w:cs="Times New Roman"/>
          <w:sz w:val="24"/>
          <w:szCs w:val="24"/>
          <w:lang w:val="en-US"/>
        </w:rPr>
        <w:t>f</w:t>
      </w:r>
      <w:r w:rsidR="0000567C">
        <w:rPr>
          <w:rFonts w:ascii="Times New Roman" w:hAnsi="Times New Roman" w:cs="Times New Roman"/>
          <w:sz w:val="24"/>
          <w:szCs w:val="24"/>
          <w:lang w:val="en-US"/>
        </w:rPr>
        <w:t xml:space="preserve"> phylogenetic ages </w:t>
      </w:r>
      <w:r w:rsidR="006F2DC1">
        <w:rPr>
          <w:rFonts w:ascii="Times New Roman" w:hAnsi="Times New Roman" w:cs="Times New Roman"/>
          <w:sz w:val="24"/>
          <w:szCs w:val="24"/>
          <w:lang w:val="en-US"/>
        </w:rPr>
        <w:t xml:space="preserve">for </w:t>
      </w:r>
      <w:r w:rsidR="0000567C">
        <w:rPr>
          <w:rFonts w:ascii="Times New Roman" w:hAnsi="Times New Roman" w:cs="Times New Roman"/>
          <w:sz w:val="24"/>
          <w:szCs w:val="24"/>
          <w:lang w:val="en-US"/>
        </w:rPr>
        <w:t xml:space="preserve">100 species </w:t>
      </w:r>
      <w:r w:rsidR="004844D1">
        <w:rPr>
          <w:rFonts w:ascii="Times New Roman" w:hAnsi="Times New Roman" w:cs="Times New Roman"/>
          <w:sz w:val="24"/>
          <w:szCs w:val="24"/>
          <w:lang w:val="en-US"/>
        </w:rPr>
        <w:t>across</w:t>
      </w:r>
      <w:r w:rsidR="0000567C">
        <w:rPr>
          <w:rFonts w:ascii="Times New Roman" w:hAnsi="Times New Roman" w:cs="Times New Roman"/>
          <w:sz w:val="24"/>
          <w:szCs w:val="24"/>
          <w:lang w:val="en-US"/>
        </w:rPr>
        <w:t xml:space="preserve">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w:t>
      </w:r>
      <w:r w:rsidR="004844D1">
        <w:rPr>
          <w:rFonts w:ascii="Times New Roman" w:hAnsi="Times New Roman" w:cs="Times New Roman"/>
          <w:sz w:val="24"/>
          <w:szCs w:val="24"/>
          <w:lang w:val="en-US"/>
        </w:rPr>
        <w:t xml:space="preserve">, negative </w:t>
      </w:r>
      <w:r w:rsidR="004844D1">
        <w:rPr>
          <w:rFonts w:ascii="Times New Roman" w:eastAsia="DengXian" w:hAnsi="Times New Roman" w:cs="Times New Roman"/>
          <w:sz w:val="24"/>
          <w:szCs w:val="24"/>
          <w:lang w:val="en-US"/>
        </w:rPr>
        <w:t xml:space="preserve">ΔMAPE values indicate an improvement in the accuracy of the probabilistic </w:t>
      </w:r>
      <w:r w:rsidR="004844D1">
        <w:rPr>
          <w:rFonts w:ascii="Times New Roman" w:eastAsia="DengXian" w:hAnsi="Times New Roman" w:cs="Times New Roman"/>
          <w:sz w:val="24"/>
          <w:szCs w:val="24"/>
          <w:lang w:val="en-US"/>
        </w:rPr>
        <w:lastRenderedPageBreak/>
        <w:t>estimator over the phylogenetic age</w:t>
      </w:r>
      <w:r w:rsidR="00E575CE">
        <w:rPr>
          <w:rFonts w:ascii="Times New Roman" w:hAnsi="Times New Roman" w:cs="Times New Roman"/>
          <w:sz w:val="24"/>
          <w:szCs w:val="24"/>
          <w:lang w:val="en-US"/>
        </w:rPr>
        <w:t xml:space="preserve">. </w:t>
      </w:r>
      <w:r w:rsidR="00085AE8">
        <w:rPr>
          <w:rFonts w:ascii="Times New Roman" w:hAnsi="Times New Roman" w:cs="Times New Roman"/>
          <w:sz w:val="24"/>
          <w:szCs w:val="24"/>
          <w:lang w:val="en-US"/>
        </w:rPr>
        <w:t xml:space="preserve">We note that for clarity, we used different scales for the Y-axis for each sampling fraction. </w:t>
      </w:r>
    </w:p>
    <w:bookmarkEnd w:id="16"/>
    <w:p w14:paraId="4F19F5BA" w14:textId="2ED8D400" w:rsidR="002F5B65" w:rsidRDefault="00BC4BC9">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49C20A" wp14:editId="0357B5C7">
            <wp:extent cx="5676900" cy="4768850"/>
            <wp:effectExtent l="0" t="0" r="0" b="0"/>
            <wp:docPr id="10039360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6066" name="Imagen 10039360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6900" cy="4768850"/>
                    </a:xfrm>
                    <a:prstGeom prst="rect">
                      <a:avLst/>
                    </a:prstGeom>
                  </pic:spPr>
                </pic:pic>
              </a:graphicData>
            </a:graphic>
          </wp:inline>
        </w:drawing>
      </w:r>
    </w:p>
    <w:p w14:paraId="1B1200F5" w14:textId="511E18FF" w:rsidR="0001048A"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E575CE">
        <w:rPr>
          <w:rFonts w:ascii="Times New Roman" w:hAnsi="Times New Roman" w:cs="Times New Roman"/>
          <w:b/>
          <w:bCs/>
          <w:sz w:val="24"/>
          <w:szCs w:val="24"/>
          <w:lang w:val="en-US"/>
        </w:rPr>
        <w:t xml:space="preserve">7. </w:t>
      </w:r>
      <w:r w:rsidR="00BC4BC9">
        <w:rPr>
          <w:rFonts w:ascii="Times New Roman" w:hAnsi="Times New Roman" w:cs="Times New Roman"/>
          <w:sz w:val="24"/>
          <w:szCs w:val="24"/>
          <w:lang w:val="en-US"/>
        </w:rPr>
        <w:t>Power to recover an age extinction-risk relationship under different incomplete sampling scenarios.</w:t>
      </w:r>
      <w:r w:rsidR="00BC4BC9" w:rsidRPr="00BC4BC9">
        <w:rPr>
          <w:rFonts w:ascii="Times New Roman" w:hAnsi="Times New Roman" w:cs="Times New Roman"/>
          <w:sz w:val="24"/>
          <w:szCs w:val="24"/>
          <w:lang w:val="en-US"/>
        </w:rPr>
        <w:t xml:space="preserve"> Simulated species ages under an intermediate extinction scenario and assuming bifurcating speciation were binned into conservation status categories, which represents an increase in extinction risk by true age (LC = Least Concern; NT = Near Threatened; VU = Vulnerable; EN = Endangered; CR = Critically Endangered</w:t>
      </w:r>
      <w:r w:rsidR="00BC4BC9" w:rsidRPr="000362C3">
        <w:rPr>
          <w:rFonts w:ascii="Times New Roman" w:hAnsi="Times New Roman" w:cs="Times New Roman"/>
          <w:sz w:val="24"/>
          <w:szCs w:val="24"/>
          <w:lang w:val="en-US"/>
        </w:rPr>
        <w:t xml:space="preserve">). </w:t>
      </w:r>
      <w:r w:rsidR="00BC4BC9" w:rsidRPr="000A5F90">
        <w:rPr>
          <w:rFonts w:ascii="Times New Roman" w:hAnsi="Times New Roman" w:cs="Times New Roman"/>
          <w:sz w:val="24"/>
          <w:szCs w:val="24"/>
          <w:lang w:val="en-US"/>
        </w:rPr>
        <w:t>We used the phylogenetic age (orange), the mean age (green), and median age (purple) obtained from our function’s point estimates to calculate the mean age per conservation status category and assess if every mean age increases in comparison with the previous category with lower extinction risk</w:t>
      </w:r>
      <w:r w:rsidR="00BC4BC9" w:rsidRPr="000362C3">
        <w:rPr>
          <w:rFonts w:ascii="Times New Roman" w:hAnsi="Times New Roman" w:cs="Times New Roman"/>
          <w:sz w:val="24"/>
          <w:szCs w:val="24"/>
          <w:lang w:val="en-US"/>
        </w:rPr>
        <w:t>.</w:t>
      </w:r>
      <w:r w:rsidR="00BC4BC9">
        <w:rPr>
          <w:rFonts w:ascii="Times New Roman" w:hAnsi="Times New Roman" w:cs="Times New Roman"/>
          <w:sz w:val="24"/>
          <w:szCs w:val="24"/>
          <w:lang w:val="en-US"/>
        </w:rPr>
        <w:t xml:space="preserve"> We evaluated this relationship in three sampling scenarios (fully sampled, 25%, and 50% of missing species; from left to right). </w:t>
      </w:r>
      <w:r w:rsidR="00BC4BC9" w:rsidRPr="00BC4BC9">
        <w:rPr>
          <w:rFonts w:ascii="Times New Roman" w:hAnsi="Times New Roman" w:cs="Times New Roman"/>
          <w:sz w:val="24"/>
          <w:szCs w:val="24"/>
          <w:lang w:val="en-US"/>
        </w:rPr>
        <w:t xml:space="preserve">The error rate is the percentage across </w:t>
      </w:r>
      <w:r w:rsidR="00BC4BC9" w:rsidRPr="00BC4BC9">
        <w:rPr>
          <w:rFonts w:ascii="Times New Roman" w:hAnsi="Times New Roman" w:cs="Times New Roman"/>
          <w:sz w:val="24"/>
          <w:szCs w:val="24"/>
          <w:lang w:val="en-US"/>
        </w:rPr>
        <w:lastRenderedPageBreak/>
        <w:t>all 1000 phylogenies where the relationship between the mean ages and the conservation status categories is not always increasing (shown by grey lines).</w:t>
      </w:r>
    </w:p>
    <w:p w14:paraId="6B562600" w14:textId="77777777" w:rsidR="0001048A" w:rsidRDefault="0001048A">
      <w:pPr>
        <w:spacing w:after="0" w:line="360" w:lineRule="auto"/>
        <w:jc w:val="both"/>
        <w:rPr>
          <w:rFonts w:ascii="Times New Roman" w:hAnsi="Times New Roman" w:cs="Times New Roman"/>
          <w:b/>
          <w:bCs/>
          <w:sz w:val="24"/>
          <w:szCs w:val="24"/>
          <w:lang w:val="en-US"/>
        </w:rPr>
      </w:pP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0C28460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Alroy, J., Marshall, C. R., Bambach, R. K., Bezusko, K., Foote, M., Fürsich, et al., (2001). Effects of sampling standardization on estimates of phanerozoic marine diversification.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98</w:t>
      </w:r>
      <w:r w:rsidRPr="00D87D6F">
        <w:rPr>
          <w:rFonts w:ascii="Times New Roman" w:hAnsi="Times New Roman" w:cs="Times New Roman"/>
          <w:sz w:val="24"/>
          <w:szCs w:val="24"/>
          <w:lang w:val="en-US"/>
        </w:rPr>
        <w:t>(11), 6261–6266. doi: 10.1073/pnas.111144698</w:t>
      </w:r>
    </w:p>
    <w:p w14:paraId="0013D1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Alzate, A., Rozzi, R., Velasco, J. A., Robertson, D. R., Zizka, A., Tobias, J. A., ... </w:t>
      </w:r>
      <w:r w:rsidRPr="00D87D6F">
        <w:rPr>
          <w:rFonts w:ascii="Times New Roman" w:hAnsi="Times New Roman" w:cs="Times New Roman"/>
          <w:sz w:val="24"/>
          <w:szCs w:val="24"/>
          <w:lang w:val="en-US"/>
        </w:rPr>
        <w:t>&amp; Onstein, R. E. (2023). The evolutionary age-range size relationship is modulated by insularity and dispersal in plants and animals</w:t>
      </w:r>
      <w:r w:rsidRPr="00D87D6F">
        <w:rPr>
          <w:rFonts w:ascii="Times New Roman" w:hAnsi="Times New Roman" w:cs="Times New Roman"/>
          <w:i/>
          <w:iCs/>
          <w:sz w:val="24"/>
          <w:szCs w:val="24"/>
          <w:lang w:val="en-US"/>
        </w:rPr>
        <w:t>. bioRxiv</w:t>
      </w:r>
      <w:r w:rsidRPr="00D87D6F">
        <w:rPr>
          <w:rFonts w:ascii="Times New Roman" w:hAnsi="Times New Roman" w:cs="Times New Roman"/>
          <w:sz w:val="24"/>
          <w:szCs w:val="24"/>
          <w:lang w:val="en-US"/>
        </w:rPr>
        <w:t>, 2023-11. doi: 10.1101/2023.11.11.566377</w:t>
      </w:r>
    </w:p>
    <w:p w14:paraId="13620CE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Aze, T., Ezard, T. H. G., Purvis, A., Coxall, H. K., Stewart, D. R. M., Wade, B. S., &amp; Pearson, P. N. (2011). A phylogeny of Cenozoic macroperforate planktonic foraminifera from fossil data. </w:t>
      </w:r>
      <w:r w:rsidRPr="00D87D6F">
        <w:rPr>
          <w:rFonts w:ascii="Times New Roman" w:hAnsi="Times New Roman" w:cs="Times New Roman"/>
          <w:i/>
          <w:iCs/>
          <w:sz w:val="24"/>
          <w:szCs w:val="24"/>
          <w:lang w:val="en-US"/>
        </w:rPr>
        <w:t>Biological Reviews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86</w:t>
      </w:r>
      <w:r w:rsidRPr="00D87D6F">
        <w:rPr>
          <w:rFonts w:ascii="Times New Roman" w:hAnsi="Times New Roman" w:cs="Times New Roman"/>
          <w:sz w:val="24"/>
          <w:szCs w:val="24"/>
          <w:lang w:val="en-US"/>
        </w:rPr>
        <w:t>(4), 900–927. doi: 10.1111/j.1469-185X.2011.00178.x</w:t>
      </w:r>
    </w:p>
    <w:p w14:paraId="33962AE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Balmford, A. (1996). Extinction filters and current resilience: The significance of past selection pressures for conservation biology.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doi: 10.1016/0169-5347(96)10026-4</w:t>
      </w:r>
    </w:p>
    <w:p w14:paraId="22F8A26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Bapst, D. W., &amp; Hopkins, M. J. (2017). Comparing cal3 and other a posteriori time-scaling approaches in a case study with the pterocephaliid trilobites. </w:t>
      </w:r>
      <w:r w:rsidRPr="00D87D6F">
        <w:rPr>
          <w:rFonts w:ascii="Times New Roman" w:hAnsi="Times New Roman" w:cs="Times New Roman"/>
          <w:i/>
          <w:iCs/>
          <w:sz w:val="24"/>
          <w:szCs w:val="24"/>
          <w:lang w:val="en-US"/>
        </w:rPr>
        <w:t>Paleobiology, 43</w:t>
      </w:r>
      <w:r w:rsidRPr="00D87D6F">
        <w:rPr>
          <w:rFonts w:ascii="Times New Roman" w:hAnsi="Times New Roman" w:cs="Times New Roman"/>
          <w:sz w:val="24"/>
          <w:szCs w:val="24"/>
          <w:lang w:val="en-US"/>
        </w:rPr>
        <w:t>(1), 49-67. doi: 10.1017/pab.2016.34</w:t>
      </w:r>
    </w:p>
    <w:p w14:paraId="377AF97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Barido-Sottani, J., Pett, W., O’Reilly, J. E., &amp; Warnock, R. C. M. (2019). FossilSim: An R package for simulating fossil occurrence data under mechanistic models of preservation and recovery.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10</w:t>
      </w:r>
      <w:r w:rsidRPr="00D87D6F">
        <w:rPr>
          <w:rFonts w:ascii="Times New Roman" w:hAnsi="Times New Roman" w:cs="Times New Roman"/>
          <w:sz w:val="24"/>
          <w:szCs w:val="24"/>
          <w:lang w:val="en-US"/>
        </w:rPr>
        <w:t>(6), 835–840. doi: 10.1111/2041-210X.13170</w:t>
      </w:r>
    </w:p>
    <w:p w14:paraId="03C074D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&amp; Vogler, A. P. (2000). Detecting the geographical pattern of speciation from species-level phylogenies. </w:t>
      </w:r>
      <w:r w:rsidRPr="00D87D6F">
        <w:rPr>
          <w:rFonts w:ascii="Times New Roman" w:hAnsi="Times New Roman" w:cs="Times New Roman"/>
          <w:i/>
          <w:iCs/>
          <w:sz w:val="24"/>
          <w:szCs w:val="24"/>
          <w:lang w:val="en-US"/>
        </w:rPr>
        <w:t>The 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155</w:t>
      </w:r>
      <w:r w:rsidRPr="00D87D6F">
        <w:rPr>
          <w:rFonts w:ascii="Times New Roman" w:hAnsi="Times New Roman" w:cs="Times New Roman"/>
          <w:sz w:val="24"/>
          <w:szCs w:val="24"/>
          <w:lang w:val="en-US"/>
        </w:rPr>
        <w:t>(4), 419–434. doi: 10.1086/303332</w:t>
      </w:r>
    </w:p>
    <w:p w14:paraId="094E26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Vogler, A. P., &amp; Harvey, P. H. (1998). Revealing the factors that </w:t>
      </w:r>
      <w:r w:rsidRPr="00D87D6F">
        <w:rPr>
          <w:rFonts w:ascii="Times New Roman" w:hAnsi="Times New Roman" w:cs="Times New Roman"/>
          <w:sz w:val="24"/>
          <w:szCs w:val="24"/>
          <w:lang w:val="en-US"/>
        </w:rPr>
        <w:lastRenderedPageBreak/>
        <w:t xml:space="preserve">promote speciation. </w:t>
      </w:r>
      <w:r w:rsidRPr="00D87D6F">
        <w:rPr>
          <w:rFonts w:ascii="Times New Roman" w:hAnsi="Times New Roman" w:cs="Times New Roman"/>
          <w:i/>
          <w:iCs/>
          <w:sz w:val="24"/>
          <w:szCs w:val="24"/>
          <w:lang w:val="en-US"/>
        </w:rPr>
        <w:t>Philosophical Transactions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353</w:t>
      </w:r>
      <w:r w:rsidRPr="00D87D6F">
        <w:rPr>
          <w:rFonts w:ascii="Times New Roman" w:hAnsi="Times New Roman" w:cs="Times New Roman"/>
          <w:sz w:val="24"/>
          <w:szCs w:val="24"/>
          <w:lang w:val="en-US"/>
        </w:rPr>
        <w:t>(1366), 241–249. doi: 10.1098/rstb.1998.0206</w:t>
      </w:r>
    </w:p>
    <w:p w14:paraId="162FAAC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Bambach, R. K. (2006). Phanerozoic biodiversity mass extinctions. </w:t>
      </w:r>
      <w:r w:rsidRPr="00D87D6F">
        <w:rPr>
          <w:rFonts w:ascii="Times New Roman" w:hAnsi="Times New Roman" w:cs="Times New Roman"/>
          <w:i/>
          <w:iCs/>
          <w:sz w:val="24"/>
          <w:szCs w:val="24"/>
          <w:lang w:val="en-US"/>
        </w:rPr>
        <w:t>Annual Review of Earth and Planetary Sciences, 34</w:t>
      </w:r>
      <w:r w:rsidRPr="00D87D6F">
        <w:rPr>
          <w:rFonts w:ascii="Times New Roman" w:hAnsi="Times New Roman" w:cs="Times New Roman"/>
          <w:sz w:val="24"/>
          <w:szCs w:val="24"/>
          <w:lang w:val="en-US"/>
        </w:rPr>
        <w:t>, 127-155. doi: 10.1146/annurev.earth.33.092203.122654</w:t>
      </w:r>
    </w:p>
    <w:p w14:paraId="3DB635A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Baum, D. A., Smith, S. D. W., &amp; Donovan, S. S. S. (2005). The tree-thinking challenge.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310</w:t>
      </w:r>
      <w:r w:rsidRPr="00D87D6F">
        <w:rPr>
          <w:rFonts w:ascii="Times New Roman" w:hAnsi="Times New Roman" w:cs="Times New Roman"/>
          <w:sz w:val="24"/>
          <w:szCs w:val="24"/>
          <w:lang w:val="en-US"/>
        </w:rPr>
        <w:t>(5750), 979–980. doi: 10.1126/science.1117727</w:t>
      </w:r>
    </w:p>
    <w:p w14:paraId="12363B5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 xml:space="preserve">Beaulieu, J. M., &amp; O’Meara, B. C. (2016). </w:t>
      </w:r>
      <w:r w:rsidRPr="00D87D6F">
        <w:rPr>
          <w:rFonts w:ascii="Times New Roman" w:hAnsi="Times New Roman" w:cs="Times New Roman"/>
          <w:sz w:val="24"/>
          <w:szCs w:val="24"/>
          <w:lang w:val="en-US"/>
        </w:rPr>
        <w:t xml:space="preserve">Detecting hidden diversification shifts in models of trait-dependent speciation and extinction.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65</w:t>
      </w:r>
      <w:r w:rsidRPr="00D87D6F">
        <w:rPr>
          <w:rFonts w:ascii="Times New Roman" w:hAnsi="Times New Roman" w:cs="Times New Roman"/>
          <w:sz w:val="24"/>
          <w:szCs w:val="24"/>
          <w:lang w:val="en-US"/>
        </w:rPr>
        <w:t>(4), 583–601. doi: 10.1093/sysbio/syw022</w:t>
      </w:r>
    </w:p>
    <w:p w14:paraId="458E4381"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Benton, M. J. (2013). Origins of biodiversity. </w:t>
      </w:r>
      <w:r w:rsidRPr="00DB3754">
        <w:rPr>
          <w:rFonts w:ascii="Times New Roman" w:hAnsi="Times New Roman" w:cs="Times New Roman"/>
          <w:i/>
          <w:iCs/>
          <w:sz w:val="24"/>
          <w:szCs w:val="24"/>
          <w:lang w:val="pt-BR"/>
        </w:rPr>
        <w:t>Palaeontology</w:t>
      </w:r>
      <w:r w:rsidRPr="00DB3754">
        <w:rPr>
          <w:rFonts w:ascii="Times New Roman" w:hAnsi="Times New Roman" w:cs="Times New Roman"/>
          <w:sz w:val="24"/>
          <w:szCs w:val="24"/>
          <w:lang w:val="pt-BR"/>
        </w:rPr>
        <w:t>. doi: 10.1111/pala.12012</w:t>
      </w:r>
    </w:p>
    <w:p w14:paraId="7DC084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Benton, M. J. (2016). </w:t>
      </w:r>
      <w:r w:rsidRPr="00D87D6F">
        <w:rPr>
          <w:rFonts w:ascii="Times New Roman" w:hAnsi="Times New Roman" w:cs="Times New Roman"/>
          <w:sz w:val="24"/>
          <w:szCs w:val="24"/>
          <w:lang w:val="en-US"/>
        </w:rPr>
        <w:t xml:space="preserve">Origins of Biodiversity. </w:t>
      </w:r>
      <w:r w:rsidRPr="00D87D6F">
        <w:rPr>
          <w:rFonts w:ascii="Times New Roman" w:hAnsi="Times New Roman" w:cs="Times New Roman"/>
          <w:i/>
          <w:iCs/>
          <w:sz w:val="24"/>
          <w:szCs w:val="24"/>
          <w:lang w:val="en-US"/>
        </w:rPr>
        <w:t>PLoS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14</w:t>
      </w:r>
      <w:r w:rsidRPr="00D87D6F">
        <w:rPr>
          <w:rFonts w:ascii="Times New Roman" w:hAnsi="Times New Roman" w:cs="Times New Roman"/>
          <w:sz w:val="24"/>
          <w:szCs w:val="24"/>
          <w:lang w:val="en-US"/>
        </w:rPr>
        <w:t>(11), 1–7. doi: 10.1371/journal.pbio.2000724</w:t>
      </w:r>
    </w:p>
    <w:p w14:paraId="5DB0BD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Benton, M. J. (2023). Extinctions: How life survives, adapts and evolves. Thames &amp; Hudson.</w:t>
      </w:r>
    </w:p>
    <w:p w14:paraId="606C0AB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Blackwell, M. (2011). The Fungi: 1, 2, 3… 5.1 million species?. </w:t>
      </w:r>
      <w:r w:rsidRPr="00D87D6F">
        <w:rPr>
          <w:rFonts w:ascii="Times New Roman" w:hAnsi="Times New Roman" w:cs="Times New Roman"/>
          <w:i/>
          <w:iCs/>
          <w:sz w:val="24"/>
          <w:szCs w:val="24"/>
          <w:lang w:val="en-US"/>
        </w:rPr>
        <w:t>American journal of botany, 98</w:t>
      </w:r>
      <w:r w:rsidRPr="00D87D6F">
        <w:rPr>
          <w:rFonts w:ascii="Times New Roman" w:hAnsi="Times New Roman" w:cs="Times New Roman"/>
          <w:sz w:val="24"/>
          <w:szCs w:val="24"/>
          <w:lang w:val="en-US"/>
        </w:rPr>
        <w:t>(3), 426-438. doi: 10.3732/ajb.1000298</w:t>
      </w:r>
    </w:p>
    <w:p w14:paraId="2BE3455A"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B3754">
        <w:rPr>
          <w:rFonts w:ascii="Times New Roman" w:hAnsi="Times New Roman" w:cs="Times New Roman"/>
          <w:sz w:val="24"/>
          <w:szCs w:val="24"/>
          <w:lang w:val="fr-FR"/>
        </w:rPr>
        <w:t xml:space="preserve">Brée, B., Condamine, F. L., &amp; Guinot, G. (2022). </w:t>
      </w:r>
      <w:r w:rsidRPr="00D87D6F">
        <w:rPr>
          <w:rFonts w:ascii="Times New Roman" w:hAnsi="Times New Roman" w:cs="Times New Roman"/>
          <w:sz w:val="24"/>
          <w:szCs w:val="24"/>
          <w:lang w:val="en-US"/>
        </w:rPr>
        <w:t xml:space="preserve">Combining palaeontological and neontological data shows a delayed diversification burst of carcharhiniform sharks likely mediated by environmental change. </w:t>
      </w:r>
      <w:r w:rsidRPr="00DB3754">
        <w:rPr>
          <w:rFonts w:ascii="Times New Roman" w:hAnsi="Times New Roman" w:cs="Times New Roman"/>
          <w:i/>
          <w:iCs/>
          <w:sz w:val="24"/>
          <w:szCs w:val="24"/>
          <w:lang w:val="pt-BR"/>
        </w:rPr>
        <w:t>Scientific Reports</w:t>
      </w:r>
      <w:r w:rsidRPr="00DB3754">
        <w:rPr>
          <w:rFonts w:ascii="Times New Roman" w:hAnsi="Times New Roman" w:cs="Times New Roman"/>
          <w:sz w:val="24"/>
          <w:szCs w:val="24"/>
          <w:lang w:val="pt-BR"/>
        </w:rPr>
        <w:t xml:space="preserve">, </w:t>
      </w:r>
      <w:r w:rsidRPr="00DB3754">
        <w:rPr>
          <w:rFonts w:ascii="Times New Roman" w:hAnsi="Times New Roman" w:cs="Times New Roman"/>
          <w:i/>
          <w:iCs/>
          <w:sz w:val="24"/>
          <w:szCs w:val="24"/>
          <w:lang w:val="pt-BR"/>
        </w:rPr>
        <w:t>12</w:t>
      </w:r>
      <w:r w:rsidRPr="00DB3754">
        <w:rPr>
          <w:rFonts w:ascii="Times New Roman" w:hAnsi="Times New Roman" w:cs="Times New Roman"/>
          <w:sz w:val="24"/>
          <w:szCs w:val="24"/>
          <w:lang w:val="pt-BR"/>
        </w:rPr>
        <w:t>(1), 21906. doi:</w:t>
      </w:r>
      <w:r w:rsidRPr="00DB3754">
        <w:rPr>
          <w:lang w:val="pt-BR"/>
        </w:rPr>
        <w:t xml:space="preserve"> </w:t>
      </w:r>
      <w:r w:rsidRPr="00DB3754">
        <w:rPr>
          <w:rFonts w:ascii="Times New Roman" w:hAnsi="Times New Roman" w:cs="Times New Roman"/>
          <w:sz w:val="24"/>
          <w:szCs w:val="24"/>
          <w:lang w:val="pt-BR"/>
        </w:rPr>
        <w:t xml:space="preserve">10.1038/s41598-022-26010-7 </w:t>
      </w:r>
    </w:p>
    <w:p w14:paraId="48E85CB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Caetano, D. S., &amp; Quental, T. B. (2022). </w:t>
      </w:r>
      <w:r w:rsidRPr="00D87D6F">
        <w:rPr>
          <w:rFonts w:ascii="Times New Roman" w:hAnsi="Times New Roman" w:cs="Times New Roman"/>
          <w:sz w:val="24"/>
          <w:szCs w:val="24"/>
          <w:lang w:val="en-US"/>
        </w:rPr>
        <w:t xml:space="preserve">How important is budding speciaiton for comparative studies? </w:t>
      </w:r>
      <w:r w:rsidRPr="00D87D6F">
        <w:rPr>
          <w:rFonts w:ascii="Times New Roman" w:hAnsi="Times New Roman" w:cs="Times New Roman"/>
          <w:i/>
          <w:iCs/>
          <w:sz w:val="24"/>
          <w:szCs w:val="24"/>
          <w:lang w:val="en-US"/>
        </w:rPr>
        <w:t>BioRxiv</w:t>
      </w:r>
      <w:r w:rsidRPr="00D87D6F">
        <w:rPr>
          <w:rFonts w:ascii="Times New Roman" w:hAnsi="Times New Roman" w:cs="Times New Roman"/>
          <w:sz w:val="24"/>
          <w:szCs w:val="24"/>
          <w:lang w:val="en-US"/>
        </w:rPr>
        <w:t>. doi: 10.1101/2022.05.24.493296</w:t>
      </w:r>
    </w:p>
    <w:p w14:paraId="153AD71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Callaway, E. (2017). Oldest </w:t>
      </w:r>
      <w:r w:rsidRPr="00D87D6F">
        <w:rPr>
          <w:rFonts w:ascii="Times New Roman" w:hAnsi="Times New Roman" w:cs="Times New Roman"/>
          <w:i/>
          <w:iCs/>
          <w:sz w:val="24"/>
          <w:szCs w:val="24"/>
          <w:lang w:val="en-US"/>
        </w:rPr>
        <w:t>Homo sapiens</w:t>
      </w:r>
      <w:r w:rsidRPr="00D87D6F">
        <w:rPr>
          <w:rFonts w:ascii="Times New Roman" w:hAnsi="Times New Roman" w:cs="Times New Roman"/>
          <w:sz w:val="24"/>
          <w:szCs w:val="24"/>
          <w:lang w:val="en-US"/>
        </w:rPr>
        <w:t xml:space="preserve"> fossil claim rewrites our species’ history. </w:t>
      </w:r>
      <w:r w:rsidRPr="00D87D6F">
        <w:rPr>
          <w:rFonts w:ascii="Times New Roman" w:hAnsi="Times New Roman" w:cs="Times New Roman"/>
          <w:i/>
          <w:iCs/>
          <w:sz w:val="24"/>
          <w:szCs w:val="24"/>
          <w:lang w:val="en-US"/>
        </w:rPr>
        <w:t>Nature</w:t>
      </w:r>
      <w:r w:rsidRPr="00D87D6F">
        <w:rPr>
          <w:rFonts w:ascii="Times New Roman" w:hAnsi="Times New Roman" w:cs="Times New Roman"/>
          <w:sz w:val="24"/>
          <w:szCs w:val="24"/>
          <w:lang w:val="en-US"/>
        </w:rPr>
        <w:t>, 546, 289-293. doi: 10.1038/nature.2017.22114</w:t>
      </w:r>
    </w:p>
    <w:p w14:paraId="0D596C3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Faurby, S., Silvestro, D., Zizka, A., Jaramillo, C., Bacon, C. D., &amp; Antonelli, A. (2020). Disproportionate extinction of South American mammals drove the asymmetry of the Great American Biotic Interchange.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117</w:t>
      </w:r>
      <w:r w:rsidRPr="00D87D6F">
        <w:rPr>
          <w:rFonts w:ascii="Times New Roman" w:hAnsi="Times New Roman" w:cs="Times New Roman"/>
          <w:sz w:val="24"/>
          <w:szCs w:val="24"/>
          <w:lang w:val="en-US"/>
        </w:rPr>
        <w:t>(42), 26281–26287. doi: 10.1073/pnas.2009397117</w:t>
      </w:r>
    </w:p>
    <w:p w14:paraId="3A982C1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Forasiepi, A., Jaramillo, C., Sánchez-Villagra, M. R., &amp; Richardson, J. E. (2015). Neotropical mammal diversity and the Great American Biotic Interchange: </w:t>
      </w:r>
      <w:r w:rsidRPr="00D87D6F">
        <w:rPr>
          <w:rFonts w:ascii="Times New Roman" w:hAnsi="Times New Roman" w:cs="Times New Roman"/>
          <w:sz w:val="24"/>
          <w:szCs w:val="24"/>
          <w:lang w:val="en-US"/>
        </w:rPr>
        <w:lastRenderedPageBreak/>
        <w:t xml:space="preserve">spatial and temporal variation in South America’s fossil record. </w:t>
      </w:r>
      <w:r w:rsidRPr="00D87D6F">
        <w:rPr>
          <w:rFonts w:ascii="Times New Roman" w:hAnsi="Times New Roman" w:cs="Times New Roman"/>
          <w:i/>
          <w:iCs/>
          <w:sz w:val="24"/>
          <w:szCs w:val="24"/>
          <w:lang w:val="en-US"/>
        </w:rPr>
        <w:t xml:space="preserve">Frontiers in genetics, 5, </w:t>
      </w:r>
      <w:r w:rsidRPr="00D87D6F">
        <w:rPr>
          <w:rFonts w:ascii="Times New Roman" w:hAnsi="Times New Roman" w:cs="Times New Roman"/>
          <w:sz w:val="24"/>
          <w:szCs w:val="24"/>
          <w:lang w:val="en-US"/>
        </w:rPr>
        <w:t>451. doi: 10.3389/fgene.2014.00451</w:t>
      </w:r>
    </w:p>
    <w:p w14:paraId="7ADFCF6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Chang, J., Rabosky, D. L., &amp; Alfaro, M. E. (2020). Estimating diversification rates on incompletely sampled phylogenies: theoretical concerns and practical solutions.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69</w:t>
      </w:r>
      <w:r w:rsidRPr="00D87D6F">
        <w:rPr>
          <w:rFonts w:ascii="Times New Roman" w:hAnsi="Times New Roman" w:cs="Times New Roman"/>
          <w:sz w:val="24"/>
          <w:szCs w:val="24"/>
          <w:lang w:val="en-US"/>
        </w:rPr>
        <w:t>(3), 602–611. doi: 10.1093/sysbio/syz081</w:t>
      </w:r>
    </w:p>
    <w:p w14:paraId="7724C84E"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Davies, T. J., Smith, G. F., Bellstedt, D. U., Boatwright, J. S., Bytebier, B., Cowling, R. M., et al., (2011). Extinction risk and diversification are linked in a plant biodiversity hotspot. </w:t>
      </w:r>
      <w:r w:rsidRPr="00DB3754">
        <w:rPr>
          <w:rFonts w:ascii="Times New Roman" w:hAnsi="Times New Roman" w:cs="Times New Roman"/>
          <w:i/>
          <w:iCs/>
          <w:sz w:val="24"/>
          <w:szCs w:val="24"/>
          <w:lang w:val="pt-BR"/>
        </w:rPr>
        <w:t>PLoS Biology</w:t>
      </w:r>
      <w:r w:rsidRPr="00DB3754">
        <w:rPr>
          <w:rFonts w:ascii="Times New Roman" w:hAnsi="Times New Roman" w:cs="Times New Roman"/>
          <w:sz w:val="24"/>
          <w:szCs w:val="24"/>
          <w:lang w:val="pt-BR"/>
        </w:rPr>
        <w:t>. 9(5), e1000620. doi: 10.1371/journal.pbio.1000620</w:t>
      </w:r>
    </w:p>
    <w:p w14:paraId="59255E8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Diniz Filho, J. A. F., Jardim, L., Guedes, J. J., Meyer, L., Stropp, J., Frateles, L. E. F., ... </w:t>
      </w:r>
      <w:r w:rsidRPr="00D87D6F">
        <w:rPr>
          <w:rFonts w:ascii="Times New Roman" w:hAnsi="Times New Roman" w:cs="Times New Roman"/>
          <w:sz w:val="24"/>
          <w:szCs w:val="24"/>
          <w:lang w:val="en-US"/>
        </w:rPr>
        <w:t xml:space="preserve">&amp; Hortal, J. (2023). Macroecological links between the Linnean, Wallacean, and Darwinian shortfalls. </w:t>
      </w:r>
      <w:r w:rsidRPr="00D87D6F">
        <w:rPr>
          <w:rFonts w:ascii="Times New Roman" w:hAnsi="Times New Roman" w:cs="Times New Roman"/>
          <w:i/>
          <w:iCs/>
          <w:sz w:val="24"/>
          <w:szCs w:val="24"/>
          <w:lang w:val="en-US"/>
        </w:rPr>
        <w:t>Frontiers of Biogeography</w:t>
      </w:r>
      <w:r w:rsidRPr="00D87D6F">
        <w:rPr>
          <w:rFonts w:ascii="Times New Roman" w:hAnsi="Times New Roman" w:cs="Times New Roman"/>
          <w:sz w:val="24"/>
          <w:szCs w:val="24"/>
          <w:lang w:val="en-US"/>
        </w:rPr>
        <w:t>, 15(2). doi: 10.21425/F5FBG59566</w:t>
      </w:r>
    </w:p>
    <w:p w14:paraId="09A86D8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Eldredge, N., Thompson, J. N., Brakefield, P. M., Gavrilets, S., Jablonski, D., Jackson, J. B. C., et al., (2005). The dynamics of evolutionary stasis.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31(S2), 133-145. doi: 10.1666/0094-8373(2005)031</w:t>
      </w:r>
    </w:p>
    <w:p w14:paraId="1D7EEA5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Emerson, B. C., &amp; Patiño, J. (2018). Anagenesis, cladogenesis, and speciation on islands.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33</w:t>
      </w:r>
      <w:r w:rsidRPr="00D87D6F">
        <w:rPr>
          <w:rFonts w:ascii="Times New Roman" w:hAnsi="Times New Roman" w:cs="Times New Roman"/>
          <w:sz w:val="24"/>
          <w:szCs w:val="24"/>
          <w:lang w:val="en-US"/>
        </w:rPr>
        <w:t>(7), 488–491. doi: 10.1016/j.tree.2018.04.006</w:t>
      </w:r>
    </w:p>
    <w:p w14:paraId="28F1406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Fitzpatrick, B. M., &amp; Turelli, M. (2006). The geography of mammalian speciation: mixed signals from phylogenies and range maps.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60</w:t>
      </w:r>
      <w:r w:rsidRPr="00D87D6F">
        <w:rPr>
          <w:rFonts w:ascii="Times New Roman" w:hAnsi="Times New Roman" w:cs="Times New Roman"/>
          <w:sz w:val="24"/>
          <w:szCs w:val="24"/>
          <w:lang w:val="en-US"/>
        </w:rPr>
        <w:t>(3), 601–615. doi: 10.1111/j.0014-3820.2006.tb01140.x</w:t>
      </w:r>
    </w:p>
    <w:p w14:paraId="4A40BB1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Fjeldså, J., Bowie, R. C. K., &amp; Rahbek, C. (2012). The role of mountain ranges in the diversification of birds.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43</w:t>
      </w:r>
      <w:r w:rsidRPr="00D87D6F">
        <w:rPr>
          <w:rFonts w:ascii="Times New Roman" w:hAnsi="Times New Roman" w:cs="Times New Roman"/>
          <w:sz w:val="24"/>
          <w:szCs w:val="24"/>
          <w:lang w:val="en-US"/>
        </w:rPr>
        <w:t>, 249–265. doi: 10.1146/annurev-ecolsys-102710-145113</w:t>
      </w:r>
    </w:p>
    <w:p w14:paraId="305604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(1996). On the probability of ancestors in the fossil record.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(2), 141–151. doi: 10.1017/S0094837300016146</w:t>
      </w:r>
    </w:p>
    <w:p w14:paraId="6EFD1CF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&amp; Raup, D. M. (1996). </w:t>
      </w:r>
      <w:r w:rsidRPr="00D87D6F">
        <w:rPr>
          <w:rFonts w:ascii="Times New Roman" w:hAnsi="Times New Roman" w:cs="Times New Roman"/>
          <w:i/>
          <w:iCs/>
          <w:sz w:val="24"/>
          <w:szCs w:val="24"/>
          <w:lang w:val="en-US"/>
        </w:rPr>
        <w:t>Fossil preservation and the stratigraphic ranges of taxa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(2), 121–140. doi: 10.1017/S0094837300016134</w:t>
      </w:r>
    </w:p>
    <w:p w14:paraId="7F4DD0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Freer, J. J., Collins, R. A., Tarling, G. A., Collins, M. A., Partridge, J. C., &amp; Genner, M. J. (2022). Global phylogeography of hyperdiverse lanternfishes indicates sympatric speciation in the deep sea</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(11), 2353-2367. doi: 10.1111/geb.13586</w:t>
      </w:r>
    </w:p>
    <w:p w14:paraId="674D600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Gaston, K. J., &amp; Blackburn, T. M. (1997). Evolutionary age and risk of extinction in the </w:t>
      </w:r>
      <w:r w:rsidRPr="00D87D6F">
        <w:rPr>
          <w:rFonts w:ascii="Times New Roman" w:hAnsi="Times New Roman" w:cs="Times New Roman"/>
          <w:sz w:val="24"/>
          <w:szCs w:val="24"/>
          <w:lang w:val="en-US"/>
        </w:rPr>
        <w:lastRenderedPageBreak/>
        <w:t xml:space="preserve">global avifauna. </w:t>
      </w:r>
      <w:r w:rsidRPr="00D87D6F">
        <w:rPr>
          <w:rFonts w:ascii="Times New Roman" w:hAnsi="Times New Roman" w:cs="Times New Roman"/>
          <w:i/>
          <w:iCs/>
          <w:sz w:val="24"/>
          <w:szCs w:val="24"/>
          <w:lang w:val="en-US"/>
        </w:rPr>
        <w:t xml:space="preserve">Evolutionary Ecology, </w:t>
      </w:r>
      <w:r w:rsidRPr="00D87D6F">
        <w:rPr>
          <w:rFonts w:ascii="Times New Roman" w:hAnsi="Times New Roman" w:cs="Times New Roman"/>
          <w:sz w:val="24"/>
          <w:szCs w:val="24"/>
          <w:lang w:val="en-US"/>
        </w:rPr>
        <w:t>11, 557–565. doi: 10.1007/s10682-997-1511-4</w:t>
      </w:r>
    </w:p>
    <w:p w14:paraId="1E6A2BD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Gernhard, T. (2008). The conditioned reconstructed process. </w:t>
      </w:r>
      <w:r w:rsidRPr="00D87D6F">
        <w:rPr>
          <w:rFonts w:ascii="Times New Roman" w:hAnsi="Times New Roman" w:cs="Times New Roman"/>
          <w:i/>
          <w:iCs/>
          <w:sz w:val="24"/>
          <w:szCs w:val="24"/>
          <w:lang w:val="en-US"/>
        </w:rPr>
        <w:t>Journal of theoretical biology, 253</w:t>
      </w:r>
      <w:r w:rsidRPr="00D87D6F">
        <w:rPr>
          <w:rFonts w:ascii="Times New Roman" w:hAnsi="Times New Roman" w:cs="Times New Roman"/>
          <w:sz w:val="24"/>
          <w:szCs w:val="24"/>
          <w:lang w:val="en-US"/>
        </w:rPr>
        <w:t>(4), 769-778. doi: 10.1016/j.jtbi.2008.04.005</w:t>
      </w:r>
    </w:p>
    <w:p w14:paraId="6A20802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Harvey, P. H., May, R. M., &amp; Nee, S. (1994). Phylogenies without fossils.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48</w:t>
      </w:r>
      <w:r w:rsidRPr="00D87D6F">
        <w:rPr>
          <w:rFonts w:ascii="Times New Roman" w:hAnsi="Times New Roman" w:cs="Times New Roman"/>
          <w:sz w:val="24"/>
          <w:szCs w:val="24"/>
          <w:lang w:val="en-US"/>
        </w:rPr>
        <w:t>(3), 523–529. doi: 10.1111/j.1558-5646.1994.tb01341.x</w:t>
      </w:r>
    </w:p>
    <w:p w14:paraId="7BE1B9C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Hedtke, S. M., &amp; Hillis, D. M. (2008). Taxon sampling and the accuracy of phylogenetic analyses. </w:t>
      </w:r>
      <w:r w:rsidRPr="00D87D6F">
        <w:rPr>
          <w:rFonts w:ascii="Times New Roman" w:hAnsi="Times New Roman" w:cs="Times New Roman"/>
          <w:i/>
          <w:iCs/>
          <w:sz w:val="24"/>
          <w:szCs w:val="24"/>
          <w:lang w:val="en-US"/>
        </w:rPr>
        <w:t>Journal of Systematics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46</w:t>
      </w:r>
      <w:r w:rsidRPr="00D87D6F">
        <w:rPr>
          <w:rFonts w:ascii="Times New Roman" w:hAnsi="Times New Roman" w:cs="Times New Roman"/>
          <w:sz w:val="24"/>
          <w:szCs w:val="24"/>
          <w:lang w:val="en-US"/>
        </w:rPr>
        <w:t>(3), 239–257. doi: 10.3724/SP.J.1002.2008.08016</w:t>
      </w:r>
    </w:p>
    <w:p w14:paraId="1DA0DE1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Huelsenbeck, J. P., &amp; Stadler, T. (2014). The fossilized birth–death process for coherent calibration of divergence-time estimates. </w:t>
      </w:r>
      <w:r w:rsidRPr="00D87D6F">
        <w:rPr>
          <w:rFonts w:ascii="Times New Roman" w:hAnsi="Times New Roman" w:cs="Times New Roman"/>
          <w:i/>
          <w:iCs/>
          <w:sz w:val="24"/>
          <w:szCs w:val="24"/>
          <w:lang w:val="en-US"/>
        </w:rPr>
        <w:t>Proceedings of the National Academy of Sciences, 111</w:t>
      </w:r>
      <w:r w:rsidRPr="00D87D6F">
        <w:rPr>
          <w:rFonts w:ascii="Times New Roman" w:hAnsi="Times New Roman" w:cs="Times New Roman"/>
          <w:sz w:val="24"/>
          <w:szCs w:val="24"/>
          <w:lang w:val="en-US"/>
        </w:rPr>
        <w:t>(29), E2957-E2966. doi: 10.1073/pnas.1319091111</w:t>
      </w:r>
    </w:p>
    <w:p w14:paraId="3F73CC7A" w14:textId="77777777" w:rsidR="0095480D" w:rsidRPr="00D87D6F" w:rsidRDefault="0095480D" w:rsidP="0095480D">
      <w:pPr>
        <w:widowControl w:val="0"/>
        <w:spacing w:after="0" w:line="360" w:lineRule="auto"/>
        <w:ind w:left="708" w:hanging="708"/>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Hortal, J., de Bello, F., Diniz-Filho, J. A. F., Lewinsohn, T. M., Lobo, J. M., &amp; Ladle, R. J. (2015). Seven shortfalls that beset large-scale knowledge of biodiversity.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46, 523-549. doi: 10.1146/annurev-ecolsys-112414-054400</w:t>
      </w:r>
    </w:p>
    <w:p w14:paraId="587834C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IUCN. (2016). IUCN Red List of Threatened Species. Version 2016-2. </w:t>
      </w:r>
      <w:r w:rsidRPr="00D87D6F">
        <w:rPr>
          <w:rFonts w:ascii="Times New Roman" w:hAnsi="Times New Roman" w:cs="Times New Roman"/>
          <w:i/>
          <w:iCs/>
          <w:sz w:val="24"/>
          <w:szCs w:val="24"/>
          <w:lang w:val="en-US"/>
        </w:rPr>
        <w:t>Fourth Quarter</w:t>
      </w:r>
      <w:r w:rsidRPr="00D87D6F">
        <w:rPr>
          <w:rFonts w:ascii="Times New Roman" w:hAnsi="Times New Roman" w:cs="Times New Roman"/>
          <w:sz w:val="24"/>
          <w:szCs w:val="24"/>
          <w:lang w:val="en-US"/>
        </w:rPr>
        <w:t>.</w:t>
      </w:r>
    </w:p>
    <w:p w14:paraId="168E2CB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Jetz, W., &amp; Pyron, R. A. (2018). The interplay of past diversification and evolutionary isolation with present imperilment across the amphibian tree of life. </w:t>
      </w:r>
      <w:r w:rsidRPr="00D87D6F">
        <w:rPr>
          <w:rFonts w:ascii="Times New Roman" w:hAnsi="Times New Roman" w:cs="Times New Roman"/>
          <w:i/>
          <w:iCs/>
          <w:sz w:val="24"/>
          <w:szCs w:val="24"/>
          <w:lang w:val="en-US"/>
        </w:rPr>
        <w:t>Nature ecology &amp; evolution, 2</w:t>
      </w:r>
      <w:r w:rsidRPr="00D87D6F">
        <w:rPr>
          <w:rFonts w:ascii="Times New Roman" w:hAnsi="Times New Roman" w:cs="Times New Roman"/>
          <w:sz w:val="24"/>
          <w:szCs w:val="24"/>
          <w:lang w:val="en-US"/>
        </w:rPr>
        <w:t>(5), 850-858. doi: 10.1038/s41559-018-0515-5</w:t>
      </w:r>
    </w:p>
    <w:p w14:paraId="6756EBB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Johnson, C. N., Delean, S., &amp; Balmford, A. (2002). </w:t>
      </w:r>
      <w:r w:rsidRPr="00D87D6F">
        <w:rPr>
          <w:rFonts w:ascii="Times New Roman" w:hAnsi="Times New Roman" w:cs="Times New Roman"/>
          <w:i/>
          <w:iCs/>
          <w:sz w:val="24"/>
          <w:szCs w:val="24"/>
          <w:lang w:val="en-US"/>
        </w:rPr>
        <w:t>Phylogeny and the selectivity of extinction in Australian marsupials</w:t>
      </w:r>
      <w:r w:rsidRPr="00D87D6F">
        <w:rPr>
          <w:rFonts w:ascii="Times New Roman" w:hAnsi="Times New Roman" w:cs="Times New Roman"/>
          <w:sz w:val="24"/>
          <w:szCs w:val="24"/>
          <w:lang w:val="en-US"/>
        </w:rPr>
        <w:t>. 135–142. doi: 10.1017/S1367943002002196</w:t>
      </w:r>
    </w:p>
    <w:p w14:paraId="0C9E510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Kendall, M. G. (1946). </w:t>
      </w:r>
      <w:r w:rsidRPr="00D87D6F">
        <w:rPr>
          <w:rFonts w:ascii="Times New Roman" w:hAnsi="Times New Roman" w:cs="Times New Roman"/>
          <w:i/>
          <w:iCs/>
          <w:sz w:val="24"/>
          <w:szCs w:val="24"/>
          <w:lang w:val="en-US"/>
        </w:rPr>
        <w:t>The advanced theory of statistics</w:t>
      </w:r>
      <w:r w:rsidRPr="00D87D6F">
        <w:rPr>
          <w:rFonts w:ascii="Times New Roman" w:hAnsi="Times New Roman" w:cs="Times New Roman"/>
          <w:sz w:val="24"/>
          <w:szCs w:val="24"/>
          <w:lang w:val="en-US"/>
        </w:rPr>
        <w:t xml:space="preserve"> (2nd ed.). Charles Griffin and Co., Ltd., London.</w:t>
      </w:r>
    </w:p>
    <w:p w14:paraId="3098640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Kennedy, J. D., Marki, P. Z., Reeve, A. H., Blom, M. P., Prawiradilaga, D. M., Haryoko, T., ... &amp; Jønsson, K. A. (2022). Diversification and community assembly of the world’s largest tropical island</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(6), 1078-1089. doi: 10.1111/geb.13484</w:t>
      </w:r>
    </w:p>
    <w:p w14:paraId="6142F1A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López-Martínez, A. M., Schonenberger, J., von Balthazar, M., González-Martínez, C. A., Ramírez-Barahona, S., Sauquet, H., &amp; Magallón, S. (2023). Integrating fossil flowers into the Angiosperm phylogeny using molecular and morphological evidence.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syad017</w:t>
      </w:r>
      <w:r w:rsidRPr="00D87D6F">
        <w:rPr>
          <w:rFonts w:ascii="Times New Roman" w:hAnsi="Times New Roman" w:cs="Times New Roman"/>
          <w:sz w:val="24"/>
          <w:szCs w:val="24"/>
          <w:lang w:val="en-US"/>
        </w:rPr>
        <w:t>. doi: 10.1093/sysbio/syad017</w:t>
      </w:r>
    </w:p>
    <w:p w14:paraId="603D96F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lastRenderedPageBreak/>
        <w:t xml:space="preserve">Losos, J. B., &amp; Glor, R. E. (2003). Phylogenetic comparative methods and the geography of speciation.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18</w:t>
      </w:r>
      <w:r w:rsidRPr="00D87D6F">
        <w:rPr>
          <w:rFonts w:ascii="Times New Roman" w:hAnsi="Times New Roman" w:cs="Times New Roman"/>
          <w:sz w:val="24"/>
          <w:szCs w:val="24"/>
          <w:lang w:val="en-US"/>
        </w:rPr>
        <w:t>(5), 220–227. doi: 10.1016/S0169-5347(03)00037-5</w:t>
      </w:r>
    </w:p>
    <w:p w14:paraId="35D47E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Louca, S., &amp; Pennell, M. W. (2020). Extant timetrees are consistent with a myriad of diversification histories. </w:t>
      </w:r>
      <w:r w:rsidRPr="00D87D6F">
        <w:rPr>
          <w:rFonts w:ascii="Times New Roman" w:hAnsi="Times New Roman" w:cs="Times New Roman"/>
          <w:i/>
          <w:iCs/>
          <w:sz w:val="24"/>
          <w:szCs w:val="24"/>
          <w:lang w:val="en-US"/>
        </w:rPr>
        <w:t>Nature, 580</w:t>
      </w:r>
      <w:r w:rsidRPr="00D87D6F">
        <w:rPr>
          <w:rFonts w:ascii="Times New Roman" w:hAnsi="Times New Roman" w:cs="Times New Roman"/>
          <w:sz w:val="24"/>
          <w:szCs w:val="24"/>
          <w:lang w:val="en-US"/>
        </w:rPr>
        <w:t>(7804), 502-505. doi: 10.1038/s41586-020-2176-1</w:t>
      </w:r>
    </w:p>
    <w:p w14:paraId="34013F7B"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Louca, S., &amp; Pennell, M. W. (2021). Why extinction estimates from extant phylogenies are so often zero. </w:t>
      </w:r>
      <w:r w:rsidRPr="00DB3754">
        <w:rPr>
          <w:rFonts w:ascii="Times New Roman" w:hAnsi="Times New Roman" w:cs="Times New Roman"/>
          <w:i/>
          <w:iCs/>
          <w:sz w:val="24"/>
          <w:szCs w:val="24"/>
          <w:lang w:val="pt-BR"/>
        </w:rPr>
        <w:t>Current Biology, 31</w:t>
      </w:r>
      <w:r w:rsidRPr="00DB3754">
        <w:rPr>
          <w:rFonts w:ascii="Times New Roman" w:hAnsi="Times New Roman" w:cs="Times New Roman"/>
          <w:sz w:val="24"/>
          <w:szCs w:val="24"/>
          <w:lang w:val="pt-BR"/>
        </w:rPr>
        <w:t>(14), 3168-3173. doi: 10.1016/j.cub.2021.04.066</w:t>
      </w:r>
    </w:p>
    <w:p w14:paraId="2EED2F4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Meiri, S., Raia, P., &amp; Santos, A. M. (2018). </w:t>
      </w:r>
      <w:r w:rsidRPr="00D87D6F">
        <w:rPr>
          <w:rFonts w:ascii="Times New Roman" w:hAnsi="Times New Roman" w:cs="Times New Roman"/>
          <w:sz w:val="24"/>
          <w:szCs w:val="24"/>
          <w:lang w:val="en-US"/>
        </w:rPr>
        <w:t xml:space="preserve">Anagenesis and cladogenesis are useful island biogeography terms. </w:t>
      </w:r>
      <w:r w:rsidRPr="00D87D6F">
        <w:rPr>
          <w:rFonts w:ascii="Times New Roman" w:hAnsi="Times New Roman" w:cs="Times New Roman"/>
          <w:i/>
          <w:iCs/>
          <w:sz w:val="24"/>
          <w:szCs w:val="24"/>
          <w:lang w:val="en-US"/>
        </w:rPr>
        <w:t>Trends in Ecology &amp; Evolution, 33</w:t>
      </w:r>
      <w:r w:rsidRPr="00D87D6F">
        <w:rPr>
          <w:rFonts w:ascii="Times New Roman" w:hAnsi="Times New Roman" w:cs="Times New Roman"/>
          <w:sz w:val="24"/>
          <w:szCs w:val="24"/>
          <w:lang w:val="en-US"/>
        </w:rPr>
        <w:t>(12), 895-896. doi: 10.1016/j.tree.2018.09.005</w:t>
      </w:r>
    </w:p>
    <w:p w14:paraId="5C3B3EE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Mora, C., Tittensor, D. P., Adl, S., Simpson, A. G., &amp; Worm, B. (2011). How many species are there on Earth and in the ocean?. </w:t>
      </w:r>
      <w:r w:rsidRPr="00D87D6F">
        <w:rPr>
          <w:rFonts w:ascii="Times New Roman" w:hAnsi="Times New Roman" w:cs="Times New Roman"/>
          <w:i/>
          <w:iCs/>
          <w:sz w:val="24"/>
          <w:szCs w:val="24"/>
          <w:lang w:val="en-US"/>
        </w:rPr>
        <w:t>PLoS biology, 9</w:t>
      </w:r>
      <w:r w:rsidRPr="00D87D6F">
        <w:rPr>
          <w:rFonts w:ascii="Times New Roman" w:hAnsi="Times New Roman" w:cs="Times New Roman"/>
          <w:sz w:val="24"/>
          <w:szCs w:val="24"/>
          <w:lang w:val="en-US"/>
        </w:rPr>
        <w:t>(8), e1001127. doi: 10.1371/journal.pbio.1001127</w:t>
      </w:r>
    </w:p>
    <w:p w14:paraId="67E8559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Moura, M. R., &amp; Jetz, W. (2021). Shortfalls and opportunities in terrestrial vertebrate species discovery. </w:t>
      </w:r>
      <w:r w:rsidRPr="00D87D6F">
        <w:rPr>
          <w:rFonts w:ascii="Times New Roman" w:hAnsi="Times New Roman" w:cs="Times New Roman"/>
          <w:i/>
          <w:iCs/>
          <w:sz w:val="24"/>
          <w:szCs w:val="24"/>
          <w:lang w:val="en-US"/>
        </w:rPr>
        <w:t>Nature Ecology &amp; Evolution</w:t>
      </w:r>
      <w:r w:rsidRPr="00D87D6F">
        <w:rPr>
          <w:rFonts w:ascii="Times New Roman" w:hAnsi="Times New Roman" w:cs="Times New Roman"/>
          <w:sz w:val="24"/>
          <w:szCs w:val="24"/>
          <w:lang w:val="en-US"/>
        </w:rPr>
        <w:t>, 5(5), 631-639. doi: 10.1038/s41559-021-01411-5</w:t>
      </w:r>
    </w:p>
    <w:p w14:paraId="57296F5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Mynard, P., Algar, A., Lancaster, L., Bocedi, G., Fahri, F., Gubry-Rangin, C., et al., (2023). Impact of phylogenetic tree completeness and misspecification of sampling fractions on trait dependent diversification models.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72</w:t>
      </w:r>
      <w:r w:rsidRPr="00D87D6F">
        <w:rPr>
          <w:rFonts w:ascii="Times New Roman" w:hAnsi="Times New Roman" w:cs="Times New Roman"/>
          <w:sz w:val="24"/>
          <w:szCs w:val="24"/>
          <w:lang w:val="en-US"/>
        </w:rPr>
        <w:t>(1), 106–119. doi: 10.1093/sysbio/syad001</w:t>
      </w:r>
    </w:p>
    <w:p w14:paraId="6BA1D18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May, R. M., &amp; Harvey, P. H. (1994). The reconstructed evolutionary process. </w:t>
      </w:r>
      <w:r w:rsidRPr="00D87D6F">
        <w:rPr>
          <w:rFonts w:ascii="Times New Roman" w:hAnsi="Times New Roman" w:cs="Times New Roman"/>
          <w:i/>
          <w:iCs/>
          <w:sz w:val="24"/>
          <w:szCs w:val="24"/>
          <w:lang w:val="en-US"/>
        </w:rPr>
        <w:t>Philosophical Transactions of the Royal Society of London. Series B: Biological Sciences, 344</w:t>
      </w:r>
      <w:r w:rsidRPr="00D87D6F">
        <w:rPr>
          <w:rFonts w:ascii="Times New Roman" w:hAnsi="Times New Roman" w:cs="Times New Roman"/>
          <w:sz w:val="24"/>
          <w:szCs w:val="24"/>
          <w:lang w:val="en-US"/>
        </w:rPr>
        <w:t>(1309), 305-311. doi: 10.1098/rstb.1994.0068</w:t>
      </w:r>
    </w:p>
    <w:p w14:paraId="39F0B9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&amp; May, R. M. (1997). Extinction and the loss of evolutionary history.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278</w:t>
      </w:r>
      <w:r w:rsidRPr="00D87D6F">
        <w:rPr>
          <w:rFonts w:ascii="Times New Roman" w:hAnsi="Times New Roman" w:cs="Times New Roman"/>
          <w:sz w:val="24"/>
          <w:szCs w:val="24"/>
          <w:lang w:val="en-US"/>
        </w:rPr>
        <w:t>(5338), 692–694. doi: 10.1126/science.278.5338.692</w:t>
      </w:r>
    </w:p>
    <w:p w14:paraId="6304B00D"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Ondo, I., Dhanjal-Adams, K., Pironon, S., Silvestro, D., Deklerck, V., Grace, O., ... &amp; Antonelli, A. (2023). Plant diversity darkspots for global collection priorities. </w:t>
      </w:r>
      <w:r w:rsidRPr="00D87D6F">
        <w:rPr>
          <w:rFonts w:ascii="Times New Roman" w:hAnsi="Times New Roman" w:cs="Times New Roman"/>
          <w:i/>
          <w:iCs/>
          <w:sz w:val="24"/>
          <w:szCs w:val="24"/>
          <w:lang w:val="en-US"/>
        </w:rPr>
        <w:t>bioRxiv</w:t>
      </w:r>
      <w:r w:rsidRPr="00D87D6F">
        <w:rPr>
          <w:rFonts w:ascii="Times New Roman" w:hAnsi="Times New Roman" w:cs="Times New Roman"/>
          <w:sz w:val="24"/>
          <w:szCs w:val="24"/>
          <w:lang w:val="en-US"/>
        </w:rPr>
        <w:t>, 2023-09. doi: 10.1101/2023.09.12.557387</w:t>
      </w:r>
    </w:p>
    <w:p w14:paraId="45E2DF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Parry, L. A. (2021). Evolution: no extinction? No way!. </w:t>
      </w:r>
      <w:r w:rsidRPr="00D87D6F">
        <w:rPr>
          <w:rFonts w:ascii="Times New Roman" w:hAnsi="Times New Roman" w:cs="Times New Roman"/>
          <w:i/>
          <w:iCs/>
          <w:sz w:val="24"/>
          <w:szCs w:val="24"/>
          <w:lang w:val="en-US"/>
        </w:rPr>
        <w:t>Current Biology, 31</w:t>
      </w:r>
      <w:r w:rsidRPr="00D87D6F">
        <w:rPr>
          <w:rFonts w:ascii="Times New Roman" w:hAnsi="Times New Roman" w:cs="Times New Roman"/>
          <w:sz w:val="24"/>
          <w:szCs w:val="24"/>
          <w:lang w:val="en-US"/>
        </w:rPr>
        <w:t>(14), R907-R909. doi: 10.1016/j.cub.2021.05.044</w:t>
      </w:r>
    </w:p>
    <w:p w14:paraId="2BA7159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lastRenderedPageBreak/>
        <w:t xml:space="preserve">Pearson, P. N. (1995). Investigating age-dependency of species extinction rates using dynamic survivorship analysis. </w:t>
      </w:r>
      <w:r w:rsidRPr="00D87D6F">
        <w:rPr>
          <w:rFonts w:ascii="Times New Roman" w:hAnsi="Times New Roman" w:cs="Times New Roman"/>
          <w:i/>
          <w:iCs/>
          <w:sz w:val="24"/>
          <w:szCs w:val="24"/>
          <w:lang w:val="en-US"/>
        </w:rPr>
        <w:t>Historical Biology</w:t>
      </w:r>
      <w:r w:rsidRPr="00D87D6F">
        <w:rPr>
          <w:rFonts w:ascii="Times New Roman" w:hAnsi="Times New Roman" w:cs="Times New Roman"/>
          <w:sz w:val="24"/>
          <w:szCs w:val="24"/>
          <w:lang w:val="en-US"/>
        </w:rPr>
        <w:t>, 10(2), 119–136. doi: 10.1080/10292389509380516</w:t>
      </w:r>
    </w:p>
    <w:p w14:paraId="43F414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Pie, M. R., &amp; Caron, F. (2023). Substantial variation in species ages among vertebrate clades. </w:t>
      </w:r>
      <w:r w:rsidRPr="00D87D6F">
        <w:rPr>
          <w:rFonts w:ascii="Times New Roman" w:hAnsi="Times New Roman" w:cs="Times New Roman"/>
          <w:i/>
          <w:iCs/>
          <w:sz w:val="24"/>
          <w:szCs w:val="24"/>
          <w:lang w:val="en-US"/>
        </w:rPr>
        <w:t>BioRxiv</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06</w:t>
      </w:r>
      <w:r w:rsidRPr="00D87D6F">
        <w:rPr>
          <w:rFonts w:ascii="Times New Roman" w:hAnsi="Times New Roman" w:cs="Times New Roman"/>
          <w:sz w:val="24"/>
          <w:szCs w:val="24"/>
          <w:lang w:val="en-US"/>
        </w:rPr>
        <w:t>. doi: 10.1101/2023.06.08.544238</w:t>
      </w:r>
    </w:p>
    <w:p w14:paraId="05D1B91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Pimm, S. L., Jenkins, C. N., Abell, R., Brooks, T. M., Gittleman, J. L., Joppa, L. N., … Sexton, J. O. (2014). The biodiversity of species and their rates of extinction, distribution, and protection.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344</w:t>
      </w:r>
      <w:r w:rsidRPr="00D87D6F">
        <w:rPr>
          <w:rFonts w:ascii="Times New Roman" w:hAnsi="Times New Roman" w:cs="Times New Roman"/>
          <w:sz w:val="24"/>
          <w:szCs w:val="24"/>
          <w:lang w:val="en-US"/>
        </w:rPr>
        <w:t>(6187). doi: 10.1126/science.1246752</w:t>
      </w:r>
    </w:p>
    <w:p w14:paraId="59B7119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 Core Team. (2019). R: A language and environment for statistical computing. Vienna, Austria: </w:t>
      </w:r>
      <w:r w:rsidRPr="00D87D6F">
        <w:rPr>
          <w:rFonts w:ascii="Times New Roman" w:hAnsi="Times New Roman" w:cs="Times New Roman"/>
          <w:i/>
          <w:iCs/>
          <w:sz w:val="24"/>
          <w:szCs w:val="24"/>
          <w:lang w:val="en-US"/>
        </w:rPr>
        <w:t>R Foundation for Statistical Computing</w:t>
      </w:r>
      <w:r w:rsidRPr="00D87D6F">
        <w:rPr>
          <w:rFonts w:ascii="Times New Roman" w:hAnsi="Times New Roman" w:cs="Times New Roman"/>
          <w:sz w:val="24"/>
          <w:szCs w:val="24"/>
          <w:lang w:val="en-US"/>
        </w:rPr>
        <w:t>. Retrieved from https://www.r-project.org/</w:t>
      </w:r>
    </w:p>
    <w:p w14:paraId="5F2A53A0"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87D6F">
        <w:rPr>
          <w:rFonts w:ascii="Times New Roman" w:hAnsi="Times New Roman" w:cs="Times New Roman"/>
          <w:sz w:val="24"/>
          <w:szCs w:val="24"/>
          <w:lang w:val="en-US"/>
        </w:rPr>
        <w:t xml:space="preserve">Rabosky, D. L. (2010). Extinction rates should not be estimated from molecular phylogenies. </w:t>
      </w:r>
      <w:r w:rsidRPr="00DB3754">
        <w:rPr>
          <w:rFonts w:ascii="Times New Roman" w:hAnsi="Times New Roman" w:cs="Times New Roman"/>
          <w:i/>
          <w:iCs/>
          <w:sz w:val="24"/>
          <w:szCs w:val="24"/>
          <w:lang w:val="fr-FR"/>
        </w:rPr>
        <w:t>Evolution</w:t>
      </w:r>
      <w:r w:rsidRPr="00DB3754">
        <w:rPr>
          <w:rFonts w:ascii="Times New Roman" w:hAnsi="Times New Roman" w:cs="Times New Roman"/>
          <w:sz w:val="24"/>
          <w:szCs w:val="24"/>
          <w:lang w:val="fr-FR"/>
        </w:rPr>
        <w:t>, 64(6), 1816–1824. doi: 10.1111/j.1558-5646.2009.00926.x</w:t>
      </w:r>
    </w:p>
    <w:p w14:paraId="75D6FA7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 xml:space="preserve">Rivas-Gonzáles, I., Rousselle, M., Li, F., Zhou, L., Dutheil, J., Munch, K., et al., (2023). </w:t>
      </w:r>
      <w:r w:rsidRPr="00D87D6F">
        <w:rPr>
          <w:rFonts w:ascii="Times New Roman" w:hAnsi="Times New Roman" w:cs="Times New Roman"/>
          <w:sz w:val="24"/>
          <w:szCs w:val="24"/>
          <w:lang w:val="en-US"/>
        </w:rPr>
        <w:t xml:space="preserve">Pervasive incomplete lineage sorting illuminates speciation and selection in primates.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380</w:t>
      </w:r>
      <w:r w:rsidRPr="00D87D6F">
        <w:rPr>
          <w:rFonts w:ascii="Times New Roman" w:hAnsi="Times New Roman" w:cs="Times New Roman"/>
          <w:sz w:val="24"/>
          <w:szCs w:val="24"/>
          <w:lang w:val="en-US"/>
        </w:rPr>
        <w:t>(6648), eabn4409. doi:</w:t>
      </w:r>
      <w:r w:rsidRPr="00D87D6F">
        <w:rPr>
          <w:lang w:val="en-US"/>
        </w:rPr>
        <w:t xml:space="preserve"> </w:t>
      </w:r>
      <w:r w:rsidRPr="00D87D6F">
        <w:rPr>
          <w:rFonts w:ascii="Times New Roman" w:hAnsi="Times New Roman" w:cs="Times New Roman"/>
          <w:sz w:val="24"/>
          <w:szCs w:val="24"/>
          <w:lang w:val="en-US"/>
        </w:rPr>
        <w:t xml:space="preserve">10.1126/science.abn4409 </w:t>
      </w:r>
    </w:p>
    <w:p w14:paraId="5352884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Roopnarine, P. D., Byars, G., Fitzgerald, P., Paleobiology, S., &amp; Winter, N. (1999). Anagenetic evolution, stratophenetic patterns, and random walk models. </w:t>
      </w:r>
      <w:r w:rsidRPr="00D87D6F">
        <w:rPr>
          <w:rFonts w:ascii="Times New Roman" w:hAnsi="Times New Roman" w:cs="Times New Roman"/>
          <w:i/>
          <w:iCs/>
          <w:sz w:val="24"/>
          <w:szCs w:val="24"/>
          <w:lang w:val="en-US"/>
        </w:rPr>
        <w:t xml:space="preserve">Paleobiology, </w:t>
      </w:r>
      <w:r w:rsidRPr="00D87D6F">
        <w:rPr>
          <w:rFonts w:ascii="Times New Roman" w:hAnsi="Times New Roman" w:cs="Times New Roman"/>
          <w:sz w:val="24"/>
          <w:szCs w:val="24"/>
          <w:lang w:val="en-US"/>
        </w:rPr>
        <w:t>25(1), 41–57. doi: 10.1666/0094-8373(1999)0252.3.CO;2</w:t>
      </w:r>
    </w:p>
    <w:p w14:paraId="20440E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Rosenblum, E. B., Sarver, B. A. J., Brown, J. W., Des Roches, S., Hardwick, K. M., Hether, T. D., et al., (2012). Goldilocks meets Santa Rosalia: an ephemeral speciation model explains patterns of diversification across time scales. </w:t>
      </w:r>
      <w:r w:rsidRPr="00D87D6F">
        <w:rPr>
          <w:rFonts w:ascii="Times New Roman" w:hAnsi="Times New Roman" w:cs="Times New Roman"/>
          <w:i/>
          <w:iCs/>
          <w:sz w:val="24"/>
          <w:szCs w:val="24"/>
          <w:lang w:val="en-US"/>
        </w:rPr>
        <w:t>Evolutionary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39</w:t>
      </w:r>
      <w:r w:rsidRPr="00D87D6F">
        <w:rPr>
          <w:rFonts w:ascii="Times New Roman" w:hAnsi="Times New Roman" w:cs="Times New Roman"/>
          <w:sz w:val="24"/>
          <w:szCs w:val="24"/>
          <w:lang w:val="en-US"/>
        </w:rPr>
        <w:t>(2), 255–261. doi: 10.1007/s11692-012-9171-x</w:t>
      </w:r>
    </w:p>
    <w:p w14:paraId="6DF2C8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Schnitzler, J., &amp; Zizka, G. (2011). A Bayesian framework to estimate diversification rates and their variation through time and space. </w:t>
      </w:r>
      <w:r w:rsidRPr="00D87D6F">
        <w:rPr>
          <w:rFonts w:ascii="Times New Roman" w:hAnsi="Times New Roman" w:cs="Times New Roman"/>
          <w:i/>
          <w:iCs/>
          <w:sz w:val="24"/>
          <w:szCs w:val="24"/>
          <w:lang w:val="en-US"/>
        </w:rPr>
        <w:t>BMC evolutionary biology, 11</w:t>
      </w:r>
      <w:r w:rsidRPr="00D87D6F">
        <w:rPr>
          <w:rFonts w:ascii="Times New Roman" w:hAnsi="Times New Roman" w:cs="Times New Roman"/>
          <w:sz w:val="24"/>
          <w:szCs w:val="24"/>
          <w:lang w:val="en-US"/>
        </w:rPr>
        <w:t>, 1-15. doi: 10.1186/1471-2148-11-311</w:t>
      </w:r>
    </w:p>
    <w:p w14:paraId="161119A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&amp; Schnitzler, J. (2014). PyRate: a new program to estimate speciation and extinction rates from incomplete fossil data. </w:t>
      </w:r>
      <w:r w:rsidRPr="00D87D6F">
        <w:rPr>
          <w:rFonts w:ascii="Times New Roman" w:hAnsi="Times New Roman" w:cs="Times New Roman"/>
          <w:i/>
          <w:iCs/>
          <w:sz w:val="24"/>
          <w:szCs w:val="24"/>
          <w:lang w:val="en-US"/>
        </w:rPr>
        <w:t>Methods in Ecology and Evolution2</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5</w:t>
      </w:r>
      <w:r w:rsidRPr="00D87D6F">
        <w:rPr>
          <w:rFonts w:ascii="Times New Roman" w:hAnsi="Times New Roman" w:cs="Times New Roman"/>
          <w:sz w:val="24"/>
          <w:szCs w:val="24"/>
          <w:lang w:val="en-US"/>
        </w:rPr>
        <w:t>(10), 1126–1131. doi: 10.1111/2041-210X.12263</w:t>
      </w:r>
    </w:p>
    <w:p w14:paraId="29122B9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Castiglione, S., Mondanaro, A., Serio, C., Melchionna, M., Piras, P., et al., (2020). A 450 million years long latitudinal gradient in age-dependent extinction. </w:t>
      </w:r>
      <w:r w:rsidRPr="00D87D6F">
        <w:rPr>
          <w:rFonts w:ascii="Times New Roman" w:hAnsi="Times New Roman" w:cs="Times New Roman"/>
          <w:i/>
          <w:iCs/>
          <w:sz w:val="24"/>
          <w:szCs w:val="24"/>
          <w:lang w:val="en-US"/>
        </w:rPr>
        <w:lastRenderedPageBreak/>
        <w:t>Ecology Letters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23</w:t>
      </w:r>
      <w:r w:rsidRPr="00D87D6F">
        <w:rPr>
          <w:rFonts w:ascii="Times New Roman" w:hAnsi="Times New Roman" w:cs="Times New Roman"/>
          <w:sz w:val="24"/>
          <w:szCs w:val="24"/>
          <w:lang w:val="en-US"/>
        </w:rPr>
        <w:t>(3), 439–446. doi: 10.1111/ele.13441</w:t>
      </w:r>
    </w:p>
    <w:p w14:paraId="391FB08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Antonelli, A., &amp; Meyer, X. (2019). Improved estimation of macroevolutionary rates from fossil data using a Bayesian framework.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45</w:t>
      </w:r>
      <w:r w:rsidRPr="00D87D6F">
        <w:rPr>
          <w:rFonts w:ascii="Times New Roman" w:hAnsi="Times New Roman" w:cs="Times New Roman"/>
          <w:sz w:val="24"/>
          <w:szCs w:val="24"/>
          <w:lang w:val="en-US"/>
        </w:rPr>
        <w:t>(4), 546–570. doi: 10.1017/pab.2019.23</w:t>
      </w:r>
    </w:p>
    <w:p w14:paraId="0FC3EF0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Warnock, R. C. M., Gavryushkina, A., &amp; Stadler, T. (2018). Closing the gap between palaeontological and neontological speciation and extinction rate estimates. </w:t>
      </w:r>
      <w:r w:rsidRPr="00D87D6F">
        <w:rPr>
          <w:rFonts w:ascii="Times New Roman" w:hAnsi="Times New Roman" w:cs="Times New Roman"/>
          <w:i/>
          <w:iCs/>
          <w:sz w:val="24"/>
          <w:szCs w:val="24"/>
          <w:lang w:val="en-US"/>
        </w:rPr>
        <w:t>Nature Communications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w:t>
      </w:r>
      <w:r w:rsidRPr="00D87D6F">
        <w:rPr>
          <w:rFonts w:ascii="Times New Roman" w:hAnsi="Times New Roman" w:cs="Times New Roman"/>
          <w:sz w:val="24"/>
          <w:szCs w:val="24"/>
          <w:lang w:val="en-US"/>
        </w:rPr>
        <w:t>(1). doi: 10.1038/s41467-018-07622-y</w:t>
      </w:r>
    </w:p>
    <w:p w14:paraId="6AB4C98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Simpson, George Gaylord. (1984). </w:t>
      </w:r>
      <w:r w:rsidRPr="00D87D6F">
        <w:rPr>
          <w:rFonts w:ascii="Times New Roman" w:hAnsi="Times New Roman" w:cs="Times New Roman"/>
          <w:i/>
          <w:iCs/>
          <w:sz w:val="24"/>
          <w:szCs w:val="24"/>
          <w:lang w:val="en-US"/>
        </w:rPr>
        <w:t>Tempo and mode in evolution</w:t>
      </w:r>
      <w:r w:rsidRPr="00D87D6F">
        <w:rPr>
          <w:rFonts w:ascii="Times New Roman" w:hAnsi="Times New Roman" w:cs="Times New Roman"/>
          <w:sz w:val="24"/>
          <w:szCs w:val="24"/>
          <w:lang w:val="en-US"/>
        </w:rPr>
        <w:t>. Columbia University Press.</w:t>
      </w:r>
    </w:p>
    <w:p w14:paraId="34A4743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Skeels, A., &amp; Cardillo, M. (2019). Reconstructing the geography of speciation from contemporary biodiversity data.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193</w:t>
      </w:r>
      <w:r w:rsidRPr="00D87D6F">
        <w:rPr>
          <w:rFonts w:ascii="Times New Roman" w:hAnsi="Times New Roman" w:cs="Times New Roman"/>
          <w:sz w:val="24"/>
          <w:szCs w:val="24"/>
          <w:lang w:val="en-US"/>
        </w:rPr>
        <w:t>(2), 240–255. doi: 10.1086/701125</w:t>
      </w:r>
    </w:p>
    <w:p w14:paraId="240C68C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Slater, G. J., &amp; Harmon, L. J. (2013). Unifying fossils and phylogenies for comparative analyses of diversification and trait evolution.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4(8), 699-702. doi: 10.1111/2041-210X.12091</w:t>
      </w:r>
    </w:p>
    <w:p w14:paraId="0B1D917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Sonne, J., Dalsgaard, B., Borregaard, M. K., Kennedy, J., Fjeldså, J., &amp; Rahbek, C. (2022). Biodiversity cradles and museums segregating within hotspots of endemism.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289</w:t>
      </w:r>
      <w:r w:rsidRPr="00D87D6F">
        <w:rPr>
          <w:rFonts w:ascii="Times New Roman" w:hAnsi="Times New Roman" w:cs="Times New Roman"/>
          <w:sz w:val="24"/>
          <w:szCs w:val="24"/>
          <w:lang w:val="en-US"/>
        </w:rPr>
        <w:t>(1981), 20221102. doi: 10.1098/rspb.2022.1102</w:t>
      </w:r>
    </w:p>
    <w:p w14:paraId="086221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(2011). Mammalian phylogeny reveals recent diversification rate shifts. </w:t>
      </w:r>
      <w:r w:rsidRPr="00D87D6F">
        <w:rPr>
          <w:rFonts w:ascii="Times New Roman" w:hAnsi="Times New Roman" w:cs="Times New Roman"/>
          <w:i/>
          <w:iCs/>
          <w:sz w:val="24"/>
          <w:szCs w:val="24"/>
          <w:lang w:val="en-US"/>
        </w:rPr>
        <w:t>Proceedings of the National Academy of Sciences, 108</w:t>
      </w:r>
      <w:r w:rsidRPr="00D87D6F">
        <w:rPr>
          <w:rFonts w:ascii="Times New Roman" w:hAnsi="Times New Roman" w:cs="Times New Roman"/>
          <w:sz w:val="24"/>
          <w:szCs w:val="24"/>
          <w:lang w:val="en-US"/>
        </w:rPr>
        <w:t>(15), 6187-6192. doi: 10.1073/pnas.1016876108</w:t>
      </w:r>
    </w:p>
    <w:p w14:paraId="37ADF53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(2013). Recovering speciation and extinction dynamics based on phylogenies. </w:t>
      </w:r>
      <w:r w:rsidRPr="00D87D6F">
        <w:rPr>
          <w:rFonts w:ascii="Times New Roman" w:hAnsi="Times New Roman" w:cs="Times New Roman"/>
          <w:i/>
          <w:iCs/>
          <w:sz w:val="24"/>
          <w:szCs w:val="24"/>
          <w:lang w:val="en-US"/>
        </w:rPr>
        <w:t>Journal of evolutionary biology, 26</w:t>
      </w:r>
      <w:r w:rsidRPr="00D87D6F">
        <w:rPr>
          <w:rFonts w:ascii="Times New Roman" w:hAnsi="Times New Roman" w:cs="Times New Roman"/>
          <w:sz w:val="24"/>
          <w:szCs w:val="24"/>
          <w:lang w:val="en-US"/>
        </w:rPr>
        <w:t>(6), 1203-1219. doi: 10.1111/jeb.12139</w:t>
      </w:r>
    </w:p>
    <w:p w14:paraId="27A5146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Gavryushkina, A., Warnock, R. C., Drummond, A. J., &amp; Heath, T. A. (2018). The fossilized birth-death model for the analysis of stratigraphic range data under different speciation modes. </w:t>
      </w:r>
      <w:r w:rsidRPr="00D87D6F">
        <w:rPr>
          <w:rFonts w:ascii="Times New Roman" w:hAnsi="Times New Roman" w:cs="Times New Roman"/>
          <w:i/>
          <w:iCs/>
          <w:sz w:val="24"/>
          <w:szCs w:val="24"/>
          <w:lang w:val="en-US"/>
        </w:rPr>
        <w:t>Journal of theoretical biology, 447</w:t>
      </w:r>
      <w:r w:rsidRPr="00D87D6F">
        <w:rPr>
          <w:rFonts w:ascii="Times New Roman" w:hAnsi="Times New Roman" w:cs="Times New Roman"/>
          <w:sz w:val="24"/>
          <w:szCs w:val="24"/>
          <w:lang w:val="en-US"/>
        </w:rPr>
        <w:t>, 41-55. doi: 10.1016/j.jtbi.2018.03.005</w:t>
      </w:r>
    </w:p>
    <w:p w14:paraId="030C6998"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87D6F">
        <w:rPr>
          <w:rFonts w:ascii="Times New Roman" w:hAnsi="Times New Roman" w:cs="Times New Roman"/>
          <w:sz w:val="24"/>
          <w:szCs w:val="24"/>
          <w:lang w:val="en-US"/>
        </w:rPr>
        <w:t xml:space="preserve">Stadler T (2019). TreeSim: Simulating Phylogenetic Trees. </w:t>
      </w:r>
      <w:r w:rsidRPr="00DB3754">
        <w:rPr>
          <w:rFonts w:ascii="Times New Roman" w:hAnsi="Times New Roman" w:cs="Times New Roman"/>
          <w:sz w:val="24"/>
          <w:szCs w:val="24"/>
          <w:lang w:val="fr-FR"/>
        </w:rPr>
        <w:t>R package version</w:t>
      </w:r>
    </w:p>
    <w:p w14:paraId="0E3BAC36"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B3754">
        <w:rPr>
          <w:rFonts w:ascii="Times New Roman" w:hAnsi="Times New Roman" w:cs="Times New Roman"/>
          <w:sz w:val="24"/>
          <w:szCs w:val="24"/>
          <w:lang w:val="fr-FR"/>
        </w:rPr>
        <w:t xml:space="preserve">  2.4, https://CRAN.R-project.org/package=TreeSim</w:t>
      </w:r>
    </w:p>
    <w:p w14:paraId="224A4B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Swenson, N. G. (2019). </w:t>
      </w:r>
      <w:r w:rsidRPr="00D87D6F">
        <w:rPr>
          <w:rFonts w:ascii="Times New Roman" w:hAnsi="Times New Roman" w:cs="Times New Roman"/>
          <w:i/>
          <w:iCs/>
          <w:sz w:val="24"/>
          <w:szCs w:val="24"/>
          <w:lang w:val="en-US"/>
        </w:rPr>
        <w:t>Phylogenetic ecology: A history, critique, and remodeling</w:t>
      </w:r>
      <w:r w:rsidRPr="00D87D6F">
        <w:rPr>
          <w:rFonts w:ascii="Times New Roman" w:hAnsi="Times New Roman" w:cs="Times New Roman"/>
          <w:sz w:val="24"/>
          <w:szCs w:val="24"/>
          <w:lang w:val="en-US"/>
        </w:rPr>
        <w:t xml:space="preserve">. </w:t>
      </w:r>
      <w:r w:rsidRPr="00D87D6F">
        <w:rPr>
          <w:rFonts w:ascii="Times New Roman" w:hAnsi="Times New Roman" w:cs="Times New Roman"/>
          <w:sz w:val="24"/>
          <w:szCs w:val="24"/>
          <w:lang w:val="en-US"/>
        </w:rPr>
        <w:lastRenderedPageBreak/>
        <w:t>University of Chicago Press.</w:t>
      </w:r>
    </w:p>
    <w:p w14:paraId="174884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Tanentzap, A. J., Brandt, A. J., Smissen, R. D., Heenan, P. B., Fukami, T., &amp; Lee, W. G. (2015). When do plant radiations influence community assembly? The importance of historical contingency in the race for niche space. </w:t>
      </w:r>
      <w:r w:rsidRPr="00D87D6F">
        <w:rPr>
          <w:rFonts w:ascii="Times New Roman" w:hAnsi="Times New Roman" w:cs="Times New Roman"/>
          <w:i/>
          <w:iCs/>
          <w:sz w:val="24"/>
          <w:szCs w:val="24"/>
          <w:lang w:val="en-US"/>
        </w:rPr>
        <w:t>New Phytologist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207</w:t>
      </w:r>
      <w:r w:rsidRPr="00D87D6F">
        <w:rPr>
          <w:rFonts w:ascii="Times New Roman" w:hAnsi="Times New Roman" w:cs="Times New Roman"/>
          <w:sz w:val="24"/>
          <w:szCs w:val="24"/>
          <w:lang w:val="en-US"/>
        </w:rPr>
        <w:t>(2), 468–479. doi: 10.1111/nph.13362</w:t>
      </w:r>
    </w:p>
    <w:p w14:paraId="540B343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Tanentzap, A. J., Igea, J., Johnston, M. G., &amp; Larcombe, M. J. (2020). Does evolutionary history correlate with contemporary extinction risk by influencing range size dynamics?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195(3), 569–576. doi: 10.1086/707207</w:t>
      </w:r>
    </w:p>
    <w:p w14:paraId="4CDFC81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Thomas, G. H., Hartmann, K., Jetz, W., Joy, J. B., Mimoto, A., &amp; Mooers, A. O. (2013). PASTIS: An R package to facilitate phylogenetic assembly with soft taxonomic inferences.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w:t>
      </w:r>
      <w:r w:rsidRPr="00D87D6F">
        <w:rPr>
          <w:rFonts w:ascii="Times New Roman" w:hAnsi="Times New Roman" w:cs="Times New Roman"/>
          <w:sz w:val="24"/>
          <w:szCs w:val="24"/>
          <w:lang w:val="en-US"/>
        </w:rPr>
        <w:t>(11), 1011–1017. doi: 10.1111/2041-210X.12117</w:t>
      </w:r>
    </w:p>
    <w:p w14:paraId="400B586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Tonini, J. F. R., Beard, K. H., Ferreira, R. B., Jetz, W., &amp; Pyron, R. A. (2016). Fully-sampled phylogenies of squamates reveal evolutionary patterns in threat status. </w:t>
      </w:r>
      <w:r w:rsidRPr="00D87D6F">
        <w:rPr>
          <w:rFonts w:ascii="Times New Roman" w:hAnsi="Times New Roman" w:cs="Times New Roman"/>
          <w:i/>
          <w:iCs/>
          <w:sz w:val="24"/>
          <w:szCs w:val="24"/>
          <w:lang w:val="en-US"/>
        </w:rPr>
        <w:t>Biological Conservation, 204</w:t>
      </w:r>
      <w:r w:rsidRPr="00D87D6F">
        <w:rPr>
          <w:rFonts w:ascii="Times New Roman" w:hAnsi="Times New Roman" w:cs="Times New Roman"/>
          <w:sz w:val="24"/>
          <w:szCs w:val="24"/>
          <w:lang w:val="en-US"/>
        </w:rPr>
        <w:t>, 23-31. doi: 10.1016/j.biocon.2016.03.039</w:t>
      </w:r>
    </w:p>
    <w:p w14:paraId="0E4BE0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Upham, N. S., Esselstyn, J. A., &amp; Jetz, W. (2019). Inferring the mammal tree: Species-level sets of phylogenies for questions in ecology, evolution, and conservation. In </w:t>
      </w:r>
      <w:r w:rsidRPr="00D87D6F">
        <w:rPr>
          <w:rFonts w:ascii="Times New Roman" w:hAnsi="Times New Roman" w:cs="Times New Roman"/>
          <w:i/>
          <w:iCs/>
          <w:sz w:val="24"/>
          <w:szCs w:val="24"/>
          <w:lang w:val="en-US"/>
        </w:rPr>
        <w:t>PLoS Biology</w:t>
      </w:r>
      <w:r w:rsidRPr="00D87D6F">
        <w:rPr>
          <w:rFonts w:ascii="Times New Roman" w:hAnsi="Times New Roman" w:cs="Times New Roman"/>
          <w:sz w:val="24"/>
          <w:szCs w:val="24"/>
          <w:lang w:val="en-US"/>
        </w:rPr>
        <w:t>, 17(12), e3000494. doi: 10.1371/journal.pbio.3000494</w:t>
      </w:r>
    </w:p>
    <w:p w14:paraId="0FF83F7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Van Valen, L. (1973). A new evolutionary law. </w:t>
      </w:r>
      <w:r w:rsidRPr="00D87D6F">
        <w:rPr>
          <w:rFonts w:ascii="Times New Roman" w:hAnsi="Times New Roman" w:cs="Times New Roman"/>
          <w:i/>
          <w:iCs/>
          <w:sz w:val="24"/>
          <w:szCs w:val="24"/>
          <w:lang w:val="en-US"/>
        </w:rPr>
        <w:t>Evolutionary Theory</w:t>
      </w:r>
      <w:r w:rsidRPr="00D87D6F">
        <w:rPr>
          <w:rFonts w:ascii="Times New Roman" w:hAnsi="Times New Roman" w:cs="Times New Roman"/>
          <w:sz w:val="24"/>
          <w:szCs w:val="24"/>
          <w:lang w:val="en-US"/>
        </w:rPr>
        <w:t>. 1, 1–30.</w:t>
      </w:r>
    </w:p>
    <w:p w14:paraId="41A6BB0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Vaux, F., Trewick, S. A., &amp; Morgan-Richards, M. (2016). Lineages, splits and divergence challenge whether the terms anagenesis and cladogenesis are necessary. </w:t>
      </w:r>
      <w:r w:rsidRPr="00D87D6F">
        <w:rPr>
          <w:rFonts w:ascii="Times New Roman" w:hAnsi="Times New Roman" w:cs="Times New Roman"/>
          <w:i/>
          <w:iCs/>
          <w:sz w:val="24"/>
          <w:szCs w:val="24"/>
          <w:lang w:val="en-US"/>
        </w:rPr>
        <w:t>Biological Journal of the Linnean Society</w:t>
      </w:r>
      <w:r w:rsidRPr="00D87D6F">
        <w:rPr>
          <w:rFonts w:ascii="Times New Roman" w:hAnsi="Times New Roman" w:cs="Times New Roman"/>
          <w:sz w:val="24"/>
          <w:szCs w:val="24"/>
          <w:lang w:val="en-US"/>
        </w:rPr>
        <w:t>, 117(2), 165-176. doi: 10.1111/bij.12665</w:t>
      </w:r>
    </w:p>
    <w:p w14:paraId="3461C1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Verde Arregoitia, L. D., Blomberg, S. P., &amp; Fisher, D. O. (2013). Phylogenetic correlates of extinction risk in mammals: Species in older lineages are not at greater risk.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280(1765), 20131092. doi: 10.1098/rspb.2013.1092</w:t>
      </w:r>
    </w:p>
    <w:p w14:paraId="254464C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Wagner, P. J., Erwin, D. H., &amp; Anstey, R. L. (1995). Phylogenetic patterns as tests of speciation models. In </w:t>
      </w:r>
      <w:r w:rsidRPr="00D87D6F">
        <w:rPr>
          <w:rFonts w:ascii="Times New Roman" w:hAnsi="Times New Roman" w:cs="Times New Roman"/>
          <w:i/>
          <w:iCs/>
          <w:sz w:val="24"/>
          <w:szCs w:val="24"/>
          <w:lang w:val="en-US"/>
        </w:rPr>
        <w:t>New approaches to speciaiton in the fossil record</w:t>
      </w:r>
      <w:r w:rsidRPr="00D87D6F">
        <w:rPr>
          <w:rFonts w:ascii="Times New Roman" w:hAnsi="Times New Roman" w:cs="Times New Roman"/>
          <w:sz w:val="24"/>
          <w:szCs w:val="24"/>
          <w:lang w:val="en-US"/>
        </w:rPr>
        <w:t xml:space="preserve"> (pp. 87–122). New York: Columbia University Press.</w:t>
      </w:r>
    </w:p>
    <w:p w14:paraId="4BDC000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Warnock, R. C., Heath, T. A., &amp; Stadler, T. (2020). Assessing the impact of incomplete species sampling on estimates of speciation and extinction rates. </w:t>
      </w:r>
      <w:r w:rsidRPr="00D87D6F">
        <w:rPr>
          <w:rFonts w:ascii="Times New Roman" w:hAnsi="Times New Roman" w:cs="Times New Roman"/>
          <w:i/>
          <w:iCs/>
          <w:sz w:val="24"/>
          <w:szCs w:val="24"/>
          <w:lang w:val="en-US"/>
        </w:rPr>
        <w:t>Paleobiology, 46</w:t>
      </w:r>
      <w:r w:rsidRPr="00D87D6F">
        <w:rPr>
          <w:rFonts w:ascii="Times New Roman" w:hAnsi="Times New Roman" w:cs="Times New Roman"/>
          <w:sz w:val="24"/>
          <w:szCs w:val="24"/>
          <w:lang w:val="en-US"/>
        </w:rPr>
        <w:t xml:space="preserve">(2), </w:t>
      </w:r>
      <w:r w:rsidRPr="00D87D6F">
        <w:rPr>
          <w:rFonts w:ascii="Times New Roman" w:hAnsi="Times New Roman" w:cs="Times New Roman"/>
          <w:sz w:val="24"/>
          <w:szCs w:val="24"/>
          <w:lang w:val="en-US"/>
        </w:rPr>
        <w:lastRenderedPageBreak/>
        <w:t>137-157. doi: 10.1017/pab.2020.12</w:t>
      </w:r>
    </w:p>
    <w:p w14:paraId="51F9506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Wiens, J. J. (2023). How many species are there on Earth? Progress and problems. </w:t>
      </w:r>
      <w:r w:rsidRPr="00D87D6F">
        <w:rPr>
          <w:rFonts w:ascii="Times New Roman" w:hAnsi="Times New Roman" w:cs="Times New Roman"/>
          <w:i/>
          <w:iCs/>
          <w:sz w:val="24"/>
          <w:szCs w:val="24"/>
          <w:lang w:val="en-US"/>
        </w:rPr>
        <w:t>PLoS biology, 21</w:t>
      </w:r>
      <w:r w:rsidRPr="00D87D6F">
        <w:rPr>
          <w:rFonts w:ascii="Times New Roman" w:hAnsi="Times New Roman" w:cs="Times New Roman"/>
          <w:sz w:val="24"/>
          <w:szCs w:val="24"/>
          <w:lang w:val="en-US"/>
        </w:rPr>
        <w:t>(11), e3002388. doi: 10.1371/journal.pbio.3002388</w:t>
      </w:r>
    </w:p>
    <w:p w14:paraId="648D522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Yang, Z., &amp; Rannala, B. (1997). Bayesian phylogenetic inference using DNA sequences: a Markov Chain Monte Carlo method. </w:t>
      </w:r>
      <w:r w:rsidRPr="00D87D6F">
        <w:rPr>
          <w:rFonts w:ascii="Times New Roman" w:hAnsi="Times New Roman" w:cs="Times New Roman"/>
          <w:i/>
          <w:iCs/>
          <w:sz w:val="24"/>
          <w:szCs w:val="24"/>
          <w:lang w:val="en-US"/>
        </w:rPr>
        <w:t>Molecular biology and evolution, 14</w:t>
      </w:r>
      <w:r w:rsidRPr="00D87D6F">
        <w:rPr>
          <w:rFonts w:ascii="Times New Roman" w:hAnsi="Times New Roman" w:cs="Times New Roman"/>
          <w:sz w:val="24"/>
          <w:szCs w:val="24"/>
          <w:lang w:val="en-US"/>
        </w:rPr>
        <w:t>(7), 717-724. doi: 10.1093/oxfordjournals.molbev.a025811</w:t>
      </w:r>
    </w:p>
    <w:p w14:paraId="75DB54F9" w14:textId="77777777" w:rsidR="0095480D" w:rsidRPr="0095480D" w:rsidRDefault="0095480D">
      <w:pPr>
        <w:spacing w:after="0" w:line="360" w:lineRule="auto"/>
        <w:jc w:val="both"/>
        <w:rPr>
          <w:rFonts w:ascii="Times New Roman" w:hAnsi="Times New Roman" w:cs="Times New Roman"/>
          <w:sz w:val="24"/>
          <w:szCs w:val="24"/>
          <w:lang w:val="en-US"/>
        </w:rPr>
      </w:pPr>
    </w:p>
    <w:p w14:paraId="3F69E8AB" w14:textId="77777777" w:rsidR="0095480D" w:rsidRDefault="0095480D">
      <w:pPr>
        <w:spacing w:after="0" w:line="360" w:lineRule="auto"/>
        <w:jc w:val="both"/>
        <w:rPr>
          <w:rFonts w:ascii="Times New Roman" w:hAnsi="Times New Roman" w:cs="Times New Roman"/>
          <w:b/>
          <w:bCs/>
          <w:sz w:val="24"/>
          <w:szCs w:val="24"/>
          <w:lang w:val="en-US"/>
        </w:rPr>
      </w:pPr>
    </w:p>
    <w:sectPr w:rsidR="0095480D">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los Calderon del Cid" w:date="2024-02-01T11:18:00Z" w:initials="CC">
    <w:p w14:paraId="781F899D" w14:textId="77777777" w:rsidR="00DB3754" w:rsidRDefault="00DB3754">
      <w:pPr>
        <w:pStyle w:val="Textocomentario"/>
        <w:rPr>
          <w:rFonts w:ascii="Times New Roman" w:hAnsi="Times New Roman" w:cs="Times New Roman"/>
          <w:sz w:val="24"/>
          <w:szCs w:val="24"/>
          <w:lang w:val="en-US"/>
        </w:rPr>
      </w:pPr>
      <w:r>
        <w:rPr>
          <w:rStyle w:val="Refdecomentario"/>
        </w:rPr>
        <w:annotationRef/>
      </w: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Hennigian species concept considers all speciation events as bifurcating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extinction and all species are sampled. Budding speciation can be interpreted as the result of parapatric, peripatric, and founder-event speciation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sidRPr="00095DFB">
        <w:rPr>
          <w:rFonts w:ascii="Times New Roman" w:hAnsi="Times New Roman" w:cs="Times New Roman"/>
          <w:noProof/>
          <w:sz w:val="24"/>
          <w:szCs w:val="24"/>
          <w:lang w:val="en-US"/>
        </w:rPr>
        <w:t>(Simpson 1951,</w:t>
      </w:r>
      <w:r>
        <w:rPr>
          <w:rFonts w:ascii="Times New Roman" w:hAnsi="Times New Roman" w:cs="Times New Roman"/>
          <w:noProof/>
          <w:sz w:val="24"/>
          <w:szCs w:val="24"/>
          <w:lang w:val="en-US"/>
        </w:rPr>
        <w:t xml:space="preserve"> but see Simpson</w:t>
      </w:r>
      <w:r w:rsidRPr="00095DFB">
        <w:rPr>
          <w:rFonts w:ascii="Times New Roman" w:hAnsi="Times New Roman" w:cs="Times New Roman"/>
          <w:noProof/>
          <w:sz w:val="24"/>
          <w:szCs w:val="24"/>
          <w:lang w:val="en-US"/>
        </w:rPr>
        <w:t xml:space="preserve">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rPr>
          <w:sz w:val="22"/>
          <w:szCs w:val="22"/>
        </w:rPr>
        <w:fldChar w:fldCharType="begin" w:fldLock="1"/>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rPr>
          <w:sz w:val="22"/>
          <w:szCs w:val="22"/>
        </w:rPr>
        <w:fldChar w:fldCharType="begin" w:fldLock="1"/>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(Roopnarine</w:t>
      </w:r>
      <w:r>
        <w:rPr>
          <w:rFonts w:ascii="Times New Roman" w:hAnsi="Times New Roman" w:cs="Times New Roman"/>
          <w:noProof/>
          <w:sz w:val="24"/>
          <w:szCs w:val="24"/>
          <w:lang w:val="en-US"/>
        </w:rPr>
        <w:t xml:space="preserve"> et al.</w:t>
      </w:r>
      <w:r w:rsidRPr="00B14922">
        <w:rPr>
          <w:rFonts w:ascii="Times New Roman" w:hAnsi="Times New Roman" w:cs="Times New Roman"/>
          <w:noProof/>
          <w:sz w:val="24"/>
          <w:szCs w:val="24"/>
          <w:lang w:val="en-US"/>
        </w:rPr>
        <w:t>,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w:t>
      </w:r>
    </w:p>
    <w:p w14:paraId="55C8B658" w14:textId="35FBCBE9" w:rsidR="005F29A3" w:rsidRPr="00DB3754" w:rsidRDefault="005F29A3">
      <w:pPr>
        <w:pStyle w:val="Textocomentario"/>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C8B6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4639A4C" w16cex:dateUtc="2024-02-01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C8B658" w16cid:durableId="14639A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charset w:val="00"/>
    <w:family w:val="roman"/>
    <w:pitch w:val="default"/>
  </w:font>
  <w:font w:name="Lohit Devanagari">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W1MDA1MTAzMDU3MTdV0lEKTi0uzszPAykwrAUA0WFSviwAAAA="/>
  </w:docVars>
  <w:rsids>
    <w:rsidRoot w:val="002F5B65"/>
    <w:rsid w:val="0000567C"/>
    <w:rsid w:val="000063E8"/>
    <w:rsid w:val="0001048A"/>
    <w:rsid w:val="00011D54"/>
    <w:rsid w:val="000264D4"/>
    <w:rsid w:val="000362C3"/>
    <w:rsid w:val="000648E4"/>
    <w:rsid w:val="0006617F"/>
    <w:rsid w:val="00085AE8"/>
    <w:rsid w:val="00093108"/>
    <w:rsid w:val="00095B47"/>
    <w:rsid w:val="00097E90"/>
    <w:rsid w:val="000A5F90"/>
    <w:rsid w:val="000C2119"/>
    <w:rsid w:val="000C5674"/>
    <w:rsid w:val="000E3A88"/>
    <w:rsid w:val="000E4411"/>
    <w:rsid w:val="000F3BFD"/>
    <w:rsid w:val="000F78DC"/>
    <w:rsid w:val="0010029D"/>
    <w:rsid w:val="0011686F"/>
    <w:rsid w:val="00124FD3"/>
    <w:rsid w:val="0012638B"/>
    <w:rsid w:val="001351FA"/>
    <w:rsid w:val="00145F97"/>
    <w:rsid w:val="0016385D"/>
    <w:rsid w:val="001761ED"/>
    <w:rsid w:val="0019202E"/>
    <w:rsid w:val="001A11CC"/>
    <w:rsid w:val="001A30B1"/>
    <w:rsid w:val="001A5262"/>
    <w:rsid w:val="001B521A"/>
    <w:rsid w:val="001C1F2C"/>
    <w:rsid w:val="001C4A1E"/>
    <w:rsid w:val="001E36FF"/>
    <w:rsid w:val="002006E1"/>
    <w:rsid w:val="00205513"/>
    <w:rsid w:val="0021393F"/>
    <w:rsid w:val="002231BE"/>
    <w:rsid w:val="00223C29"/>
    <w:rsid w:val="00227F0A"/>
    <w:rsid w:val="00236840"/>
    <w:rsid w:val="00241EF5"/>
    <w:rsid w:val="002425EC"/>
    <w:rsid w:val="00243208"/>
    <w:rsid w:val="002915BF"/>
    <w:rsid w:val="0029343B"/>
    <w:rsid w:val="002B2DED"/>
    <w:rsid w:val="002C07C8"/>
    <w:rsid w:val="002D167E"/>
    <w:rsid w:val="002E0C35"/>
    <w:rsid w:val="002F5B65"/>
    <w:rsid w:val="00303305"/>
    <w:rsid w:val="0033393E"/>
    <w:rsid w:val="00337E7F"/>
    <w:rsid w:val="00342B27"/>
    <w:rsid w:val="00350EF5"/>
    <w:rsid w:val="00356E92"/>
    <w:rsid w:val="0037255B"/>
    <w:rsid w:val="003915E5"/>
    <w:rsid w:val="003D2D61"/>
    <w:rsid w:val="003E6467"/>
    <w:rsid w:val="003E72AB"/>
    <w:rsid w:val="00407D22"/>
    <w:rsid w:val="004252FF"/>
    <w:rsid w:val="00440265"/>
    <w:rsid w:val="0044412B"/>
    <w:rsid w:val="004454DE"/>
    <w:rsid w:val="004574EA"/>
    <w:rsid w:val="00464F75"/>
    <w:rsid w:val="00467ED6"/>
    <w:rsid w:val="004759B7"/>
    <w:rsid w:val="004844D1"/>
    <w:rsid w:val="004A6BEB"/>
    <w:rsid w:val="004C2EEE"/>
    <w:rsid w:val="004C7F78"/>
    <w:rsid w:val="004D44AC"/>
    <w:rsid w:val="004D78D6"/>
    <w:rsid w:val="004F7837"/>
    <w:rsid w:val="0050225B"/>
    <w:rsid w:val="00507105"/>
    <w:rsid w:val="005121E1"/>
    <w:rsid w:val="005123FD"/>
    <w:rsid w:val="005152A1"/>
    <w:rsid w:val="00525F40"/>
    <w:rsid w:val="00545189"/>
    <w:rsid w:val="0057704F"/>
    <w:rsid w:val="005824A0"/>
    <w:rsid w:val="00594323"/>
    <w:rsid w:val="005D3F39"/>
    <w:rsid w:val="005F0130"/>
    <w:rsid w:val="005F29A3"/>
    <w:rsid w:val="005F7F57"/>
    <w:rsid w:val="00635C42"/>
    <w:rsid w:val="006523FE"/>
    <w:rsid w:val="00675A13"/>
    <w:rsid w:val="006866E0"/>
    <w:rsid w:val="0069077E"/>
    <w:rsid w:val="006943BB"/>
    <w:rsid w:val="00696586"/>
    <w:rsid w:val="006A26EC"/>
    <w:rsid w:val="006A5FDC"/>
    <w:rsid w:val="006B45D8"/>
    <w:rsid w:val="006B647D"/>
    <w:rsid w:val="006C5B57"/>
    <w:rsid w:val="006D19FA"/>
    <w:rsid w:val="006E7F67"/>
    <w:rsid w:val="006F2DC1"/>
    <w:rsid w:val="00700798"/>
    <w:rsid w:val="0070741D"/>
    <w:rsid w:val="00716A85"/>
    <w:rsid w:val="007178A1"/>
    <w:rsid w:val="007257FA"/>
    <w:rsid w:val="00727F12"/>
    <w:rsid w:val="007403F6"/>
    <w:rsid w:val="00750182"/>
    <w:rsid w:val="007515D9"/>
    <w:rsid w:val="00754602"/>
    <w:rsid w:val="00764DF4"/>
    <w:rsid w:val="007840AE"/>
    <w:rsid w:val="00790821"/>
    <w:rsid w:val="007942EA"/>
    <w:rsid w:val="007A4F03"/>
    <w:rsid w:val="007C72BB"/>
    <w:rsid w:val="007D3A15"/>
    <w:rsid w:val="007E527D"/>
    <w:rsid w:val="007E795A"/>
    <w:rsid w:val="007F0F9B"/>
    <w:rsid w:val="00806815"/>
    <w:rsid w:val="00812772"/>
    <w:rsid w:val="00820C45"/>
    <w:rsid w:val="00884320"/>
    <w:rsid w:val="008902E5"/>
    <w:rsid w:val="008938E3"/>
    <w:rsid w:val="00896016"/>
    <w:rsid w:val="00896E81"/>
    <w:rsid w:val="008A42EA"/>
    <w:rsid w:val="008C00FD"/>
    <w:rsid w:val="008D52B9"/>
    <w:rsid w:val="008F2A59"/>
    <w:rsid w:val="00903D0C"/>
    <w:rsid w:val="00907524"/>
    <w:rsid w:val="00917DB4"/>
    <w:rsid w:val="00933EF5"/>
    <w:rsid w:val="00947DFC"/>
    <w:rsid w:val="009509EA"/>
    <w:rsid w:val="0095480D"/>
    <w:rsid w:val="009718D6"/>
    <w:rsid w:val="009748AE"/>
    <w:rsid w:val="00976D6B"/>
    <w:rsid w:val="009B403B"/>
    <w:rsid w:val="009B6965"/>
    <w:rsid w:val="009F2883"/>
    <w:rsid w:val="00A14B57"/>
    <w:rsid w:val="00A612A9"/>
    <w:rsid w:val="00A62495"/>
    <w:rsid w:val="00A75D42"/>
    <w:rsid w:val="00A76107"/>
    <w:rsid w:val="00A82359"/>
    <w:rsid w:val="00A91352"/>
    <w:rsid w:val="00A93419"/>
    <w:rsid w:val="00AD57A0"/>
    <w:rsid w:val="00AF59FD"/>
    <w:rsid w:val="00AF5B5A"/>
    <w:rsid w:val="00B04A58"/>
    <w:rsid w:val="00B07C5B"/>
    <w:rsid w:val="00B17A45"/>
    <w:rsid w:val="00B71743"/>
    <w:rsid w:val="00B83590"/>
    <w:rsid w:val="00BA3368"/>
    <w:rsid w:val="00BB04DB"/>
    <w:rsid w:val="00BB789E"/>
    <w:rsid w:val="00BC2E92"/>
    <w:rsid w:val="00BC4BC9"/>
    <w:rsid w:val="00BD5F06"/>
    <w:rsid w:val="00BF79FC"/>
    <w:rsid w:val="00C04FE0"/>
    <w:rsid w:val="00C11432"/>
    <w:rsid w:val="00C23A89"/>
    <w:rsid w:val="00C26D49"/>
    <w:rsid w:val="00C323D6"/>
    <w:rsid w:val="00C36F8A"/>
    <w:rsid w:val="00C57BDF"/>
    <w:rsid w:val="00C67857"/>
    <w:rsid w:val="00C8309F"/>
    <w:rsid w:val="00C8515C"/>
    <w:rsid w:val="00C95B31"/>
    <w:rsid w:val="00CB2AB3"/>
    <w:rsid w:val="00CC4D91"/>
    <w:rsid w:val="00CD03DE"/>
    <w:rsid w:val="00CD0E42"/>
    <w:rsid w:val="00CD1BCA"/>
    <w:rsid w:val="00CE20EA"/>
    <w:rsid w:val="00CE5651"/>
    <w:rsid w:val="00CF3811"/>
    <w:rsid w:val="00D15952"/>
    <w:rsid w:val="00D65122"/>
    <w:rsid w:val="00D800D7"/>
    <w:rsid w:val="00D8611F"/>
    <w:rsid w:val="00D94F29"/>
    <w:rsid w:val="00DA67B7"/>
    <w:rsid w:val="00DB3754"/>
    <w:rsid w:val="00DD4E03"/>
    <w:rsid w:val="00DE0679"/>
    <w:rsid w:val="00DE0D69"/>
    <w:rsid w:val="00DE4C50"/>
    <w:rsid w:val="00E05A84"/>
    <w:rsid w:val="00E27C9F"/>
    <w:rsid w:val="00E34B8B"/>
    <w:rsid w:val="00E46122"/>
    <w:rsid w:val="00E5702E"/>
    <w:rsid w:val="00E575CE"/>
    <w:rsid w:val="00E671F6"/>
    <w:rsid w:val="00E80B68"/>
    <w:rsid w:val="00E86095"/>
    <w:rsid w:val="00E91041"/>
    <w:rsid w:val="00EA151C"/>
    <w:rsid w:val="00EC63C3"/>
    <w:rsid w:val="00EC67B6"/>
    <w:rsid w:val="00ED16B5"/>
    <w:rsid w:val="00EE2CBB"/>
    <w:rsid w:val="00EF4E47"/>
    <w:rsid w:val="00F019C3"/>
    <w:rsid w:val="00F130EC"/>
    <w:rsid w:val="00F25F6D"/>
    <w:rsid w:val="00F53AE8"/>
    <w:rsid w:val="00F5460E"/>
    <w:rsid w:val="00F6503B"/>
    <w:rsid w:val="00F7472C"/>
    <w:rsid w:val="00F77900"/>
    <w:rsid w:val="00F947B5"/>
    <w:rsid w:val="00FA63CB"/>
    <w:rsid w:val="00FB302A"/>
    <w:rsid w:val="00FB63D5"/>
    <w:rsid w:val="00FC0D51"/>
    <w:rsid w:val="00FC117A"/>
    <w:rsid w:val="00FE107E"/>
    <w:rsid w:val="00FE36A9"/>
    <w:rsid w:val="00FE5690"/>
    <w:rsid w:val="00FF4B20"/>
    <w:rsid w:val="00FF597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BDCDA39F-1396-46B4-8144-AF619713D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 w:type="character" w:customStyle="1" w:styleId="apple-converted-space">
    <w:name w:val="apple-converted-space"/>
    <w:basedOn w:val="Fuentedeprrafopredeter"/>
    <w:rsid w:val="00B71743"/>
  </w:style>
  <w:style w:type="character" w:styleId="Hipervnculovisitado">
    <w:name w:val="FollowedHyperlink"/>
    <w:basedOn w:val="Fuentedeprrafopredeter"/>
    <w:uiPriority w:val="99"/>
    <w:semiHidden/>
    <w:unhideWhenUsed/>
    <w:rsid w:val="002D1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 w:id="103260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31</Pages>
  <Words>27250</Words>
  <Characters>149876</Characters>
  <Application>Microsoft Office Word</Application>
  <DocSecurity>0</DocSecurity>
  <Lines>1248</Lines>
  <Paragraphs>353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cp:keywords/>
  <dc:description/>
  <cp:lastModifiedBy>Carlos Calderon del Cid</cp:lastModifiedBy>
  <cp:revision>2</cp:revision>
  <cp:lastPrinted>2023-11-29T01:25:00Z</cp:lastPrinted>
  <dcterms:created xsi:type="dcterms:W3CDTF">2023-11-24T04:07:00Z</dcterms:created>
  <dcterms:modified xsi:type="dcterms:W3CDTF">2024-02-07T17:44:00Z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y fmtid="{D5CDD505-2E9C-101B-9397-08002B2CF9AE}" pid="29" name="GrammarlyDocumentId">
    <vt:lpwstr>2edf1cd716aa8a06ab41d8e57c0f6383d6b850c1675df7ad110d12e79430b652</vt:lpwstr>
  </property>
</Properties>
</file>